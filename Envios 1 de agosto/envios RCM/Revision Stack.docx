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s-ES"/>
        </w:rPr>
        <w:id w:val="1118265521"/>
        <w:docPartObj>
          <w:docPartGallery w:val="Cover Pages"/>
          <w:docPartUnique/>
        </w:docPartObj>
      </w:sdtPr>
      <w:sdtContent>
        <w:p w14:paraId="19E5A98C" w14:textId="60A5C438" w:rsidR="00F57AF1" w:rsidRPr="00B30A26" w:rsidRDefault="006A3906" w:rsidP="00CD3C1F">
          <w:pPr>
            <w:rPr>
              <w:lang w:val="es-ES"/>
            </w:rPr>
          </w:pPr>
          <w:r>
            <w:rPr>
              <w:noProof/>
              <w:lang w:val="es-CO" w:eastAsia="es-CO"/>
            </w:rPr>
            <mc:AlternateContent>
              <mc:Choice Requires="wpg">
                <w:drawing>
                  <wp:anchor distT="0" distB="0" distL="114300" distR="114300" simplePos="0" relativeHeight="251664384" behindDoc="0" locked="0" layoutInCell="1" allowOverlap="1" wp14:anchorId="00E7CE96" wp14:editId="4E68A3BF">
                    <wp:simplePos x="0" y="0"/>
                    <wp:positionH relativeFrom="column">
                      <wp:posOffset>-660188</wp:posOffset>
                    </wp:positionH>
                    <wp:positionV relativeFrom="paragraph">
                      <wp:posOffset>0</wp:posOffset>
                    </wp:positionV>
                    <wp:extent cx="7506970" cy="8870315"/>
                    <wp:effectExtent l="0" t="0" r="11430" b="0"/>
                    <wp:wrapThrough wrapText="bothSides">
                      <wp:wrapPolygon edited="0">
                        <wp:start x="0" y="0"/>
                        <wp:lineTo x="0" y="17937"/>
                        <wp:lineTo x="3508" y="18803"/>
                        <wp:lineTo x="3873" y="18803"/>
                        <wp:lineTo x="3873" y="19792"/>
                        <wp:lineTo x="0" y="20040"/>
                        <wp:lineTo x="0" y="21524"/>
                        <wp:lineTo x="21560" y="21524"/>
                        <wp:lineTo x="21560" y="20102"/>
                        <wp:lineTo x="17686" y="19792"/>
                        <wp:lineTo x="17833" y="18803"/>
                        <wp:lineTo x="21341" y="17875"/>
                        <wp:lineTo x="21341" y="0"/>
                        <wp:lineTo x="0" y="0"/>
                      </wp:wrapPolygon>
                    </wp:wrapThrough>
                    <wp:docPr id="1" name="Agrupar 1"/>
                    <wp:cNvGraphicFramePr/>
                    <a:graphic xmlns:a="http://schemas.openxmlformats.org/drawingml/2006/main">
                      <a:graphicData uri="http://schemas.microsoft.com/office/word/2010/wordprocessingGroup">
                        <wpg:wgp>
                          <wpg:cNvGrpSpPr/>
                          <wpg:grpSpPr>
                            <a:xfrm>
                              <a:off x="0" y="0"/>
                              <a:ext cx="7506970" cy="8870315"/>
                              <a:chOff x="0" y="0"/>
                              <a:chExt cx="7506970" cy="8870315"/>
                            </a:xfrm>
                          </wpg:grpSpPr>
                          <wps:wsp>
                            <wps:cNvPr id="5" name="Rectángulo 5"/>
                            <wps:cNvSpPr/>
                            <wps:spPr>
                              <a:xfrm>
                                <a:off x="2857500" y="19050"/>
                                <a:ext cx="3093720" cy="7020560"/>
                              </a:xfrm>
                              <a:prstGeom prst="rect">
                                <a:avLst/>
                              </a:prstGeom>
                              <a:solidFill>
                                <a:schemeClr val="bg1"/>
                              </a:solidFill>
                              <a:ln w="15875">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2876550" y="133350"/>
                                <a:ext cx="2875915" cy="301244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58A896" w14:textId="77777777" w:rsidR="00D545DD" w:rsidRPr="001951AE" w:rsidRDefault="00D545DD" w:rsidP="006A3906">
                                  <w:sdt>
                                    <w:sdtPr>
                                      <w:rPr>
                                        <w:b/>
                                        <w:sz w:val="40"/>
                                      </w:rPr>
                                      <w:alias w:val="Descripción breve"/>
                                      <w:id w:val="1392080924"/>
                                      <w:showingPlcHdr/>
                                      <w:dataBinding w:prefixMappings="xmlns:ns0='http://schemas.microsoft.com/office/2006/coverPageProps'" w:xpath="/ns0:CoverPageProperties[1]/ns0:Abstract[1]" w:storeItemID="{55AF091B-3C7A-41E3-B477-F2FDAA23CFDA}"/>
                                      <w:text/>
                                    </w:sdtPr>
                                    <w:sdtContent>
                                      <w:r>
                                        <w:rPr>
                                          <w:b/>
                                          <w:sz w:val="40"/>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8" name="Rectángulo 28"/>
                            <wps:cNvSpPr>
                              <a:spLocks/>
                            </wps:cNvSpPr>
                            <wps:spPr>
                              <a:xfrm>
                                <a:off x="19050" y="0"/>
                                <a:ext cx="7376160" cy="7357110"/>
                              </a:xfrm>
                              <a:prstGeom prst="rect">
                                <a:avLst/>
                              </a:prstGeom>
                              <a:solidFill>
                                <a:schemeClr val="accent6"/>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3A3D63A" w14:textId="77777777" w:rsidR="00D545DD" w:rsidRDefault="00D545DD" w:rsidP="006A390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pic:pic xmlns:pic="http://schemas.openxmlformats.org/drawingml/2006/picture">
                            <pic:nvPicPr>
                              <pic:cNvPr id="29" name="Imagen 2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9050" y="5848350"/>
                                <a:ext cx="7379335" cy="138112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s:wsp>
                            <wps:cNvPr id="30" name="Cuadro de texto 30"/>
                            <wps:cNvSpPr txBox="1">
                              <a:spLocks/>
                            </wps:cNvSpPr>
                            <wps:spPr>
                              <a:xfrm>
                                <a:off x="10092" y="2531731"/>
                                <a:ext cx="7429500" cy="2171700"/>
                              </a:xfrm>
                              <a:prstGeom prst="rect">
                                <a:avLst/>
                              </a:prstGeom>
                              <a:noFill/>
                              <a:ln w="6350">
                                <a:noFill/>
                              </a:ln>
                              <a:effectLst/>
                            </wps:spPr>
                            <wps:txbx>
                              <w:txbxContent>
                                <w:p w14:paraId="7CD294F9" w14:textId="77777777" w:rsidR="00D545DD" w:rsidRDefault="00D545DD" w:rsidP="006A3906">
                                  <w:pPr>
                                    <w:shd w:val="clear" w:color="auto" w:fill="70AD47" w:themeFill="accent6"/>
                                    <w:jc w:val="right"/>
                                    <w:rPr>
                                      <w:b/>
                                      <w:color w:val="FFFFFF" w:themeColor="background1"/>
                                      <w:sz w:val="44"/>
                                      <w:lang w:val="es-ES"/>
                                    </w:rPr>
                                  </w:pPr>
                                  <w:r w:rsidRPr="009C59CD">
                                    <w:rPr>
                                      <w:b/>
                                      <w:color w:val="FFFFFF" w:themeColor="background1"/>
                                      <w:sz w:val="44"/>
                                      <w:lang w:val="es-ES"/>
                                    </w:rPr>
                                    <w:t xml:space="preserve">DOCUMENTO DE </w:t>
                                  </w:r>
                                  <w:r>
                                    <w:rPr>
                                      <w:b/>
                                      <w:color w:val="FFFFFF" w:themeColor="background1"/>
                                      <w:sz w:val="44"/>
                                      <w:lang w:val="es-ES"/>
                                    </w:rPr>
                                    <w:t>DEFINICIÓN DE REQUERIMIENTOS</w:t>
                                  </w:r>
                                </w:p>
                                <w:p w14:paraId="6EFD65DE" w14:textId="039FE4C1" w:rsidR="00D545DD" w:rsidRPr="0077092B" w:rsidRDefault="00D545DD" w:rsidP="006A3906">
                                  <w:pPr>
                                    <w:shd w:val="clear" w:color="auto" w:fill="70AD47" w:themeFill="accent6"/>
                                    <w:jc w:val="right"/>
                                    <w:rPr>
                                      <w:b/>
                                      <w:color w:val="FFFFFF" w:themeColor="background1"/>
                                      <w:sz w:val="44"/>
                                      <w:lang w:val="es-ES"/>
                                    </w:rPr>
                                  </w:pPr>
                                  <w:r w:rsidRPr="000C3692">
                                    <w:rPr>
                                      <w:b/>
                                      <w:color w:val="FFFFFF" w:themeColor="background1"/>
                                      <w:sz w:val="32"/>
                                      <w:lang w:val="es-ES"/>
                                    </w:rPr>
                                    <w:t>ACTIVIDADES A01, A07 y A13</w:t>
                                  </w:r>
                                </w:p>
                                <w:p w14:paraId="0A39DA22" w14:textId="77777777" w:rsidR="00D545DD" w:rsidRPr="0077092B" w:rsidRDefault="00D545DD" w:rsidP="006A3906">
                                  <w:pPr>
                                    <w:shd w:val="clear" w:color="auto" w:fill="70AD47" w:themeFill="accent6"/>
                                    <w:jc w:val="right"/>
                                    <w:rPr>
                                      <w:b/>
                                      <w:color w:val="FFFFFF" w:themeColor="background1"/>
                                      <w:sz w:val="44"/>
                                      <w:lang w:val="es-ES"/>
                                    </w:rPr>
                                  </w:pPr>
                                </w:p>
                                <w:p w14:paraId="6871EDCA" w14:textId="77777777" w:rsidR="00D545DD" w:rsidRPr="0077092B" w:rsidRDefault="00D545DD" w:rsidP="006A3906">
                                  <w:pPr>
                                    <w:shd w:val="clear" w:color="auto" w:fill="70AD47" w:themeFill="accent6"/>
                                    <w:jc w:val="right"/>
                                    <w:rPr>
                                      <w:b/>
                                      <w:color w:val="FFFFFF" w:themeColor="background1"/>
                                      <w:lang w:val="es-ES"/>
                                    </w:rPr>
                                  </w:pPr>
                                  <w:r w:rsidRPr="0077092B">
                                    <w:rPr>
                                      <w:rFonts w:eastAsia="Calibri"/>
                                      <w:b/>
                                      <w:color w:val="FFFFFF" w:themeColor="background1"/>
                                      <w:lang w:val="es-ES"/>
                                    </w:rPr>
                                    <w:t>LogCloud</w:t>
                                  </w:r>
                                  <w:r w:rsidRPr="0077092B">
                                    <w:rPr>
                                      <w:b/>
                                      <w:color w:val="FFFFFF" w:themeColor="background1"/>
                                      <w:lang w:val="es-ES"/>
                                    </w:rPr>
                                    <w:t xml:space="preserve">: </w:t>
                                  </w:r>
                                  <w:r w:rsidRPr="0077092B">
                                    <w:rPr>
                                      <w:rFonts w:eastAsia="Calibri"/>
                                      <w:b/>
                                      <w:color w:val="FFFFFF" w:themeColor="background1"/>
                                      <w:lang w:val="es-ES"/>
                                    </w:rPr>
                                    <w:t>Sistema</w:t>
                                  </w:r>
                                  <w:r w:rsidRPr="0077092B">
                                    <w:rPr>
                                      <w:b/>
                                      <w:color w:val="FFFFFF" w:themeColor="background1"/>
                                      <w:lang w:val="es-ES"/>
                                    </w:rPr>
                                    <w:t xml:space="preserve"> </w:t>
                                  </w:r>
                                  <w:r w:rsidRPr="0077092B">
                                    <w:rPr>
                                      <w:rFonts w:eastAsia="Calibri"/>
                                      <w:b/>
                                      <w:color w:val="FFFFFF" w:themeColor="background1"/>
                                      <w:lang w:val="es-ES"/>
                                    </w:rPr>
                                    <w:t>inteligente</w:t>
                                  </w:r>
                                  <w:r w:rsidRPr="0077092B">
                                    <w:rPr>
                                      <w:b/>
                                      <w:color w:val="FFFFFF" w:themeColor="background1"/>
                                      <w:lang w:val="es-ES"/>
                                    </w:rPr>
                                    <w:t xml:space="preserve"> </w:t>
                                  </w:r>
                                  <w:r w:rsidRPr="0077092B">
                                    <w:rPr>
                                      <w:rFonts w:eastAsia="Calibri"/>
                                      <w:b/>
                                      <w:color w:val="FFFFFF" w:themeColor="background1"/>
                                      <w:lang w:val="es-ES"/>
                                    </w:rPr>
                                    <w:t>de</w:t>
                                  </w:r>
                                  <w:r w:rsidRPr="0077092B">
                                    <w:rPr>
                                      <w:b/>
                                      <w:color w:val="FFFFFF" w:themeColor="background1"/>
                                      <w:lang w:val="es-ES"/>
                                    </w:rPr>
                                    <w:t xml:space="preserve"> </w:t>
                                  </w:r>
                                  <w:r w:rsidRPr="0077092B">
                                    <w:rPr>
                                      <w:rFonts w:eastAsia="Calibri"/>
                                      <w:b/>
                                      <w:color w:val="FFFFFF" w:themeColor="background1"/>
                                      <w:lang w:val="es-ES"/>
                                    </w:rPr>
                                    <w:t>planeación</w:t>
                                  </w:r>
                                  <w:r w:rsidRPr="0077092B">
                                    <w:rPr>
                                      <w:b/>
                                      <w:color w:val="FFFFFF" w:themeColor="background1"/>
                                      <w:lang w:val="es-ES"/>
                                    </w:rPr>
                                    <w:t xml:space="preserve"> </w:t>
                                  </w:r>
                                  <w:r w:rsidRPr="0077092B">
                                    <w:rPr>
                                      <w:rFonts w:eastAsia="Calibri"/>
                                      <w:b/>
                                      <w:color w:val="FFFFFF" w:themeColor="background1"/>
                                      <w:lang w:val="es-ES"/>
                                    </w:rPr>
                                    <w:t>de</w:t>
                                  </w:r>
                                  <w:r w:rsidRPr="0077092B">
                                    <w:rPr>
                                      <w:b/>
                                      <w:color w:val="FFFFFF" w:themeColor="background1"/>
                                      <w:lang w:val="es-ES"/>
                                    </w:rPr>
                                    <w:t xml:space="preserve"> </w:t>
                                  </w:r>
                                  <w:r w:rsidRPr="0077092B">
                                    <w:rPr>
                                      <w:rFonts w:eastAsia="Calibri"/>
                                      <w:b/>
                                      <w:color w:val="FFFFFF" w:themeColor="background1"/>
                                      <w:lang w:val="es-ES"/>
                                    </w:rPr>
                                    <w:t>transporte</w:t>
                                  </w:r>
                                  <w:r w:rsidRPr="0077092B">
                                    <w:rPr>
                                      <w:b/>
                                      <w:color w:val="FFFFFF" w:themeColor="background1"/>
                                      <w:lang w:val="es-ES"/>
                                    </w:rPr>
                                    <w:t xml:space="preserve"> </w:t>
                                  </w:r>
                                  <w:r w:rsidRPr="0077092B">
                                    <w:rPr>
                                      <w:rFonts w:eastAsia="Calibri"/>
                                      <w:b/>
                                      <w:color w:val="FFFFFF" w:themeColor="background1"/>
                                      <w:lang w:val="es-ES"/>
                                    </w:rPr>
                                    <w:t>de</w:t>
                                  </w:r>
                                  <w:r w:rsidRPr="0077092B">
                                    <w:rPr>
                                      <w:b/>
                                      <w:color w:val="FFFFFF" w:themeColor="background1"/>
                                      <w:lang w:val="es-ES"/>
                                    </w:rPr>
                                    <w:t xml:space="preserve"> </w:t>
                                  </w:r>
                                  <w:r w:rsidRPr="0077092B">
                                    <w:rPr>
                                      <w:rFonts w:eastAsia="Calibri"/>
                                      <w:b/>
                                      <w:color w:val="FFFFFF" w:themeColor="background1"/>
                                      <w:lang w:val="es-ES"/>
                                    </w:rPr>
                                    <w:t>carga</w:t>
                                  </w:r>
                                  <w:r w:rsidRPr="0077092B">
                                    <w:rPr>
                                      <w:b/>
                                      <w:color w:val="FFFFFF" w:themeColor="background1"/>
                                      <w:lang w:val="es-ES"/>
                                    </w:rPr>
                                    <w:t xml:space="preserve"> </w:t>
                                  </w:r>
                                  <w:r w:rsidRPr="0077092B">
                                    <w:rPr>
                                      <w:rFonts w:eastAsia="Calibri"/>
                                      <w:b/>
                                      <w:color w:val="FFFFFF" w:themeColor="background1"/>
                                      <w:lang w:val="es-ES"/>
                                    </w:rPr>
                                    <w:t>en</w:t>
                                  </w:r>
                                  <w:r w:rsidRPr="0077092B">
                                    <w:rPr>
                                      <w:b/>
                                      <w:color w:val="FFFFFF" w:themeColor="background1"/>
                                      <w:lang w:val="es-ES"/>
                                    </w:rPr>
                                    <w:t xml:space="preserve"> </w:t>
                                  </w:r>
                                  <w:r w:rsidRPr="0077092B">
                                    <w:rPr>
                                      <w:rFonts w:eastAsia="Calibri"/>
                                      <w:b/>
                                      <w:color w:val="FFFFFF" w:themeColor="background1"/>
                                      <w:lang w:val="es-ES"/>
                                    </w:rPr>
                                    <w:t>la</w:t>
                                  </w:r>
                                  <w:r w:rsidRPr="0077092B">
                                    <w:rPr>
                                      <w:b/>
                                      <w:color w:val="FFFFFF" w:themeColor="background1"/>
                                      <w:lang w:val="es-ES"/>
                                    </w:rPr>
                                    <w:t xml:space="preserve"> </w:t>
                                  </w:r>
                                  <w:r w:rsidRPr="0077092B">
                                    <w:rPr>
                                      <w:rFonts w:eastAsia="Calibri"/>
                                      <w:b/>
                                      <w:color w:val="FFFFFF" w:themeColor="background1"/>
                                      <w:lang w:val="es-ES"/>
                                    </w:rPr>
                                    <w:t>nube</w:t>
                                  </w:r>
                                  <w:r w:rsidRPr="0077092B">
                                    <w:rPr>
                                      <w:b/>
                                      <w:color w:val="FFFFFF" w:themeColor="background1"/>
                                      <w:lang w:val="es-ES"/>
                                    </w:rPr>
                                    <w:t>.</w:t>
                                  </w:r>
                                </w:p>
                                <w:p w14:paraId="75BC5B5C" w14:textId="77777777" w:rsidR="00D545DD" w:rsidRPr="0077092B" w:rsidRDefault="00D545DD" w:rsidP="006A3906">
                                  <w:pPr>
                                    <w:shd w:val="clear" w:color="auto" w:fill="70AD47" w:themeFill="accent6"/>
                                    <w:jc w:val="right"/>
                                    <w:rPr>
                                      <w:b/>
                                      <w:color w:val="FFFFFF" w:themeColor="background1"/>
                                      <w:lang w:val="es-ES"/>
                                    </w:rPr>
                                  </w:pPr>
                                </w:p>
                                <w:p w14:paraId="5609D7B9" w14:textId="77777777" w:rsidR="00D545DD" w:rsidRPr="0077092B" w:rsidRDefault="00D545DD" w:rsidP="006A3906">
                                  <w:pPr>
                                    <w:shd w:val="clear" w:color="auto" w:fill="70AD47" w:themeFill="accent6"/>
                                    <w:jc w:val="right"/>
                                    <w:rPr>
                                      <w:b/>
                                      <w:color w:val="FFFFFF" w:themeColor="background1"/>
                                      <w:lang w:val="es-ES"/>
                                    </w:rPr>
                                  </w:pPr>
                                </w:p>
                                <w:p w14:paraId="52A5C56C" w14:textId="77777777" w:rsidR="00D545DD" w:rsidRPr="0077092B" w:rsidRDefault="00D545DD" w:rsidP="006A3906">
                                  <w:pPr>
                                    <w:shd w:val="clear" w:color="auto" w:fill="70AD47" w:themeFill="accent6"/>
                                    <w:jc w:val="right"/>
                                    <w:rPr>
                                      <w:b/>
                                      <w:color w:val="FFFFFF" w:themeColor="background1"/>
                                      <w:lang w:val="es-ES"/>
                                    </w:rPr>
                                  </w:pPr>
                                  <w:r w:rsidRPr="0077092B">
                                    <w:rPr>
                                      <w:rFonts w:eastAsia="Calibri"/>
                                      <w:b/>
                                      <w:color w:val="FFFFFF" w:themeColor="background1"/>
                                      <w:lang w:val="es-ES"/>
                                    </w:rPr>
                                    <w:t>Convocatoria</w:t>
                                  </w:r>
                                  <w:r w:rsidRPr="0077092B">
                                    <w:rPr>
                                      <w:b/>
                                      <w:color w:val="FFFFFF" w:themeColor="background1"/>
                                      <w:lang w:val="es-ES"/>
                                    </w:rPr>
                                    <w:t xml:space="preserve"> </w:t>
                                  </w:r>
                                  <w:r w:rsidRPr="0077092B">
                                    <w:rPr>
                                      <w:rFonts w:eastAsia="Calibri"/>
                                      <w:b/>
                                      <w:color w:val="FFFFFF" w:themeColor="background1"/>
                                      <w:lang w:val="es-ES"/>
                                    </w:rPr>
                                    <w:t>Especialización</w:t>
                                  </w:r>
                                  <w:r w:rsidRPr="0077092B">
                                    <w:rPr>
                                      <w:b/>
                                      <w:color w:val="FFFFFF" w:themeColor="background1"/>
                                      <w:lang w:val="es-ES"/>
                                    </w:rPr>
                                    <w:t xml:space="preserve"> </w:t>
                                  </w:r>
                                  <w:r w:rsidRPr="0077092B">
                                    <w:rPr>
                                      <w:rFonts w:eastAsia="Calibri"/>
                                      <w:b/>
                                      <w:color w:val="FFFFFF" w:themeColor="background1"/>
                                      <w:lang w:val="es-ES"/>
                                    </w:rPr>
                                    <w:t>Regional</w:t>
                                  </w:r>
                                  <w:r w:rsidRPr="0077092B">
                                    <w:rPr>
                                      <w:b/>
                                      <w:color w:val="FFFFFF" w:themeColor="background1"/>
                                      <w:lang w:val="es-ES"/>
                                    </w:rPr>
                                    <w:t xml:space="preserve"> </w:t>
                                  </w:r>
                                  <w:r w:rsidRPr="0077092B">
                                    <w:rPr>
                                      <w:rFonts w:eastAsia="Calibri"/>
                                      <w:b/>
                                      <w:color w:val="FFFFFF" w:themeColor="background1"/>
                                      <w:lang w:val="es-ES"/>
                                    </w:rPr>
                                    <w:t>Inteligente</w:t>
                                  </w:r>
                                  <w:r w:rsidRPr="0077092B">
                                    <w:rPr>
                                      <w:b/>
                                      <w:color w:val="FFFFFF" w:themeColor="background1"/>
                                      <w:lang w:val="es-ES"/>
                                    </w:rPr>
                                    <w:t xml:space="preserve"> 741 </w:t>
                                  </w:r>
                                  <w:r w:rsidRPr="0077092B">
                                    <w:rPr>
                                      <w:rFonts w:eastAsia="Calibri"/>
                                      <w:b/>
                                      <w:color w:val="FFFFFF" w:themeColor="background1"/>
                                      <w:lang w:val="es-ES"/>
                                    </w:rPr>
                                    <w:t>de</w:t>
                                  </w:r>
                                  <w:r w:rsidRPr="0077092B">
                                    <w:rPr>
                                      <w:b/>
                                      <w:color w:val="FFFFFF" w:themeColor="background1"/>
                                      <w:lang w:val="es-ES"/>
                                    </w:rPr>
                                    <w:t xml:space="preserve"> 2015.</w:t>
                                  </w:r>
                                </w:p>
                                <w:p w14:paraId="3C93ABAF" w14:textId="77777777" w:rsidR="00D545DD" w:rsidRPr="0077092B" w:rsidRDefault="00D545DD" w:rsidP="006A3906">
                                  <w:pPr>
                                    <w:shd w:val="clear" w:color="auto" w:fill="70AD47" w:themeFill="accent6"/>
                                    <w:jc w:val="right"/>
                                    <w:rPr>
                                      <w:b/>
                                      <w:color w:val="FFFFFF" w:themeColor="background1"/>
                                      <w:lang w:val="es-ES"/>
                                    </w:rPr>
                                  </w:pPr>
                                  <w:r w:rsidRPr="0077092B">
                                    <w:rPr>
                                      <w:rFonts w:eastAsia="Calibri"/>
                                      <w:b/>
                                      <w:color w:val="FFFFFF" w:themeColor="background1"/>
                                      <w:lang w:val="es-ES"/>
                                    </w:rPr>
                                    <w:t>Contrato</w:t>
                                  </w:r>
                                  <w:r w:rsidRPr="0077092B">
                                    <w:rPr>
                                      <w:b/>
                                      <w:color w:val="FFFFFF" w:themeColor="background1"/>
                                      <w:lang w:val="es-ES"/>
                                    </w:rPr>
                                    <w:t xml:space="preserve"> </w:t>
                                  </w:r>
                                  <w:r w:rsidRPr="0077092B">
                                    <w:rPr>
                                      <w:rFonts w:eastAsia="Calibri"/>
                                      <w:b/>
                                      <w:color w:val="FFFFFF" w:themeColor="background1"/>
                                      <w:lang w:val="es-ES"/>
                                    </w:rPr>
                                    <w:t>No</w:t>
                                  </w:r>
                                  <w:r w:rsidRPr="0077092B">
                                    <w:rPr>
                                      <w:b/>
                                      <w:color w:val="FFFFFF" w:themeColor="background1"/>
                                      <w:lang w:val="es-ES"/>
                                    </w:rPr>
                                    <w:t>. 396 – 2016</w:t>
                                  </w:r>
                                </w:p>
                                <w:p w14:paraId="082E1E30" w14:textId="77777777" w:rsidR="00D545DD" w:rsidRPr="0077092B" w:rsidRDefault="00D545DD" w:rsidP="006A3906">
                                  <w:pPr>
                                    <w:shd w:val="clear" w:color="auto" w:fill="70AD47" w:themeFill="accent6"/>
                                    <w:rPr>
                                      <w:b/>
                                      <w:color w:val="FFFFFF" w:themeColor="background1"/>
                                      <w:lang w:val="es-ES"/>
                                    </w:rPr>
                                  </w:pPr>
                                </w:p>
                                <w:p w14:paraId="6C48C118" w14:textId="77777777" w:rsidR="00D545DD" w:rsidRPr="0077092B" w:rsidRDefault="00D545DD" w:rsidP="006A3906">
                                  <w:pPr>
                                    <w:shd w:val="clear" w:color="auto" w:fill="70AD47" w:themeFill="accent6"/>
                                    <w:rPr>
                                      <w:b/>
                                      <w:color w:val="FFFFFF" w:themeColor="background1"/>
                                    </w:rPr>
                                  </w:pPr>
                                </w:p>
                                <w:p w14:paraId="3E24B59F" w14:textId="77777777" w:rsidR="00D545DD" w:rsidRPr="009C59CD" w:rsidRDefault="00D545DD" w:rsidP="006A3906">
                                  <w:pPr>
                                    <w:shd w:val="clear" w:color="auto" w:fill="70AD47" w:themeFill="accent6"/>
                                    <w:jc w:val="right"/>
                                    <w:rPr>
                                      <w:b/>
                                      <w:color w:val="FFFFFF" w:themeColor="background1"/>
                                      <w:sz w:val="44"/>
                                    </w:rPr>
                                  </w:pPr>
                                </w:p>
                                <w:p w14:paraId="21587100" w14:textId="77777777" w:rsidR="00D545DD" w:rsidRPr="00E77AD4" w:rsidRDefault="00D545DD" w:rsidP="006A3906">
                                  <w:pPr>
                                    <w:shd w:val="clear" w:color="auto" w:fill="70AD47" w:themeFill="accent6"/>
                                    <w:jc w:val="right"/>
                                    <w:rPr>
                                      <w:b/>
                                      <w:color w:val="FFFFFF" w:themeColor="background1"/>
                                      <w:sz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Imagen 3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9050" y="8477250"/>
                                <a:ext cx="7487920" cy="393065"/>
                              </a:xfrm>
                              <a:prstGeom prst="rect">
                                <a:avLst/>
                              </a:prstGeom>
                            </pic:spPr>
                          </pic:pic>
                          <pic:pic xmlns:pic="http://schemas.openxmlformats.org/drawingml/2006/picture">
                            <pic:nvPicPr>
                              <pic:cNvPr id="32" name="Imagen 1"/>
                              <pic:cNvPicPr>
                                <a:picLocks noChangeAspect="1"/>
                              </pic:cNvPicPr>
                            </pic:nvPicPr>
                            <pic:blipFill>
                              <a:blip r:embed="rId10">
                                <a:lum bright="70000" contrast="-70000"/>
                                <a:extLst>
                                  <a:ext uri="{28A0092B-C50C-407E-A947-70E740481C1C}">
                                    <a14:useLocalDpi xmlns:a14="http://schemas.microsoft.com/office/drawing/2010/main" val="0"/>
                                  </a:ext>
                                </a:extLst>
                              </a:blip>
                              <a:stretch>
                                <a:fillRect/>
                              </a:stretch>
                            </pic:blipFill>
                            <pic:spPr>
                              <a:xfrm>
                                <a:off x="361950" y="361950"/>
                                <a:ext cx="2040255" cy="623570"/>
                              </a:xfrm>
                              <a:prstGeom prst="rect">
                                <a:avLst/>
                              </a:prstGeom>
                            </pic:spPr>
                          </pic:pic>
                          <pic:pic xmlns:pic="http://schemas.openxmlformats.org/drawingml/2006/picture">
                            <pic:nvPicPr>
                              <pic:cNvPr id="33" name="Imagen 3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390650" y="7448550"/>
                                <a:ext cx="4737100" cy="736600"/>
                              </a:xfrm>
                              <a:prstGeom prst="rect">
                                <a:avLst/>
                              </a:prstGeom>
                            </pic:spPr>
                          </pic:pic>
                          <wps:wsp>
                            <wps:cNvPr id="34" name="Rectángulo 34"/>
                            <wps:cNvSpPr>
                              <a:spLocks/>
                            </wps:cNvSpPr>
                            <wps:spPr>
                              <a:xfrm>
                                <a:off x="0" y="8248650"/>
                                <a:ext cx="7376160" cy="45085"/>
                              </a:xfrm>
                              <a:prstGeom prst="rect">
                                <a:avLst/>
                              </a:prstGeom>
                              <a:solidFill>
                                <a:schemeClr val="accent6"/>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D9E524B" w14:textId="77777777" w:rsidR="00D545DD" w:rsidRDefault="00D545DD" w:rsidP="006A390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wpg:wgp>
                      </a:graphicData>
                    </a:graphic>
                  </wp:anchor>
                </w:drawing>
              </mc:Choice>
              <mc:Fallback>
                <w:pict>
                  <v:group w14:anchorId="00E7CE96" id="Agrupar 1" o:spid="_x0000_s1026" style="position:absolute;left:0;text-align:left;margin-left:-52pt;margin-top:0;width:591.1pt;height:698.45pt;z-index:251664384" coordsize="75069,88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">
                    <v:rect id="Rectángulo 5" o:spid="_x0000_s1027" style="position:absolute;left:28575;top:190;width:30937;height:70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" fillcolor="white [3212]" strokecolor="#cfcdcd [2894]" strokeweight="1.25pt"/>
                    <v:rect id="Rectángulo 12" o:spid="_x0000_s1028" style="position:absolute;left:28765;top:1333;width:28759;height:301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" fillcolor="#7f7f7f [1612]" stroked="f" strokeweight="1pt">
                      <v:textbox inset="14.4pt,14.4pt,14.4pt,28.8pt">
                        <w:txbxContent>
                          <w:p w14:paraId="1758A896" w14:textId="77777777" w:rsidR="00D545DD" w:rsidRPr="001951AE" w:rsidRDefault="00D545DD" w:rsidP="006A3906">
                            <w:sdt>
                              <w:sdtPr>
                                <w:rPr>
                                  <w:b/>
                                  <w:sz w:val="40"/>
                                </w:rPr>
                                <w:alias w:val="Descripción breve"/>
                                <w:id w:val="1392080924"/>
                                <w:showingPlcHdr/>
                                <w:dataBinding w:prefixMappings="xmlns:ns0='http://schemas.microsoft.com/office/2006/coverPageProps'" w:xpath="/ns0:CoverPageProperties[1]/ns0:Abstract[1]" w:storeItemID="{55AF091B-3C7A-41E3-B477-F2FDAA23CFDA}"/>
                                <w:text/>
                              </w:sdtPr>
                              <w:sdtContent>
                                <w:r>
                                  <w:rPr>
                                    <w:b/>
                                    <w:sz w:val="40"/>
                                  </w:rPr>
                                  <w:t xml:space="preserve">     </w:t>
                                </w:r>
                              </w:sdtContent>
                            </w:sdt>
                          </w:p>
                        </w:txbxContent>
                      </v:textbox>
                    </v:rect>
                    <v:rect id="Rectángulo 28" o:spid="_x0000_s1029" style="position:absolute;left:190;width:73762;height:73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" fillcolor="#70ad47 [3209]" stroked="f" strokeweight="1pt">
                      <v:textbox inset="21.6pt,,21.6pt">
                        <w:txbxContent>
                          <w:p w14:paraId="53A3D63A" w14:textId="77777777" w:rsidR="00D545DD" w:rsidRDefault="00D545DD" w:rsidP="006A3906"/>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9" o:spid="_x0000_s1030" type="#_x0000_t75" style="position:absolute;left:190;top:58483;width:73793;height:13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">
                      <v:imagedata r:id="rId12" o:title=""/>
                    </v:shape>
                    <v:shapetype id="_x0000_t202" coordsize="21600,21600" o:spt="202" path="m,l,21600r21600,l21600,xe">
                      <v:stroke joinstyle="miter"/>
                      <v:path gradientshapeok="t" o:connecttype="rect"/>
                    </v:shapetype>
                    <v:shape id="Cuadro de texto 30" o:spid="_x0000_s1031" type="#_x0000_t202" style="position:absolute;left:100;top:25317;width:74295;height:2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7CD294F9" w14:textId="77777777" w:rsidR="00D545DD" w:rsidRDefault="00D545DD" w:rsidP="006A3906">
                            <w:pPr>
                              <w:shd w:val="clear" w:color="auto" w:fill="70AD47" w:themeFill="accent6"/>
                              <w:jc w:val="right"/>
                              <w:rPr>
                                <w:b/>
                                <w:color w:val="FFFFFF" w:themeColor="background1"/>
                                <w:sz w:val="44"/>
                                <w:lang w:val="es-ES"/>
                              </w:rPr>
                            </w:pPr>
                            <w:r w:rsidRPr="009C59CD">
                              <w:rPr>
                                <w:b/>
                                <w:color w:val="FFFFFF" w:themeColor="background1"/>
                                <w:sz w:val="44"/>
                                <w:lang w:val="es-ES"/>
                              </w:rPr>
                              <w:t xml:space="preserve">DOCUMENTO DE </w:t>
                            </w:r>
                            <w:r>
                              <w:rPr>
                                <w:b/>
                                <w:color w:val="FFFFFF" w:themeColor="background1"/>
                                <w:sz w:val="44"/>
                                <w:lang w:val="es-ES"/>
                              </w:rPr>
                              <w:t>DEFINICIÓN DE REQUERIMIENTOS</w:t>
                            </w:r>
                          </w:p>
                          <w:p w14:paraId="6EFD65DE" w14:textId="039FE4C1" w:rsidR="00D545DD" w:rsidRPr="0077092B" w:rsidRDefault="00D545DD" w:rsidP="006A3906">
                            <w:pPr>
                              <w:shd w:val="clear" w:color="auto" w:fill="70AD47" w:themeFill="accent6"/>
                              <w:jc w:val="right"/>
                              <w:rPr>
                                <w:b/>
                                <w:color w:val="FFFFFF" w:themeColor="background1"/>
                                <w:sz w:val="44"/>
                                <w:lang w:val="es-ES"/>
                              </w:rPr>
                            </w:pPr>
                            <w:r w:rsidRPr="000C3692">
                              <w:rPr>
                                <w:b/>
                                <w:color w:val="FFFFFF" w:themeColor="background1"/>
                                <w:sz w:val="32"/>
                                <w:lang w:val="es-ES"/>
                              </w:rPr>
                              <w:t>ACTIVIDADES A01, A07 y A13</w:t>
                            </w:r>
                          </w:p>
                          <w:p w14:paraId="0A39DA22" w14:textId="77777777" w:rsidR="00D545DD" w:rsidRPr="0077092B" w:rsidRDefault="00D545DD" w:rsidP="006A3906">
                            <w:pPr>
                              <w:shd w:val="clear" w:color="auto" w:fill="70AD47" w:themeFill="accent6"/>
                              <w:jc w:val="right"/>
                              <w:rPr>
                                <w:b/>
                                <w:color w:val="FFFFFF" w:themeColor="background1"/>
                                <w:sz w:val="44"/>
                                <w:lang w:val="es-ES"/>
                              </w:rPr>
                            </w:pPr>
                          </w:p>
                          <w:p w14:paraId="6871EDCA" w14:textId="77777777" w:rsidR="00D545DD" w:rsidRPr="0077092B" w:rsidRDefault="00D545DD" w:rsidP="006A3906">
                            <w:pPr>
                              <w:shd w:val="clear" w:color="auto" w:fill="70AD47" w:themeFill="accent6"/>
                              <w:jc w:val="right"/>
                              <w:rPr>
                                <w:b/>
                                <w:color w:val="FFFFFF" w:themeColor="background1"/>
                                <w:lang w:val="es-ES"/>
                              </w:rPr>
                            </w:pPr>
                            <w:r w:rsidRPr="0077092B">
                              <w:rPr>
                                <w:rFonts w:eastAsia="Calibri"/>
                                <w:b/>
                                <w:color w:val="FFFFFF" w:themeColor="background1"/>
                                <w:lang w:val="es-ES"/>
                              </w:rPr>
                              <w:t>LogCloud</w:t>
                            </w:r>
                            <w:r w:rsidRPr="0077092B">
                              <w:rPr>
                                <w:b/>
                                <w:color w:val="FFFFFF" w:themeColor="background1"/>
                                <w:lang w:val="es-ES"/>
                              </w:rPr>
                              <w:t xml:space="preserve">: </w:t>
                            </w:r>
                            <w:r w:rsidRPr="0077092B">
                              <w:rPr>
                                <w:rFonts w:eastAsia="Calibri"/>
                                <w:b/>
                                <w:color w:val="FFFFFF" w:themeColor="background1"/>
                                <w:lang w:val="es-ES"/>
                              </w:rPr>
                              <w:t>Sistema</w:t>
                            </w:r>
                            <w:r w:rsidRPr="0077092B">
                              <w:rPr>
                                <w:b/>
                                <w:color w:val="FFFFFF" w:themeColor="background1"/>
                                <w:lang w:val="es-ES"/>
                              </w:rPr>
                              <w:t xml:space="preserve"> </w:t>
                            </w:r>
                            <w:r w:rsidRPr="0077092B">
                              <w:rPr>
                                <w:rFonts w:eastAsia="Calibri"/>
                                <w:b/>
                                <w:color w:val="FFFFFF" w:themeColor="background1"/>
                                <w:lang w:val="es-ES"/>
                              </w:rPr>
                              <w:t>inteligente</w:t>
                            </w:r>
                            <w:r w:rsidRPr="0077092B">
                              <w:rPr>
                                <w:b/>
                                <w:color w:val="FFFFFF" w:themeColor="background1"/>
                                <w:lang w:val="es-ES"/>
                              </w:rPr>
                              <w:t xml:space="preserve"> </w:t>
                            </w:r>
                            <w:r w:rsidRPr="0077092B">
                              <w:rPr>
                                <w:rFonts w:eastAsia="Calibri"/>
                                <w:b/>
                                <w:color w:val="FFFFFF" w:themeColor="background1"/>
                                <w:lang w:val="es-ES"/>
                              </w:rPr>
                              <w:t>de</w:t>
                            </w:r>
                            <w:r w:rsidRPr="0077092B">
                              <w:rPr>
                                <w:b/>
                                <w:color w:val="FFFFFF" w:themeColor="background1"/>
                                <w:lang w:val="es-ES"/>
                              </w:rPr>
                              <w:t xml:space="preserve"> </w:t>
                            </w:r>
                            <w:r w:rsidRPr="0077092B">
                              <w:rPr>
                                <w:rFonts w:eastAsia="Calibri"/>
                                <w:b/>
                                <w:color w:val="FFFFFF" w:themeColor="background1"/>
                                <w:lang w:val="es-ES"/>
                              </w:rPr>
                              <w:t>planeación</w:t>
                            </w:r>
                            <w:r w:rsidRPr="0077092B">
                              <w:rPr>
                                <w:b/>
                                <w:color w:val="FFFFFF" w:themeColor="background1"/>
                                <w:lang w:val="es-ES"/>
                              </w:rPr>
                              <w:t xml:space="preserve"> </w:t>
                            </w:r>
                            <w:r w:rsidRPr="0077092B">
                              <w:rPr>
                                <w:rFonts w:eastAsia="Calibri"/>
                                <w:b/>
                                <w:color w:val="FFFFFF" w:themeColor="background1"/>
                                <w:lang w:val="es-ES"/>
                              </w:rPr>
                              <w:t>de</w:t>
                            </w:r>
                            <w:r w:rsidRPr="0077092B">
                              <w:rPr>
                                <w:b/>
                                <w:color w:val="FFFFFF" w:themeColor="background1"/>
                                <w:lang w:val="es-ES"/>
                              </w:rPr>
                              <w:t xml:space="preserve"> </w:t>
                            </w:r>
                            <w:r w:rsidRPr="0077092B">
                              <w:rPr>
                                <w:rFonts w:eastAsia="Calibri"/>
                                <w:b/>
                                <w:color w:val="FFFFFF" w:themeColor="background1"/>
                                <w:lang w:val="es-ES"/>
                              </w:rPr>
                              <w:t>transporte</w:t>
                            </w:r>
                            <w:r w:rsidRPr="0077092B">
                              <w:rPr>
                                <w:b/>
                                <w:color w:val="FFFFFF" w:themeColor="background1"/>
                                <w:lang w:val="es-ES"/>
                              </w:rPr>
                              <w:t xml:space="preserve"> </w:t>
                            </w:r>
                            <w:r w:rsidRPr="0077092B">
                              <w:rPr>
                                <w:rFonts w:eastAsia="Calibri"/>
                                <w:b/>
                                <w:color w:val="FFFFFF" w:themeColor="background1"/>
                                <w:lang w:val="es-ES"/>
                              </w:rPr>
                              <w:t>de</w:t>
                            </w:r>
                            <w:r w:rsidRPr="0077092B">
                              <w:rPr>
                                <w:b/>
                                <w:color w:val="FFFFFF" w:themeColor="background1"/>
                                <w:lang w:val="es-ES"/>
                              </w:rPr>
                              <w:t xml:space="preserve"> </w:t>
                            </w:r>
                            <w:r w:rsidRPr="0077092B">
                              <w:rPr>
                                <w:rFonts w:eastAsia="Calibri"/>
                                <w:b/>
                                <w:color w:val="FFFFFF" w:themeColor="background1"/>
                                <w:lang w:val="es-ES"/>
                              </w:rPr>
                              <w:t>carga</w:t>
                            </w:r>
                            <w:r w:rsidRPr="0077092B">
                              <w:rPr>
                                <w:b/>
                                <w:color w:val="FFFFFF" w:themeColor="background1"/>
                                <w:lang w:val="es-ES"/>
                              </w:rPr>
                              <w:t xml:space="preserve"> </w:t>
                            </w:r>
                            <w:r w:rsidRPr="0077092B">
                              <w:rPr>
                                <w:rFonts w:eastAsia="Calibri"/>
                                <w:b/>
                                <w:color w:val="FFFFFF" w:themeColor="background1"/>
                                <w:lang w:val="es-ES"/>
                              </w:rPr>
                              <w:t>en</w:t>
                            </w:r>
                            <w:r w:rsidRPr="0077092B">
                              <w:rPr>
                                <w:b/>
                                <w:color w:val="FFFFFF" w:themeColor="background1"/>
                                <w:lang w:val="es-ES"/>
                              </w:rPr>
                              <w:t xml:space="preserve"> </w:t>
                            </w:r>
                            <w:r w:rsidRPr="0077092B">
                              <w:rPr>
                                <w:rFonts w:eastAsia="Calibri"/>
                                <w:b/>
                                <w:color w:val="FFFFFF" w:themeColor="background1"/>
                                <w:lang w:val="es-ES"/>
                              </w:rPr>
                              <w:t>la</w:t>
                            </w:r>
                            <w:r w:rsidRPr="0077092B">
                              <w:rPr>
                                <w:b/>
                                <w:color w:val="FFFFFF" w:themeColor="background1"/>
                                <w:lang w:val="es-ES"/>
                              </w:rPr>
                              <w:t xml:space="preserve"> </w:t>
                            </w:r>
                            <w:r w:rsidRPr="0077092B">
                              <w:rPr>
                                <w:rFonts w:eastAsia="Calibri"/>
                                <w:b/>
                                <w:color w:val="FFFFFF" w:themeColor="background1"/>
                                <w:lang w:val="es-ES"/>
                              </w:rPr>
                              <w:t>nube</w:t>
                            </w:r>
                            <w:r w:rsidRPr="0077092B">
                              <w:rPr>
                                <w:b/>
                                <w:color w:val="FFFFFF" w:themeColor="background1"/>
                                <w:lang w:val="es-ES"/>
                              </w:rPr>
                              <w:t>.</w:t>
                            </w:r>
                          </w:p>
                          <w:p w14:paraId="75BC5B5C" w14:textId="77777777" w:rsidR="00D545DD" w:rsidRPr="0077092B" w:rsidRDefault="00D545DD" w:rsidP="006A3906">
                            <w:pPr>
                              <w:shd w:val="clear" w:color="auto" w:fill="70AD47" w:themeFill="accent6"/>
                              <w:jc w:val="right"/>
                              <w:rPr>
                                <w:b/>
                                <w:color w:val="FFFFFF" w:themeColor="background1"/>
                                <w:lang w:val="es-ES"/>
                              </w:rPr>
                            </w:pPr>
                          </w:p>
                          <w:p w14:paraId="5609D7B9" w14:textId="77777777" w:rsidR="00D545DD" w:rsidRPr="0077092B" w:rsidRDefault="00D545DD" w:rsidP="006A3906">
                            <w:pPr>
                              <w:shd w:val="clear" w:color="auto" w:fill="70AD47" w:themeFill="accent6"/>
                              <w:jc w:val="right"/>
                              <w:rPr>
                                <w:b/>
                                <w:color w:val="FFFFFF" w:themeColor="background1"/>
                                <w:lang w:val="es-ES"/>
                              </w:rPr>
                            </w:pPr>
                          </w:p>
                          <w:p w14:paraId="52A5C56C" w14:textId="77777777" w:rsidR="00D545DD" w:rsidRPr="0077092B" w:rsidRDefault="00D545DD" w:rsidP="006A3906">
                            <w:pPr>
                              <w:shd w:val="clear" w:color="auto" w:fill="70AD47" w:themeFill="accent6"/>
                              <w:jc w:val="right"/>
                              <w:rPr>
                                <w:b/>
                                <w:color w:val="FFFFFF" w:themeColor="background1"/>
                                <w:lang w:val="es-ES"/>
                              </w:rPr>
                            </w:pPr>
                            <w:r w:rsidRPr="0077092B">
                              <w:rPr>
                                <w:rFonts w:eastAsia="Calibri"/>
                                <w:b/>
                                <w:color w:val="FFFFFF" w:themeColor="background1"/>
                                <w:lang w:val="es-ES"/>
                              </w:rPr>
                              <w:t>Convocatoria</w:t>
                            </w:r>
                            <w:r w:rsidRPr="0077092B">
                              <w:rPr>
                                <w:b/>
                                <w:color w:val="FFFFFF" w:themeColor="background1"/>
                                <w:lang w:val="es-ES"/>
                              </w:rPr>
                              <w:t xml:space="preserve"> </w:t>
                            </w:r>
                            <w:r w:rsidRPr="0077092B">
                              <w:rPr>
                                <w:rFonts w:eastAsia="Calibri"/>
                                <w:b/>
                                <w:color w:val="FFFFFF" w:themeColor="background1"/>
                                <w:lang w:val="es-ES"/>
                              </w:rPr>
                              <w:t>Especialización</w:t>
                            </w:r>
                            <w:r w:rsidRPr="0077092B">
                              <w:rPr>
                                <w:b/>
                                <w:color w:val="FFFFFF" w:themeColor="background1"/>
                                <w:lang w:val="es-ES"/>
                              </w:rPr>
                              <w:t xml:space="preserve"> </w:t>
                            </w:r>
                            <w:r w:rsidRPr="0077092B">
                              <w:rPr>
                                <w:rFonts w:eastAsia="Calibri"/>
                                <w:b/>
                                <w:color w:val="FFFFFF" w:themeColor="background1"/>
                                <w:lang w:val="es-ES"/>
                              </w:rPr>
                              <w:t>Regional</w:t>
                            </w:r>
                            <w:r w:rsidRPr="0077092B">
                              <w:rPr>
                                <w:b/>
                                <w:color w:val="FFFFFF" w:themeColor="background1"/>
                                <w:lang w:val="es-ES"/>
                              </w:rPr>
                              <w:t xml:space="preserve"> </w:t>
                            </w:r>
                            <w:r w:rsidRPr="0077092B">
                              <w:rPr>
                                <w:rFonts w:eastAsia="Calibri"/>
                                <w:b/>
                                <w:color w:val="FFFFFF" w:themeColor="background1"/>
                                <w:lang w:val="es-ES"/>
                              </w:rPr>
                              <w:t>Inteligente</w:t>
                            </w:r>
                            <w:r w:rsidRPr="0077092B">
                              <w:rPr>
                                <w:b/>
                                <w:color w:val="FFFFFF" w:themeColor="background1"/>
                                <w:lang w:val="es-ES"/>
                              </w:rPr>
                              <w:t xml:space="preserve"> 741 </w:t>
                            </w:r>
                            <w:r w:rsidRPr="0077092B">
                              <w:rPr>
                                <w:rFonts w:eastAsia="Calibri"/>
                                <w:b/>
                                <w:color w:val="FFFFFF" w:themeColor="background1"/>
                                <w:lang w:val="es-ES"/>
                              </w:rPr>
                              <w:t>de</w:t>
                            </w:r>
                            <w:r w:rsidRPr="0077092B">
                              <w:rPr>
                                <w:b/>
                                <w:color w:val="FFFFFF" w:themeColor="background1"/>
                                <w:lang w:val="es-ES"/>
                              </w:rPr>
                              <w:t xml:space="preserve"> 2015.</w:t>
                            </w:r>
                          </w:p>
                          <w:p w14:paraId="3C93ABAF" w14:textId="77777777" w:rsidR="00D545DD" w:rsidRPr="0077092B" w:rsidRDefault="00D545DD" w:rsidP="006A3906">
                            <w:pPr>
                              <w:shd w:val="clear" w:color="auto" w:fill="70AD47" w:themeFill="accent6"/>
                              <w:jc w:val="right"/>
                              <w:rPr>
                                <w:b/>
                                <w:color w:val="FFFFFF" w:themeColor="background1"/>
                                <w:lang w:val="es-ES"/>
                              </w:rPr>
                            </w:pPr>
                            <w:r w:rsidRPr="0077092B">
                              <w:rPr>
                                <w:rFonts w:eastAsia="Calibri"/>
                                <w:b/>
                                <w:color w:val="FFFFFF" w:themeColor="background1"/>
                                <w:lang w:val="es-ES"/>
                              </w:rPr>
                              <w:t>Contrato</w:t>
                            </w:r>
                            <w:r w:rsidRPr="0077092B">
                              <w:rPr>
                                <w:b/>
                                <w:color w:val="FFFFFF" w:themeColor="background1"/>
                                <w:lang w:val="es-ES"/>
                              </w:rPr>
                              <w:t xml:space="preserve"> </w:t>
                            </w:r>
                            <w:r w:rsidRPr="0077092B">
                              <w:rPr>
                                <w:rFonts w:eastAsia="Calibri"/>
                                <w:b/>
                                <w:color w:val="FFFFFF" w:themeColor="background1"/>
                                <w:lang w:val="es-ES"/>
                              </w:rPr>
                              <w:t>No</w:t>
                            </w:r>
                            <w:r w:rsidRPr="0077092B">
                              <w:rPr>
                                <w:b/>
                                <w:color w:val="FFFFFF" w:themeColor="background1"/>
                                <w:lang w:val="es-ES"/>
                              </w:rPr>
                              <w:t>. 396 – 2016</w:t>
                            </w:r>
                          </w:p>
                          <w:p w14:paraId="082E1E30" w14:textId="77777777" w:rsidR="00D545DD" w:rsidRPr="0077092B" w:rsidRDefault="00D545DD" w:rsidP="006A3906">
                            <w:pPr>
                              <w:shd w:val="clear" w:color="auto" w:fill="70AD47" w:themeFill="accent6"/>
                              <w:rPr>
                                <w:b/>
                                <w:color w:val="FFFFFF" w:themeColor="background1"/>
                                <w:lang w:val="es-ES"/>
                              </w:rPr>
                            </w:pPr>
                          </w:p>
                          <w:p w14:paraId="6C48C118" w14:textId="77777777" w:rsidR="00D545DD" w:rsidRPr="0077092B" w:rsidRDefault="00D545DD" w:rsidP="006A3906">
                            <w:pPr>
                              <w:shd w:val="clear" w:color="auto" w:fill="70AD47" w:themeFill="accent6"/>
                              <w:rPr>
                                <w:b/>
                                <w:color w:val="FFFFFF" w:themeColor="background1"/>
                              </w:rPr>
                            </w:pPr>
                          </w:p>
                          <w:p w14:paraId="3E24B59F" w14:textId="77777777" w:rsidR="00D545DD" w:rsidRPr="009C59CD" w:rsidRDefault="00D545DD" w:rsidP="006A3906">
                            <w:pPr>
                              <w:shd w:val="clear" w:color="auto" w:fill="70AD47" w:themeFill="accent6"/>
                              <w:jc w:val="right"/>
                              <w:rPr>
                                <w:b/>
                                <w:color w:val="FFFFFF" w:themeColor="background1"/>
                                <w:sz w:val="44"/>
                              </w:rPr>
                            </w:pPr>
                          </w:p>
                          <w:p w14:paraId="21587100" w14:textId="77777777" w:rsidR="00D545DD" w:rsidRPr="00E77AD4" w:rsidRDefault="00D545DD" w:rsidP="006A3906">
                            <w:pPr>
                              <w:shd w:val="clear" w:color="auto" w:fill="70AD47" w:themeFill="accent6"/>
                              <w:jc w:val="right"/>
                              <w:rPr>
                                <w:b/>
                                <w:color w:val="FFFFFF" w:themeColor="background1"/>
                                <w:sz w:val="44"/>
                              </w:rPr>
                            </w:pPr>
                          </w:p>
                        </w:txbxContent>
                      </v:textbox>
                    </v:shape>
                    <v:shape id="Imagen 31" o:spid="_x0000_s1032" type="#_x0000_t75" style="position:absolute;left:190;top:84772;width:74879;height:3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">
                      <v:imagedata r:id="rId13" o:title=""/>
                    </v:shape>
                    <v:shape id="Imagen 1" o:spid="_x0000_s1033" type="#_x0000_t75" style="position:absolute;left:3619;top:3619;width:20403;height:6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">
                      <v:imagedata r:id="rId14" o:title="" gain="19661f" blacklevel="22938f"/>
                    </v:shape>
                    <v:shape id="Imagen 33" o:spid="_x0000_s1034" type="#_x0000_t75" style="position:absolute;left:13906;top:74485;width:47371;height:7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">
                      <v:imagedata r:id="rId15" o:title=""/>
                    </v:shape>
                    <v:rect id="Rectángulo 34" o:spid="_x0000_s1035" style="position:absolute;top:82486;width:7376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" fillcolor="#70ad47 [3209]" stroked="f" strokeweight="1pt">
                      <v:textbox inset="21.6pt,,21.6pt">
                        <w:txbxContent>
                          <w:p w14:paraId="1D9E524B" w14:textId="77777777" w:rsidR="00D545DD" w:rsidRDefault="00D545DD" w:rsidP="006A3906"/>
                        </w:txbxContent>
                      </v:textbox>
                    </v:rect>
                    <w10:wrap type="through"/>
                  </v:group>
                </w:pict>
              </mc:Fallback>
            </mc:AlternateContent>
          </w:r>
        </w:p>
      </w:sdtContent>
    </w:sdt>
    <w:sdt>
      <w:sdtPr>
        <w:rPr>
          <w:rFonts w:ascii="Helvetica Light" w:eastAsiaTheme="minorHAnsi" w:hAnsi="Helvetica Light" w:cstheme="minorBidi"/>
          <w:bCs w:val="0"/>
          <w:color w:val="auto"/>
          <w:sz w:val="24"/>
          <w:szCs w:val="24"/>
          <w:lang w:val="es-ES"/>
        </w:rPr>
        <w:id w:val="90517914"/>
        <w:docPartObj>
          <w:docPartGallery w:val="Table of Contents"/>
          <w:docPartUnique/>
        </w:docPartObj>
      </w:sdtPr>
      <w:sdtEndPr>
        <w:rPr>
          <w:rFonts w:ascii="Helvetica" w:hAnsi="Helvetica" w:cs="Times New Roman"/>
          <w:b/>
          <w:sz w:val="28"/>
        </w:rPr>
      </w:sdtEndPr>
      <w:sdtContent>
        <w:p w14:paraId="1AA61C8E" w14:textId="2B3217C8" w:rsidR="00F57AF1" w:rsidRPr="00B30A26" w:rsidRDefault="00F47976" w:rsidP="000C0749">
          <w:pPr>
            <w:pStyle w:val="TtuloTDC"/>
            <w:rPr>
              <w:lang w:val="es-ES"/>
            </w:rPr>
          </w:pPr>
          <w:r w:rsidRPr="00B30A26">
            <w:rPr>
              <w:lang w:val="es-ES"/>
            </w:rPr>
            <w:t>Tabla de contenidos</w:t>
          </w:r>
        </w:p>
        <w:p w14:paraId="73A4CBBC" w14:textId="77777777" w:rsidR="00515FE7" w:rsidRPr="00AD4287" w:rsidRDefault="0078629B">
          <w:pPr>
            <w:pStyle w:val="TDC1"/>
            <w:rPr>
              <w:ins w:id="0" w:author="felipe campo" w:date="2018-07-04T11:15:00Z"/>
              <w:rFonts w:eastAsiaTheme="minorEastAsia" w:cstheme="minorBidi"/>
              <w:b w:val="0"/>
              <w:bCs w:val="0"/>
              <w:caps w:val="0"/>
              <w:noProof/>
              <w:sz w:val="24"/>
              <w:szCs w:val="24"/>
              <w:u w:val="none"/>
              <w:lang w:val="es-CO"/>
              <w:rPrChange w:id="1" w:author="Usuario" w:date="2018-07-17T11:21:00Z">
                <w:rPr>
                  <w:ins w:id="2" w:author="felipe campo" w:date="2018-07-04T11:15:00Z"/>
                  <w:rFonts w:eastAsiaTheme="minorEastAsia" w:cstheme="minorBidi"/>
                  <w:b w:val="0"/>
                  <w:bCs w:val="0"/>
                  <w:caps w:val="0"/>
                  <w:noProof/>
                  <w:sz w:val="24"/>
                  <w:szCs w:val="24"/>
                  <w:u w:val="none"/>
                </w:rPr>
              </w:rPrChange>
            </w:rPr>
          </w:pPr>
          <w:r w:rsidRPr="00B30A26">
            <w:rPr>
              <w:rFonts w:ascii="Helvetica" w:hAnsi="Helvetica"/>
              <w:lang w:val="es-ES"/>
            </w:rPr>
            <w:fldChar w:fldCharType="begin"/>
          </w:r>
          <w:r w:rsidRPr="00B30A26">
            <w:rPr>
              <w:rFonts w:ascii="Helvetica" w:hAnsi="Helvetica"/>
              <w:lang w:val="es-ES"/>
            </w:rPr>
            <w:instrText xml:space="preserve"> TOC \o "1-5" </w:instrText>
          </w:r>
          <w:r w:rsidRPr="00B30A26">
            <w:rPr>
              <w:rFonts w:ascii="Helvetica" w:hAnsi="Helvetica"/>
              <w:lang w:val="es-ES"/>
            </w:rPr>
            <w:fldChar w:fldCharType="separate"/>
          </w:r>
          <w:ins w:id="3" w:author="felipe campo" w:date="2018-07-04T11:15:00Z">
            <w:r w:rsidR="00515FE7" w:rsidRPr="00AE2AD7">
              <w:rPr>
                <w:noProof/>
                <w:lang w:val="es-ES"/>
              </w:rPr>
              <w:t>1.</w:t>
            </w:r>
            <w:r w:rsidR="00515FE7" w:rsidRPr="00AD4287">
              <w:rPr>
                <w:rFonts w:eastAsiaTheme="minorEastAsia" w:cstheme="minorBidi"/>
                <w:b w:val="0"/>
                <w:bCs w:val="0"/>
                <w:caps w:val="0"/>
                <w:noProof/>
                <w:sz w:val="24"/>
                <w:szCs w:val="24"/>
                <w:u w:val="none"/>
                <w:lang w:val="es-CO"/>
                <w:rPrChange w:id="4" w:author="Usuario" w:date="2018-07-17T11:21:00Z">
                  <w:rPr>
                    <w:rFonts w:eastAsiaTheme="minorEastAsia" w:cstheme="minorBidi"/>
                    <w:b w:val="0"/>
                    <w:bCs w:val="0"/>
                    <w:caps w:val="0"/>
                    <w:noProof/>
                    <w:sz w:val="24"/>
                    <w:szCs w:val="24"/>
                    <w:u w:val="none"/>
                  </w:rPr>
                </w:rPrChange>
              </w:rPr>
              <w:tab/>
            </w:r>
            <w:r w:rsidR="00515FE7" w:rsidRPr="00AE2AD7">
              <w:rPr>
                <w:noProof/>
                <w:lang w:val="es-ES"/>
              </w:rPr>
              <w:t>Introducción</w:t>
            </w:r>
            <w:r w:rsidR="00515FE7" w:rsidRPr="00AD4287">
              <w:rPr>
                <w:noProof/>
                <w:lang w:val="es-CO"/>
                <w:rPrChange w:id="5" w:author="Usuario" w:date="2018-07-17T11:21:00Z">
                  <w:rPr>
                    <w:noProof/>
                  </w:rPr>
                </w:rPrChange>
              </w:rPr>
              <w:tab/>
            </w:r>
            <w:r w:rsidR="00515FE7">
              <w:rPr>
                <w:noProof/>
              </w:rPr>
              <w:fldChar w:fldCharType="begin"/>
            </w:r>
            <w:r w:rsidR="00515FE7" w:rsidRPr="00AD4287">
              <w:rPr>
                <w:noProof/>
                <w:lang w:val="es-CO"/>
                <w:rPrChange w:id="6" w:author="Usuario" w:date="2018-07-17T11:21:00Z">
                  <w:rPr>
                    <w:noProof/>
                  </w:rPr>
                </w:rPrChange>
              </w:rPr>
              <w:instrText xml:space="preserve"> PAGEREF _Toc518466243 \h </w:instrText>
            </w:r>
          </w:ins>
          <w:r w:rsidR="00515FE7">
            <w:rPr>
              <w:noProof/>
            </w:rPr>
          </w:r>
          <w:r w:rsidR="00515FE7">
            <w:rPr>
              <w:noProof/>
            </w:rPr>
            <w:fldChar w:fldCharType="separate"/>
          </w:r>
          <w:ins w:id="7" w:author="felipe campo" w:date="2018-07-04T11:15:00Z">
            <w:r w:rsidR="00515FE7" w:rsidRPr="00AD4287">
              <w:rPr>
                <w:noProof/>
                <w:lang w:val="es-CO"/>
                <w:rPrChange w:id="8" w:author="Usuario" w:date="2018-07-17T11:21:00Z">
                  <w:rPr>
                    <w:noProof/>
                  </w:rPr>
                </w:rPrChange>
              </w:rPr>
              <w:t>5</w:t>
            </w:r>
            <w:r w:rsidR="00515FE7">
              <w:rPr>
                <w:noProof/>
              </w:rPr>
              <w:fldChar w:fldCharType="end"/>
            </w:r>
          </w:ins>
        </w:p>
        <w:p w14:paraId="1428CF1B" w14:textId="77777777" w:rsidR="00515FE7" w:rsidRPr="00AD4287" w:rsidRDefault="00515FE7">
          <w:pPr>
            <w:pStyle w:val="TDC1"/>
            <w:rPr>
              <w:ins w:id="9" w:author="felipe campo" w:date="2018-07-04T11:15:00Z"/>
              <w:rFonts w:eastAsiaTheme="minorEastAsia" w:cstheme="minorBidi"/>
              <w:b w:val="0"/>
              <w:bCs w:val="0"/>
              <w:caps w:val="0"/>
              <w:noProof/>
              <w:sz w:val="24"/>
              <w:szCs w:val="24"/>
              <w:u w:val="none"/>
              <w:lang w:val="es-CO"/>
              <w:rPrChange w:id="10" w:author="Usuario" w:date="2018-07-17T11:21:00Z">
                <w:rPr>
                  <w:ins w:id="11" w:author="felipe campo" w:date="2018-07-04T11:15:00Z"/>
                  <w:rFonts w:eastAsiaTheme="minorEastAsia" w:cstheme="minorBidi"/>
                  <w:b w:val="0"/>
                  <w:bCs w:val="0"/>
                  <w:caps w:val="0"/>
                  <w:noProof/>
                  <w:sz w:val="24"/>
                  <w:szCs w:val="24"/>
                  <w:u w:val="none"/>
                </w:rPr>
              </w:rPrChange>
            </w:rPr>
          </w:pPr>
          <w:ins w:id="12" w:author="felipe campo" w:date="2018-07-04T11:15:00Z">
            <w:r w:rsidRPr="00AE2AD7">
              <w:rPr>
                <w:noProof/>
                <w:lang w:val="es-ES"/>
              </w:rPr>
              <w:t>2.</w:t>
            </w:r>
            <w:r w:rsidRPr="00AD4287">
              <w:rPr>
                <w:rFonts w:eastAsiaTheme="minorEastAsia" w:cstheme="minorBidi"/>
                <w:b w:val="0"/>
                <w:bCs w:val="0"/>
                <w:caps w:val="0"/>
                <w:noProof/>
                <w:sz w:val="24"/>
                <w:szCs w:val="24"/>
                <w:u w:val="none"/>
                <w:lang w:val="es-CO"/>
                <w:rPrChange w:id="13" w:author="Usuario" w:date="2018-07-17T11:21:00Z">
                  <w:rPr>
                    <w:rFonts w:eastAsiaTheme="minorEastAsia" w:cstheme="minorBidi"/>
                    <w:b w:val="0"/>
                    <w:bCs w:val="0"/>
                    <w:caps w:val="0"/>
                    <w:noProof/>
                    <w:sz w:val="24"/>
                    <w:szCs w:val="24"/>
                    <w:u w:val="none"/>
                  </w:rPr>
                </w:rPrChange>
              </w:rPr>
              <w:tab/>
            </w:r>
            <w:r w:rsidRPr="00AE2AD7">
              <w:rPr>
                <w:noProof/>
                <w:lang w:val="es-ES"/>
              </w:rPr>
              <w:t>Alcance.</w:t>
            </w:r>
            <w:r w:rsidRPr="00AD4287">
              <w:rPr>
                <w:noProof/>
                <w:lang w:val="es-CO"/>
                <w:rPrChange w:id="14" w:author="Usuario" w:date="2018-07-17T11:21:00Z">
                  <w:rPr>
                    <w:noProof/>
                  </w:rPr>
                </w:rPrChange>
              </w:rPr>
              <w:tab/>
            </w:r>
            <w:r>
              <w:rPr>
                <w:noProof/>
              </w:rPr>
              <w:fldChar w:fldCharType="begin"/>
            </w:r>
            <w:r w:rsidRPr="00AD4287">
              <w:rPr>
                <w:noProof/>
                <w:lang w:val="es-CO"/>
                <w:rPrChange w:id="15" w:author="Usuario" w:date="2018-07-17T11:21:00Z">
                  <w:rPr>
                    <w:noProof/>
                  </w:rPr>
                </w:rPrChange>
              </w:rPr>
              <w:instrText xml:space="preserve"> PAGEREF _Toc518466244 \h </w:instrText>
            </w:r>
          </w:ins>
          <w:r>
            <w:rPr>
              <w:noProof/>
            </w:rPr>
          </w:r>
          <w:r>
            <w:rPr>
              <w:noProof/>
            </w:rPr>
            <w:fldChar w:fldCharType="separate"/>
          </w:r>
          <w:ins w:id="16" w:author="felipe campo" w:date="2018-07-04T11:15:00Z">
            <w:r w:rsidRPr="00AD4287">
              <w:rPr>
                <w:noProof/>
                <w:lang w:val="es-CO"/>
                <w:rPrChange w:id="17" w:author="Usuario" w:date="2018-07-17T11:21:00Z">
                  <w:rPr>
                    <w:noProof/>
                  </w:rPr>
                </w:rPrChange>
              </w:rPr>
              <w:t>6</w:t>
            </w:r>
            <w:r>
              <w:rPr>
                <w:noProof/>
              </w:rPr>
              <w:fldChar w:fldCharType="end"/>
            </w:r>
          </w:ins>
        </w:p>
        <w:p w14:paraId="7C9DF02F" w14:textId="77777777" w:rsidR="00515FE7" w:rsidRPr="00AD4287" w:rsidRDefault="00515FE7">
          <w:pPr>
            <w:pStyle w:val="TDC1"/>
            <w:rPr>
              <w:ins w:id="18" w:author="felipe campo" w:date="2018-07-04T11:15:00Z"/>
              <w:rFonts w:eastAsiaTheme="minorEastAsia" w:cstheme="minorBidi"/>
              <w:b w:val="0"/>
              <w:bCs w:val="0"/>
              <w:caps w:val="0"/>
              <w:noProof/>
              <w:sz w:val="24"/>
              <w:szCs w:val="24"/>
              <w:u w:val="none"/>
              <w:lang w:val="es-CO"/>
              <w:rPrChange w:id="19" w:author="Usuario" w:date="2018-07-17T11:21:00Z">
                <w:rPr>
                  <w:ins w:id="20" w:author="felipe campo" w:date="2018-07-04T11:15:00Z"/>
                  <w:rFonts w:eastAsiaTheme="minorEastAsia" w:cstheme="minorBidi"/>
                  <w:b w:val="0"/>
                  <w:bCs w:val="0"/>
                  <w:caps w:val="0"/>
                  <w:noProof/>
                  <w:sz w:val="24"/>
                  <w:szCs w:val="24"/>
                  <w:u w:val="none"/>
                </w:rPr>
              </w:rPrChange>
            </w:rPr>
          </w:pPr>
          <w:ins w:id="21" w:author="felipe campo" w:date="2018-07-04T11:15:00Z">
            <w:r w:rsidRPr="00AE2AD7">
              <w:rPr>
                <w:noProof/>
                <w:lang w:val="es-ES"/>
              </w:rPr>
              <w:t>3.</w:t>
            </w:r>
            <w:r w:rsidRPr="00AD4287">
              <w:rPr>
                <w:rFonts w:eastAsiaTheme="minorEastAsia" w:cstheme="minorBidi"/>
                <w:b w:val="0"/>
                <w:bCs w:val="0"/>
                <w:caps w:val="0"/>
                <w:noProof/>
                <w:sz w:val="24"/>
                <w:szCs w:val="24"/>
                <w:u w:val="none"/>
                <w:lang w:val="es-CO"/>
                <w:rPrChange w:id="22" w:author="Usuario" w:date="2018-07-17T11:21:00Z">
                  <w:rPr>
                    <w:rFonts w:eastAsiaTheme="minorEastAsia" w:cstheme="minorBidi"/>
                    <w:b w:val="0"/>
                    <w:bCs w:val="0"/>
                    <w:caps w:val="0"/>
                    <w:noProof/>
                    <w:sz w:val="24"/>
                    <w:szCs w:val="24"/>
                    <w:u w:val="none"/>
                  </w:rPr>
                </w:rPrChange>
              </w:rPr>
              <w:tab/>
            </w:r>
            <w:r w:rsidRPr="00AE2AD7">
              <w:rPr>
                <w:noProof/>
                <w:lang w:val="es-ES"/>
              </w:rPr>
              <w:t>Requisitos del Sistema LogCloud</w:t>
            </w:r>
            <w:r w:rsidRPr="00AD4287">
              <w:rPr>
                <w:noProof/>
                <w:lang w:val="es-CO"/>
                <w:rPrChange w:id="23" w:author="Usuario" w:date="2018-07-17T11:21:00Z">
                  <w:rPr>
                    <w:noProof/>
                  </w:rPr>
                </w:rPrChange>
              </w:rPr>
              <w:tab/>
            </w:r>
            <w:r>
              <w:rPr>
                <w:noProof/>
              </w:rPr>
              <w:fldChar w:fldCharType="begin"/>
            </w:r>
            <w:r w:rsidRPr="00AD4287">
              <w:rPr>
                <w:noProof/>
                <w:lang w:val="es-CO"/>
                <w:rPrChange w:id="24" w:author="Usuario" w:date="2018-07-17T11:21:00Z">
                  <w:rPr>
                    <w:noProof/>
                  </w:rPr>
                </w:rPrChange>
              </w:rPr>
              <w:instrText xml:space="preserve"> PAGEREF _Toc518466245 \h </w:instrText>
            </w:r>
          </w:ins>
          <w:r>
            <w:rPr>
              <w:noProof/>
            </w:rPr>
          </w:r>
          <w:r>
            <w:rPr>
              <w:noProof/>
            </w:rPr>
            <w:fldChar w:fldCharType="separate"/>
          </w:r>
          <w:ins w:id="25" w:author="felipe campo" w:date="2018-07-04T11:15:00Z">
            <w:r w:rsidRPr="00AD4287">
              <w:rPr>
                <w:noProof/>
                <w:lang w:val="es-CO"/>
                <w:rPrChange w:id="26" w:author="Usuario" w:date="2018-07-17T11:21:00Z">
                  <w:rPr>
                    <w:noProof/>
                  </w:rPr>
                </w:rPrChange>
              </w:rPr>
              <w:t>8</w:t>
            </w:r>
            <w:r>
              <w:rPr>
                <w:noProof/>
              </w:rPr>
              <w:fldChar w:fldCharType="end"/>
            </w:r>
          </w:ins>
        </w:p>
        <w:p w14:paraId="52142FD0" w14:textId="77777777" w:rsidR="00515FE7" w:rsidRPr="00AD4287" w:rsidRDefault="00515FE7">
          <w:pPr>
            <w:pStyle w:val="TDC2"/>
            <w:tabs>
              <w:tab w:val="left" w:pos="522"/>
              <w:tab w:val="right" w:leader="dot" w:pos="9350"/>
            </w:tabs>
            <w:rPr>
              <w:ins w:id="27" w:author="felipe campo" w:date="2018-07-04T11:15:00Z"/>
              <w:rFonts w:eastAsiaTheme="minorEastAsia" w:cstheme="minorBidi"/>
              <w:b w:val="0"/>
              <w:bCs w:val="0"/>
              <w:smallCaps w:val="0"/>
              <w:noProof/>
              <w:sz w:val="24"/>
              <w:szCs w:val="24"/>
              <w:lang w:val="es-CO"/>
              <w:rPrChange w:id="28" w:author="Usuario" w:date="2018-07-17T11:21:00Z">
                <w:rPr>
                  <w:ins w:id="29" w:author="felipe campo" w:date="2018-07-04T11:15:00Z"/>
                  <w:rFonts w:eastAsiaTheme="minorEastAsia" w:cstheme="minorBidi"/>
                  <w:b w:val="0"/>
                  <w:bCs w:val="0"/>
                  <w:smallCaps w:val="0"/>
                  <w:noProof/>
                  <w:sz w:val="24"/>
                  <w:szCs w:val="24"/>
                </w:rPr>
              </w:rPrChange>
            </w:rPr>
          </w:pPr>
          <w:ins w:id="30" w:author="felipe campo" w:date="2018-07-04T11:15:00Z">
            <w:r w:rsidRPr="00AE2AD7">
              <w:rPr>
                <w:noProof/>
                <w:lang w:val="es-ES"/>
              </w:rPr>
              <w:t>3.1</w:t>
            </w:r>
            <w:r w:rsidRPr="00AD4287">
              <w:rPr>
                <w:rFonts w:eastAsiaTheme="minorEastAsia" w:cstheme="minorBidi"/>
                <w:b w:val="0"/>
                <w:bCs w:val="0"/>
                <w:smallCaps w:val="0"/>
                <w:noProof/>
                <w:sz w:val="24"/>
                <w:szCs w:val="24"/>
                <w:lang w:val="es-CO"/>
                <w:rPrChange w:id="31" w:author="Usuario" w:date="2018-07-17T11:21:00Z">
                  <w:rPr>
                    <w:rFonts w:eastAsiaTheme="minorEastAsia" w:cstheme="minorBidi"/>
                    <w:b w:val="0"/>
                    <w:bCs w:val="0"/>
                    <w:smallCaps w:val="0"/>
                    <w:noProof/>
                    <w:sz w:val="24"/>
                    <w:szCs w:val="24"/>
                  </w:rPr>
                </w:rPrChange>
              </w:rPr>
              <w:tab/>
            </w:r>
            <w:r w:rsidRPr="00AE2AD7">
              <w:rPr>
                <w:noProof/>
                <w:lang w:val="es-ES"/>
              </w:rPr>
              <w:t>Actores del Sistema</w:t>
            </w:r>
            <w:r w:rsidRPr="00AD4287">
              <w:rPr>
                <w:noProof/>
                <w:lang w:val="es-CO"/>
                <w:rPrChange w:id="32" w:author="Usuario" w:date="2018-07-17T11:21:00Z">
                  <w:rPr>
                    <w:noProof/>
                  </w:rPr>
                </w:rPrChange>
              </w:rPr>
              <w:tab/>
            </w:r>
            <w:r>
              <w:rPr>
                <w:noProof/>
              </w:rPr>
              <w:fldChar w:fldCharType="begin"/>
            </w:r>
            <w:r w:rsidRPr="00AD4287">
              <w:rPr>
                <w:noProof/>
                <w:lang w:val="es-CO"/>
                <w:rPrChange w:id="33" w:author="Usuario" w:date="2018-07-17T11:21:00Z">
                  <w:rPr>
                    <w:noProof/>
                  </w:rPr>
                </w:rPrChange>
              </w:rPr>
              <w:instrText xml:space="preserve"> PAGEREF _Toc518466246 \h </w:instrText>
            </w:r>
          </w:ins>
          <w:r>
            <w:rPr>
              <w:noProof/>
            </w:rPr>
          </w:r>
          <w:r>
            <w:rPr>
              <w:noProof/>
            </w:rPr>
            <w:fldChar w:fldCharType="separate"/>
          </w:r>
          <w:ins w:id="34" w:author="felipe campo" w:date="2018-07-04T11:15:00Z">
            <w:r w:rsidRPr="00AD4287">
              <w:rPr>
                <w:noProof/>
                <w:lang w:val="es-CO"/>
                <w:rPrChange w:id="35" w:author="Usuario" w:date="2018-07-17T11:21:00Z">
                  <w:rPr>
                    <w:noProof/>
                  </w:rPr>
                </w:rPrChange>
              </w:rPr>
              <w:t>11</w:t>
            </w:r>
            <w:r>
              <w:rPr>
                <w:noProof/>
              </w:rPr>
              <w:fldChar w:fldCharType="end"/>
            </w:r>
          </w:ins>
        </w:p>
        <w:p w14:paraId="6B7B1866" w14:textId="77777777" w:rsidR="00515FE7" w:rsidRPr="00AD4287" w:rsidRDefault="00515FE7">
          <w:pPr>
            <w:pStyle w:val="TDC2"/>
            <w:tabs>
              <w:tab w:val="left" w:pos="522"/>
              <w:tab w:val="right" w:leader="dot" w:pos="9350"/>
            </w:tabs>
            <w:rPr>
              <w:ins w:id="36" w:author="felipe campo" w:date="2018-07-04T11:15:00Z"/>
              <w:rFonts w:eastAsiaTheme="minorEastAsia" w:cstheme="minorBidi"/>
              <w:b w:val="0"/>
              <w:bCs w:val="0"/>
              <w:smallCaps w:val="0"/>
              <w:noProof/>
              <w:sz w:val="24"/>
              <w:szCs w:val="24"/>
              <w:lang w:val="es-CO"/>
              <w:rPrChange w:id="37" w:author="Usuario" w:date="2018-07-17T11:21:00Z">
                <w:rPr>
                  <w:ins w:id="38" w:author="felipe campo" w:date="2018-07-04T11:15:00Z"/>
                  <w:rFonts w:eastAsiaTheme="minorEastAsia" w:cstheme="minorBidi"/>
                  <w:b w:val="0"/>
                  <w:bCs w:val="0"/>
                  <w:smallCaps w:val="0"/>
                  <w:noProof/>
                  <w:sz w:val="24"/>
                  <w:szCs w:val="24"/>
                </w:rPr>
              </w:rPrChange>
            </w:rPr>
          </w:pPr>
          <w:ins w:id="39" w:author="felipe campo" w:date="2018-07-04T11:15:00Z">
            <w:r w:rsidRPr="00AE2AD7">
              <w:rPr>
                <w:noProof/>
                <w:lang w:val="es-ES"/>
              </w:rPr>
              <w:t>3.2</w:t>
            </w:r>
            <w:r w:rsidRPr="00AD4287">
              <w:rPr>
                <w:rFonts w:eastAsiaTheme="minorEastAsia" w:cstheme="minorBidi"/>
                <w:b w:val="0"/>
                <w:bCs w:val="0"/>
                <w:smallCaps w:val="0"/>
                <w:noProof/>
                <w:sz w:val="24"/>
                <w:szCs w:val="24"/>
                <w:lang w:val="es-CO"/>
                <w:rPrChange w:id="40" w:author="Usuario" w:date="2018-07-17T11:21:00Z">
                  <w:rPr>
                    <w:rFonts w:eastAsiaTheme="minorEastAsia" w:cstheme="minorBidi"/>
                    <w:b w:val="0"/>
                    <w:bCs w:val="0"/>
                    <w:smallCaps w:val="0"/>
                    <w:noProof/>
                    <w:sz w:val="24"/>
                    <w:szCs w:val="24"/>
                  </w:rPr>
                </w:rPrChange>
              </w:rPr>
              <w:tab/>
            </w:r>
            <w:r w:rsidRPr="00AE2AD7">
              <w:rPr>
                <w:noProof/>
                <w:lang w:val="es-ES"/>
              </w:rPr>
              <w:t>Requisitos comunes de los sistemas TMS</w:t>
            </w:r>
            <w:r w:rsidRPr="00AD4287">
              <w:rPr>
                <w:noProof/>
                <w:lang w:val="es-CO"/>
                <w:rPrChange w:id="41" w:author="Usuario" w:date="2018-07-17T11:21:00Z">
                  <w:rPr>
                    <w:noProof/>
                  </w:rPr>
                </w:rPrChange>
              </w:rPr>
              <w:tab/>
            </w:r>
            <w:r>
              <w:rPr>
                <w:noProof/>
              </w:rPr>
              <w:fldChar w:fldCharType="begin"/>
            </w:r>
            <w:r w:rsidRPr="00AD4287">
              <w:rPr>
                <w:noProof/>
                <w:lang w:val="es-CO"/>
                <w:rPrChange w:id="42" w:author="Usuario" w:date="2018-07-17T11:21:00Z">
                  <w:rPr>
                    <w:noProof/>
                  </w:rPr>
                </w:rPrChange>
              </w:rPr>
              <w:instrText xml:space="preserve"> PAGEREF _Toc518466247 \h </w:instrText>
            </w:r>
          </w:ins>
          <w:r>
            <w:rPr>
              <w:noProof/>
            </w:rPr>
          </w:r>
          <w:r>
            <w:rPr>
              <w:noProof/>
            </w:rPr>
            <w:fldChar w:fldCharType="separate"/>
          </w:r>
          <w:ins w:id="43" w:author="felipe campo" w:date="2018-07-04T11:15:00Z">
            <w:r w:rsidRPr="00AD4287">
              <w:rPr>
                <w:noProof/>
                <w:lang w:val="es-CO"/>
                <w:rPrChange w:id="44" w:author="Usuario" w:date="2018-07-17T11:21:00Z">
                  <w:rPr>
                    <w:noProof/>
                  </w:rPr>
                </w:rPrChange>
              </w:rPr>
              <w:t>15</w:t>
            </w:r>
            <w:r>
              <w:rPr>
                <w:noProof/>
              </w:rPr>
              <w:fldChar w:fldCharType="end"/>
            </w:r>
          </w:ins>
        </w:p>
        <w:p w14:paraId="6C63F916" w14:textId="77777777" w:rsidR="00515FE7" w:rsidRPr="00AD4287" w:rsidRDefault="00515FE7">
          <w:pPr>
            <w:pStyle w:val="TDC3"/>
            <w:tabs>
              <w:tab w:val="left" w:pos="686"/>
              <w:tab w:val="right" w:leader="dot" w:pos="9350"/>
            </w:tabs>
            <w:rPr>
              <w:ins w:id="45" w:author="felipe campo" w:date="2018-07-04T11:15:00Z"/>
              <w:rFonts w:eastAsiaTheme="minorEastAsia" w:cstheme="minorBidi"/>
              <w:smallCaps w:val="0"/>
              <w:noProof/>
              <w:sz w:val="24"/>
              <w:szCs w:val="24"/>
              <w:lang w:val="es-CO"/>
              <w:rPrChange w:id="46" w:author="Usuario" w:date="2018-07-17T11:21:00Z">
                <w:rPr>
                  <w:ins w:id="47" w:author="felipe campo" w:date="2018-07-04T11:15:00Z"/>
                  <w:rFonts w:eastAsiaTheme="minorEastAsia" w:cstheme="minorBidi"/>
                  <w:smallCaps w:val="0"/>
                  <w:noProof/>
                  <w:sz w:val="24"/>
                  <w:szCs w:val="24"/>
                </w:rPr>
              </w:rPrChange>
            </w:rPr>
          </w:pPr>
          <w:ins w:id="48" w:author="felipe campo" w:date="2018-07-04T11:15:00Z">
            <w:r w:rsidRPr="00AE2AD7">
              <w:rPr>
                <w:noProof/>
                <w:lang w:val="es-ES"/>
              </w:rPr>
              <w:t>3.2.1</w:t>
            </w:r>
            <w:r w:rsidRPr="00AD4287">
              <w:rPr>
                <w:rFonts w:eastAsiaTheme="minorEastAsia" w:cstheme="minorBidi"/>
                <w:smallCaps w:val="0"/>
                <w:noProof/>
                <w:sz w:val="24"/>
                <w:szCs w:val="24"/>
                <w:lang w:val="es-CO"/>
                <w:rPrChange w:id="49" w:author="Usuario" w:date="2018-07-17T11:21:00Z">
                  <w:rPr>
                    <w:rFonts w:eastAsiaTheme="minorEastAsia" w:cstheme="minorBidi"/>
                    <w:smallCaps w:val="0"/>
                    <w:noProof/>
                    <w:sz w:val="24"/>
                    <w:szCs w:val="24"/>
                  </w:rPr>
                </w:rPrChange>
              </w:rPr>
              <w:tab/>
            </w:r>
            <w:r w:rsidRPr="00AE2AD7">
              <w:rPr>
                <w:noProof/>
                <w:lang w:val="es-ES"/>
              </w:rPr>
              <w:t>RFE Requisitos Funcionales Externos</w:t>
            </w:r>
            <w:r w:rsidRPr="00AD4287">
              <w:rPr>
                <w:noProof/>
                <w:lang w:val="es-CO"/>
                <w:rPrChange w:id="50" w:author="Usuario" w:date="2018-07-17T11:21:00Z">
                  <w:rPr>
                    <w:noProof/>
                  </w:rPr>
                </w:rPrChange>
              </w:rPr>
              <w:tab/>
            </w:r>
            <w:r>
              <w:rPr>
                <w:noProof/>
              </w:rPr>
              <w:fldChar w:fldCharType="begin"/>
            </w:r>
            <w:r w:rsidRPr="00AD4287">
              <w:rPr>
                <w:noProof/>
                <w:lang w:val="es-CO"/>
                <w:rPrChange w:id="51" w:author="Usuario" w:date="2018-07-17T11:21:00Z">
                  <w:rPr>
                    <w:noProof/>
                  </w:rPr>
                </w:rPrChange>
              </w:rPr>
              <w:instrText xml:space="preserve"> PAGEREF _Toc518466248 \h </w:instrText>
            </w:r>
          </w:ins>
          <w:r>
            <w:rPr>
              <w:noProof/>
            </w:rPr>
          </w:r>
          <w:r>
            <w:rPr>
              <w:noProof/>
            </w:rPr>
            <w:fldChar w:fldCharType="separate"/>
          </w:r>
          <w:ins w:id="52" w:author="felipe campo" w:date="2018-07-04T11:15:00Z">
            <w:r w:rsidRPr="00AD4287">
              <w:rPr>
                <w:noProof/>
                <w:lang w:val="es-CO"/>
                <w:rPrChange w:id="53" w:author="Usuario" w:date="2018-07-17T11:21:00Z">
                  <w:rPr>
                    <w:noProof/>
                  </w:rPr>
                </w:rPrChange>
              </w:rPr>
              <w:t>17</w:t>
            </w:r>
            <w:r>
              <w:rPr>
                <w:noProof/>
              </w:rPr>
              <w:fldChar w:fldCharType="end"/>
            </w:r>
          </w:ins>
        </w:p>
        <w:p w14:paraId="5257C0E5" w14:textId="77777777" w:rsidR="00515FE7" w:rsidRPr="00AD4287" w:rsidRDefault="00515FE7">
          <w:pPr>
            <w:pStyle w:val="TDC4"/>
            <w:tabs>
              <w:tab w:val="left" w:pos="853"/>
              <w:tab w:val="right" w:leader="dot" w:pos="9350"/>
            </w:tabs>
            <w:rPr>
              <w:ins w:id="54" w:author="felipe campo" w:date="2018-07-04T11:15:00Z"/>
              <w:rFonts w:eastAsiaTheme="minorEastAsia" w:cstheme="minorBidi"/>
              <w:noProof/>
              <w:sz w:val="24"/>
              <w:szCs w:val="24"/>
              <w:lang w:val="es-CO"/>
              <w:rPrChange w:id="55" w:author="Usuario" w:date="2018-07-17T11:21:00Z">
                <w:rPr>
                  <w:ins w:id="56" w:author="felipe campo" w:date="2018-07-04T11:15:00Z"/>
                  <w:rFonts w:eastAsiaTheme="minorEastAsia" w:cstheme="minorBidi"/>
                  <w:noProof/>
                  <w:sz w:val="24"/>
                  <w:szCs w:val="24"/>
                </w:rPr>
              </w:rPrChange>
            </w:rPr>
          </w:pPr>
          <w:ins w:id="57" w:author="felipe campo" w:date="2018-07-04T11:15:00Z">
            <w:r w:rsidRPr="00AE2AD7">
              <w:rPr>
                <w:noProof/>
                <w:lang w:val="es-ES"/>
              </w:rPr>
              <w:t>3.2.1.1</w:t>
            </w:r>
            <w:r w:rsidRPr="00AD4287">
              <w:rPr>
                <w:rFonts w:eastAsiaTheme="minorEastAsia" w:cstheme="minorBidi"/>
                <w:noProof/>
                <w:sz w:val="24"/>
                <w:szCs w:val="24"/>
                <w:lang w:val="es-CO"/>
                <w:rPrChange w:id="58" w:author="Usuario" w:date="2018-07-17T11:21:00Z">
                  <w:rPr>
                    <w:rFonts w:eastAsiaTheme="minorEastAsia" w:cstheme="minorBidi"/>
                    <w:noProof/>
                    <w:sz w:val="24"/>
                    <w:szCs w:val="24"/>
                  </w:rPr>
                </w:rPrChange>
              </w:rPr>
              <w:tab/>
            </w:r>
            <w:r w:rsidRPr="00AE2AD7">
              <w:rPr>
                <w:noProof/>
                <w:lang w:val="es-ES"/>
              </w:rPr>
              <w:t>Gestión de Envíos y pedidos</w:t>
            </w:r>
            <w:r w:rsidRPr="00AD4287">
              <w:rPr>
                <w:noProof/>
                <w:lang w:val="es-CO"/>
                <w:rPrChange w:id="59" w:author="Usuario" w:date="2018-07-17T11:21:00Z">
                  <w:rPr>
                    <w:noProof/>
                  </w:rPr>
                </w:rPrChange>
              </w:rPr>
              <w:tab/>
            </w:r>
            <w:r>
              <w:rPr>
                <w:noProof/>
              </w:rPr>
              <w:fldChar w:fldCharType="begin"/>
            </w:r>
            <w:r w:rsidRPr="00AD4287">
              <w:rPr>
                <w:noProof/>
                <w:lang w:val="es-CO"/>
                <w:rPrChange w:id="60" w:author="Usuario" w:date="2018-07-17T11:21:00Z">
                  <w:rPr>
                    <w:noProof/>
                  </w:rPr>
                </w:rPrChange>
              </w:rPr>
              <w:instrText xml:space="preserve"> PAGEREF _Toc518466249 \h </w:instrText>
            </w:r>
          </w:ins>
          <w:r>
            <w:rPr>
              <w:noProof/>
            </w:rPr>
          </w:r>
          <w:r>
            <w:rPr>
              <w:noProof/>
            </w:rPr>
            <w:fldChar w:fldCharType="separate"/>
          </w:r>
          <w:ins w:id="61" w:author="felipe campo" w:date="2018-07-04T11:15:00Z">
            <w:r w:rsidRPr="00AD4287">
              <w:rPr>
                <w:noProof/>
                <w:lang w:val="es-CO"/>
                <w:rPrChange w:id="62" w:author="Usuario" w:date="2018-07-17T11:21:00Z">
                  <w:rPr>
                    <w:noProof/>
                  </w:rPr>
                </w:rPrChange>
              </w:rPr>
              <w:t>19</w:t>
            </w:r>
            <w:r>
              <w:rPr>
                <w:noProof/>
              </w:rPr>
              <w:fldChar w:fldCharType="end"/>
            </w:r>
          </w:ins>
        </w:p>
        <w:p w14:paraId="0B8FED6F" w14:textId="77777777" w:rsidR="00515FE7" w:rsidRPr="00AD4287" w:rsidRDefault="00515FE7">
          <w:pPr>
            <w:pStyle w:val="TDC4"/>
            <w:tabs>
              <w:tab w:val="left" w:pos="853"/>
              <w:tab w:val="right" w:leader="dot" w:pos="9350"/>
            </w:tabs>
            <w:rPr>
              <w:ins w:id="63" w:author="felipe campo" w:date="2018-07-04T11:15:00Z"/>
              <w:rFonts w:eastAsiaTheme="minorEastAsia" w:cstheme="minorBidi"/>
              <w:noProof/>
              <w:sz w:val="24"/>
              <w:szCs w:val="24"/>
              <w:lang w:val="es-CO"/>
              <w:rPrChange w:id="64" w:author="Usuario" w:date="2018-07-17T11:21:00Z">
                <w:rPr>
                  <w:ins w:id="65" w:author="felipe campo" w:date="2018-07-04T11:15:00Z"/>
                  <w:rFonts w:eastAsiaTheme="minorEastAsia" w:cstheme="minorBidi"/>
                  <w:noProof/>
                  <w:sz w:val="24"/>
                  <w:szCs w:val="24"/>
                </w:rPr>
              </w:rPrChange>
            </w:rPr>
          </w:pPr>
          <w:ins w:id="66" w:author="felipe campo" w:date="2018-07-04T11:15:00Z">
            <w:r w:rsidRPr="00AE2AD7">
              <w:rPr>
                <w:noProof/>
                <w:lang w:val="es-ES"/>
              </w:rPr>
              <w:t>3.2.1.2</w:t>
            </w:r>
            <w:r w:rsidRPr="00AD4287">
              <w:rPr>
                <w:rFonts w:eastAsiaTheme="minorEastAsia" w:cstheme="minorBidi"/>
                <w:noProof/>
                <w:sz w:val="24"/>
                <w:szCs w:val="24"/>
                <w:lang w:val="es-CO"/>
                <w:rPrChange w:id="67" w:author="Usuario" w:date="2018-07-17T11:21:00Z">
                  <w:rPr>
                    <w:rFonts w:eastAsiaTheme="minorEastAsia" w:cstheme="minorBidi"/>
                    <w:noProof/>
                    <w:sz w:val="24"/>
                    <w:szCs w:val="24"/>
                  </w:rPr>
                </w:rPrChange>
              </w:rPr>
              <w:tab/>
            </w:r>
            <w:r w:rsidRPr="00AE2AD7">
              <w:rPr>
                <w:noProof/>
                <w:lang w:val="es-ES"/>
              </w:rPr>
              <w:t>Planificar la Carga</w:t>
            </w:r>
            <w:r w:rsidRPr="00AD4287">
              <w:rPr>
                <w:noProof/>
                <w:lang w:val="es-CO"/>
                <w:rPrChange w:id="68" w:author="Usuario" w:date="2018-07-17T11:21:00Z">
                  <w:rPr>
                    <w:noProof/>
                  </w:rPr>
                </w:rPrChange>
              </w:rPr>
              <w:tab/>
            </w:r>
            <w:r>
              <w:rPr>
                <w:noProof/>
              </w:rPr>
              <w:fldChar w:fldCharType="begin"/>
            </w:r>
            <w:r w:rsidRPr="00AD4287">
              <w:rPr>
                <w:noProof/>
                <w:lang w:val="es-CO"/>
                <w:rPrChange w:id="69" w:author="Usuario" w:date="2018-07-17T11:21:00Z">
                  <w:rPr>
                    <w:noProof/>
                  </w:rPr>
                </w:rPrChange>
              </w:rPr>
              <w:instrText xml:space="preserve"> PAGEREF _Toc518466250 \h </w:instrText>
            </w:r>
          </w:ins>
          <w:r>
            <w:rPr>
              <w:noProof/>
            </w:rPr>
          </w:r>
          <w:r>
            <w:rPr>
              <w:noProof/>
            </w:rPr>
            <w:fldChar w:fldCharType="separate"/>
          </w:r>
          <w:ins w:id="70" w:author="felipe campo" w:date="2018-07-04T11:15:00Z">
            <w:r w:rsidRPr="00AD4287">
              <w:rPr>
                <w:noProof/>
                <w:lang w:val="es-CO"/>
                <w:rPrChange w:id="71" w:author="Usuario" w:date="2018-07-17T11:21:00Z">
                  <w:rPr>
                    <w:noProof/>
                  </w:rPr>
                </w:rPrChange>
              </w:rPr>
              <w:t>19</w:t>
            </w:r>
            <w:r>
              <w:rPr>
                <w:noProof/>
              </w:rPr>
              <w:fldChar w:fldCharType="end"/>
            </w:r>
          </w:ins>
        </w:p>
        <w:p w14:paraId="2B945F71" w14:textId="77777777" w:rsidR="00515FE7" w:rsidRPr="00AD4287" w:rsidRDefault="00515FE7">
          <w:pPr>
            <w:pStyle w:val="TDC4"/>
            <w:tabs>
              <w:tab w:val="left" w:pos="853"/>
              <w:tab w:val="right" w:leader="dot" w:pos="9350"/>
            </w:tabs>
            <w:rPr>
              <w:ins w:id="72" w:author="felipe campo" w:date="2018-07-04T11:15:00Z"/>
              <w:rFonts w:eastAsiaTheme="minorEastAsia" w:cstheme="minorBidi"/>
              <w:noProof/>
              <w:sz w:val="24"/>
              <w:szCs w:val="24"/>
              <w:lang w:val="es-CO"/>
              <w:rPrChange w:id="73" w:author="Usuario" w:date="2018-07-17T11:21:00Z">
                <w:rPr>
                  <w:ins w:id="74" w:author="felipe campo" w:date="2018-07-04T11:15:00Z"/>
                  <w:rFonts w:eastAsiaTheme="minorEastAsia" w:cstheme="minorBidi"/>
                  <w:noProof/>
                  <w:sz w:val="24"/>
                  <w:szCs w:val="24"/>
                </w:rPr>
              </w:rPrChange>
            </w:rPr>
          </w:pPr>
          <w:ins w:id="75" w:author="felipe campo" w:date="2018-07-04T11:15:00Z">
            <w:r w:rsidRPr="00AE2AD7">
              <w:rPr>
                <w:noProof/>
                <w:lang w:val="es-ES"/>
              </w:rPr>
              <w:t>3.2.1.3</w:t>
            </w:r>
            <w:r w:rsidRPr="00AD4287">
              <w:rPr>
                <w:rFonts w:eastAsiaTheme="minorEastAsia" w:cstheme="minorBidi"/>
                <w:noProof/>
                <w:sz w:val="24"/>
                <w:szCs w:val="24"/>
                <w:lang w:val="es-CO"/>
                <w:rPrChange w:id="76" w:author="Usuario" w:date="2018-07-17T11:21:00Z">
                  <w:rPr>
                    <w:rFonts w:eastAsiaTheme="minorEastAsia" w:cstheme="minorBidi"/>
                    <w:noProof/>
                    <w:sz w:val="24"/>
                    <w:szCs w:val="24"/>
                  </w:rPr>
                </w:rPrChange>
              </w:rPr>
              <w:tab/>
            </w:r>
            <w:r w:rsidRPr="00AE2AD7">
              <w:rPr>
                <w:noProof/>
                <w:lang w:val="es-ES"/>
              </w:rPr>
              <w:t>Gestión de Eventos</w:t>
            </w:r>
            <w:r w:rsidRPr="00AD4287">
              <w:rPr>
                <w:noProof/>
                <w:lang w:val="es-CO"/>
                <w:rPrChange w:id="77" w:author="Usuario" w:date="2018-07-17T11:21:00Z">
                  <w:rPr>
                    <w:noProof/>
                  </w:rPr>
                </w:rPrChange>
              </w:rPr>
              <w:tab/>
            </w:r>
            <w:r>
              <w:rPr>
                <w:noProof/>
              </w:rPr>
              <w:fldChar w:fldCharType="begin"/>
            </w:r>
            <w:r w:rsidRPr="00AD4287">
              <w:rPr>
                <w:noProof/>
                <w:lang w:val="es-CO"/>
                <w:rPrChange w:id="78" w:author="Usuario" w:date="2018-07-17T11:21:00Z">
                  <w:rPr>
                    <w:noProof/>
                  </w:rPr>
                </w:rPrChange>
              </w:rPr>
              <w:instrText xml:space="preserve"> PAGEREF _Toc518466251 \h </w:instrText>
            </w:r>
          </w:ins>
          <w:r>
            <w:rPr>
              <w:noProof/>
            </w:rPr>
          </w:r>
          <w:r>
            <w:rPr>
              <w:noProof/>
            </w:rPr>
            <w:fldChar w:fldCharType="separate"/>
          </w:r>
          <w:ins w:id="79" w:author="felipe campo" w:date="2018-07-04T11:15:00Z">
            <w:r w:rsidRPr="00AD4287">
              <w:rPr>
                <w:noProof/>
                <w:lang w:val="es-CO"/>
                <w:rPrChange w:id="80" w:author="Usuario" w:date="2018-07-17T11:21:00Z">
                  <w:rPr>
                    <w:noProof/>
                  </w:rPr>
                </w:rPrChange>
              </w:rPr>
              <w:t>20</w:t>
            </w:r>
            <w:r>
              <w:rPr>
                <w:noProof/>
              </w:rPr>
              <w:fldChar w:fldCharType="end"/>
            </w:r>
          </w:ins>
        </w:p>
        <w:p w14:paraId="761E3AA7" w14:textId="77777777" w:rsidR="00515FE7" w:rsidRPr="00AD4287" w:rsidRDefault="00515FE7">
          <w:pPr>
            <w:pStyle w:val="TDC4"/>
            <w:tabs>
              <w:tab w:val="left" w:pos="853"/>
              <w:tab w:val="right" w:leader="dot" w:pos="9350"/>
            </w:tabs>
            <w:rPr>
              <w:ins w:id="81" w:author="felipe campo" w:date="2018-07-04T11:15:00Z"/>
              <w:rFonts w:eastAsiaTheme="minorEastAsia" w:cstheme="minorBidi"/>
              <w:noProof/>
              <w:sz w:val="24"/>
              <w:szCs w:val="24"/>
              <w:lang w:val="es-CO"/>
              <w:rPrChange w:id="82" w:author="Usuario" w:date="2018-07-17T11:21:00Z">
                <w:rPr>
                  <w:ins w:id="83" w:author="felipe campo" w:date="2018-07-04T11:15:00Z"/>
                  <w:rFonts w:eastAsiaTheme="minorEastAsia" w:cstheme="minorBidi"/>
                  <w:noProof/>
                  <w:sz w:val="24"/>
                  <w:szCs w:val="24"/>
                </w:rPr>
              </w:rPrChange>
            </w:rPr>
          </w:pPr>
          <w:ins w:id="84" w:author="felipe campo" w:date="2018-07-04T11:15:00Z">
            <w:r w:rsidRPr="00AE2AD7">
              <w:rPr>
                <w:noProof/>
                <w:lang w:val="es-ES"/>
              </w:rPr>
              <w:t>3.2.1.4</w:t>
            </w:r>
            <w:r w:rsidRPr="00AD4287">
              <w:rPr>
                <w:rFonts w:eastAsiaTheme="minorEastAsia" w:cstheme="minorBidi"/>
                <w:noProof/>
                <w:sz w:val="24"/>
                <w:szCs w:val="24"/>
                <w:lang w:val="es-CO"/>
                <w:rPrChange w:id="85" w:author="Usuario" w:date="2018-07-17T11:21:00Z">
                  <w:rPr>
                    <w:rFonts w:eastAsiaTheme="minorEastAsia" w:cstheme="minorBidi"/>
                    <w:noProof/>
                    <w:sz w:val="24"/>
                    <w:szCs w:val="24"/>
                  </w:rPr>
                </w:rPrChange>
              </w:rPr>
              <w:tab/>
            </w:r>
            <w:r w:rsidRPr="00AE2AD7">
              <w:rPr>
                <w:noProof/>
                <w:lang w:val="es-ES"/>
              </w:rPr>
              <w:t>Gestionar la operación</w:t>
            </w:r>
            <w:r w:rsidRPr="00AD4287">
              <w:rPr>
                <w:noProof/>
                <w:lang w:val="es-CO"/>
                <w:rPrChange w:id="86" w:author="Usuario" w:date="2018-07-17T11:21:00Z">
                  <w:rPr>
                    <w:noProof/>
                  </w:rPr>
                </w:rPrChange>
              </w:rPr>
              <w:tab/>
            </w:r>
            <w:r>
              <w:rPr>
                <w:noProof/>
              </w:rPr>
              <w:fldChar w:fldCharType="begin"/>
            </w:r>
            <w:r w:rsidRPr="00AD4287">
              <w:rPr>
                <w:noProof/>
                <w:lang w:val="es-CO"/>
                <w:rPrChange w:id="87" w:author="Usuario" w:date="2018-07-17T11:21:00Z">
                  <w:rPr>
                    <w:noProof/>
                  </w:rPr>
                </w:rPrChange>
              </w:rPr>
              <w:instrText xml:space="preserve"> PAGEREF _Toc518466252 \h </w:instrText>
            </w:r>
          </w:ins>
          <w:r>
            <w:rPr>
              <w:noProof/>
            </w:rPr>
          </w:r>
          <w:r>
            <w:rPr>
              <w:noProof/>
            </w:rPr>
            <w:fldChar w:fldCharType="separate"/>
          </w:r>
          <w:ins w:id="88" w:author="felipe campo" w:date="2018-07-04T11:15:00Z">
            <w:r w:rsidRPr="00AD4287">
              <w:rPr>
                <w:noProof/>
                <w:lang w:val="es-CO"/>
                <w:rPrChange w:id="89" w:author="Usuario" w:date="2018-07-17T11:21:00Z">
                  <w:rPr>
                    <w:noProof/>
                  </w:rPr>
                </w:rPrChange>
              </w:rPr>
              <w:t>21</w:t>
            </w:r>
            <w:r>
              <w:rPr>
                <w:noProof/>
              </w:rPr>
              <w:fldChar w:fldCharType="end"/>
            </w:r>
          </w:ins>
        </w:p>
        <w:p w14:paraId="00BD1940" w14:textId="77777777" w:rsidR="00515FE7" w:rsidRPr="00AD4287" w:rsidRDefault="00515FE7">
          <w:pPr>
            <w:pStyle w:val="TDC4"/>
            <w:tabs>
              <w:tab w:val="left" w:pos="853"/>
              <w:tab w:val="right" w:leader="dot" w:pos="9350"/>
            </w:tabs>
            <w:rPr>
              <w:ins w:id="90" w:author="felipe campo" w:date="2018-07-04T11:15:00Z"/>
              <w:rFonts w:eastAsiaTheme="minorEastAsia" w:cstheme="minorBidi"/>
              <w:noProof/>
              <w:sz w:val="24"/>
              <w:szCs w:val="24"/>
              <w:lang w:val="es-CO"/>
              <w:rPrChange w:id="91" w:author="Usuario" w:date="2018-07-17T11:21:00Z">
                <w:rPr>
                  <w:ins w:id="92" w:author="felipe campo" w:date="2018-07-04T11:15:00Z"/>
                  <w:rFonts w:eastAsiaTheme="minorEastAsia" w:cstheme="minorBidi"/>
                  <w:noProof/>
                  <w:sz w:val="24"/>
                  <w:szCs w:val="24"/>
                </w:rPr>
              </w:rPrChange>
            </w:rPr>
          </w:pPr>
          <w:ins w:id="93" w:author="felipe campo" w:date="2018-07-04T11:15:00Z">
            <w:r w:rsidRPr="00AE2AD7">
              <w:rPr>
                <w:noProof/>
                <w:lang w:val="es-ES"/>
              </w:rPr>
              <w:t>3.2.1.5</w:t>
            </w:r>
            <w:r w:rsidRPr="00AD4287">
              <w:rPr>
                <w:rFonts w:eastAsiaTheme="minorEastAsia" w:cstheme="minorBidi"/>
                <w:noProof/>
                <w:sz w:val="24"/>
                <w:szCs w:val="24"/>
                <w:lang w:val="es-CO"/>
                <w:rPrChange w:id="94" w:author="Usuario" w:date="2018-07-17T11:21:00Z">
                  <w:rPr>
                    <w:rFonts w:eastAsiaTheme="minorEastAsia" w:cstheme="minorBidi"/>
                    <w:noProof/>
                    <w:sz w:val="24"/>
                    <w:szCs w:val="24"/>
                  </w:rPr>
                </w:rPrChange>
              </w:rPr>
              <w:tab/>
            </w:r>
            <w:r w:rsidRPr="00AE2AD7">
              <w:rPr>
                <w:noProof/>
                <w:lang w:val="es-ES"/>
              </w:rPr>
              <w:t>Visibilizar la Carga</w:t>
            </w:r>
            <w:r w:rsidRPr="00AD4287">
              <w:rPr>
                <w:noProof/>
                <w:lang w:val="es-CO"/>
                <w:rPrChange w:id="95" w:author="Usuario" w:date="2018-07-17T11:21:00Z">
                  <w:rPr>
                    <w:noProof/>
                  </w:rPr>
                </w:rPrChange>
              </w:rPr>
              <w:tab/>
            </w:r>
            <w:r>
              <w:rPr>
                <w:noProof/>
              </w:rPr>
              <w:fldChar w:fldCharType="begin"/>
            </w:r>
            <w:r w:rsidRPr="00AD4287">
              <w:rPr>
                <w:noProof/>
                <w:lang w:val="es-CO"/>
                <w:rPrChange w:id="96" w:author="Usuario" w:date="2018-07-17T11:21:00Z">
                  <w:rPr>
                    <w:noProof/>
                  </w:rPr>
                </w:rPrChange>
              </w:rPr>
              <w:instrText xml:space="preserve"> PAGEREF _Toc518466253 \h </w:instrText>
            </w:r>
          </w:ins>
          <w:r>
            <w:rPr>
              <w:noProof/>
            </w:rPr>
          </w:r>
          <w:r>
            <w:rPr>
              <w:noProof/>
            </w:rPr>
            <w:fldChar w:fldCharType="separate"/>
          </w:r>
          <w:ins w:id="97" w:author="felipe campo" w:date="2018-07-04T11:15:00Z">
            <w:r w:rsidRPr="00AD4287">
              <w:rPr>
                <w:noProof/>
                <w:lang w:val="es-CO"/>
                <w:rPrChange w:id="98" w:author="Usuario" w:date="2018-07-17T11:21:00Z">
                  <w:rPr>
                    <w:noProof/>
                  </w:rPr>
                </w:rPrChange>
              </w:rPr>
              <w:t>22</w:t>
            </w:r>
            <w:r>
              <w:rPr>
                <w:noProof/>
              </w:rPr>
              <w:fldChar w:fldCharType="end"/>
            </w:r>
          </w:ins>
        </w:p>
        <w:p w14:paraId="717E5409" w14:textId="77777777" w:rsidR="00515FE7" w:rsidRPr="00AD4287" w:rsidRDefault="00515FE7">
          <w:pPr>
            <w:pStyle w:val="TDC4"/>
            <w:tabs>
              <w:tab w:val="left" w:pos="853"/>
              <w:tab w:val="right" w:leader="dot" w:pos="9350"/>
            </w:tabs>
            <w:rPr>
              <w:ins w:id="99" w:author="felipe campo" w:date="2018-07-04T11:15:00Z"/>
              <w:rFonts w:eastAsiaTheme="minorEastAsia" w:cstheme="minorBidi"/>
              <w:noProof/>
              <w:sz w:val="24"/>
              <w:szCs w:val="24"/>
              <w:lang w:val="es-CO"/>
              <w:rPrChange w:id="100" w:author="Usuario" w:date="2018-07-17T11:21:00Z">
                <w:rPr>
                  <w:ins w:id="101" w:author="felipe campo" w:date="2018-07-04T11:15:00Z"/>
                  <w:rFonts w:eastAsiaTheme="minorEastAsia" w:cstheme="minorBidi"/>
                  <w:noProof/>
                  <w:sz w:val="24"/>
                  <w:szCs w:val="24"/>
                </w:rPr>
              </w:rPrChange>
            </w:rPr>
          </w:pPr>
          <w:ins w:id="102" w:author="felipe campo" w:date="2018-07-04T11:15:00Z">
            <w:r w:rsidRPr="00AE2AD7">
              <w:rPr>
                <w:noProof/>
                <w:lang w:val="es-ES"/>
              </w:rPr>
              <w:t>3.2.1.6</w:t>
            </w:r>
            <w:r w:rsidRPr="00AD4287">
              <w:rPr>
                <w:rFonts w:eastAsiaTheme="minorEastAsia" w:cstheme="minorBidi"/>
                <w:noProof/>
                <w:sz w:val="24"/>
                <w:szCs w:val="24"/>
                <w:lang w:val="es-CO"/>
                <w:rPrChange w:id="103" w:author="Usuario" w:date="2018-07-17T11:21:00Z">
                  <w:rPr>
                    <w:rFonts w:eastAsiaTheme="minorEastAsia" w:cstheme="minorBidi"/>
                    <w:noProof/>
                    <w:sz w:val="24"/>
                    <w:szCs w:val="24"/>
                  </w:rPr>
                </w:rPrChange>
              </w:rPr>
              <w:tab/>
            </w:r>
            <w:r w:rsidRPr="00AE2AD7">
              <w:rPr>
                <w:noProof/>
                <w:lang w:val="es-ES"/>
              </w:rPr>
              <w:t>Rutear y programar envíos</w:t>
            </w:r>
            <w:r w:rsidRPr="00AD4287">
              <w:rPr>
                <w:noProof/>
                <w:lang w:val="es-CO"/>
                <w:rPrChange w:id="104" w:author="Usuario" w:date="2018-07-17T11:21:00Z">
                  <w:rPr>
                    <w:noProof/>
                  </w:rPr>
                </w:rPrChange>
              </w:rPr>
              <w:tab/>
            </w:r>
            <w:r>
              <w:rPr>
                <w:noProof/>
              </w:rPr>
              <w:fldChar w:fldCharType="begin"/>
            </w:r>
            <w:r w:rsidRPr="00AD4287">
              <w:rPr>
                <w:noProof/>
                <w:lang w:val="es-CO"/>
                <w:rPrChange w:id="105" w:author="Usuario" w:date="2018-07-17T11:21:00Z">
                  <w:rPr>
                    <w:noProof/>
                  </w:rPr>
                </w:rPrChange>
              </w:rPr>
              <w:instrText xml:space="preserve"> PAGEREF _Toc518466254 \h </w:instrText>
            </w:r>
          </w:ins>
          <w:r>
            <w:rPr>
              <w:noProof/>
            </w:rPr>
          </w:r>
          <w:r>
            <w:rPr>
              <w:noProof/>
            </w:rPr>
            <w:fldChar w:fldCharType="separate"/>
          </w:r>
          <w:ins w:id="106" w:author="felipe campo" w:date="2018-07-04T11:15:00Z">
            <w:r w:rsidRPr="00AD4287">
              <w:rPr>
                <w:noProof/>
                <w:lang w:val="es-CO"/>
                <w:rPrChange w:id="107" w:author="Usuario" w:date="2018-07-17T11:21:00Z">
                  <w:rPr>
                    <w:noProof/>
                  </w:rPr>
                </w:rPrChange>
              </w:rPr>
              <w:t>23</w:t>
            </w:r>
            <w:r>
              <w:rPr>
                <w:noProof/>
              </w:rPr>
              <w:fldChar w:fldCharType="end"/>
            </w:r>
          </w:ins>
        </w:p>
        <w:p w14:paraId="166AC86C" w14:textId="77777777" w:rsidR="00515FE7" w:rsidRPr="00AD4287" w:rsidRDefault="00515FE7">
          <w:pPr>
            <w:pStyle w:val="TDC4"/>
            <w:tabs>
              <w:tab w:val="left" w:pos="853"/>
              <w:tab w:val="right" w:leader="dot" w:pos="9350"/>
            </w:tabs>
            <w:rPr>
              <w:ins w:id="108" w:author="felipe campo" w:date="2018-07-04T11:15:00Z"/>
              <w:rFonts w:eastAsiaTheme="minorEastAsia" w:cstheme="minorBidi"/>
              <w:noProof/>
              <w:sz w:val="24"/>
              <w:szCs w:val="24"/>
              <w:lang w:val="es-CO"/>
              <w:rPrChange w:id="109" w:author="Usuario" w:date="2018-07-17T11:21:00Z">
                <w:rPr>
                  <w:ins w:id="110" w:author="felipe campo" w:date="2018-07-04T11:15:00Z"/>
                  <w:rFonts w:eastAsiaTheme="minorEastAsia" w:cstheme="minorBidi"/>
                  <w:noProof/>
                  <w:sz w:val="24"/>
                  <w:szCs w:val="24"/>
                </w:rPr>
              </w:rPrChange>
            </w:rPr>
          </w:pPr>
          <w:ins w:id="111" w:author="felipe campo" w:date="2018-07-04T11:15:00Z">
            <w:r w:rsidRPr="00AE2AD7">
              <w:rPr>
                <w:noProof/>
                <w:lang w:val="es-ES"/>
              </w:rPr>
              <w:t>3.2.1.7</w:t>
            </w:r>
            <w:r w:rsidRPr="00AD4287">
              <w:rPr>
                <w:rFonts w:eastAsiaTheme="minorEastAsia" w:cstheme="minorBidi"/>
                <w:noProof/>
                <w:sz w:val="24"/>
                <w:szCs w:val="24"/>
                <w:lang w:val="es-CO"/>
                <w:rPrChange w:id="112" w:author="Usuario" w:date="2018-07-17T11:21:00Z">
                  <w:rPr>
                    <w:rFonts w:eastAsiaTheme="minorEastAsia" w:cstheme="minorBidi"/>
                    <w:noProof/>
                    <w:sz w:val="24"/>
                    <w:szCs w:val="24"/>
                  </w:rPr>
                </w:rPrChange>
              </w:rPr>
              <w:tab/>
            </w:r>
            <w:r w:rsidRPr="00AE2AD7">
              <w:rPr>
                <w:noProof/>
                <w:lang w:val="es-ES"/>
              </w:rPr>
              <w:t>Finalizar Envíos</w:t>
            </w:r>
            <w:r w:rsidRPr="00AD4287">
              <w:rPr>
                <w:noProof/>
                <w:lang w:val="es-CO"/>
                <w:rPrChange w:id="113" w:author="Usuario" w:date="2018-07-17T11:21:00Z">
                  <w:rPr>
                    <w:noProof/>
                  </w:rPr>
                </w:rPrChange>
              </w:rPr>
              <w:tab/>
            </w:r>
            <w:r>
              <w:rPr>
                <w:noProof/>
              </w:rPr>
              <w:fldChar w:fldCharType="begin"/>
            </w:r>
            <w:r w:rsidRPr="00AD4287">
              <w:rPr>
                <w:noProof/>
                <w:lang w:val="es-CO"/>
                <w:rPrChange w:id="114" w:author="Usuario" w:date="2018-07-17T11:21:00Z">
                  <w:rPr>
                    <w:noProof/>
                  </w:rPr>
                </w:rPrChange>
              </w:rPr>
              <w:instrText xml:space="preserve"> PAGEREF _Toc518466255 \h </w:instrText>
            </w:r>
          </w:ins>
          <w:r>
            <w:rPr>
              <w:noProof/>
            </w:rPr>
          </w:r>
          <w:r>
            <w:rPr>
              <w:noProof/>
            </w:rPr>
            <w:fldChar w:fldCharType="separate"/>
          </w:r>
          <w:ins w:id="115" w:author="felipe campo" w:date="2018-07-04T11:15:00Z">
            <w:r w:rsidRPr="00AD4287">
              <w:rPr>
                <w:noProof/>
                <w:lang w:val="es-CO"/>
                <w:rPrChange w:id="116" w:author="Usuario" w:date="2018-07-17T11:21:00Z">
                  <w:rPr>
                    <w:noProof/>
                  </w:rPr>
                </w:rPrChange>
              </w:rPr>
              <w:t>24</w:t>
            </w:r>
            <w:r>
              <w:rPr>
                <w:noProof/>
              </w:rPr>
              <w:fldChar w:fldCharType="end"/>
            </w:r>
          </w:ins>
        </w:p>
        <w:p w14:paraId="19978C83" w14:textId="77777777" w:rsidR="00515FE7" w:rsidRPr="00AD4287" w:rsidRDefault="00515FE7">
          <w:pPr>
            <w:pStyle w:val="TDC2"/>
            <w:tabs>
              <w:tab w:val="left" w:pos="522"/>
              <w:tab w:val="right" w:leader="dot" w:pos="9350"/>
            </w:tabs>
            <w:rPr>
              <w:ins w:id="117" w:author="felipe campo" w:date="2018-07-04T11:15:00Z"/>
              <w:rFonts w:eastAsiaTheme="minorEastAsia" w:cstheme="minorBidi"/>
              <w:b w:val="0"/>
              <w:bCs w:val="0"/>
              <w:smallCaps w:val="0"/>
              <w:noProof/>
              <w:sz w:val="24"/>
              <w:szCs w:val="24"/>
              <w:lang w:val="es-CO"/>
              <w:rPrChange w:id="118" w:author="Usuario" w:date="2018-07-17T11:21:00Z">
                <w:rPr>
                  <w:ins w:id="119" w:author="felipe campo" w:date="2018-07-04T11:15:00Z"/>
                  <w:rFonts w:eastAsiaTheme="minorEastAsia" w:cstheme="minorBidi"/>
                  <w:b w:val="0"/>
                  <w:bCs w:val="0"/>
                  <w:smallCaps w:val="0"/>
                  <w:noProof/>
                  <w:sz w:val="24"/>
                  <w:szCs w:val="24"/>
                </w:rPr>
              </w:rPrChange>
            </w:rPr>
          </w:pPr>
          <w:ins w:id="120" w:author="felipe campo" w:date="2018-07-04T11:15:00Z">
            <w:r w:rsidRPr="00AE2AD7">
              <w:rPr>
                <w:noProof/>
                <w:lang w:val="es-ES"/>
              </w:rPr>
              <w:t>3.3</w:t>
            </w:r>
            <w:r w:rsidRPr="00AD4287">
              <w:rPr>
                <w:rFonts w:eastAsiaTheme="minorEastAsia" w:cstheme="minorBidi"/>
                <w:b w:val="0"/>
                <w:bCs w:val="0"/>
                <w:smallCaps w:val="0"/>
                <w:noProof/>
                <w:sz w:val="24"/>
                <w:szCs w:val="24"/>
                <w:lang w:val="es-CO"/>
                <w:rPrChange w:id="121" w:author="Usuario" w:date="2018-07-17T11:21:00Z">
                  <w:rPr>
                    <w:rFonts w:eastAsiaTheme="minorEastAsia" w:cstheme="minorBidi"/>
                    <w:b w:val="0"/>
                    <w:bCs w:val="0"/>
                    <w:smallCaps w:val="0"/>
                    <w:noProof/>
                    <w:sz w:val="24"/>
                    <w:szCs w:val="24"/>
                  </w:rPr>
                </w:rPrChange>
              </w:rPr>
              <w:tab/>
            </w:r>
            <w:r w:rsidRPr="00AE2AD7">
              <w:rPr>
                <w:noProof/>
                <w:lang w:val="es-ES"/>
              </w:rPr>
              <w:t>Funcionalidades y requisitos LogCloud y sus subsistemas</w:t>
            </w:r>
            <w:r w:rsidRPr="00AD4287">
              <w:rPr>
                <w:noProof/>
                <w:lang w:val="es-CO"/>
                <w:rPrChange w:id="122" w:author="Usuario" w:date="2018-07-17T11:21:00Z">
                  <w:rPr>
                    <w:noProof/>
                  </w:rPr>
                </w:rPrChange>
              </w:rPr>
              <w:tab/>
            </w:r>
            <w:r>
              <w:rPr>
                <w:noProof/>
              </w:rPr>
              <w:fldChar w:fldCharType="begin"/>
            </w:r>
            <w:r w:rsidRPr="00AD4287">
              <w:rPr>
                <w:noProof/>
                <w:lang w:val="es-CO"/>
                <w:rPrChange w:id="123" w:author="Usuario" w:date="2018-07-17T11:21:00Z">
                  <w:rPr>
                    <w:noProof/>
                  </w:rPr>
                </w:rPrChange>
              </w:rPr>
              <w:instrText xml:space="preserve"> PAGEREF _Toc518466256 \h </w:instrText>
            </w:r>
          </w:ins>
          <w:r>
            <w:rPr>
              <w:noProof/>
            </w:rPr>
          </w:r>
          <w:r>
            <w:rPr>
              <w:noProof/>
            </w:rPr>
            <w:fldChar w:fldCharType="separate"/>
          </w:r>
          <w:ins w:id="124" w:author="felipe campo" w:date="2018-07-04T11:15:00Z">
            <w:r w:rsidRPr="00AD4287">
              <w:rPr>
                <w:noProof/>
                <w:lang w:val="es-CO"/>
                <w:rPrChange w:id="125" w:author="Usuario" w:date="2018-07-17T11:21:00Z">
                  <w:rPr>
                    <w:noProof/>
                  </w:rPr>
                </w:rPrChange>
              </w:rPr>
              <w:t>27</w:t>
            </w:r>
            <w:r>
              <w:rPr>
                <w:noProof/>
              </w:rPr>
              <w:fldChar w:fldCharType="end"/>
            </w:r>
          </w:ins>
        </w:p>
        <w:p w14:paraId="65F636AF" w14:textId="77777777" w:rsidR="00515FE7" w:rsidRPr="00AD4287" w:rsidRDefault="00515FE7">
          <w:pPr>
            <w:pStyle w:val="TDC3"/>
            <w:tabs>
              <w:tab w:val="left" w:pos="686"/>
              <w:tab w:val="right" w:leader="dot" w:pos="9350"/>
            </w:tabs>
            <w:rPr>
              <w:ins w:id="126" w:author="felipe campo" w:date="2018-07-04T11:15:00Z"/>
              <w:rFonts w:eastAsiaTheme="minorEastAsia" w:cstheme="minorBidi"/>
              <w:smallCaps w:val="0"/>
              <w:noProof/>
              <w:sz w:val="24"/>
              <w:szCs w:val="24"/>
              <w:lang w:val="es-CO"/>
              <w:rPrChange w:id="127" w:author="Usuario" w:date="2018-07-17T11:21:00Z">
                <w:rPr>
                  <w:ins w:id="128" w:author="felipe campo" w:date="2018-07-04T11:15:00Z"/>
                  <w:rFonts w:eastAsiaTheme="minorEastAsia" w:cstheme="minorBidi"/>
                  <w:smallCaps w:val="0"/>
                  <w:noProof/>
                  <w:sz w:val="24"/>
                  <w:szCs w:val="24"/>
                </w:rPr>
              </w:rPrChange>
            </w:rPr>
          </w:pPr>
          <w:ins w:id="129" w:author="felipe campo" w:date="2018-07-04T11:15:00Z">
            <w:r w:rsidRPr="00AE2AD7">
              <w:rPr>
                <w:noProof/>
                <w:lang w:val="es-ES"/>
              </w:rPr>
              <w:t>3.3.1</w:t>
            </w:r>
            <w:r w:rsidRPr="00AD4287">
              <w:rPr>
                <w:rFonts w:eastAsiaTheme="minorEastAsia" w:cstheme="minorBidi"/>
                <w:smallCaps w:val="0"/>
                <w:noProof/>
                <w:sz w:val="24"/>
                <w:szCs w:val="24"/>
                <w:lang w:val="es-CO"/>
                <w:rPrChange w:id="130" w:author="Usuario" w:date="2018-07-17T11:21:00Z">
                  <w:rPr>
                    <w:rFonts w:eastAsiaTheme="minorEastAsia" w:cstheme="minorBidi"/>
                    <w:smallCaps w:val="0"/>
                    <w:noProof/>
                    <w:sz w:val="24"/>
                    <w:szCs w:val="24"/>
                  </w:rPr>
                </w:rPrChange>
              </w:rPr>
              <w:tab/>
            </w:r>
            <w:r w:rsidRPr="00AE2AD7">
              <w:rPr>
                <w:noProof/>
                <w:lang w:val="es-ES"/>
              </w:rPr>
              <w:t>Requisitos Funcionales de Negocio  Primarios</w:t>
            </w:r>
            <w:r w:rsidRPr="00AD4287">
              <w:rPr>
                <w:noProof/>
                <w:lang w:val="es-CO"/>
                <w:rPrChange w:id="131" w:author="Usuario" w:date="2018-07-17T11:21:00Z">
                  <w:rPr>
                    <w:noProof/>
                  </w:rPr>
                </w:rPrChange>
              </w:rPr>
              <w:tab/>
            </w:r>
            <w:r>
              <w:rPr>
                <w:noProof/>
              </w:rPr>
              <w:fldChar w:fldCharType="begin"/>
            </w:r>
            <w:r w:rsidRPr="00AD4287">
              <w:rPr>
                <w:noProof/>
                <w:lang w:val="es-CO"/>
                <w:rPrChange w:id="132" w:author="Usuario" w:date="2018-07-17T11:21:00Z">
                  <w:rPr>
                    <w:noProof/>
                  </w:rPr>
                </w:rPrChange>
              </w:rPr>
              <w:instrText xml:space="preserve"> PAGEREF _Toc518466257 \h </w:instrText>
            </w:r>
          </w:ins>
          <w:r>
            <w:rPr>
              <w:noProof/>
            </w:rPr>
          </w:r>
          <w:r>
            <w:rPr>
              <w:noProof/>
            </w:rPr>
            <w:fldChar w:fldCharType="separate"/>
          </w:r>
          <w:ins w:id="133" w:author="felipe campo" w:date="2018-07-04T11:15:00Z">
            <w:r w:rsidRPr="00AD4287">
              <w:rPr>
                <w:noProof/>
                <w:lang w:val="es-CO"/>
                <w:rPrChange w:id="134" w:author="Usuario" w:date="2018-07-17T11:21:00Z">
                  <w:rPr>
                    <w:noProof/>
                  </w:rPr>
                </w:rPrChange>
              </w:rPr>
              <w:t>27</w:t>
            </w:r>
            <w:r>
              <w:rPr>
                <w:noProof/>
              </w:rPr>
              <w:fldChar w:fldCharType="end"/>
            </w:r>
          </w:ins>
        </w:p>
        <w:p w14:paraId="319CC126" w14:textId="77777777" w:rsidR="00515FE7" w:rsidRPr="00AD4287" w:rsidRDefault="00515FE7">
          <w:pPr>
            <w:pStyle w:val="TDC3"/>
            <w:tabs>
              <w:tab w:val="left" w:pos="686"/>
              <w:tab w:val="right" w:leader="dot" w:pos="9350"/>
            </w:tabs>
            <w:rPr>
              <w:ins w:id="135" w:author="felipe campo" w:date="2018-07-04T11:15:00Z"/>
              <w:rFonts w:eastAsiaTheme="minorEastAsia" w:cstheme="minorBidi"/>
              <w:smallCaps w:val="0"/>
              <w:noProof/>
              <w:sz w:val="24"/>
              <w:szCs w:val="24"/>
              <w:lang w:val="es-CO"/>
              <w:rPrChange w:id="136" w:author="Usuario" w:date="2018-07-17T11:22:00Z">
                <w:rPr>
                  <w:ins w:id="137" w:author="felipe campo" w:date="2018-07-04T11:15:00Z"/>
                  <w:rFonts w:eastAsiaTheme="minorEastAsia" w:cstheme="minorBidi"/>
                  <w:smallCaps w:val="0"/>
                  <w:noProof/>
                  <w:sz w:val="24"/>
                  <w:szCs w:val="24"/>
                </w:rPr>
              </w:rPrChange>
            </w:rPr>
          </w:pPr>
          <w:ins w:id="138" w:author="felipe campo" w:date="2018-07-04T11:15:00Z">
            <w:r w:rsidRPr="00AE2AD7">
              <w:rPr>
                <w:noProof/>
                <w:lang w:val="es-ES"/>
              </w:rPr>
              <w:t>3.3.2</w:t>
            </w:r>
            <w:r w:rsidRPr="00AD4287">
              <w:rPr>
                <w:rFonts w:eastAsiaTheme="minorEastAsia" w:cstheme="minorBidi"/>
                <w:smallCaps w:val="0"/>
                <w:noProof/>
                <w:sz w:val="24"/>
                <w:szCs w:val="24"/>
                <w:lang w:val="es-CO"/>
                <w:rPrChange w:id="139" w:author="Usuario" w:date="2018-07-17T11:22:00Z">
                  <w:rPr>
                    <w:rFonts w:eastAsiaTheme="minorEastAsia" w:cstheme="minorBidi"/>
                    <w:smallCaps w:val="0"/>
                    <w:noProof/>
                    <w:sz w:val="24"/>
                    <w:szCs w:val="24"/>
                  </w:rPr>
                </w:rPrChange>
              </w:rPr>
              <w:tab/>
            </w:r>
            <w:r w:rsidRPr="00AE2AD7">
              <w:rPr>
                <w:noProof/>
                <w:lang w:val="es-ES"/>
              </w:rPr>
              <w:t>Requisitos Funcionales Detallados</w:t>
            </w:r>
            <w:r w:rsidRPr="00AD4287">
              <w:rPr>
                <w:noProof/>
                <w:lang w:val="es-CO"/>
                <w:rPrChange w:id="140" w:author="Usuario" w:date="2018-07-17T11:22:00Z">
                  <w:rPr>
                    <w:noProof/>
                  </w:rPr>
                </w:rPrChange>
              </w:rPr>
              <w:tab/>
            </w:r>
            <w:r>
              <w:rPr>
                <w:noProof/>
              </w:rPr>
              <w:fldChar w:fldCharType="begin"/>
            </w:r>
            <w:r w:rsidRPr="00AD4287">
              <w:rPr>
                <w:noProof/>
                <w:lang w:val="es-CO"/>
                <w:rPrChange w:id="141" w:author="Usuario" w:date="2018-07-17T11:22:00Z">
                  <w:rPr>
                    <w:noProof/>
                  </w:rPr>
                </w:rPrChange>
              </w:rPr>
              <w:instrText xml:space="preserve"> PAGEREF _Toc518466258 \h </w:instrText>
            </w:r>
          </w:ins>
          <w:r>
            <w:rPr>
              <w:noProof/>
            </w:rPr>
          </w:r>
          <w:r>
            <w:rPr>
              <w:noProof/>
            </w:rPr>
            <w:fldChar w:fldCharType="separate"/>
          </w:r>
          <w:ins w:id="142" w:author="felipe campo" w:date="2018-07-04T11:15:00Z">
            <w:r w:rsidRPr="00AD4287">
              <w:rPr>
                <w:noProof/>
                <w:lang w:val="es-CO"/>
                <w:rPrChange w:id="143" w:author="Usuario" w:date="2018-07-17T11:22:00Z">
                  <w:rPr>
                    <w:noProof/>
                  </w:rPr>
                </w:rPrChange>
              </w:rPr>
              <w:t>28</w:t>
            </w:r>
            <w:r>
              <w:rPr>
                <w:noProof/>
              </w:rPr>
              <w:fldChar w:fldCharType="end"/>
            </w:r>
          </w:ins>
        </w:p>
        <w:p w14:paraId="65AAA605" w14:textId="77777777" w:rsidR="00515FE7" w:rsidRPr="00AD4287" w:rsidRDefault="00515FE7">
          <w:pPr>
            <w:pStyle w:val="TDC4"/>
            <w:tabs>
              <w:tab w:val="left" w:pos="853"/>
              <w:tab w:val="right" w:leader="dot" w:pos="9350"/>
            </w:tabs>
            <w:rPr>
              <w:ins w:id="144" w:author="felipe campo" w:date="2018-07-04T11:15:00Z"/>
              <w:rFonts w:eastAsiaTheme="minorEastAsia" w:cstheme="minorBidi"/>
              <w:noProof/>
              <w:sz w:val="24"/>
              <w:szCs w:val="24"/>
              <w:lang w:val="es-CO"/>
              <w:rPrChange w:id="145" w:author="Usuario" w:date="2018-07-17T11:22:00Z">
                <w:rPr>
                  <w:ins w:id="146" w:author="felipe campo" w:date="2018-07-04T11:15:00Z"/>
                  <w:rFonts w:eastAsiaTheme="minorEastAsia" w:cstheme="minorBidi"/>
                  <w:noProof/>
                  <w:sz w:val="24"/>
                  <w:szCs w:val="24"/>
                </w:rPr>
              </w:rPrChange>
            </w:rPr>
          </w:pPr>
          <w:ins w:id="147" w:author="felipe campo" w:date="2018-07-04T11:15:00Z">
            <w:r w:rsidRPr="00AE2AD7">
              <w:rPr>
                <w:noProof/>
                <w:lang w:val="es-ES"/>
              </w:rPr>
              <w:t>3.3.2.1</w:t>
            </w:r>
            <w:r w:rsidRPr="00AD4287">
              <w:rPr>
                <w:rFonts w:eastAsiaTheme="minorEastAsia" w:cstheme="minorBidi"/>
                <w:noProof/>
                <w:sz w:val="24"/>
                <w:szCs w:val="24"/>
                <w:lang w:val="es-CO"/>
                <w:rPrChange w:id="148" w:author="Usuario" w:date="2018-07-17T11:22:00Z">
                  <w:rPr>
                    <w:rFonts w:eastAsiaTheme="minorEastAsia" w:cstheme="minorBidi"/>
                    <w:noProof/>
                    <w:sz w:val="24"/>
                    <w:szCs w:val="24"/>
                  </w:rPr>
                </w:rPrChange>
              </w:rPr>
              <w:tab/>
            </w:r>
            <w:r w:rsidRPr="00AE2AD7">
              <w:rPr>
                <w:noProof/>
                <w:lang w:val="es-ES"/>
              </w:rPr>
              <w:t>Cargo Modal</w:t>
            </w:r>
            <w:r w:rsidRPr="00AD4287">
              <w:rPr>
                <w:noProof/>
                <w:lang w:val="es-CO"/>
                <w:rPrChange w:id="149" w:author="Usuario" w:date="2018-07-17T11:22:00Z">
                  <w:rPr>
                    <w:noProof/>
                  </w:rPr>
                </w:rPrChange>
              </w:rPr>
              <w:tab/>
            </w:r>
            <w:r>
              <w:rPr>
                <w:noProof/>
              </w:rPr>
              <w:fldChar w:fldCharType="begin"/>
            </w:r>
            <w:r w:rsidRPr="00AD4287">
              <w:rPr>
                <w:noProof/>
                <w:lang w:val="es-CO"/>
                <w:rPrChange w:id="150" w:author="Usuario" w:date="2018-07-17T11:22:00Z">
                  <w:rPr>
                    <w:noProof/>
                  </w:rPr>
                </w:rPrChange>
              </w:rPr>
              <w:instrText xml:space="preserve"> PAGEREF _Toc518466259 \h </w:instrText>
            </w:r>
          </w:ins>
          <w:r>
            <w:rPr>
              <w:noProof/>
            </w:rPr>
          </w:r>
          <w:r>
            <w:rPr>
              <w:noProof/>
            </w:rPr>
            <w:fldChar w:fldCharType="separate"/>
          </w:r>
          <w:ins w:id="151" w:author="felipe campo" w:date="2018-07-04T11:15:00Z">
            <w:r w:rsidRPr="00AD4287">
              <w:rPr>
                <w:noProof/>
                <w:lang w:val="es-CO"/>
                <w:rPrChange w:id="152" w:author="Usuario" w:date="2018-07-17T11:22:00Z">
                  <w:rPr>
                    <w:noProof/>
                  </w:rPr>
                </w:rPrChange>
              </w:rPr>
              <w:t>28</w:t>
            </w:r>
            <w:r>
              <w:rPr>
                <w:noProof/>
              </w:rPr>
              <w:fldChar w:fldCharType="end"/>
            </w:r>
          </w:ins>
        </w:p>
        <w:p w14:paraId="5EAFF823" w14:textId="77777777" w:rsidR="00515FE7" w:rsidRPr="00AD4287" w:rsidRDefault="00515FE7">
          <w:pPr>
            <w:pStyle w:val="TDC5"/>
            <w:rPr>
              <w:ins w:id="153" w:author="felipe campo" w:date="2018-07-04T11:15:00Z"/>
              <w:rFonts w:eastAsiaTheme="minorEastAsia" w:cstheme="minorBidi"/>
              <w:noProof/>
              <w:sz w:val="24"/>
              <w:szCs w:val="24"/>
              <w:lang w:val="es-CO"/>
              <w:rPrChange w:id="154" w:author="Usuario" w:date="2018-07-17T11:22:00Z">
                <w:rPr>
                  <w:ins w:id="155" w:author="felipe campo" w:date="2018-07-04T11:15:00Z"/>
                  <w:rFonts w:eastAsiaTheme="minorEastAsia" w:cstheme="minorBidi"/>
                  <w:noProof/>
                  <w:sz w:val="24"/>
                  <w:szCs w:val="24"/>
                </w:rPr>
              </w:rPrChange>
            </w:rPr>
          </w:pPr>
          <w:ins w:id="156" w:author="felipe campo" w:date="2018-07-04T11:15:00Z">
            <w:r w:rsidRPr="00AE2AD7">
              <w:rPr>
                <w:noProof/>
                <w:lang w:val="es-ES"/>
              </w:rPr>
              <w:t>3.3.2.1.1</w:t>
            </w:r>
            <w:r w:rsidRPr="00AD4287">
              <w:rPr>
                <w:rFonts w:eastAsiaTheme="minorEastAsia" w:cstheme="minorBidi"/>
                <w:noProof/>
                <w:sz w:val="24"/>
                <w:szCs w:val="24"/>
                <w:lang w:val="es-CO"/>
                <w:rPrChange w:id="157" w:author="Usuario" w:date="2018-07-17T11:22:00Z">
                  <w:rPr>
                    <w:rFonts w:eastAsiaTheme="minorEastAsia" w:cstheme="minorBidi"/>
                    <w:noProof/>
                    <w:sz w:val="24"/>
                    <w:szCs w:val="24"/>
                  </w:rPr>
                </w:rPrChange>
              </w:rPr>
              <w:tab/>
            </w:r>
            <w:r w:rsidRPr="00AE2AD7">
              <w:rPr>
                <w:noProof/>
                <w:lang w:val="es-ES"/>
              </w:rPr>
              <w:t>Solicitudes</w:t>
            </w:r>
            <w:r w:rsidRPr="00AD4287">
              <w:rPr>
                <w:noProof/>
                <w:lang w:val="es-CO"/>
                <w:rPrChange w:id="158" w:author="Usuario" w:date="2018-07-17T11:22:00Z">
                  <w:rPr>
                    <w:noProof/>
                  </w:rPr>
                </w:rPrChange>
              </w:rPr>
              <w:tab/>
            </w:r>
            <w:r>
              <w:rPr>
                <w:noProof/>
              </w:rPr>
              <w:fldChar w:fldCharType="begin"/>
            </w:r>
            <w:r w:rsidRPr="00AD4287">
              <w:rPr>
                <w:noProof/>
                <w:lang w:val="es-CO"/>
                <w:rPrChange w:id="159" w:author="Usuario" w:date="2018-07-17T11:22:00Z">
                  <w:rPr>
                    <w:noProof/>
                  </w:rPr>
                </w:rPrChange>
              </w:rPr>
              <w:instrText xml:space="preserve"> PAGEREF _Toc518466260 \h </w:instrText>
            </w:r>
          </w:ins>
          <w:r>
            <w:rPr>
              <w:noProof/>
            </w:rPr>
          </w:r>
          <w:r>
            <w:rPr>
              <w:noProof/>
            </w:rPr>
            <w:fldChar w:fldCharType="separate"/>
          </w:r>
          <w:ins w:id="160" w:author="felipe campo" w:date="2018-07-04T11:15:00Z">
            <w:r w:rsidRPr="00AD4287">
              <w:rPr>
                <w:noProof/>
                <w:lang w:val="es-CO"/>
                <w:rPrChange w:id="161" w:author="Usuario" w:date="2018-07-17T11:22:00Z">
                  <w:rPr>
                    <w:noProof/>
                  </w:rPr>
                </w:rPrChange>
              </w:rPr>
              <w:t>32</w:t>
            </w:r>
            <w:r>
              <w:rPr>
                <w:noProof/>
              </w:rPr>
              <w:fldChar w:fldCharType="end"/>
            </w:r>
          </w:ins>
        </w:p>
        <w:p w14:paraId="1FCF4D41" w14:textId="77777777" w:rsidR="00515FE7" w:rsidRPr="00AD4287" w:rsidRDefault="00515FE7">
          <w:pPr>
            <w:pStyle w:val="TDC5"/>
            <w:rPr>
              <w:ins w:id="162" w:author="felipe campo" w:date="2018-07-04T11:15:00Z"/>
              <w:rFonts w:eastAsiaTheme="minorEastAsia" w:cstheme="minorBidi"/>
              <w:noProof/>
              <w:sz w:val="24"/>
              <w:szCs w:val="24"/>
              <w:lang w:val="es-CO"/>
              <w:rPrChange w:id="163" w:author="Usuario" w:date="2018-07-17T11:22:00Z">
                <w:rPr>
                  <w:ins w:id="164" w:author="felipe campo" w:date="2018-07-04T11:15:00Z"/>
                  <w:rFonts w:eastAsiaTheme="minorEastAsia" w:cstheme="minorBidi"/>
                  <w:noProof/>
                  <w:sz w:val="24"/>
                  <w:szCs w:val="24"/>
                </w:rPr>
              </w:rPrChange>
            </w:rPr>
          </w:pPr>
          <w:ins w:id="165" w:author="felipe campo" w:date="2018-07-04T11:15:00Z">
            <w:r w:rsidRPr="00AE2AD7">
              <w:rPr>
                <w:noProof/>
                <w:lang w:val="es-ES"/>
              </w:rPr>
              <w:t>3.3.2.1.2</w:t>
            </w:r>
            <w:r w:rsidRPr="00AD4287">
              <w:rPr>
                <w:rFonts w:eastAsiaTheme="minorEastAsia" w:cstheme="minorBidi"/>
                <w:noProof/>
                <w:sz w:val="24"/>
                <w:szCs w:val="24"/>
                <w:lang w:val="es-CO"/>
                <w:rPrChange w:id="166" w:author="Usuario" w:date="2018-07-17T11:22:00Z">
                  <w:rPr>
                    <w:rFonts w:eastAsiaTheme="minorEastAsia" w:cstheme="minorBidi"/>
                    <w:noProof/>
                    <w:sz w:val="24"/>
                    <w:szCs w:val="24"/>
                  </w:rPr>
                </w:rPrChange>
              </w:rPr>
              <w:tab/>
            </w:r>
            <w:r w:rsidRPr="00AE2AD7">
              <w:rPr>
                <w:noProof/>
                <w:lang w:val="es-ES"/>
              </w:rPr>
              <w:t>Clientes</w:t>
            </w:r>
            <w:r w:rsidRPr="00AD4287">
              <w:rPr>
                <w:noProof/>
                <w:lang w:val="es-CO"/>
                <w:rPrChange w:id="167" w:author="Usuario" w:date="2018-07-17T11:22:00Z">
                  <w:rPr>
                    <w:noProof/>
                  </w:rPr>
                </w:rPrChange>
              </w:rPr>
              <w:tab/>
            </w:r>
            <w:r>
              <w:rPr>
                <w:noProof/>
              </w:rPr>
              <w:fldChar w:fldCharType="begin"/>
            </w:r>
            <w:r w:rsidRPr="00AD4287">
              <w:rPr>
                <w:noProof/>
                <w:lang w:val="es-CO"/>
                <w:rPrChange w:id="168" w:author="Usuario" w:date="2018-07-17T11:22:00Z">
                  <w:rPr>
                    <w:noProof/>
                  </w:rPr>
                </w:rPrChange>
              </w:rPr>
              <w:instrText xml:space="preserve"> PAGEREF _Toc518466261 \h </w:instrText>
            </w:r>
          </w:ins>
          <w:r>
            <w:rPr>
              <w:noProof/>
            </w:rPr>
          </w:r>
          <w:r>
            <w:rPr>
              <w:noProof/>
            </w:rPr>
            <w:fldChar w:fldCharType="separate"/>
          </w:r>
          <w:ins w:id="169" w:author="felipe campo" w:date="2018-07-04T11:15:00Z">
            <w:r w:rsidRPr="00AD4287">
              <w:rPr>
                <w:noProof/>
                <w:lang w:val="es-CO"/>
                <w:rPrChange w:id="170" w:author="Usuario" w:date="2018-07-17T11:22:00Z">
                  <w:rPr>
                    <w:noProof/>
                  </w:rPr>
                </w:rPrChange>
              </w:rPr>
              <w:t>32</w:t>
            </w:r>
            <w:r>
              <w:rPr>
                <w:noProof/>
              </w:rPr>
              <w:fldChar w:fldCharType="end"/>
            </w:r>
          </w:ins>
        </w:p>
        <w:p w14:paraId="6ED377B9" w14:textId="77777777" w:rsidR="00515FE7" w:rsidRPr="00AD4287" w:rsidRDefault="00515FE7">
          <w:pPr>
            <w:pStyle w:val="TDC5"/>
            <w:rPr>
              <w:ins w:id="171" w:author="felipe campo" w:date="2018-07-04T11:15:00Z"/>
              <w:rFonts w:eastAsiaTheme="minorEastAsia" w:cstheme="minorBidi"/>
              <w:noProof/>
              <w:sz w:val="24"/>
              <w:szCs w:val="24"/>
              <w:lang w:val="es-CO"/>
              <w:rPrChange w:id="172" w:author="Usuario" w:date="2018-07-17T11:22:00Z">
                <w:rPr>
                  <w:ins w:id="173" w:author="felipe campo" w:date="2018-07-04T11:15:00Z"/>
                  <w:rFonts w:eastAsiaTheme="minorEastAsia" w:cstheme="minorBidi"/>
                  <w:noProof/>
                  <w:sz w:val="24"/>
                  <w:szCs w:val="24"/>
                </w:rPr>
              </w:rPrChange>
            </w:rPr>
          </w:pPr>
          <w:ins w:id="174" w:author="felipe campo" w:date="2018-07-04T11:15:00Z">
            <w:r w:rsidRPr="00AE2AD7">
              <w:rPr>
                <w:noProof/>
                <w:lang w:val="es-ES"/>
              </w:rPr>
              <w:t>3.3.2.1.3</w:t>
            </w:r>
            <w:r w:rsidRPr="00AD4287">
              <w:rPr>
                <w:rFonts w:eastAsiaTheme="minorEastAsia" w:cstheme="minorBidi"/>
                <w:noProof/>
                <w:sz w:val="24"/>
                <w:szCs w:val="24"/>
                <w:lang w:val="es-CO"/>
                <w:rPrChange w:id="175" w:author="Usuario" w:date="2018-07-17T11:22:00Z">
                  <w:rPr>
                    <w:rFonts w:eastAsiaTheme="minorEastAsia" w:cstheme="minorBidi"/>
                    <w:noProof/>
                    <w:sz w:val="24"/>
                    <w:szCs w:val="24"/>
                  </w:rPr>
                </w:rPrChange>
              </w:rPr>
              <w:tab/>
            </w:r>
            <w:r w:rsidRPr="00AE2AD7">
              <w:rPr>
                <w:noProof/>
                <w:lang w:val="es-ES"/>
              </w:rPr>
              <w:t>Configuración</w:t>
            </w:r>
            <w:r w:rsidRPr="00AD4287">
              <w:rPr>
                <w:noProof/>
                <w:lang w:val="es-CO"/>
                <w:rPrChange w:id="176" w:author="Usuario" w:date="2018-07-17T11:22:00Z">
                  <w:rPr>
                    <w:noProof/>
                  </w:rPr>
                </w:rPrChange>
              </w:rPr>
              <w:tab/>
            </w:r>
            <w:r>
              <w:rPr>
                <w:noProof/>
              </w:rPr>
              <w:fldChar w:fldCharType="begin"/>
            </w:r>
            <w:r w:rsidRPr="00AD4287">
              <w:rPr>
                <w:noProof/>
                <w:lang w:val="es-CO"/>
                <w:rPrChange w:id="177" w:author="Usuario" w:date="2018-07-17T11:22:00Z">
                  <w:rPr>
                    <w:noProof/>
                  </w:rPr>
                </w:rPrChange>
              </w:rPr>
              <w:instrText xml:space="preserve"> PAGEREF _Toc518466262 \h </w:instrText>
            </w:r>
          </w:ins>
          <w:r>
            <w:rPr>
              <w:noProof/>
            </w:rPr>
          </w:r>
          <w:r>
            <w:rPr>
              <w:noProof/>
            </w:rPr>
            <w:fldChar w:fldCharType="separate"/>
          </w:r>
          <w:ins w:id="178" w:author="felipe campo" w:date="2018-07-04T11:15:00Z">
            <w:r w:rsidRPr="00AD4287">
              <w:rPr>
                <w:noProof/>
                <w:lang w:val="es-CO"/>
                <w:rPrChange w:id="179" w:author="Usuario" w:date="2018-07-17T11:22:00Z">
                  <w:rPr>
                    <w:noProof/>
                  </w:rPr>
                </w:rPrChange>
              </w:rPr>
              <w:t>33</w:t>
            </w:r>
            <w:r>
              <w:rPr>
                <w:noProof/>
              </w:rPr>
              <w:fldChar w:fldCharType="end"/>
            </w:r>
          </w:ins>
        </w:p>
        <w:p w14:paraId="41A4EE7D" w14:textId="77777777" w:rsidR="00515FE7" w:rsidRPr="00AD4287" w:rsidRDefault="00515FE7">
          <w:pPr>
            <w:pStyle w:val="TDC5"/>
            <w:rPr>
              <w:ins w:id="180" w:author="felipe campo" w:date="2018-07-04T11:15:00Z"/>
              <w:rFonts w:eastAsiaTheme="minorEastAsia" w:cstheme="minorBidi"/>
              <w:noProof/>
              <w:sz w:val="24"/>
              <w:szCs w:val="24"/>
              <w:lang w:val="es-CO"/>
              <w:rPrChange w:id="181" w:author="Usuario" w:date="2018-07-17T11:22:00Z">
                <w:rPr>
                  <w:ins w:id="182" w:author="felipe campo" w:date="2018-07-04T11:15:00Z"/>
                  <w:rFonts w:eastAsiaTheme="minorEastAsia" w:cstheme="minorBidi"/>
                  <w:noProof/>
                  <w:sz w:val="24"/>
                  <w:szCs w:val="24"/>
                </w:rPr>
              </w:rPrChange>
            </w:rPr>
          </w:pPr>
          <w:ins w:id="183" w:author="felipe campo" w:date="2018-07-04T11:15:00Z">
            <w:r w:rsidRPr="00AE2AD7">
              <w:rPr>
                <w:noProof/>
                <w:lang w:val="es-ES"/>
              </w:rPr>
              <w:t>3.3.2.1.4</w:t>
            </w:r>
            <w:r w:rsidRPr="00AD4287">
              <w:rPr>
                <w:rFonts w:eastAsiaTheme="minorEastAsia" w:cstheme="minorBidi"/>
                <w:noProof/>
                <w:sz w:val="24"/>
                <w:szCs w:val="24"/>
                <w:lang w:val="es-CO"/>
                <w:rPrChange w:id="184" w:author="Usuario" w:date="2018-07-17T11:22:00Z">
                  <w:rPr>
                    <w:rFonts w:eastAsiaTheme="minorEastAsia" w:cstheme="minorBidi"/>
                    <w:noProof/>
                    <w:sz w:val="24"/>
                    <w:szCs w:val="24"/>
                  </w:rPr>
                </w:rPrChange>
              </w:rPr>
              <w:tab/>
            </w:r>
            <w:r w:rsidRPr="00AE2AD7">
              <w:rPr>
                <w:noProof/>
                <w:lang w:val="es-ES"/>
              </w:rPr>
              <w:t>Dashboard</w:t>
            </w:r>
            <w:r w:rsidRPr="00AD4287">
              <w:rPr>
                <w:noProof/>
                <w:lang w:val="es-CO"/>
                <w:rPrChange w:id="185" w:author="Usuario" w:date="2018-07-17T11:22:00Z">
                  <w:rPr>
                    <w:noProof/>
                  </w:rPr>
                </w:rPrChange>
              </w:rPr>
              <w:tab/>
            </w:r>
            <w:r>
              <w:rPr>
                <w:noProof/>
              </w:rPr>
              <w:fldChar w:fldCharType="begin"/>
            </w:r>
            <w:r w:rsidRPr="00AD4287">
              <w:rPr>
                <w:noProof/>
                <w:lang w:val="es-CO"/>
                <w:rPrChange w:id="186" w:author="Usuario" w:date="2018-07-17T11:22:00Z">
                  <w:rPr>
                    <w:noProof/>
                  </w:rPr>
                </w:rPrChange>
              </w:rPr>
              <w:instrText xml:space="preserve"> PAGEREF _Toc518466263 \h </w:instrText>
            </w:r>
          </w:ins>
          <w:r>
            <w:rPr>
              <w:noProof/>
            </w:rPr>
          </w:r>
          <w:r>
            <w:rPr>
              <w:noProof/>
            </w:rPr>
            <w:fldChar w:fldCharType="separate"/>
          </w:r>
          <w:ins w:id="187" w:author="felipe campo" w:date="2018-07-04T11:15:00Z">
            <w:r w:rsidRPr="00AD4287">
              <w:rPr>
                <w:noProof/>
                <w:lang w:val="es-CO"/>
                <w:rPrChange w:id="188" w:author="Usuario" w:date="2018-07-17T11:22:00Z">
                  <w:rPr>
                    <w:noProof/>
                  </w:rPr>
                </w:rPrChange>
              </w:rPr>
              <w:t>34</w:t>
            </w:r>
            <w:r>
              <w:rPr>
                <w:noProof/>
              </w:rPr>
              <w:fldChar w:fldCharType="end"/>
            </w:r>
          </w:ins>
        </w:p>
        <w:p w14:paraId="6F5E1C08" w14:textId="77777777" w:rsidR="00515FE7" w:rsidRPr="00AD4287" w:rsidRDefault="00515FE7">
          <w:pPr>
            <w:pStyle w:val="TDC5"/>
            <w:rPr>
              <w:ins w:id="189" w:author="felipe campo" w:date="2018-07-04T11:15:00Z"/>
              <w:rFonts w:eastAsiaTheme="minorEastAsia" w:cstheme="minorBidi"/>
              <w:noProof/>
              <w:sz w:val="24"/>
              <w:szCs w:val="24"/>
              <w:lang w:val="es-CO"/>
              <w:rPrChange w:id="190" w:author="Usuario" w:date="2018-07-17T11:22:00Z">
                <w:rPr>
                  <w:ins w:id="191" w:author="felipe campo" w:date="2018-07-04T11:15:00Z"/>
                  <w:rFonts w:eastAsiaTheme="minorEastAsia" w:cstheme="minorBidi"/>
                  <w:noProof/>
                  <w:sz w:val="24"/>
                  <w:szCs w:val="24"/>
                </w:rPr>
              </w:rPrChange>
            </w:rPr>
          </w:pPr>
          <w:ins w:id="192" w:author="felipe campo" w:date="2018-07-04T11:15:00Z">
            <w:r w:rsidRPr="00AE2AD7">
              <w:rPr>
                <w:noProof/>
                <w:lang w:val="es-ES"/>
              </w:rPr>
              <w:t>3.3.2.1.5</w:t>
            </w:r>
            <w:r w:rsidRPr="00AD4287">
              <w:rPr>
                <w:rFonts w:eastAsiaTheme="minorEastAsia" w:cstheme="minorBidi"/>
                <w:noProof/>
                <w:sz w:val="24"/>
                <w:szCs w:val="24"/>
                <w:lang w:val="es-CO"/>
                <w:rPrChange w:id="193" w:author="Usuario" w:date="2018-07-17T11:22:00Z">
                  <w:rPr>
                    <w:rFonts w:eastAsiaTheme="minorEastAsia" w:cstheme="minorBidi"/>
                    <w:noProof/>
                    <w:sz w:val="24"/>
                    <w:szCs w:val="24"/>
                  </w:rPr>
                </w:rPrChange>
              </w:rPr>
              <w:tab/>
            </w:r>
            <w:r w:rsidRPr="00AE2AD7">
              <w:rPr>
                <w:noProof/>
                <w:lang w:val="es-ES"/>
              </w:rPr>
              <w:t>Informes</w:t>
            </w:r>
            <w:r w:rsidRPr="00AD4287">
              <w:rPr>
                <w:noProof/>
                <w:lang w:val="es-CO"/>
                <w:rPrChange w:id="194" w:author="Usuario" w:date="2018-07-17T11:22:00Z">
                  <w:rPr>
                    <w:noProof/>
                  </w:rPr>
                </w:rPrChange>
              </w:rPr>
              <w:tab/>
            </w:r>
            <w:r>
              <w:rPr>
                <w:noProof/>
              </w:rPr>
              <w:fldChar w:fldCharType="begin"/>
            </w:r>
            <w:r w:rsidRPr="00AD4287">
              <w:rPr>
                <w:noProof/>
                <w:lang w:val="es-CO"/>
                <w:rPrChange w:id="195" w:author="Usuario" w:date="2018-07-17T11:22:00Z">
                  <w:rPr>
                    <w:noProof/>
                  </w:rPr>
                </w:rPrChange>
              </w:rPr>
              <w:instrText xml:space="preserve"> PAGEREF _Toc518466264 \h </w:instrText>
            </w:r>
          </w:ins>
          <w:r>
            <w:rPr>
              <w:noProof/>
            </w:rPr>
          </w:r>
          <w:r>
            <w:rPr>
              <w:noProof/>
            </w:rPr>
            <w:fldChar w:fldCharType="separate"/>
          </w:r>
          <w:ins w:id="196" w:author="felipe campo" w:date="2018-07-04T11:15:00Z">
            <w:r w:rsidRPr="00AD4287">
              <w:rPr>
                <w:noProof/>
                <w:lang w:val="es-CO"/>
                <w:rPrChange w:id="197" w:author="Usuario" w:date="2018-07-17T11:22:00Z">
                  <w:rPr>
                    <w:noProof/>
                  </w:rPr>
                </w:rPrChange>
              </w:rPr>
              <w:t>34</w:t>
            </w:r>
            <w:r>
              <w:rPr>
                <w:noProof/>
              </w:rPr>
              <w:fldChar w:fldCharType="end"/>
            </w:r>
          </w:ins>
        </w:p>
        <w:p w14:paraId="08664AF5" w14:textId="77777777" w:rsidR="00515FE7" w:rsidRPr="00AD4287" w:rsidRDefault="00515FE7">
          <w:pPr>
            <w:pStyle w:val="TDC5"/>
            <w:rPr>
              <w:ins w:id="198" w:author="felipe campo" w:date="2018-07-04T11:15:00Z"/>
              <w:rFonts w:eastAsiaTheme="minorEastAsia" w:cstheme="minorBidi"/>
              <w:noProof/>
              <w:sz w:val="24"/>
              <w:szCs w:val="24"/>
              <w:lang w:val="es-CO"/>
              <w:rPrChange w:id="199" w:author="Usuario" w:date="2018-07-17T11:22:00Z">
                <w:rPr>
                  <w:ins w:id="200" w:author="felipe campo" w:date="2018-07-04T11:15:00Z"/>
                  <w:rFonts w:eastAsiaTheme="minorEastAsia" w:cstheme="minorBidi"/>
                  <w:noProof/>
                  <w:sz w:val="24"/>
                  <w:szCs w:val="24"/>
                </w:rPr>
              </w:rPrChange>
            </w:rPr>
          </w:pPr>
          <w:ins w:id="201" w:author="felipe campo" w:date="2018-07-04T11:15:00Z">
            <w:r w:rsidRPr="00AE2AD7">
              <w:rPr>
                <w:noProof/>
                <w:lang w:val="es-ES"/>
              </w:rPr>
              <w:t>3.3.2.1.6</w:t>
            </w:r>
            <w:r w:rsidRPr="00AD4287">
              <w:rPr>
                <w:rFonts w:eastAsiaTheme="minorEastAsia" w:cstheme="minorBidi"/>
                <w:noProof/>
                <w:sz w:val="24"/>
                <w:szCs w:val="24"/>
                <w:lang w:val="es-CO"/>
                <w:rPrChange w:id="202" w:author="Usuario" w:date="2018-07-17T11:22:00Z">
                  <w:rPr>
                    <w:rFonts w:eastAsiaTheme="minorEastAsia" w:cstheme="minorBidi"/>
                    <w:noProof/>
                    <w:sz w:val="24"/>
                    <w:szCs w:val="24"/>
                  </w:rPr>
                </w:rPrChange>
              </w:rPr>
              <w:tab/>
            </w:r>
            <w:r w:rsidRPr="00AE2AD7">
              <w:rPr>
                <w:noProof/>
                <w:lang w:val="es-ES"/>
              </w:rPr>
              <w:t>Ofertas</w:t>
            </w:r>
            <w:r w:rsidRPr="00AD4287">
              <w:rPr>
                <w:noProof/>
                <w:lang w:val="es-CO"/>
                <w:rPrChange w:id="203" w:author="Usuario" w:date="2018-07-17T11:22:00Z">
                  <w:rPr>
                    <w:noProof/>
                  </w:rPr>
                </w:rPrChange>
              </w:rPr>
              <w:tab/>
            </w:r>
            <w:r>
              <w:rPr>
                <w:noProof/>
              </w:rPr>
              <w:fldChar w:fldCharType="begin"/>
            </w:r>
            <w:r w:rsidRPr="00AD4287">
              <w:rPr>
                <w:noProof/>
                <w:lang w:val="es-CO"/>
                <w:rPrChange w:id="204" w:author="Usuario" w:date="2018-07-17T11:22:00Z">
                  <w:rPr>
                    <w:noProof/>
                  </w:rPr>
                </w:rPrChange>
              </w:rPr>
              <w:instrText xml:space="preserve"> PAGEREF _Toc518466265 \h </w:instrText>
            </w:r>
          </w:ins>
          <w:r>
            <w:rPr>
              <w:noProof/>
            </w:rPr>
          </w:r>
          <w:r>
            <w:rPr>
              <w:noProof/>
            </w:rPr>
            <w:fldChar w:fldCharType="separate"/>
          </w:r>
          <w:ins w:id="205" w:author="felipe campo" w:date="2018-07-04T11:15:00Z">
            <w:r w:rsidRPr="00AD4287">
              <w:rPr>
                <w:noProof/>
                <w:lang w:val="es-CO"/>
                <w:rPrChange w:id="206" w:author="Usuario" w:date="2018-07-17T11:22:00Z">
                  <w:rPr>
                    <w:noProof/>
                  </w:rPr>
                </w:rPrChange>
              </w:rPr>
              <w:t>34</w:t>
            </w:r>
            <w:r>
              <w:rPr>
                <w:noProof/>
              </w:rPr>
              <w:fldChar w:fldCharType="end"/>
            </w:r>
          </w:ins>
        </w:p>
        <w:p w14:paraId="575649C8" w14:textId="77777777" w:rsidR="00515FE7" w:rsidRPr="00AD4287" w:rsidRDefault="00515FE7">
          <w:pPr>
            <w:pStyle w:val="TDC5"/>
            <w:rPr>
              <w:ins w:id="207" w:author="felipe campo" w:date="2018-07-04T11:15:00Z"/>
              <w:rFonts w:eastAsiaTheme="minorEastAsia" w:cstheme="minorBidi"/>
              <w:noProof/>
              <w:sz w:val="24"/>
              <w:szCs w:val="24"/>
              <w:lang w:val="es-CO"/>
              <w:rPrChange w:id="208" w:author="Usuario" w:date="2018-07-17T11:22:00Z">
                <w:rPr>
                  <w:ins w:id="209" w:author="felipe campo" w:date="2018-07-04T11:15:00Z"/>
                  <w:rFonts w:eastAsiaTheme="minorEastAsia" w:cstheme="minorBidi"/>
                  <w:noProof/>
                  <w:sz w:val="24"/>
                  <w:szCs w:val="24"/>
                </w:rPr>
              </w:rPrChange>
            </w:rPr>
          </w:pPr>
          <w:ins w:id="210" w:author="felipe campo" w:date="2018-07-04T11:15:00Z">
            <w:r w:rsidRPr="00AE2AD7">
              <w:rPr>
                <w:noProof/>
                <w:lang w:val="es-ES"/>
              </w:rPr>
              <w:t>3.3.2.1.7</w:t>
            </w:r>
            <w:r w:rsidRPr="00AD4287">
              <w:rPr>
                <w:rFonts w:eastAsiaTheme="minorEastAsia" w:cstheme="minorBidi"/>
                <w:noProof/>
                <w:sz w:val="24"/>
                <w:szCs w:val="24"/>
                <w:lang w:val="es-CO"/>
                <w:rPrChange w:id="211" w:author="Usuario" w:date="2018-07-17T11:22:00Z">
                  <w:rPr>
                    <w:rFonts w:eastAsiaTheme="minorEastAsia" w:cstheme="minorBidi"/>
                    <w:noProof/>
                    <w:sz w:val="24"/>
                    <w:szCs w:val="24"/>
                  </w:rPr>
                </w:rPrChange>
              </w:rPr>
              <w:tab/>
            </w:r>
            <w:r w:rsidRPr="00AE2AD7">
              <w:rPr>
                <w:noProof/>
                <w:lang w:val="es-ES"/>
              </w:rPr>
              <w:t>Seguridad</w:t>
            </w:r>
            <w:r w:rsidRPr="00AD4287">
              <w:rPr>
                <w:noProof/>
                <w:lang w:val="es-CO"/>
                <w:rPrChange w:id="212" w:author="Usuario" w:date="2018-07-17T11:22:00Z">
                  <w:rPr>
                    <w:noProof/>
                  </w:rPr>
                </w:rPrChange>
              </w:rPr>
              <w:tab/>
            </w:r>
            <w:r>
              <w:rPr>
                <w:noProof/>
              </w:rPr>
              <w:fldChar w:fldCharType="begin"/>
            </w:r>
            <w:r w:rsidRPr="00AD4287">
              <w:rPr>
                <w:noProof/>
                <w:lang w:val="es-CO"/>
                <w:rPrChange w:id="213" w:author="Usuario" w:date="2018-07-17T11:22:00Z">
                  <w:rPr>
                    <w:noProof/>
                  </w:rPr>
                </w:rPrChange>
              </w:rPr>
              <w:instrText xml:space="preserve"> PAGEREF _Toc518466266 \h </w:instrText>
            </w:r>
          </w:ins>
          <w:r>
            <w:rPr>
              <w:noProof/>
            </w:rPr>
          </w:r>
          <w:r>
            <w:rPr>
              <w:noProof/>
            </w:rPr>
            <w:fldChar w:fldCharType="separate"/>
          </w:r>
          <w:ins w:id="214" w:author="felipe campo" w:date="2018-07-04T11:15:00Z">
            <w:r w:rsidRPr="00AD4287">
              <w:rPr>
                <w:noProof/>
                <w:lang w:val="es-CO"/>
                <w:rPrChange w:id="215" w:author="Usuario" w:date="2018-07-17T11:22:00Z">
                  <w:rPr>
                    <w:noProof/>
                  </w:rPr>
                </w:rPrChange>
              </w:rPr>
              <w:t>35</w:t>
            </w:r>
            <w:r>
              <w:rPr>
                <w:noProof/>
              </w:rPr>
              <w:fldChar w:fldCharType="end"/>
            </w:r>
          </w:ins>
        </w:p>
        <w:p w14:paraId="24596103" w14:textId="77777777" w:rsidR="00515FE7" w:rsidRPr="00AD4287" w:rsidRDefault="00515FE7">
          <w:pPr>
            <w:pStyle w:val="TDC5"/>
            <w:rPr>
              <w:ins w:id="216" w:author="felipe campo" w:date="2018-07-04T11:15:00Z"/>
              <w:rFonts w:eastAsiaTheme="minorEastAsia" w:cstheme="minorBidi"/>
              <w:noProof/>
              <w:sz w:val="24"/>
              <w:szCs w:val="24"/>
              <w:lang w:val="es-CO"/>
              <w:rPrChange w:id="217" w:author="Usuario" w:date="2018-07-17T11:22:00Z">
                <w:rPr>
                  <w:ins w:id="218" w:author="felipe campo" w:date="2018-07-04T11:15:00Z"/>
                  <w:rFonts w:eastAsiaTheme="minorEastAsia" w:cstheme="minorBidi"/>
                  <w:noProof/>
                  <w:sz w:val="24"/>
                  <w:szCs w:val="24"/>
                </w:rPr>
              </w:rPrChange>
            </w:rPr>
          </w:pPr>
          <w:ins w:id="219" w:author="felipe campo" w:date="2018-07-04T11:15:00Z">
            <w:r w:rsidRPr="00AE2AD7">
              <w:rPr>
                <w:noProof/>
                <w:lang w:val="es-ES"/>
              </w:rPr>
              <w:t>3.3.2.1.8</w:t>
            </w:r>
            <w:r w:rsidRPr="00AD4287">
              <w:rPr>
                <w:rFonts w:eastAsiaTheme="minorEastAsia" w:cstheme="minorBidi"/>
                <w:noProof/>
                <w:sz w:val="24"/>
                <w:szCs w:val="24"/>
                <w:lang w:val="es-CO"/>
                <w:rPrChange w:id="220" w:author="Usuario" w:date="2018-07-17T11:22:00Z">
                  <w:rPr>
                    <w:rFonts w:eastAsiaTheme="minorEastAsia" w:cstheme="minorBidi"/>
                    <w:noProof/>
                    <w:sz w:val="24"/>
                    <w:szCs w:val="24"/>
                  </w:rPr>
                </w:rPrChange>
              </w:rPr>
              <w:tab/>
            </w:r>
            <w:r w:rsidRPr="00AE2AD7">
              <w:rPr>
                <w:noProof/>
                <w:lang w:val="es-ES"/>
              </w:rPr>
              <w:t>Servicios</w:t>
            </w:r>
            <w:r w:rsidRPr="00AD4287">
              <w:rPr>
                <w:noProof/>
                <w:lang w:val="es-CO"/>
                <w:rPrChange w:id="221" w:author="Usuario" w:date="2018-07-17T11:22:00Z">
                  <w:rPr>
                    <w:noProof/>
                  </w:rPr>
                </w:rPrChange>
              </w:rPr>
              <w:tab/>
            </w:r>
            <w:r>
              <w:rPr>
                <w:noProof/>
              </w:rPr>
              <w:fldChar w:fldCharType="begin"/>
            </w:r>
            <w:r w:rsidRPr="00AD4287">
              <w:rPr>
                <w:noProof/>
                <w:lang w:val="es-CO"/>
                <w:rPrChange w:id="222" w:author="Usuario" w:date="2018-07-17T11:22:00Z">
                  <w:rPr>
                    <w:noProof/>
                  </w:rPr>
                </w:rPrChange>
              </w:rPr>
              <w:instrText xml:space="preserve"> PAGEREF _Toc518466267 \h </w:instrText>
            </w:r>
          </w:ins>
          <w:r>
            <w:rPr>
              <w:noProof/>
            </w:rPr>
          </w:r>
          <w:r>
            <w:rPr>
              <w:noProof/>
            </w:rPr>
            <w:fldChar w:fldCharType="separate"/>
          </w:r>
          <w:ins w:id="223" w:author="felipe campo" w:date="2018-07-04T11:15:00Z">
            <w:r w:rsidRPr="00AD4287">
              <w:rPr>
                <w:noProof/>
                <w:lang w:val="es-CO"/>
                <w:rPrChange w:id="224" w:author="Usuario" w:date="2018-07-17T11:22:00Z">
                  <w:rPr>
                    <w:noProof/>
                  </w:rPr>
                </w:rPrChange>
              </w:rPr>
              <w:t>35</w:t>
            </w:r>
            <w:r>
              <w:rPr>
                <w:noProof/>
              </w:rPr>
              <w:fldChar w:fldCharType="end"/>
            </w:r>
          </w:ins>
        </w:p>
        <w:p w14:paraId="13EB8463" w14:textId="77777777" w:rsidR="00515FE7" w:rsidRPr="00AD4287" w:rsidRDefault="00515FE7">
          <w:pPr>
            <w:pStyle w:val="TDC5"/>
            <w:rPr>
              <w:ins w:id="225" w:author="felipe campo" w:date="2018-07-04T11:15:00Z"/>
              <w:rFonts w:eastAsiaTheme="minorEastAsia" w:cstheme="minorBidi"/>
              <w:noProof/>
              <w:sz w:val="24"/>
              <w:szCs w:val="24"/>
              <w:lang w:val="es-CO"/>
              <w:rPrChange w:id="226" w:author="Usuario" w:date="2018-07-17T11:22:00Z">
                <w:rPr>
                  <w:ins w:id="227" w:author="felipe campo" w:date="2018-07-04T11:15:00Z"/>
                  <w:rFonts w:eastAsiaTheme="minorEastAsia" w:cstheme="minorBidi"/>
                  <w:noProof/>
                  <w:sz w:val="24"/>
                  <w:szCs w:val="24"/>
                </w:rPr>
              </w:rPrChange>
            </w:rPr>
          </w:pPr>
          <w:ins w:id="228" w:author="felipe campo" w:date="2018-07-04T11:15:00Z">
            <w:r w:rsidRPr="00AE2AD7">
              <w:rPr>
                <w:noProof/>
                <w:lang w:val="es-ES"/>
              </w:rPr>
              <w:t>3.3.2.1.9</w:t>
            </w:r>
            <w:r w:rsidRPr="00AD4287">
              <w:rPr>
                <w:rFonts w:eastAsiaTheme="minorEastAsia" w:cstheme="minorBidi"/>
                <w:noProof/>
                <w:sz w:val="24"/>
                <w:szCs w:val="24"/>
                <w:lang w:val="es-CO"/>
                <w:rPrChange w:id="229" w:author="Usuario" w:date="2018-07-17T11:22:00Z">
                  <w:rPr>
                    <w:rFonts w:eastAsiaTheme="minorEastAsia" w:cstheme="minorBidi"/>
                    <w:noProof/>
                    <w:sz w:val="24"/>
                    <w:szCs w:val="24"/>
                  </w:rPr>
                </w:rPrChange>
              </w:rPr>
              <w:tab/>
            </w:r>
            <w:r w:rsidRPr="00AE2AD7">
              <w:rPr>
                <w:noProof/>
                <w:lang w:val="es-ES"/>
              </w:rPr>
              <w:t>Viajes</w:t>
            </w:r>
            <w:r w:rsidRPr="00AD4287">
              <w:rPr>
                <w:noProof/>
                <w:lang w:val="es-CO"/>
                <w:rPrChange w:id="230" w:author="Usuario" w:date="2018-07-17T11:22:00Z">
                  <w:rPr>
                    <w:noProof/>
                  </w:rPr>
                </w:rPrChange>
              </w:rPr>
              <w:tab/>
            </w:r>
            <w:r>
              <w:rPr>
                <w:noProof/>
              </w:rPr>
              <w:fldChar w:fldCharType="begin"/>
            </w:r>
            <w:r w:rsidRPr="00AD4287">
              <w:rPr>
                <w:noProof/>
                <w:lang w:val="es-CO"/>
                <w:rPrChange w:id="231" w:author="Usuario" w:date="2018-07-17T11:22:00Z">
                  <w:rPr>
                    <w:noProof/>
                  </w:rPr>
                </w:rPrChange>
              </w:rPr>
              <w:instrText xml:space="preserve"> PAGEREF _Toc518466268 \h </w:instrText>
            </w:r>
          </w:ins>
          <w:r>
            <w:rPr>
              <w:noProof/>
            </w:rPr>
          </w:r>
          <w:r>
            <w:rPr>
              <w:noProof/>
            </w:rPr>
            <w:fldChar w:fldCharType="separate"/>
          </w:r>
          <w:ins w:id="232" w:author="felipe campo" w:date="2018-07-04T11:15:00Z">
            <w:r w:rsidRPr="00AD4287">
              <w:rPr>
                <w:noProof/>
                <w:lang w:val="es-CO"/>
                <w:rPrChange w:id="233" w:author="Usuario" w:date="2018-07-17T11:22:00Z">
                  <w:rPr>
                    <w:noProof/>
                  </w:rPr>
                </w:rPrChange>
              </w:rPr>
              <w:t>36</w:t>
            </w:r>
            <w:r>
              <w:rPr>
                <w:noProof/>
              </w:rPr>
              <w:fldChar w:fldCharType="end"/>
            </w:r>
          </w:ins>
        </w:p>
        <w:p w14:paraId="4D428AB4" w14:textId="77777777" w:rsidR="00515FE7" w:rsidRPr="00AD4287" w:rsidRDefault="00515FE7">
          <w:pPr>
            <w:pStyle w:val="TDC4"/>
            <w:tabs>
              <w:tab w:val="left" w:pos="853"/>
              <w:tab w:val="right" w:leader="dot" w:pos="9350"/>
            </w:tabs>
            <w:rPr>
              <w:ins w:id="234" w:author="felipe campo" w:date="2018-07-04T11:15:00Z"/>
              <w:rFonts w:eastAsiaTheme="minorEastAsia" w:cstheme="minorBidi"/>
              <w:noProof/>
              <w:sz w:val="24"/>
              <w:szCs w:val="24"/>
              <w:lang w:val="es-CO"/>
              <w:rPrChange w:id="235" w:author="Usuario" w:date="2018-07-17T11:22:00Z">
                <w:rPr>
                  <w:ins w:id="236" w:author="felipe campo" w:date="2018-07-04T11:15:00Z"/>
                  <w:rFonts w:eastAsiaTheme="minorEastAsia" w:cstheme="minorBidi"/>
                  <w:noProof/>
                  <w:sz w:val="24"/>
                  <w:szCs w:val="24"/>
                </w:rPr>
              </w:rPrChange>
            </w:rPr>
          </w:pPr>
          <w:ins w:id="237" w:author="felipe campo" w:date="2018-07-04T11:15:00Z">
            <w:r w:rsidRPr="00AE2AD7">
              <w:rPr>
                <w:noProof/>
                <w:lang w:val="es-ES"/>
              </w:rPr>
              <w:t>3.3.2.2</w:t>
            </w:r>
            <w:r w:rsidRPr="00AD4287">
              <w:rPr>
                <w:rFonts w:eastAsiaTheme="minorEastAsia" w:cstheme="minorBidi"/>
                <w:noProof/>
                <w:sz w:val="24"/>
                <w:szCs w:val="24"/>
                <w:lang w:val="es-CO"/>
                <w:rPrChange w:id="238" w:author="Usuario" w:date="2018-07-17T11:22:00Z">
                  <w:rPr>
                    <w:rFonts w:eastAsiaTheme="minorEastAsia" w:cstheme="minorBidi"/>
                    <w:noProof/>
                    <w:sz w:val="24"/>
                    <w:szCs w:val="24"/>
                  </w:rPr>
                </w:rPrChange>
              </w:rPr>
              <w:tab/>
            </w:r>
            <w:r w:rsidRPr="00AE2AD7">
              <w:rPr>
                <w:noProof/>
                <w:lang w:val="es-ES"/>
              </w:rPr>
              <w:t>MESH</w:t>
            </w:r>
            <w:r w:rsidRPr="00AD4287">
              <w:rPr>
                <w:noProof/>
                <w:lang w:val="es-CO"/>
                <w:rPrChange w:id="239" w:author="Usuario" w:date="2018-07-17T11:22:00Z">
                  <w:rPr>
                    <w:noProof/>
                  </w:rPr>
                </w:rPrChange>
              </w:rPr>
              <w:tab/>
            </w:r>
            <w:r>
              <w:rPr>
                <w:noProof/>
              </w:rPr>
              <w:fldChar w:fldCharType="begin"/>
            </w:r>
            <w:r w:rsidRPr="00AD4287">
              <w:rPr>
                <w:noProof/>
                <w:lang w:val="es-CO"/>
                <w:rPrChange w:id="240" w:author="Usuario" w:date="2018-07-17T11:22:00Z">
                  <w:rPr>
                    <w:noProof/>
                  </w:rPr>
                </w:rPrChange>
              </w:rPr>
              <w:instrText xml:space="preserve"> PAGEREF _Toc518466269 \h </w:instrText>
            </w:r>
          </w:ins>
          <w:r>
            <w:rPr>
              <w:noProof/>
            </w:rPr>
          </w:r>
          <w:r>
            <w:rPr>
              <w:noProof/>
            </w:rPr>
            <w:fldChar w:fldCharType="separate"/>
          </w:r>
          <w:ins w:id="241" w:author="felipe campo" w:date="2018-07-04T11:15:00Z">
            <w:r w:rsidRPr="00AD4287">
              <w:rPr>
                <w:noProof/>
                <w:lang w:val="es-CO"/>
                <w:rPrChange w:id="242" w:author="Usuario" w:date="2018-07-17T11:22:00Z">
                  <w:rPr>
                    <w:noProof/>
                  </w:rPr>
                </w:rPrChange>
              </w:rPr>
              <w:t>37</w:t>
            </w:r>
            <w:r>
              <w:rPr>
                <w:noProof/>
              </w:rPr>
              <w:fldChar w:fldCharType="end"/>
            </w:r>
          </w:ins>
        </w:p>
        <w:p w14:paraId="0CCFF2D6" w14:textId="77777777" w:rsidR="00515FE7" w:rsidRDefault="00515FE7">
          <w:pPr>
            <w:pStyle w:val="TDC5"/>
            <w:rPr>
              <w:ins w:id="243" w:author="felipe campo" w:date="2018-07-04T11:15:00Z"/>
              <w:rFonts w:eastAsiaTheme="minorEastAsia" w:cstheme="minorBidi"/>
              <w:noProof/>
              <w:sz w:val="24"/>
              <w:szCs w:val="24"/>
            </w:rPr>
          </w:pPr>
          <w:ins w:id="244" w:author="felipe campo" w:date="2018-07-04T11:15:00Z">
            <w:r w:rsidRPr="00AD4287">
              <w:rPr>
                <w:noProof/>
                <w:rPrChange w:id="245" w:author="Usuario" w:date="2018-07-17T11:22:00Z">
                  <w:rPr>
                    <w:noProof/>
                    <w:lang w:val="es-ES"/>
                  </w:rPr>
                </w:rPrChange>
              </w:rPr>
              <w:t>3.3.2.2.1</w:t>
            </w:r>
            <w:r>
              <w:rPr>
                <w:rFonts w:eastAsiaTheme="minorEastAsia" w:cstheme="minorBidi"/>
                <w:noProof/>
                <w:sz w:val="24"/>
                <w:szCs w:val="24"/>
              </w:rPr>
              <w:tab/>
            </w:r>
            <w:r w:rsidRPr="00AD4287">
              <w:rPr>
                <w:noProof/>
                <w:rPrChange w:id="246" w:author="Usuario" w:date="2018-07-17T11:22:00Z">
                  <w:rPr>
                    <w:noProof/>
                    <w:lang w:val="es-ES"/>
                  </w:rPr>
                </w:rPrChange>
              </w:rPr>
              <w:t>CMMS</w:t>
            </w:r>
            <w:r>
              <w:rPr>
                <w:noProof/>
              </w:rPr>
              <w:tab/>
            </w:r>
            <w:r>
              <w:rPr>
                <w:noProof/>
              </w:rPr>
              <w:fldChar w:fldCharType="begin"/>
            </w:r>
            <w:r>
              <w:rPr>
                <w:noProof/>
              </w:rPr>
              <w:instrText xml:space="preserve"> PAGEREF _Toc518466270 \h </w:instrText>
            </w:r>
          </w:ins>
          <w:r>
            <w:rPr>
              <w:noProof/>
            </w:rPr>
          </w:r>
          <w:r>
            <w:rPr>
              <w:noProof/>
            </w:rPr>
            <w:fldChar w:fldCharType="separate"/>
          </w:r>
          <w:ins w:id="247" w:author="felipe campo" w:date="2018-07-04T11:15:00Z">
            <w:r>
              <w:rPr>
                <w:noProof/>
              </w:rPr>
              <w:t>38</w:t>
            </w:r>
            <w:r>
              <w:rPr>
                <w:noProof/>
              </w:rPr>
              <w:fldChar w:fldCharType="end"/>
            </w:r>
          </w:ins>
        </w:p>
        <w:p w14:paraId="20A3AE3F" w14:textId="77777777" w:rsidR="00515FE7" w:rsidRDefault="00515FE7">
          <w:pPr>
            <w:pStyle w:val="TDC5"/>
            <w:rPr>
              <w:ins w:id="248" w:author="felipe campo" w:date="2018-07-04T11:15:00Z"/>
              <w:rFonts w:eastAsiaTheme="minorEastAsia" w:cstheme="minorBidi"/>
              <w:noProof/>
              <w:sz w:val="24"/>
              <w:szCs w:val="24"/>
            </w:rPr>
          </w:pPr>
          <w:ins w:id="249" w:author="felipe campo" w:date="2018-07-04T11:15:00Z">
            <w:r w:rsidRPr="00AD4287">
              <w:rPr>
                <w:noProof/>
                <w:rPrChange w:id="250" w:author="Usuario" w:date="2018-07-17T11:22:00Z">
                  <w:rPr>
                    <w:noProof/>
                    <w:lang w:val="es-ES"/>
                  </w:rPr>
                </w:rPrChange>
              </w:rPr>
              <w:t>3.3.2.2.2</w:t>
            </w:r>
            <w:r>
              <w:rPr>
                <w:rFonts w:eastAsiaTheme="minorEastAsia" w:cstheme="minorBidi"/>
                <w:noProof/>
                <w:sz w:val="24"/>
                <w:szCs w:val="24"/>
              </w:rPr>
              <w:tab/>
            </w:r>
            <w:r w:rsidRPr="00AD4287">
              <w:rPr>
                <w:noProof/>
                <w:rPrChange w:id="251" w:author="Usuario" w:date="2018-07-17T11:22:00Z">
                  <w:rPr>
                    <w:noProof/>
                    <w:lang w:val="es-ES"/>
                  </w:rPr>
                </w:rPrChange>
              </w:rPr>
              <w:t>RCM (Reliability Centred Maintenance)</w:t>
            </w:r>
            <w:r>
              <w:rPr>
                <w:noProof/>
              </w:rPr>
              <w:tab/>
            </w:r>
            <w:r>
              <w:rPr>
                <w:noProof/>
              </w:rPr>
              <w:fldChar w:fldCharType="begin"/>
            </w:r>
            <w:r>
              <w:rPr>
                <w:noProof/>
              </w:rPr>
              <w:instrText xml:space="preserve"> PAGEREF _Toc518466271 \h </w:instrText>
            </w:r>
          </w:ins>
          <w:r>
            <w:rPr>
              <w:noProof/>
            </w:rPr>
          </w:r>
          <w:r>
            <w:rPr>
              <w:noProof/>
            </w:rPr>
            <w:fldChar w:fldCharType="separate"/>
          </w:r>
          <w:ins w:id="252" w:author="felipe campo" w:date="2018-07-04T11:15:00Z">
            <w:r>
              <w:rPr>
                <w:noProof/>
              </w:rPr>
              <w:t>42</w:t>
            </w:r>
            <w:r>
              <w:rPr>
                <w:noProof/>
              </w:rPr>
              <w:fldChar w:fldCharType="end"/>
            </w:r>
          </w:ins>
        </w:p>
        <w:p w14:paraId="42606AB2" w14:textId="77777777" w:rsidR="00515FE7" w:rsidRPr="00AD4287" w:rsidRDefault="00515FE7">
          <w:pPr>
            <w:pStyle w:val="TDC4"/>
            <w:tabs>
              <w:tab w:val="left" w:pos="853"/>
              <w:tab w:val="right" w:leader="dot" w:pos="9350"/>
            </w:tabs>
            <w:rPr>
              <w:ins w:id="253" w:author="felipe campo" w:date="2018-07-04T11:15:00Z"/>
              <w:rFonts w:eastAsiaTheme="minorEastAsia" w:cstheme="minorBidi"/>
              <w:noProof/>
              <w:sz w:val="24"/>
              <w:szCs w:val="24"/>
              <w:lang w:val="es-CO"/>
              <w:rPrChange w:id="254" w:author="Usuario" w:date="2018-07-17T11:22:00Z">
                <w:rPr>
                  <w:ins w:id="255" w:author="felipe campo" w:date="2018-07-04T11:15:00Z"/>
                  <w:rFonts w:eastAsiaTheme="minorEastAsia" w:cstheme="minorBidi"/>
                  <w:noProof/>
                  <w:sz w:val="24"/>
                  <w:szCs w:val="24"/>
                </w:rPr>
              </w:rPrChange>
            </w:rPr>
          </w:pPr>
          <w:ins w:id="256" w:author="felipe campo" w:date="2018-07-04T11:15:00Z">
            <w:r w:rsidRPr="00AE2AD7">
              <w:rPr>
                <w:noProof/>
                <w:lang w:val="es-ES"/>
              </w:rPr>
              <w:t>3.3.2.3</w:t>
            </w:r>
            <w:r w:rsidRPr="00AD4287">
              <w:rPr>
                <w:rFonts w:eastAsiaTheme="minorEastAsia" w:cstheme="minorBidi"/>
                <w:noProof/>
                <w:sz w:val="24"/>
                <w:szCs w:val="24"/>
                <w:lang w:val="es-CO"/>
                <w:rPrChange w:id="257" w:author="Usuario" w:date="2018-07-17T11:22:00Z">
                  <w:rPr>
                    <w:rFonts w:eastAsiaTheme="minorEastAsia" w:cstheme="minorBidi"/>
                    <w:noProof/>
                    <w:sz w:val="24"/>
                    <w:szCs w:val="24"/>
                  </w:rPr>
                </w:rPrChange>
              </w:rPr>
              <w:tab/>
            </w:r>
            <w:r w:rsidRPr="00AE2AD7">
              <w:rPr>
                <w:noProof/>
                <w:lang w:val="es-ES"/>
              </w:rPr>
              <w:t>Seguridad Física y Video Analítica (AC)</w:t>
            </w:r>
            <w:r w:rsidRPr="00AD4287">
              <w:rPr>
                <w:noProof/>
                <w:lang w:val="es-CO"/>
                <w:rPrChange w:id="258" w:author="Usuario" w:date="2018-07-17T11:22:00Z">
                  <w:rPr>
                    <w:noProof/>
                  </w:rPr>
                </w:rPrChange>
              </w:rPr>
              <w:tab/>
            </w:r>
            <w:r>
              <w:rPr>
                <w:noProof/>
              </w:rPr>
              <w:fldChar w:fldCharType="begin"/>
            </w:r>
            <w:r w:rsidRPr="00AD4287">
              <w:rPr>
                <w:noProof/>
                <w:lang w:val="es-CO"/>
                <w:rPrChange w:id="259" w:author="Usuario" w:date="2018-07-17T11:22:00Z">
                  <w:rPr>
                    <w:noProof/>
                  </w:rPr>
                </w:rPrChange>
              </w:rPr>
              <w:instrText xml:space="preserve"> PAGEREF _Toc518466272 \h </w:instrText>
            </w:r>
          </w:ins>
          <w:r>
            <w:rPr>
              <w:noProof/>
            </w:rPr>
          </w:r>
          <w:r>
            <w:rPr>
              <w:noProof/>
            </w:rPr>
            <w:fldChar w:fldCharType="separate"/>
          </w:r>
          <w:ins w:id="260" w:author="felipe campo" w:date="2018-07-04T11:15:00Z">
            <w:r w:rsidRPr="00AD4287">
              <w:rPr>
                <w:noProof/>
                <w:lang w:val="es-CO"/>
                <w:rPrChange w:id="261" w:author="Usuario" w:date="2018-07-17T11:22:00Z">
                  <w:rPr>
                    <w:noProof/>
                  </w:rPr>
                </w:rPrChange>
              </w:rPr>
              <w:t>46</w:t>
            </w:r>
            <w:r>
              <w:rPr>
                <w:noProof/>
              </w:rPr>
              <w:fldChar w:fldCharType="end"/>
            </w:r>
          </w:ins>
        </w:p>
        <w:p w14:paraId="07EA1745" w14:textId="77777777" w:rsidR="00515FE7" w:rsidRPr="00AD4287" w:rsidRDefault="00515FE7">
          <w:pPr>
            <w:pStyle w:val="TDC4"/>
            <w:tabs>
              <w:tab w:val="left" w:pos="853"/>
              <w:tab w:val="right" w:leader="dot" w:pos="9350"/>
            </w:tabs>
            <w:rPr>
              <w:ins w:id="262" w:author="felipe campo" w:date="2018-07-04T11:15:00Z"/>
              <w:rFonts w:eastAsiaTheme="minorEastAsia" w:cstheme="minorBidi"/>
              <w:noProof/>
              <w:sz w:val="24"/>
              <w:szCs w:val="24"/>
              <w:lang w:val="es-CO"/>
              <w:rPrChange w:id="263" w:author="Usuario" w:date="2018-07-17T11:22:00Z">
                <w:rPr>
                  <w:ins w:id="264" w:author="felipe campo" w:date="2018-07-04T11:15:00Z"/>
                  <w:rFonts w:eastAsiaTheme="minorEastAsia" w:cstheme="minorBidi"/>
                  <w:noProof/>
                  <w:sz w:val="24"/>
                  <w:szCs w:val="24"/>
                </w:rPr>
              </w:rPrChange>
            </w:rPr>
          </w:pPr>
          <w:ins w:id="265" w:author="felipe campo" w:date="2018-07-04T11:15:00Z">
            <w:r w:rsidRPr="00AE2AD7">
              <w:rPr>
                <w:noProof/>
                <w:lang w:val="es-ES"/>
              </w:rPr>
              <w:t>3.3.2.4</w:t>
            </w:r>
            <w:r w:rsidRPr="00AD4287">
              <w:rPr>
                <w:rFonts w:eastAsiaTheme="minorEastAsia" w:cstheme="minorBidi"/>
                <w:noProof/>
                <w:sz w:val="24"/>
                <w:szCs w:val="24"/>
                <w:lang w:val="es-CO"/>
                <w:rPrChange w:id="266" w:author="Usuario" w:date="2018-07-17T11:22:00Z">
                  <w:rPr>
                    <w:rFonts w:eastAsiaTheme="minorEastAsia" w:cstheme="minorBidi"/>
                    <w:noProof/>
                    <w:sz w:val="24"/>
                    <w:szCs w:val="24"/>
                  </w:rPr>
                </w:rPrChange>
              </w:rPr>
              <w:tab/>
            </w:r>
            <w:r w:rsidRPr="00AE2AD7">
              <w:rPr>
                <w:noProof/>
                <w:lang w:val="es-ES"/>
              </w:rPr>
              <w:t>Cargo Planner</w:t>
            </w:r>
            <w:r w:rsidRPr="00AD4287">
              <w:rPr>
                <w:noProof/>
                <w:lang w:val="es-CO"/>
                <w:rPrChange w:id="267" w:author="Usuario" w:date="2018-07-17T11:22:00Z">
                  <w:rPr>
                    <w:noProof/>
                  </w:rPr>
                </w:rPrChange>
              </w:rPr>
              <w:tab/>
            </w:r>
            <w:r>
              <w:rPr>
                <w:noProof/>
              </w:rPr>
              <w:fldChar w:fldCharType="begin"/>
            </w:r>
            <w:r w:rsidRPr="00AD4287">
              <w:rPr>
                <w:noProof/>
                <w:lang w:val="es-CO"/>
                <w:rPrChange w:id="268" w:author="Usuario" w:date="2018-07-17T11:22:00Z">
                  <w:rPr>
                    <w:noProof/>
                  </w:rPr>
                </w:rPrChange>
              </w:rPr>
              <w:instrText xml:space="preserve"> PAGEREF _Toc518466273 \h </w:instrText>
            </w:r>
          </w:ins>
          <w:r>
            <w:rPr>
              <w:noProof/>
            </w:rPr>
          </w:r>
          <w:r>
            <w:rPr>
              <w:noProof/>
            </w:rPr>
            <w:fldChar w:fldCharType="separate"/>
          </w:r>
          <w:ins w:id="269" w:author="felipe campo" w:date="2018-07-04T11:15:00Z">
            <w:r w:rsidRPr="00AD4287">
              <w:rPr>
                <w:noProof/>
                <w:lang w:val="es-CO"/>
                <w:rPrChange w:id="270" w:author="Usuario" w:date="2018-07-17T11:22:00Z">
                  <w:rPr>
                    <w:noProof/>
                  </w:rPr>
                </w:rPrChange>
              </w:rPr>
              <w:t>50</w:t>
            </w:r>
            <w:r>
              <w:rPr>
                <w:noProof/>
              </w:rPr>
              <w:fldChar w:fldCharType="end"/>
            </w:r>
          </w:ins>
        </w:p>
        <w:p w14:paraId="3A8B550F" w14:textId="77777777" w:rsidR="00515FE7" w:rsidRPr="00AD4287" w:rsidRDefault="00515FE7">
          <w:pPr>
            <w:pStyle w:val="TDC5"/>
            <w:rPr>
              <w:ins w:id="271" w:author="felipe campo" w:date="2018-07-04T11:15:00Z"/>
              <w:rFonts w:eastAsiaTheme="minorEastAsia" w:cstheme="minorBidi"/>
              <w:noProof/>
              <w:sz w:val="24"/>
              <w:szCs w:val="24"/>
              <w:lang w:val="es-CO"/>
              <w:rPrChange w:id="272" w:author="Usuario" w:date="2018-07-17T11:22:00Z">
                <w:rPr>
                  <w:ins w:id="273" w:author="felipe campo" w:date="2018-07-04T11:15:00Z"/>
                  <w:rFonts w:eastAsiaTheme="minorEastAsia" w:cstheme="minorBidi"/>
                  <w:noProof/>
                  <w:sz w:val="24"/>
                  <w:szCs w:val="24"/>
                </w:rPr>
              </w:rPrChange>
            </w:rPr>
          </w:pPr>
          <w:ins w:id="274" w:author="felipe campo" w:date="2018-07-04T11:15:00Z">
            <w:r w:rsidRPr="00AE2AD7">
              <w:rPr>
                <w:noProof/>
                <w:lang w:val="es-ES"/>
              </w:rPr>
              <w:t>3.3.2.4.1</w:t>
            </w:r>
            <w:r w:rsidRPr="00AD4287">
              <w:rPr>
                <w:rFonts w:eastAsiaTheme="minorEastAsia" w:cstheme="minorBidi"/>
                <w:noProof/>
                <w:sz w:val="24"/>
                <w:szCs w:val="24"/>
                <w:lang w:val="es-CO"/>
                <w:rPrChange w:id="275" w:author="Usuario" w:date="2018-07-17T11:22:00Z">
                  <w:rPr>
                    <w:rFonts w:eastAsiaTheme="minorEastAsia" w:cstheme="minorBidi"/>
                    <w:noProof/>
                    <w:sz w:val="24"/>
                    <w:szCs w:val="24"/>
                  </w:rPr>
                </w:rPrChange>
              </w:rPr>
              <w:tab/>
            </w:r>
            <w:r w:rsidRPr="00AE2AD7">
              <w:rPr>
                <w:noProof/>
                <w:lang w:val="es-ES"/>
              </w:rPr>
              <w:t>Configuración</w:t>
            </w:r>
            <w:r w:rsidRPr="00AD4287">
              <w:rPr>
                <w:noProof/>
                <w:lang w:val="es-CO"/>
                <w:rPrChange w:id="276" w:author="Usuario" w:date="2018-07-17T11:22:00Z">
                  <w:rPr>
                    <w:noProof/>
                  </w:rPr>
                </w:rPrChange>
              </w:rPr>
              <w:tab/>
            </w:r>
            <w:r>
              <w:rPr>
                <w:noProof/>
              </w:rPr>
              <w:fldChar w:fldCharType="begin"/>
            </w:r>
            <w:r w:rsidRPr="00AD4287">
              <w:rPr>
                <w:noProof/>
                <w:lang w:val="es-CO"/>
                <w:rPrChange w:id="277" w:author="Usuario" w:date="2018-07-17T11:22:00Z">
                  <w:rPr>
                    <w:noProof/>
                  </w:rPr>
                </w:rPrChange>
              </w:rPr>
              <w:instrText xml:space="preserve"> PAGEREF _Toc518466274 \h </w:instrText>
            </w:r>
          </w:ins>
          <w:r>
            <w:rPr>
              <w:noProof/>
            </w:rPr>
          </w:r>
          <w:r>
            <w:rPr>
              <w:noProof/>
            </w:rPr>
            <w:fldChar w:fldCharType="separate"/>
          </w:r>
          <w:ins w:id="278" w:author="felipe campo" w:date="2018-07-04T11:15:00Z">
            <w:r w:rsidRPr="00AD4287">
              <w:rPr>
                <w:noProof/>
                <w:lang w:val="es-CO"/>
                <w:rPrChange w:id="279" w:author="Usuario" w:date="2018-07-17T11:22:00Z">
                  <w:rPr>
                    <w:noProof/>
                  </w:rPr>
                </w:rPrChange>
              </w:rPr>
              <w:t>50</w:t>
            </w:r>
            <w:r>
              <w:rPr>
                <w:noProof/>
              </w:rPr>
              <w:fldChar w:fldCharType="end"/>
            </w:r>
          </w:ins>
        </w:p>
        <w:p w14:paraId="0E4AF39F" w14:textId="77777777" w:rsidR="00515FE7" w:rsidRPr="00AD4287" w:rsidRDefault="00515FE7">
          <w:pPr>
            <w:pStyle w:val="TDC5"/>
            <w:rPr>
              <w:ins w:id="280" w:author="felipe campo" w:date="2018-07-04T11:15:00Z"/>
              <w:rFonts w:eastAsiaTheme="minorEastAsia" w:cstheme="minorBidi"/>
              <w:noProof/>
              <w:sz w:val="24"/>
              <w:szCs w:val="24"/>
              <w:lang w:val="es-CO"/>
              <w:rPrChange w:id="281" w:author="Usuario" w:date="2018-07-17T11:22:00Z">
                <w:rPr>
                  <w:ins w:id="282" w:author="felipe campo" w:date="2018-07-04T11:15:00Z"/>
                  <w:rFonts w:eastAsiaTheme="minorEastAsia" w:cstheme="minorBidi"/>
                  <w:noProof/>
                  <w:sz w:val="24"/>
                  <w:szCs w:val="24"/>
                </w:rPr>
              </w:rPrChange>
            </w:rPr>
          </w:pPr>
          <w:ins w:id="283" w:author="felipe campo" w:date="2018-07-04T11:15:00Z">
            <w:r w:rsidRPr="00AE2AD7">
              <w:rPr>
                <w:noProof/>
                <w:lang w:val="es-ES"/>
              </w:rPr>
              <w:t>3.3.2.4.2</w:t>
            </w:r>
            <w:r w:rsidRPr="00AD4287">
              <w:rPr>
                <w:rFonts w:eastAsiaTheme="minorEastAsia" w:cstheme="minorBidi"/>
                <w:noProof/>
                <w:sz w:val="24"/>
                <w:szCs w:val="24"/>
                <w:lang w:val="es-CO"/>
                <w:rPrChange w:id="284" w:author="Usuario" w:date="2018-07-17T11:22:00Z">
                  <w:rPr>
                    <w:rFonts w:eastAsiaTheme="minorEastAsia" w:cstheme="minorBidi"/>
                    <w:noProof/>
                    <w:sz w:val="24"/>
                    <w:szCs w:val="24"/>
                  </w:rPr>
                </w:rPrChange>
              </w:rPr>
              <w:tab/>
            </w:r>
            <w:r w:rsidRPr="00AE2AD7">
              <w:rPr>
                <w:noProof/>
                <w:lang w:val="es-ES"/>
              </w:rPr>
              <w:t>Optimizador</w:t>
            </w:r>
            <w:r w:rsidRPr="00AD4287">
              <w:rPr>
                <w:noProof/>
                <w:lang w:val="es-CO"/>
                <w:rPrChange w:id="285" w:author="Usuario" w:date="2018-07-17T11:22:00Z">
                  <w:rPr>
                    <w:noProof/>
                  </w:rPr>
                </w:rPrChange>
              </w:rPr>
              <w:tab/>
            </w:r>
            <w:r>
              <w:rPr>
                <w:noProof/>
              </w:rPr>
              <w:fldChar w:fldCharType="begin"/>
            </w:r>
            <w:r w:rsidRPr="00AD4287">
              <w:rPr>
                <w:noProof/>
                <w:lang w:val="es-CO"/>
                <w:rPrChange w:id="286" w:author="Usuario" w:date="2018-07-17T11:22:00Z">
                  <w:rPr>
                    <w:noProof/>
                  </w:rPr>
                </w:rPrChange>
              </w:rPr>
              <w:instrText xml:space="preserve"> PAGEREF _Toc518466275 \h </w:instrText>
            </w:r>
          </w:ins>
          <w:r>
            <w:rPr>
              <w:noProof/>
            </w:rPr>
          </w:r>
          <w:r>
            <w:rPr>
              <w:noProof/>
            </w:rPr>
            <w:fldChar w:fldCharType="separate"/>
          </w:r>
          <w:ins w:id="287" w:author="felipe campo" w:date="2018-07-04T11:15:00Z">
            <w:r w:rsidRPr="00AD4287">
              <w:rPr>
                <w:noProof/>
                <w:lang w:val="es-CO"/>
                <w:rPrChange w:id="288" w:author="Usuario" w:date="2018-07-17T11:22:00Z">
                  <w:rPr>
                    <w:noProof/>
                  </w:rPr>
                </w:rPrChange>
              </w:rPr>
              <w:t>51</w:t>
            </w:r>
            <w:r>
              <w:rPr>
                <w:noProof/>
              </w:rPr>
              <w:fldChar w:fldCharType="end"/>
            </w:r>
          </w:ins>
        </w:p>
        <w:p w14:paraId="6C70E610" w14:textId="77777777" w:rsidR="00515FE7" w:rsidRPr="00AD4287" w:rsidRDefault="00515FE7">
          <w:pPr>
            <w:pStyle w:val="TDC5"/>
            <w:rPr>
              <w:ins w:id="289" w:author="felipe campo" w:date="2018-07-04T11:15:00Z"/>
              <w:rFonts w:eastAsiaTheme="minorEastAsia" w:cstheme="minorBidi"/>
              <w:noProof/>
              <w:sz w:val="24"/>
              <w:szCs w:val="24"/>
              <w:lang w:val="es-CO"/>
              <w:rPrChange w:id="290" w:author="Usuario" w:date="2018-07-17T11:22:00Z">
                <w:rPr>
                  <w:ins w:id="291" w:author="felipe campo" w:date="2018-07-04T11:15:00Z"/>
                  <w:rFonts w:eastAsiaTheme="minorEastAsia" w:cstheme="minorBidi"/>
                  <w:noProof/>
                  <w:sz w:val="24"/>
                  <w:szCs w:val="24"/>
                </w:rPr>
              </w:rPrChange>
            </w:rPr>
          </w:pPr>
          <w:ins w:id="292" w:author="felipe campo" w:date="2018-07-04T11:15:00Z">
            <w:r w:rsidRPr="00AE2AD7">
              <w:rPr>
                <w:noProof/>
                <w:lang w:val="es-ES"/>
              </w:rPr>
              <w:t>3.3.2.4.3</w:t>
            </w:r>
            <w:r w:rsidRPr="00AD4287">
              <w:rPr>
                <w:rFonts w:eastAsiaTheme="minorEastAsia" w:cstheme="minorBidi"/>
                <w:noProof/>
                <w:sz w:val="24"/>
                <w:szCs w:val="24"/>
                <w:lang w:val="es-CO"/>
                <w:rPrChange w:id="293" w:author="Usuario" w:date="2018-07-17T11:22:00Z">
                  <w:rPr>
                    <w:rFonts w:eastAsiaTheme="minorEastAsia" w:cstheme="minorBidi"/>
                    <w:noProof/>
                    <w:sz w:val="24"/>
                    <w:szCs w:val="24"/>
                  </w:rPr>
                </w:rPrChange>
              </w:rPr>
              <w:tab/>
            </w:r>
            <w:r w:rsidRPr="00AE2AD7">
              <w:rPr>
                <w:noProof/>
                <w:lang w:val="es-ES"/>
              </w:rPr>
              <w:t>Parámetros</w:t>
            </w:r>
            <w:r w:rsidRPr="00AD4287">
              <w:rPr>
                <w:noProof/>
                <w:lang w:val="es-CO"/>
                <w:rPrChange w:id="294" w:author="Usuario" w:date="2018-07-17T11:22:00Z">
                  <w:rPr>
                    <w:noProof/>
                  </w:rPr>
                </w:rPrChange>
              </w:rPr>
              <w:tab/>
            </w:r>
            <w:r>
              <w:rPr>
                <w:noProof/>
              </w:rPr>
              <w:fldChar w:fldCharType="begin"/>
            </w:r>
            <w:r w:rsidRPr="00AD4287">
              <w:rPr>
                <w:noProof/>
                <w:lang w:val="es-CO"/>
                <w:rPrChange w:id="295" w:author="Usuario" w:date="2018-07-17T11:22:00Z">
                  <w:rPr>
                    <w:noProof/>
                  </w:rPr>
                </w:rPrChange>
              </w:rPr>
              <w:instrText xml:space="preserve"> PAGEREF _Toc518466276 \h </w:instrText>
            </w:r>
          </w:ins>
          <w:r>
            <w:rPr>
              <w:noProof/>
            </w:rPr>
          </w:r>
          <w:r>
            <w:rPr>
              <w:noProof/>
            </w:rPr>
            <w:fldChar w:fldCharType="separate"/>
          </w:r>
          <w:ins w:id="296" w:author="felipe campo" w:date="2018-07-04T11:15:00Z">
            <w:r w:rsidRPr="00AD4287">
              <w:rPr>
                <w:noProof/>
                <w:lang w:val="es-CO"/>
                <w:rPrChange w:id="297" w:author="Usuario" w:date="2018-07-17T11:22:00Z">
                  <w:rPr>
                    <w:noProof/>
                  </w:rPr>
                </w:rPrChange>
              </w:rPr>
              <w:t>51</w:t>
            </w:r>
            <w:r>
              <w:rPr>
                <w:noProof/>
              </w:rPr>
              <w:fldChar w:fldCharType="end"/>
            </w:r>
          </w:ins>
        </w:p>
        <w:p w14:paraId="4236E2B5" w14:textId="77777777" w:rsidR="00515FE7" w:rsidRPr="00AD4287" w:rsidRDefault="00515FE7">
          <w:pPr>
            <w:pStyle w:val="TDC4"/>
            <w:tabs>
              <w:tab w:val="left" w:pos="853"/>
              <w:tab w:val="right" w:leader="dot" w:pos="9350"/>
            </w:tabs>
            <w:rPr>
              <w:ins w:id="298" w:author="felipe campo" w:date="2018-07-04T11:15:00Z"/>
              <w:rFonts w:eastAsiaTheme="minorEastAsia" w:cstheme="minorBidi"/>
              <w:noProof/>
              <w:sz w:val="24"/>
              <w:szCs w:val="24"/>
              <w:lang w:val="es-CO"/>
              <w:rPrChange w:id="299" w:author="Usuario" w:date="2018-07-17T11:22:00Z">
                <w:rPr>
                  <w:ins w:id="300" w:author="felipe campo" w:date="2018-07-04T11:15:00Z"/>
                  <w:rFonts w:eastAsiaTheme="minorEastAsia" w:cstheme="minorBidi"/>
                  <w:noProof/>
                  <w:sz w:val="24"/>
                  <w:szCs w:val="24"/>
                </w:rPr>
              </w:rPrChange>
            </w:rPr>
          </w:pPr>
          <w:ins w:id="301" w:author="felipe campo" w:date="2018-07-04T11:15:00Z">
            <w:r w:rsidRPr="00AE2AD7">
              <w:rPr>
                <w:noProof/>
                <w:lang w:val="es-ES"/>
              </w:rPr>
              <w:t>3.3.2.5</w:t>
            </w:r>
            <w:r w:rsidRPr="00AD4287">
              <w:rPr>
                <w:rFonts w:eastAsiaTheme="minorEastAsia" w:cstheme="minorBidi"/>
                <w:noProof/>
                <w:sz w:val="24"/>
                <w:szCs w:val="24"/>
                <w:lang w:val="es-CO"/>
                <w:rPrChange w:id="302" w:author="Usuario" w:date="2018-07-17T11:22:00Z">
                  <w:rPr>
                    <w:rFonts w:eastAsiaTheme="minorEastAsia" w:cstheme="minorBidi"/>
                    <w:noProof/>
                    <w:sz w:val="24"/>
                    <w:szCs w:val="24"/>
                  </w:rPr>
                </w:rPrChange>
              </w:rPr>
              <w:tab/>
            </w:r>
            <w:r w:rsidRPr="00AE2AD7">
              <w:rPr>
                <w:noProof/>
                <w:lang w:val="es-ES"/>
              </w:rPr>
              <w:t>Extreme Platform</w:t>
            </w:r>
            <w:r w:rsidRPr="00AD4287">
              <w:rPr>
                <w:noProof/>
                <w:lang w:val="es-CO"/>
                <w:rPrChange w:id="303" w:author="Usuario" w:date="2018-07-17T11:22:00Z">
                  <w:rPr>
                    <w:noProof/>
                  </w:rPr>
                </w:rPrChange>
              </w:rPr>
              <w:tab/>
            </w:r>
            <w:r>
              <w:rPr>
                <w:noProof/>
              </w:rPr>
              <w:fldChar w:fldCharType="begin"/>
            </w:r>
            <w:r w:rsidRPr="00AD4287">
              <w:rPr>
                <w:noProof/>
                <w:lang w:val="es-CO"/>
                <w:rPrChange w:id="304" w:author="Usuario" w:date="2018-07-17T11:22:00Z">
                  <w:rPr>
                    <w:noProof/>
                  </w:rPr>
                </w:rPrChange>
              </w:rPr>
              <w:instrText xml:space="preserve"> PAGEREF _Toc518466277 \h </w:instrText>
            </w:r>
          </w:ins>
          <w:r>
            <w:rPr>
              <w:noProof/>
            </w:rPr>
          </w:r>
          <w:r>
            <w:rPr>
              <w:noProof/>
            </w:rPr>
            <w:fldChar w:fldCharType="separate"/>
          </w:r>
          <w:ins w:id="305" w:author="felipe campo" w:date="2018-07-04T11:15:00Z">
            <w:r w:rsidRPr="00AD4287">
              <w:rPr>
                <w:noProof/>
                <w:lang w:val="es-CO"/>
                <w:rPrChange w:id="306" w:author="Usuario" w:date="2018-07-17T11:22:00Z">
                  <w:rPr>
                    <w:noProof/>
                  </w:rPr>
                </w:rPrChange>
              </w:rPr>
              <w:t>53</w:t>
            </w:r>
            <w:r>
              <w:rPr>
                <w:noProof/>
              </w:rPr>
              <w:fldChar w:fldCharType="end"/>
            </w:r>
          </w:ins>
        </w:p>
        <w:p w14:paraId="4EA40D00" w14:textId="77777777" w:rsidR="00515FE7" w:rsidRPr="00AD4287" w:rsidRDefault="00515FE7">
          <w:pPr>
            <w:pStyle w:val="TDC5"/>
            <w:rPr>
              <w:ins w:id="307" w:author="felipe campo" w:date="2018-07-04T11:15:00Z"/>
              <w:rFonts w:eastAsiaTheme="minorEastAsia" w:cstheme="minorBidi"/>
              <w:noProof/>
              <w:sz w:val="24"/>
              <w:szCs w:val="24"/>
              <w:lang w:val="es-CO"/>
              <w:rPrChange w:id="308" w:author="Usuario" w:date="2018-07-17T11:22:00Z">
                <w:rPr>
                  <w:ins w:id="309" w:author="felipe campo" w:date="2018-07-04T11:15:00Z"/>
                  <w:rFonts w:eastAsiaTheme="minorEastAsia" w:cstheme="minorBidi"/>
                  <w:noProof/>
                  <w:sz w:val="24"/>
                  <w:szCs w:val="24"/>
                </w:rPr>
              </w:rPrChange>
            </w:rPr>
          </w:pPr>
          <w:ins w:id="310" w:author="felipe campo" w:date="2018-07-04T11:15:00Z">
            <w:r w:rsidRPr="00AE2AD7">
              <w:rPr>
                <w:noProof/>
                <w:lang w:val="es-ES"/>
              </w:rPr>
              <w:t>3.3.2.5.1</w:t>
            </w:r>
            <w:r w:rsidRPr="00AD4287">
              <w:rPr>
                <w:rFonts w:eastAsiaTheme="minorEastAsia" w:cstheme="minorBidi"/>
                <w:noProof/>
                <w:sz w:val="24"/>
                <w:szCs w:val="24"/>
                <w:lang w:val="es-CO"/>
                <w:rPrChange w:id="311" w:author="Usuario" w:date="2018-07-17T11:22:00Z">
                  <w:rPr>
                    <w:rFonts w:eastAsiaTheme="minorEastAsia" w:cstheme="minorBidi"/>
                    <w:noProof/>
                    <w:sz w:val="24"/>
                    <w:szCs w:val="24"/>
                  </w:rPr>
                </w:rPrChange>
              </w:rPr>
              <w:tab/>
            </w:r>
            <w:r w:rsidRPr="00AE2AD7">
              <w:rPr>
                <w:noProof/>
                <w:lang w:val="es-ES"/>
              </w:rPr>
              <w:t>Control de flotas y seguimiento GPS</w:t>
            </w:r>
            <w:r w:rsidRPr="00AD4287">
              <w:rPr>
                <w:noProof/>
                <w:lang w:val="es-CO"/>
                <w:rPrChange w:id="312" w:author="Usuario" w:date="2018-07-17T11:22:00Z">
                  <w:rPr>
                    <w:noProof/>
                  </w:rPr>
                </w:rPrChange>
              </w:rPr>
              <w:tab/>
            </w:r>
            <w:r>
              <w:rPr>
                <w:noProof/>
              </w:rPr>
              <w:fldChar w:fldCharType="begin"/>
            </w:r>
            <w:r w:rsidRPr="00AD4287">
              <w:rPr>
                <w:noProof/>
                <w:lang w:val="es-CO"/>
                <w:rPrChange w:id="313" w:author="Usuario" w:date="2018-07-17T11:22:00Z">
                  <w:rPr>
                    <w:noProof/>
                  </w:rPr>
                </w:rPrChange>
              </w:rPr>
              <w:instrText xml:space="preserve"> PAGEREF _Toc518466278 \h </w:instrText>
            </w:r>
          </w:ins>
          <w:r>
            <w:rPr>
              <w:noProof/>
            </w:rPr>
          </w:r>
          <w:r>
            <w:rPr>
              <w:noProof/>
            </w:rPr>
            <w:fldChar w:fldCharType="separate"/>
          </w:r>
          <w:ins w:id="314" w:author="felipe campo" w:date="2018-07-04T11:15:00Z">
            <w:r w:rsidRPr="00AD4287">
              <w:rPr>
                <w:noProof/>
                <w:lang w:val="es-CO"/>
                <w:rPrChange w:id="315" w:author="Usuario" w:date="2018-07-17T11:22:00Z">
                  <w:rPr>
                    <w:noProof/>
                  </w:rPr>
                </w:rPrChange>
              </w:rPr>
              <w:t>53</w:t>
            </w:r>
            <w:r>
              <w:rPr>
                <w:noProof/>
              </w:rPr>
              <w:fldChar w:fldCharType="end"/>
            </w:r>
          </w:ins>
        </w:p>
        <w:p w14:paraId="06938B46" w14:textId="77777777" w:rsidR="00515FE7" w:rsidRPr="00AD4287" w:rsidRDefault="00515FE7">
          <w:pPr>
            <w:pStyle w:val="TDC5"/>
            <w:rPr>
              <w:ins w:id="316" w:author="felipe campo" w:date="2018-07-04T11:15:00Z"/>
              <w:rFonts w:eastAsiaTheme="minorEastAsia" w:cstheme="minorBidi"/>
              <w:noProof/>
              <w:sz w:val="24"/>
              <w:szCs w:val="24"/>
              <w:lang w:val="es-CO"/>
              <w:rPrChange w:id="317" w:author="Usuario" w:date="2018-07-17T11:22:00Z">
                <w:rPr>
                  <w:ins w:id="318" w:author="felipe campo" w:date="2018-07-04T11:15:00Z"/>
                  <w:rFonts w:eastAsiaTheme="minorEastAsia" w:cstheme="minorBidi"/>
                  <w:noProof/>
                  <w:sz w:val="24"/>
                  <w:szCs w:val="24"/>
                </w:rPr>
              </w:rPrChange>
            </w:rPr>
          </w:pPr>
          <w:ins w:id="319" w:author="felipe campo" w:date="2018-07-04T11:15:00Z">
            <w:r w:rsidRPr="00AE2AD7">
              <w:rPr>
                <w:noProof/>
                <w:lang w:val="es-ES"/>
              </w:rPr>
              <w:t>3.3.2.5.2</w:t>
            </w:r>
            <w:r w:rsidRPr="00AD4287">
              <w:rPr>
                <w:rFonts w:eastAsiaTheme="minorEastAsia" w:cstheme="minorBidi"/>
                <w:noProof/>
                <w:sz w:val="24"/>
                <w:szCs w:val="24"/>
                <w:lang w:val="es-CO"/>
                <w:rPrChange w:id="320" w:author="Usuario" w:date="2018-07-17T11:22:00Z">
                  <w:rPr>
                    <w:rFonts w:eastAsiaTheme="minorEastAsia" w:cstheme="minorBidi"/>
                    <w:noProof/>
                    <w:sz w:val="24"/>
                    <w:szCs w:val="24"/>
                  </w:rPr>
                </w:rPrChange>
              </w:rPr>
              <w:tab/>
            </w:r>
            <w:r w:rsidRPr="00AE2AD7">
              <w:rPr>
                <w:noProof/>
                <w:lang w:val="es-ES"/>
              </w:rPr>
              <w:t>Gestión de entregas y trazabilidad</w:t>
            </w:r>
            <w:r w:rsidRPr="00AD4287">
              <w:rPr>
                <w:noProof/>
                <w:lang w:val="es-CO"/>
                <w:rPrChange w:id="321" w:author="Usuario" w:date="2018-07-17T11:22:00Z">
                  <w:rPr>
                    <w:noProof/>
                  </w:rPr>
                </w:rPrChange>
              </w:rPr>
              <w:tab/>
            </w:r>
            <w:r>
              <w:rPr>
                <w:noProof/>
              </w:rPr>
              <w:fldChar w:fldCharType="begin"/>
            </w:r>
            <w:r w:rsidRPr="00AD4287">
              <w:rPr>
                <w:noProof/>
                <w:lang w:val="es-CO"/>
                <w:rPrChange w:id="322" w:author="Usuario" w:date="2018-07-17T11:22:00Z">
                  <w:rPr>
                    <w:noProof/>
                  </w:rPr>
                </w:rPrChange>
              </w:rPr>
              <w:instrText xml:space="preserve"> PAGEREF _Toc518466279 \h </w:instrText>
            </w:r>
          </w:ins>
          <w:r>
            <w:rPr>
              <w:noProof/>
            </w:rPr>
          </w:r>
          <w:r>
            <w:rPr>
              <w:noProof/>
            </w:rPr>
            <w:fldChar w:fldCharType="separate"/>
          </w:r>
          <w:ins w:id="323" w:author="felipe campo" w:date="2018-07-04T11:15:00Z">
            <w:r w:rsidRPr="00AD4287">
              <w:rPr>
                <w:noProof/>
                <w:lang w:val="es-CO"/>
                <w:rPrChange w:id="324" w:author="Usuario" w:date="2018-07-17T11:22:00Z">
                  <w:rPr>
                    <w:noProof/>
                  </w:rPr>
                </w:rPrChange>
              </w:rPr>
              <w:t>54</w:t>
            </w:r>
            <w:r>
              <w:rPr>
                <w:noProof/>
              </w:rPr>
              <w:fldChar w:fldCharType="end"/>
            </w:r>
          </w:ins>
        </w:p>
        <w:p w14:paraId="6552C0D6" w14:textId="77777777" w:rsidR="00515FE7" w:rsidRPr="00AD4287" w:rsidRDefault="00515FE7">
          <w:pPr>
            <w:pStyle w:val="TDC5"/>
            <w:rPr>
              <w:ins w:id="325" w:author="felipe campo" w:date="2018-07-04T11:15:00Z"/>
              <w:rFonts w:eastAsiaTheme="minorEastAsia" w:cstheme="minorBidi"/>
              <w:noProof/>
              <w:sz w:val="24"/>
              <w:szCs w:val="24"/>
              <w:lang w:val="es-CO"/>
              <w:rPrChange w:id="326" w:author="Usuario" w:date="2018-07-17T11:22:00Z">
                <w:rPr>
                  <w:ins w:id="327" w:author="felipe campo" w:date="2018-07-04T11:15:00Z"/>
                  <w:rFonts w:eastAsiaTheme="minorEastAsia" w:cstheme="minorBidi"/>
                  <w:noProof/>
                  <w:sz w:val="24"/>
                  <w:szCs w:val="24"/>
                </w:rPr>
              </w:rPrChange>
            </w:rPr>
          </w:pPr>
          <w:ins w:id="328" w:author="felipe campo" w:date="2018-07-04T11:15:00Z">
            <w:r w:rsidRPr="00AE2AD7">
              <w:rPr>
                <w:rFonts w:ascii="MS Mincho" w:eastAsia="MS Mincho" w:hAnsi="MS Mincho" w:cs="MS Mincho"/>
                <w:noProof/>
                <w:lang w:val="es-ES"/>
              </w:rPr>
              <w:t>3.3.2.5.3</w:t>
            </w:r>
            <w:r w:rsidRPr="00AD4287">
              <w:rPr>
                <w:rFonts w:eastAsiaTheme="minorEastAsia" w:cstheme="minorBidi"/>
                <w:noProof/>
                <w:sz w:val="24"/>
                <w:szCs w:val="24"/>
                <w:lang w:val="es-CO"/>
                <w:rPrChange w:id="329" w:author="Usuario" w:date="2018-07-17T11:22:00Z">
                  <w:rPr>
                    <w:rFonts w:eastAsiaTheme="minorEastAsia" w:cstheme="minorBidi"/>
                    <w:noProof/>
                    <w:sz w:val="24"/>
                    <w:szCs w:val="24"/>
                  </w:rPr>
                </w:rPrChange>
              </w:rPr>
              <w:tab/>
            </w:r>
            <w:r w:rsidRPr="00AE2AD7">
              <w:rPr>
                <w:noProof/>
                <w:lang w:val="es-ES"/>
              </w:rPr>
              <w:t xml:space="preserve">Análisis de datos e información </w:t>
            </w:r>
            <w:r w:rsidRPr="00AE2AD7">
              <w:rPr>
                <w:rFonts w:ascii="MS Mincho" w:eastAsia="MS Mincho" w:hAnsi="MS Mincho" w:cs="MS Mincho"/>
                <w:noProof/>
                <w:lang w:val="es-ES"/>
              </w:rPr>
              <w:t> </w:t>
            </w:r>
            <w:r w:rsidRPr="00AD4287">
              <w:rPr>
                <w:noProof/>
                <w:lang w:val="es-CO"/>
                <w:rPrChange w:id="330" w:author="Usuario" w:date="2018-07-17T11:22:00Z">
                  <w:rPr>
                    <w:noProof/>
                  </w:rPr>
                </w:rPrChange>
              </w:rPr>
              <w:tab/>
            </w:r>
            <w:r>
              <w:rPr>
                <w:noProof/>
              </w:rPr>
              <w:fldChar w:fldCharType="begin"/>
            </w:r>
            <w:r w:rsidRPr="00AD4287">
              <w:rPr>
                <w:noProof/>
                <w:lang w:val="es-CO"/>
                <w:rPrChange w:id="331" w:author="Usuario" w:date="2018-07-17T11:22:00Z">
                  <w:rPr>
                    <w:noProof/>
                  </w:rPr>
                </w:rPrChange>
              </w:rPr>
              <w:instrText xml:space="preserve"> PAGEREF _Toc518466280 \h </w:instrText>
            </w:r>
          </w:ins>
          <w:r>
            <w:rPr>
              <w:noProof/>
            </w:rPr>
          </w:r>
          <w:r>
            <w:rPr>
              <w:noProof/>
            </w:rPr>
            <w:fldChar w:fldCharType="separate"/>
          </w:r>
          <w:ins w:id="332" w:author="felipe campo" w:date="2018-07-04T11:15:00Z">
            <w:r w:rsidRPr="00AD4287">
              <w:rPr>
                <w:noProof/>
                <w:lang w:val="es-CO"/>
                <w:rPrChange w:id="333" w:author="Usuario" w:date="2018-07-17T11:22:00Z">
                  <w:rPr>
                    <w:noProof/>
                  </w:rPr>
                </w:rPrChange>
              </w:rPr>
              <w:t>58</w:t>
            </w:r>
            <w:r>
              <w:rPr>
                <w:noProof/>
              </w:rPr>
              <w:fldChar w:fldCharType="end"/>
            </w:r>
          </w:ins>
        </w:p>
        <w:p w14:paraId="32BCCBBA" w14:textId="77777777" w:rsidR="00515FE7" w:rsidRPr="00AD4287" w:rsidRDefault="00515FE7">
          <w:pPr>
            <w:pStyle w:val="TDC5"/>
            <w:rPr>
              <w:ins w:id="334" w:author="felipe campo" w:date="2018-07-04T11:15:00Z"/>
              <w:rFonts w:eastAsiaTheme="minorEastAsia" w:cstheme="minorBidi"/>
              <w:noProof/>
              <w:sz w:val="24"/>
              <w:szCs w:val="24"/>
              <w:lang w:val="es-CO"/>
              <w:rPrChange w:id="335" w:author="Usuario" w:date="2018-07-17T11:22:00Z">
                <w:rPr>
                  <w:ins w:id="336" w:author="felipe campo" w:date="2018-07-04T11:15:00Z"/>
                  <w:rFonts w:eastAsiaTheme="minorEastAsia" w:cstheme="minorBidi"/>
                  <w:noProof/>
                  <w:sz w:val="24"/>
                  <w:szCs w:val="24"/>
                </w:rPr>
              </w:rPrChange>
            </w:rPr>
          </w:pPr>
          <w:ins w:id="337" w:author="felipe campo" w:date="2018-07-04T11:15:00Z">
            <w:r w:rsidRPr="00AE2AD7">
              <w:rPr>
                <w:noProof/>
                <w:lang w:val="es-ES"/>
              </w:rPr>
              <w:t>3.3.2.5.4</w:t>
            </w:r>
            <w:r w:rsidRPr="00AD4287">
              <w:rPr>
                <w:rFonts w:eastAsiaTheme="minorEastAsia" w:cstheme="minorBidi"/>
                <w:noProof/>
                <w:sz w:val="24"/>
                <w:szCs w:val="24"/>
                <w:lang w:val="es-CO"/>
                <w:rPrChange w:id="338" w:author="Usuario" w:date="2018-07-17T11:22:00Z">
                  <w:rPr>
                    <w:rFonts w:eastAsiaTheme="minorEastAsia" w:cstheme="minorBidi"/>
                    <w:noProof/>
                    <w:sz w:val="24"/>
                    <w:szCs w:val="24"/>
                  </w:rPr>
                </w:rPrChange>
              </w:rPr>
              <w:tab/>
            </w:r>
            <w:r w:rsidRPr="00AE2AD7">
              <w:rPr>
                <w:noProof/>
                <w:lang w:val="es-ES"/>
              </w:rPr>
              <w:t>CARGUE</w:t>
            </w:r>
            <w:r w:rsidRPr="00AD4287">
              <w:rPr>
                <w:noProof/>
                <w:lang w:val="es-CO"/>
                <w:rPrChange w:id="339" w:author="Usuario" w:date="2018-07-17T11:22:00Z">
                  <w:rPr>
                    <w:noProof/>
                  </w:rPr>
                </w:rPrChange>
              </w:rPr>
              <w:tab/>
            </w:r>
            <w:r>
              <w:rPr>
                <w:noProof/>
              </w:rPr>
              <w:fldChar w:fldCharType="begin"/>
            </w:r>
            <w:r w:rsidRPr="00AD4287">
              <w:rPr>
                <w:noProof/>
                <w:lang w:val="es-CO"/>
                <w:rPrChange w:id="340" w:author="Usuario" w:date="2018-07-17T11:22:00Z">
                  <w:rPr>
                    <w:noProof/>
                  </w:rPr>
                </w:rPrChange>
              </w:rPr>
              <w:instrText xml:space="preserve"> PAGEREF _Toc518466281 \h </w:instrText>
            </w:r>
          </w:ins>
          <w:r>
            <w:rPr>
              <w:noProof/>
            </w:rPr>
          </w:r>
          <w:r>
            <w:rPr>
              <w:noProof/>
            </w:rPr>
            <w:fldChar w:fldCharType="separate"/>
          </w:r>
          <w:ins w:id="341" w:author="felipe campo" w:date="2018-07-04T11:15:00Z">
            <w:r w:rsidRPr="00AD4287">
              <w:rPr>
                <w:noProof/>
                <w:lang w:val="es-CO"/>
                <w:rPrChange w:id="342" w:author="Usuario" w:date="2018-07-17T11:22:00Z">
                  <w:rPr>
                    <w:noProof/>
                  </w:rPr>
                </w:rPrChange>
              </w:rPr>
              <w:t>59</w:t>
            </w:r>
            <w:r>
              <w:rPr>
                <w:noProof/>
              </w:rPr>
              <w:fldChar w:fldCharType="end"/>
            </w:r>
          </w:ins>
        </w:p>
        <w:p w14:paraId="0FE06D53" w14:textId="77777777" w:rsidR="00515FE7" w:rsidRPr="00AD4287" w:rsidRDefault="00515FE7">
          <w:pPr>
            <w:pStyle w:val="TDC5"/>
            <w:rPr>
              <w:ins w:id="343" w:author="felipe campo" w:date="2018-07-04T11:15:00Z"/>
              <w:rFonts w:eastAsiaTheme="minorEastAsia" w:cstheme="minorBidi"/>
              <w:noProof/>
              <w:sz w:val="24"/>
              <w:szCs w:val="24"/>
              <w:lang w:val="es-CO"/>
              <w:rPrChange w:id="344" w:author="Usuario" w:date="2018-07-17T11:22:00Z">
                <w:rPr>
                  <w:ins w:id="345" w:author="felipe campo" w:date="2018-07-04T11:15:00Z"/>
                  <w:rFonts w:eastAsiaTheme="minorEastAsia" w:cstheme="minorBidi"/>
                  <w:noProof/>
                  <w:sz w:val="24"/>
                  <w:szCs w:val="24"/>
                </w:rPr>
              </w:rPrChange>
            </w:rPr>
          </w:pPr>
          <w:ins w:id="346" w:author="felipe campo" w:date="2018-07-04T11:15:00Z">
            <w:r w:rsidRPr="00AE2AD7">
              <w:rPr>
                <w:noProof/>
                <w:lang w:val="es-ES"/>
              </w:rPr>
              <w:t>3.3.2.5.5</w:t>
            </w:r>
            <w:r w:rsidRPr="00AD4287">
              <w:rPr>
                <w:rFonts w:eastAsiaTheme="minorEastAsia" w:cstheme="minorBidi"/>
                <w:noProof/>
                <w:sz w:val="24"/>
                <w:szCs w:val="24"/>
                <w:lang w:val="es-CO"/>
                <w:rPrChange w:id="347" w:author="Usuario" w:date="2018-07-17T11:22:00Z">
                  <w:rPr>
                    <w:rFonts w:eastAsiaTheme="minorEastAsia" w:cstheme="minorBidi"/>
                    <w:noProof/>
                    <w:sz w:val="24"/>
                    <w:szCs w:val="24"/>
                  </w:rPr>
                </w:rPrChange>
              </w:rPr>
              <w:tab/>
            </w:r>
            <w:r w:rsidRPr="00AE2AD7">
              <w:rPr>
                <w:noProof/>
                <w:lang w:val="es-ES"/>
              </w:rPr>
              <w:t>TRANSITO</w:t>
            </w:r>
            <w:r w:rsidRPr="00AD4287">
              <w:rPr>
                <w:noProof/>
                <w:lang w:val="es-CO"/>
                <w:rPrChange w:id="348" w:author="Usuario" w:date="2018-07-17T11:22:00Z">
                  <w:rPr>
                    <w:noProof/>
                  </w:rPr>
                </w:rPrChange>
              </w:rPr>
              <w:tab/>
            </w:r>
            <w:r>
              <w:rPr>
                <w:noProof/>
              </w:rPr>
              <w:fldChar w:fldCharType="begin"/>
            </w:r>
            <w:r w:rsidRPr="00AD4287">
              <w:rPr>
                <w:noProof/>
                <w:lang w:val="es-CO"/>
                <w:rPrChange w:id="349" w:author="Usuario" w:date="2018-07-17T11:22:00Z">
                  <w:rPr>
                    <w:noProof/>
                  </w:rPr>
                </w:rPrChange>
              </w:rPr>
              <w:instrText xml:space="preserve"> PAGEREF _Toc518466282 \h </w:instrText>
            </w:r>
          </w:ins>
          <w:r>
            <w:rPr>
              <w:noProof/>
            </w:rPr>
          </w:r>
          <w:r>
            <w:rPr>
              <w:noProof/>
            </w:rPr>
            <w:fldChar w:fldCharType="separate"/>
          </w:r>
          <w:ins w:id="350" w:author="felipe campo" w:date="2018-07-04T11:15:00Z">
            <w:r w:rsidRPr="00AD4287">
              <w:rPr>
                <w:noProof/>
                <w:lang w:val="es-CO"/>
                <w:rPrChange w:id="351" w:author="Usuario" w:date="2018-07-17T11:22:00Z">
                  <w:rPr>
                    <w:noProof/>
                  </w:rPr>
                </w:rPrChange>
              </w:rPr>
              <w:t>61</w:t>
            </w:r>
            <w:r>
              <w:rPr>
                <w:noProof/>
              </w:rPr>
              <w:fldChar w:fldCharType="end"/>
            </w:r>
          </w:ins>
        </w:p>
        <w:p w14:paraId="2FCEB8F5" w14:textId="77777777" w:rsidR="00515FE7" w:rsidRPr="00AD4287" w:rsidRDefault="00515FE7">
          <w:pPr>
            <w:pStyle w:val="TDC5"/>
            <w:rPr>
              <w:ins w:id="352" w:author="felipe campo" w:date="2018-07-04T11:15:00Z"/>
              <w:rFonts w:eastAsiaTheme="minorEastAsia" w:cstheme="minorBidi"/>
              <w:noProof/>
              <w:sz w:val="24"/>
              <w:szCs w:val="24"/>
              <w:lang w:val="es-CO"/>
              <w:rPrChange w:id="353" w:author="Usuario" w:date="2018-07-17T11:22:00Z">
                <w:rPr>
                  <w:ins w:id="354" w:author="felipe campo" w:date="2018-07-04T11:15:00Z"/>
                  <w:rFonts w:eastAsiaTheme="minorEastAsia" w:cstheme="minorBidi"/>
                  <w:noProof/>
                  <w:sz w:val="24"/>
                  <w:szCs w:val="24"/>
                </w:rPr>
              </w:rPrChange>
            </w:rPr>
          </w:pPr>
          <w:ins w:id="355" w:author="felipe campo" w:date="2018-07-04T11:15:00Z">
            <w:r w:rsidRPr="00AE2AD7">
              <w:rPr>
                <w:noProof/>
                <w:lang w:val="es-ES"/>
              </w:rPr>
              <w:t>3.3.2.5.6</w:t>
            </w:r>
            <w:r w:rsidRPr="00AD4287">
              <w:rPr>
                <w:rFonts w:eastAsiaTheme="minorEastAsia" w:cstheme="minorBidi"/>
                <w:noProof/>
                <w:sz w:val="24"/>
                <w:szCs w:val="24"/>
                <w:lang w:val="es-CO"/>
                <w:rPrChange w:id="356" w:author="Usuario" w:date="2018-07-17T11:22:00Z">
                  <w:rPr>
                    <w:rFonts w:eastAsiaTheme="minorEastAsia" w:cstheme="minorBidi"/>
                    <w:noProof/>
                    <w:sz w:val="24"/>
                    <w:szCs w:val="24"/>
                  </w:rPr>
                </w:rPrChange>
              </w:rPr>
              <w:tab/>
            </w:r>
            <w:r w:rsidRPr="00AE2AD7">
              <w:rPr>
                <w:noProof/>
                <w:lang w:val="es-ES"/>
              </w:rPr>
              <w:t>REPORTAR TIEMPOS DE CARGUE Y GENERAR DOCUMENTACION DE VIAJE</w:t>
            </w:r>
            <w:r w:rsidRPr="00AD4287">
              <w:rPr>
                <w:noProof/>
                <w:lang w:val="es-CO"/>
                <w:rPrChange w:id="357" w:author="Usuario" w:date="2018-07-17T11:22:00Z">
                  <w:rPr>
                    <w:noProof/>
                  </w:rPr>
                </w:rPrChange>
              </w:rPr>
              <w:tab/>
            </w:r>
            <w:r>
              <w:rPr>
                <w:noProof/>
              </w:rPr>
              <w:fldChar w:fldCharType="begin"/>
            </w:r>
            <w:r w:rsidRPr="00AD4287">
              <w:rPr>
                <w:noProof/>
                <w:lang w:val="es-CO"/>
                <w:rPrChange w:id="358" w:author="Usuario" w:date="2018-07-17T11:22:00Z">
                  <w:rPr>
                    <w:noProof/>
                  </w:rPr>
                </w:rPrChange>
              </w:rPr>
              <w:instrText xml:space="preserve"> PAGEREF _Toc518466283 \h </w:instrText>
            </w:r>
          </w:ins>
          <w:r>
            <w:rPr>
              <w:noProof/>
            </w:rPr>
          </w:r>
          <w:r>
            <w:rPr>
              <w:noProof/>
            </w:rPr>
            <w:fldChar w:fldCharType="separate"/>
          </w:r>
          <w:ins w:id="359" w:author="felipe campo" w:date="2018-07-04T11:15:00Z">
            <w:r w:rsidRPr="00AD4287">
              <w:rPr>
                <w:noProof/>
                <w:lang w:val="es-CO"/>
                <w:rPrChange w:id="360" w:author="Usuario" w:date="2018-07-17T11:22:00Z">
                  <w:rPr>
                    <w:noProof/>
                  </w:rPr>
                </w:rPrChange>
              </w:rPr>
              <w:t>61</w:t>
            </w:r>
            <w:r>
              <w:rPr>
                <w:noProof/>
              </w:rPr>
              <w:fldChar w:fldCharType="end"/>
            </w:r>
          </w:ins>
        </w:p>
        <w:p w14:paraId="289A6480" w14:textId="77777777" w:rsidR="00515FE7" w:rsidRPr="00AD4287" w:rsidRDefault="00515FE7">
          <w:pPr>
            <w:pStyle w:val="TDC5"/>
            <w:rPr>
              <w:ins w:id="361" w:author="felipe campo" w:date="2018-07-04T11:15:00Z"/>
              <w:rFonts w:eastAsiaTheme="minorEastAsia" w:cstheme="minorBidi"/>
              <w:noProof/>
              <w:sz w:val="24"/>
              <w:szCs w:val="24"/>
              <w:lang w:val="es-CO"/>
              <w:rPrChange w:id="362" w:author="Usuario" w:date="2018-07-17T11:22:00Z">
                <w:rPr>
                  <w:ins w:id="363" w:author="felipe campo" w:date="2018-07-04T11:15:00Z"/>
                  <w:rFonts w:eastAsiaTheme="minorEastAsia" w:cstheme="minorBidi"/>
                  <w:noProof/>
                  <w:sz w:val="24"/>
                  <w:szCs w:val="24"/>
                </w:rPr>
              </w:rPrChange>
            </w:rPr>
          </w:pPr>
          <w:ins w:id="364" w:author="felipe campo" w:date="2018-07-04T11:15:00Z">
            <w:r w:rsidRPr="00AE2AD7">
              <w:rPr>
                <w:noProof/>
                <w:lang w:val="es-ES"/>
              </w:rPr>
              <w:t>3.3.2.5.7</w:t>
            </w:r>
            <w:r w:rsidRPr="00AD4287">
              <w:rPr>
                <w:rFonts w:eastAsiaTheme="minorEastAsia" w:cstheme="minorBidi"/>
                <w:noProof/>
                <w:sz w:val="24"/>
                <w:szCs w:val="24"/>
                <w:lang w:val="es-CO"/>
                <w:rPrChange w:id="365" w:author="Usuario" w:date="2018-07-17T11:22:00Z">
                  <w:rPr>
                    <w:rFonts w:eastAsiaTheme="minorEastAsia" w:cstheme="minorBidi"/>
                    <w:noProof/>
                    <w:sz w:val="24"/>
                    <w:szCs w:val="24"/>
                  </w:rPr>
                </w:rPrChange>
              </w:rPr>
              <w:tab/>
            </w:r>
            <w:r w:rsidRPr="00AE2AD7">
              <w:rPr>
                <w:noProof/>
                <w:lang w:val="es-ES"/>
              </w:rPr>
              <w:t>ENTREGAS</w:t>
            </w:r>
            <w:r w:rsidRPr="00AD4287">
              <w:rPr>
                <w:noProof/>
                <w:lang w:val="es-CO"/>
                <w:rPrChange w:id="366" w:author="Usuario" w:date="2018-07-17T11:22:00Z">
                  <w:rPr>
                    <w:noProof/>
                  </w:rPr>
                </w:rPrChange>
              </w:rPr>
              <w:tab/>
            </w:r>
            <w:r>
              <w:rPr>
                <w:noProof/>
              </w:rPr>
              <w:fldChar w:fldCharType="begin"/>
            </w:r>
            <w:r w:rsidRPr="00AD4287">
              <w:rPr>
                <w:noProof/>
                <w:lang w:val="es-CO"/>
                <w:rPrChange w:id="367" w:author="Usuario" w:date="2018-07-17T11:22:00Z">
                  <w:rPr>
                    <w:noProof/>
                  </w:rPr>
                </w:rPrChange>
              </w:rPr>
              <w:instrText xml:space="preserve"> PAGEREF _Toc518466284 \h </w:instrText>
            </w:r>
          </w:ins>
          <w:r>
            <w:rPr>
              <w:noProof/>
            </w:rPr>
          </w:r>
          <w:r>
            <w:rPr>
              <w:noProof/>
            </w:rPr>
            <w:fldChar w:fldCharType="separate"/>
          </w:r>
          <w:ins w:id="368" w:author="felipe campo" w:date="2018-07-04T11:15:00Z">
            <w:r w:rsidRPr="00AD4287">
              <w:rPr>
                <w:noProof/>
                <w:lang w:val="es-CO"/>
                <w:rPrChange w:id="369" w:author="Usuario" w:date="2018-07-17T11:22:00Z">
                  <w:rPr>
                    <w:noProof/>
                  </w:rPr>
                </w:rPrChange>
              </w:rPr>
              <w:t>62</w:t>
            </w:r>
            <w:r>
              <w:rPr>
                <w:noProof/>
              </w:rPr>
              <w:fldChar w:fldCharType="end"/>
            </w:r>
          </w:ins>
        </w:p>
        <w:p w14:paraId="460E3FA4" w14:textId="77777777" w:rsidR="00515FE7" w:rsidRPr="00AD4287" w:rsidRDefault="00515FE7">
          <w:pPr>
            <w:pStyle w:val="TDC5"/>
            <w:rPr>
              <w:ins w:id="370" w:author="felipe campo" w:date="2018-07-04T11:15:00Z"/>
              <w:rFonts w:eastAsiaTheme="minorEastAsia" w:cstheme="minorBidi"/>
              <w:noProof/>
              <w:sz w:val="24"/>
              <w:szCs w:val="24"/>
              <w:lang w:val="es-CO"/>
              <w:rPrChange w:id="371" w:author="Usuario" w:date="2018-07-17T11:22:00Z">
                <w:rPr>
                  <w:ins w:id="372" w:author="felipe campo" w:date="2018-07-04T11:15:00Z"/>
                  <w:rFonts w:eastAsiaTheme="minorEastAsia" w:cstheme="minorBidi"/>
                  <w:noProof/>
                  <w:sz w:val="24"/>
                  <w:szCs w:val="24"/>
                </w:rPr>
              </w:rPrChange>
            </w:rPr>
          </w:pPr>
          <w:ins w:id="373" w:author="felipe campo" w:date="2018-07-04T11:15:00Z">
            <w:r w:rsidRPr="00AE2AD7">
              <w:rPr>
                <w:noProof/>
                <w:lang w:val="es-ES"/>
              </w:rPr>
              <w:t>3.3.2.5.8</w:t>
            </w:r>
            <w:r w:rsidRPr="00AD4287">
              <w:rPr>
                <w:rFonts w:eastAsiaTheme="minorEastAsia" w:cstheme="minorBidi"/>
                <w:noProof/>
                <w:sz w:val="24"/>
                <w:szCs w:val="24"/>
                <w:lang w:val="es-CO"/>
                <w:rPrChange w:id="374" w:author="Usuario" w:date="2018-07-17T11:22:00Z">
                  <w:rPr>
                    <w:rFonts w:eastAsiaTheme="minorEastAsia" w:cstheme="minorBidi"/>
                    <w:noProof/>
                    <w:sz w:val="24"/>
                    <w:szCs w:val="24"/>
                  </w:rPr>
                </w:rPrChange>
              </w:rPr>
              <w:tab/>
            </w:r>
            <w:r w:rsidRPr="00AE2AD7">
              <w:rPr>
                <w:noProof/>
                <w:lang w:val="es-ES"/>
              </w:rPr>
              <w:t>CUMPLIDO</w:t>
            </w:r>
            <w:r w:rsidRPr="00AD4287">
              <w:rPr>
                <w:noProof/>
                <w:lang w:val="es-CO"/>
                <w:rPrChange w:id="375" w:author="Usuario" w:date="2018-07-17T11:22:00Z">
                  <w:rPr>
                    <w:noProof/>
                  </w:rPr>
                </w:rPrChange>
              </w:rPr>
              <w:tab/>
            </w:r>
            <w:r>
              <w:rPr>
                <w:noProof/>
              </w:rPr>
              <w:fldChar w:fldCharType="begin"/>
            </w:r>
            <w:r w:rsidRPr="00AD4287">
              <w:rPr>
                <w:noProof/>
                <w:lang w:val="es-CO"/>
                <w:rPrChange w:id="376" w:author="Usuario" w:date="2018-07-17T11:22:00Z">
                  <w:rPr>
                    <w:noProof/>
                  </w:rPr>
                </w:rPrChange>
              </w:rPr>
              <w:instrText xml:space="preserve"> PAGEREF _Toc518466285 \h </w:instrText>
            </w:r>
          </w:ins>
          <w:r>
            <w:rPr>
              <w:noProof/>
            </w:rPr>
          </w:r>
          <w:r>
            <w:rPr>
              <w:noProof/>
            </w:rPr>
            <w:fldChar w:fldCharType="separate"/>
          </w:r>
          <w:ins w:id="377" w:author="felipe campo" w:date="2018-07-04T11:15:00Z">
            <w:r w:rsidRPr="00AD4287">
              <w:rPr>
                <w:noProof/>
                <w:lang w:val="es-CO"/>
                <w:rPrChange w:id="378" w:author="Usuario" w:date="2018-07-17T11:22:00Z">
                  <w:rPr>
                    <w:noProof/>
                  </w:rPr>
                </w:rPrChange>
              </w:rPr>
              <w:t>64</w:t>
            </w:r>
            <w:r>
              <w:rPr>
                <w:noProof/>
              </w:rPr>
              <w:fldChar w:fldCharType="end"/>
            </w:r>
          </w:ins>
        </w:p>
        <w:p w14:paraId="2BAC58D0" w14:textId="77777777" w:rsidR="00515FE7" w:rsidRPr="00AD4287" w:rsidRDefault="00515FE7">
          <w:pPr>
            <w:pStyle w:val="TDC5"/>
            <w:rPr>
              <w:ins w:id="379" w:author="felipe campo" w:date="2018-07-04T11:15:00Z"/>
              <w:rFonts w:eastAsiaTheme="minorEastAsia" w:cstheme="minorBidi"/>
              <w:noProof/>
              <w:sz w:val="24"/>
              <w:szCs w:val="24"/>
              <w:lang w:val="es-CO"/>
              <w:rPrChange w:id="380" w:author="Usuario" w:date="2018-07-17T11:22:00Z">
                <w:rPr>
                  <w:ins w:id="381" w:author="felipe campo" w:date="2018-07-04T11:15:00Z"/>
                  <w:rFonts w:eastAsiaTheme="minorEastAsia" w:cstheme="minorBidi"/>
                  <w:noProof/>
                  <w:sz w:val="24"/>
                  <w:szCs w:val="24"/>
                </w:rPr>
              </w:rPrChange>
            </w:rPr>
          </w:pPr>
          <w:ins w:id="382" w:author="felipe campo" w:date="2018-07-04T11:15:00Z">
            <w:r w:rsidRPr="00AE2AD7">
              <w:rPr>
                <w:noProof/>
                <w:lang w:val="es-ES"/>
              </w:rPr>
              <w:lastRenderedPageBreak/>
              <w:t>3.3.2.5.9</w:t>
            </w:r>
            <w:r w:rsidRPr="00AD4287">
              <w:rPr>
                <w:rFonts w:eastAsiaTheme="minorEastAsia" w:cstheme="minorBidi"/>
                <w:noProof/>
                <w:sz w:val="24"/>
                <w:szCs w:val="24"/>
                <w:lang w:val="es-CO"/>
                <w:rPrChange w:id="383" w:author="Usuario" w:date="2018-07-17T11:22:00Z">
                  <w:rPr>
                    <w:rFonts w:eastAsiaTheme="minorEastAsia" w:cstheme="minorBidi"/>
                    <w:noProof/>
                    <w:sz w:val="24"/>
                    <w:szCs w:val="24"/>
                  </w:rPr>
                </w:rPrChange>
              </w:rPr>
              <w:tab/>
            </w:r>
            <w:r w:rsidRPr="00AE2AD7">
              <w:rPr>
                <w:noProof/>
                <w:lang w:val="es-ES"/>
              </w:rPr>
              <w:t>FACTURACION</w:t>
            </w:r>
            <w:r w:rsidRPr="00AD4287">
              <w:rPr>
                <w:noProof/>
                <w:lang w:val="es-CO"/>
                <w:rPrChange w:id="384" w:author="Usuario" w:date="2018-07-17T11:22:00Z">
                  <w:rPr>
                    <w:noProof/>
                  </w:rPr>
                </w:rPrChange>
              </w:rPr>
              <w:tab/>
            </w:r>
            <w:r>
              <w:rPr>
                <w:noProof/>
              </w:rPr>
              <w:fldChar w:fldCharType="begin"/>
            </w:r>
            <w:r w:rsidRPr="00AD4287">
              <w:rPr>
                <w:noProof/>
                <w:lang w:val="es-CO"/>
                <w:rPrChange w:id="385" w:author="Usuario" w:date="2018-07-17T11:22:00Z">
                  <w:rPr>
                    <w:noProof/>
                  </w:rPr>
                </w:rPrChange>
              </w:rPr>
              <w:instrText xml:space="preserve"> PAGEREF _Toc518466286 \h </w:instrText>
            </w:r>
          </w:ins>
          <w:r>
            <w:rPr>
              <w:noProof/>
            </w:rPr>
          </w:r>
          <w:r>
            <w:rPr>
              <w:noProof/>
            </w:rPr>
            <w:fldChar w:fldCharType="separate"/>
          </w:r>
          <w:ins w:id="386" w:author="felipe campo" w:date="2018-07-04T11:15:00Z">
            <w:r w:rsidRPr="00AD4287">
              <w:rPr>
                <w:noProof/>
                <w:lang w:val="es-CO"/>
                <w:rPrChange w:id="387" w:author="Usuario" w:date="2018-07-17T11:22:00Z">
                  <w:rPr>
                    <w:noProof/>
                  </w:rPr>
                </w:rPrChange>
              </w:rPr>
              <w:t>64</w:t>
            </w:r>
            <w:r>
              <w:rPr>
                <w:noProof/>
              </w:rPr>
              <w:fldChar w:fldCharType="end"/>
            </w:r>
          </w:ins>
        </w:p>
        <w:p w14:paraId="0DD7DC10" w14:textId="77777777" w:rsidR="00515FE7" w:rsidRPr="00AD4287" w:rsidRDefault="00515FE7">
          <w:pPr>
            <w:pStyle w:val="TDC5"/>
            <w:rPr>
              <w:ins w:id="388" w:author="felipe campo" w:date="2018-07-04T11:15:00Z"/>
              <w:rFonts w:eastAsiaTheme="minorEastAsia" w:cstheme="minorBidi"/>
              <w:noProof/>
              <w:sz w:val="24"/>
              <w:szCs w:val="24"/>
              <w:lang w:val="es-CO"/>
              <w:rPrChange w:id="389" w:author="Usuario" w:date="2018-07-17T11:22:00Z">
                <w:rPr>
                  <w:ins w:id="390" w:author="felipe campo" w:date="2018-07-04T11:15:00Z"/>
                  <w:rFonts w:eastAsiaTheme="minorEastAsia" w:cstheme="minorBidi"/>
                  <w:noProof/>
                  <w:sz w:val="24"/>
                  <w:szCs w:val="24"/>
                </w:rPr>
              </w:rPrChange>
            </w:rPr>
          </w:pPr>
          <w:ins w:id="391" w:author="felipe campo" w:date="2018-07-04T11:15:00Z">
            <w:r w:rsidRPr="00AE2AD7">
              <w:rPr>
                <w:noProof/>
                <w:lang w:val="es-ES"/>
              </w:rPr>
              <w:t>3.3.2.5.10</w:t>
            </w:r>
            <w:r w:rsidRPr="00AD4287">
              <w:rPr>
                <w:rFonts w:eastAsiaTheme="minorEastAsia" w:cstheme="minorBidi"/>
                <w:noProof/>
                <w:sz w:val="24"/>
                <w:szCs w:val="24"/>
                <w:lang w:val="es-CO"/>
                <w:rPrChange w:id="392" w:author="Usuario" w:date="2018-07-17T11:22:00Z">
                  <w:rPr>
                    <w:rFonts w:eastAsiaTheme="minorEastAsia" w:cstheme="minorBidi"/>
                    <w:noProof/>
                    <w:sz w:val="24"/>
                    <w:szCs w:val="24"/>
                  </w:rPr>
                </w:rPrChange>
              </w:rPr>
              <w:tab/>
            </w:r>
            <w:r w:rsidRPr="00AE2AD7">
              <w:rPr>
                <w:noProof/>
                <w:lang w:val="es-ES"/>
              </w:rPr>
              <w:t>CARACTERISTICAS GENERALES</w:t>
            </w:r>
            <w:r w:rsidRPr="00AD4287">
              <w:rPr>
                <w:noProof/>
                <w:lang w:val="es-CO"/>
                <w:rPrChange w:id="393" w:author="Usuario" w:date="2018-07-17T11:22:00Z">
                  <w:rPr>
                    <w:noProof/>
                  </w:rPr>
                </w:rPrChange>
              </w:rPr>
              <w:tab/>
            </w:r>
            <w:r>
              <w:rPr>
                <w:noProof/>
              </w:rPr>
              <w:fldChar w:fldCharType="begin"/>
            </w:r>
            <w:r w:rsidRPr="00AD4287">
              <w:rPr>
                <w:noProof/>
                <w:lang w:val="es-CO"/>
                <w:rPrChange w:id="394" w:author="Usuario" w:date="2018-07-17T11:22:00Z">
                  <w:rPr>
                    <w:noProof/>
                  </w:rPr>
                </w:rPrChange>
              </w:rPr>
              <w:instrText xml:space="preserve"> PAGEREF _Toc518466287 \h </w:instrText>
            </w:r>
          </w:ins>
          <w:r>
            <w:rPr>
              <w:noProof/>
            </w:rPr>
          </w:r>
          <w:r>
            <w:rPr>
              <w:noProof/>
            </w:rPr>
            <w:fldChar w:fldCharType="separate"/>
          </w:r>
          <w:ins w:id="395" w:author="felipe campo" w:date="2018-07-04T11:15:00Z">
            <w:r w:rsidRPr="00AD4287">
              <w:rPr>
                <w:noProof/>
                <w:lang w:val="es-CO"/>
                <w:rPrChange w:id="396" w:author="Usuario" w:date="2018-07-17T11:22:00Z">
                  <w:rPr>
                    <w:noProof/>
                  </w:rPr>
                </w:rPrChange>
              </w:rPr>
              <w:t>65</w:t>
            </w:r>
            <w:r>
              <w:rPr>
                <w:noProof/>
              </w:rPr>
              <w:fldChar w:fldCharType="end"/>
            </w:r>
          </w:ins>
        </w:p>
        <w:p w14:paraId="2D2203A4" w14:textId="77777777" w:rsidR="00515FE7" w:rsidRPr="00AD4287" w:rsidRDefault="00515FE7">
          <w:pPr>
            <w:pStyle w:val="TDC3"/>
            <w:tabs>
              <w:tab w:val="left" w:pos="686"/>
              <w:tab w:val="right" w:leader="dot" w:pos="9350"/>
            </w:tabs>
            <w:rPr>
              <w:ins w:id="397" w:author="felipe campo" w:date="2018-07-04T11:15:00Z"/>
              <w:rFonts w:eastAsiaTheme="minorEastAsia" w:cstheme="minorBidi"/>
              <w:smallCaps w:val="0"/>
              <w:noProof/>
              <w:sz w:val="24"/>
              <w:szCs w:val="24"/>
              <w:lang w:val="es-CO"/>
              <w:rPrChange w:id="398" w:author="Usuario" w:date="2018-07-17T11:22:00Z">
                <w:rPr>
                  <w:ins w:id="399" w:author="felipe campo" w:date="2018-07-04T11:15:00Z"/>
                  <w:rFonts w:eastAsiaTheme="minorEastAsia" w:cstheme="minorBidi"/>
                  <w:smallCaps w:val="0"/>
                  <w:noProof/>
                  <w:sz w:val="24"/>
                  <w:szCs w:val="24"/>
                </w:rPr>
              </w:rPrChange>
            </w:rPr>
          </w:pPr>
          <w:ins w:id="400" w:author="felipe campo" w:date="2018-07-04T11:15:00Z">
            <w:r w:rsidRPr="00AE2AD7">
              <w:rPr>
                <w:noProof/>
                <w:lang w:val="es-ES"/>
              </w:rPr>
              <w:t>3.3.3</w:t>
            </w:r>
            <w:r w:rsidRPr="00AD4287">
              <w:rPr>
                <w:rFonts w:eastAsiaTheme="minorEastAsia" w:cstheme="minorBidi"/>
                <w:smallCaps w:val="0"/>
                <w:noProof/>
                <w:sz w:val="24"/>
                <w:szCs w:val="24"/>
                <w:lang w:val="es-CO"/>
                <w:rPrChange w:id="401" w:author="Usuario" w:date="2018-07-17T11:22:00Z">
                  <w:rPr>
                    <w:rFonts w:eastAsiaTheme="minorEastAsia" w:cstheme="minorBidi"/>
                    <w:smallCaps w:val="0"/>
                    <w:noProof/>
                    <w:sz w:val="24"/>
                    <w:szCs w:val="24"/>
                  </w:rPr>
                </w:rPrChange>
              </w:rPr>
              <w:tab/>
            </w:r>
            <w:r w:rsidRPr="00AE2AD7">
              <w:rPr>
                <w:noProof/>
                <w:lang w:val="es-ES"/>
              </w:rPr>
              <w:t>Requisitos no funcionales</w:t>
            </w:r>
            <w:r w:rsidRPr="00AD4287">
              <w:rPr>
                <w:noProof/>
                <w:lang w:val="es-CO"/>
                <w:rPrChange w:id="402" w:author="Usuario" w:date="2018-07-17T11:22:00Z">
                  <w:rPr>
                    <w:noProof/>
                  </w:rPr>
                </w:rPrChange>
              </w:rPr>
              <w:tab/>
            </w:r>
            <w:r>
              <w:rPr>
                <w:noProof/>
              </w:rPr>
              <w:fldChar w:fldCharType="begin"/>
            </w:r>
            <w:r w:rsidRPr="00AD4287">
              <w:rPr>
                <w:noProof/>
                <w:lang w:val="es-CO"/>
                <w:rPrChange w:id="403" w:author="Usuario" w:date="2018-07-17T11:22:00Z">
                  <w:rPr>
                    <w:noProof/>
                  </w:rPr>
                </w:rPrChange>
              </w:rPr>
              <w:instrText xml:space="preserve"> PAGEREF _Toc518466288 \h </w:instrText>
            </w:r>
          </w:ins>
          <w:r>
            <w:rPr>
              <w:noProof/>
            </w:rPr>
          </w:r>
          <w:r>
            <w:rPr>
              <w:noProof/>
            </w:rPr>
            <w:fldChar w:fldCharType="separate"/>
          </w:r>
          <w:ins w:id="404" w:author="felipe campo" w:date="2018-07-04T11:15:00Z">
            <w:r w:rsidRPr="00AD4287">
              <w:rPr>
                <w:noProof/>
                <w:lang w:val="es-CO"/>
                <w:rPrChange w:id="405" w:author="Usuario" w:date="2018-07-17T11:22:00Z">
                  <w:rPr>
                    <w:noProof/>
                  </w:rPr>
                </w:rPrChange>
              </w:rPr>
              <w:t>67</w:t>
            </w:r>
            <w:r>
              <w:rPr>
                <w:noProof/>
              </w:rPr>
              <w:fldChar w:fldCharType="end"/>
            </w:r>
          </w:ins>
        </w:p>
        <w:p w14:paraId="0CF27C67" w14:textId="77777777" w:rsidR="00515FE7" w:rsidRPr="00AD4287" w:rsidRDefault="00515FE7">
          <w:pPr>
            <w:pStyle w:val="TDC4"/>
            <w:tabs>
              <w:tab w:val="left" w:pos="853"/>
              <w:tab w:val="right" w:leader="dot" w:pos="9350"/>
            </w:tabs>
            <w:rPr>
              <w:ins w:id="406" w:author="felipe campo" w:date="2018-07-04T11:15:00Z"/>
              <w:rFonts w:eastAsiaTheme="minorEastAsia" w:cstheme="minorBidi"/>
              <w:noProof/>
              <w:sz w:val="24"/>
              <w:szCs w:val="24"/>
              <w:lang w:val="es-CO"/>
              <w:rPrChange w:id="407" w:author="Usuario" w:date="2018-07-17T11:22:00Z">
                <w:rPr>
                  <w:ins w:id="408" w:author="felipe campo" w:date="2018-07-04T11:15:00Z"/>
                  <w:rFonts w:eastAsiaTheme="minorEastAsia" w:cstheme="minorBidi"/>
                  <w:noProof/>
                  <w:sz w:val="24"/>
                  <w:szCs w:val="24"/>
                </w:rPr>
              </w:rPrChange>
            </w:rPr>
          </w:pPr>
          <w:ins w:id="409" w:author="felipe campo" w:date="2018-07-04T11:15:00Z">
            <w:r w:rsidRPr="00AE2AD7">
              <w:rPr>
                <w:noProof/>
                <w:lang w:val="es-ES"/>
              </w:rPr>
              <w:t>3.3.3.1</w:t>
            </w:r>
            <w:r w:rsidRPr="00AD4287">
              <w:rPr>
                <w:rFonts w:eastAsiaTheme="minorEastAsia" w:cstheme="minorBidi"/>
                <w:noProof/>
                <w:sz w:val="24"/>
                <w:szCs w:val="24"/>
                <w:lang w:val="es-CO"/>
                <w:rPrChange w:id="410" w:author="Usuario" w:date="2018-07-17T11:22:00Z">
                  <w:rPr>
                    <w:rFonts w:eastAsiaTheme="minorEastAsia" w:cstheme="minorBidi"/>
                    <w:noProof/>
                    <w:sz w:val="24"/>
                    <w:szCs w:val="24"/>
                  </w:rPr>
                </w:rPrChange>
              </w:rPr>
              <w:tab/>
            </w:r>
            <w:r w:rsidRPr="00AE2AD7">
              <w:rPr>
                <w:noProof/>
                <w:lang w:val="es-ES"/>
              </w:rPr>
              <w:t>Atributos de Calidad del Producto resultado del proyecto</w:t>
            </w:r>
            <w:r w:rsidRPr="00AD4287">
              <w:rPr>
                <w:noProof/>
                <w:lang w:val="es-CO"/>
                <w:rPrChange w:id="411" w:author="Usuario" w:date="2018-07-17T11:22:00Z">
                  <w:rPr>
                    <w:noProof/>
                  </w:rPr>
                </w:rPrChange>
              </w:rPr>
              <w:tab/>
            </w:r>
            <w:r>
              <w:rPr>
                <w:noProof/>
              </w:rPr>
              <w:fldChar w:fldCharType="begin"/>
            </w:r>
            <w:r w:rsidRPr="00AD4287">
              <w:rPr>
                <w:noProof/>
                <w:lang w:val="es-CO"/>
                <w:rPrChange w:id="412" w:author="Usuario" w:date="2018-07-17T11:22:00Z">
                  <w:rPr>
                    <w:noProof/>
                  </w:rPr>
                </w:rPrChange>
              </w:rPr>
              <w:instrText xml:space="preserve"> PAGEREF _Toc518466289 \h </w:instrText>
            </w:r>
          </w:ins>
          <w:r>
            <w:rPr>
              <w:noProof/>
            </w:rPr>
          </w:r>
          <w:r>
            <w:rPr>
              <w:noProof/>
            </w:rPr>
            <w:fldChar w:fldCharType="separate"/>
          </w:r>
          <w:ins w:id="413" w:author="felipe campo" w:date="2018-07-04T11:15:00Z">
            <w:r w:rsidRPr="00AD4287">
              <w:rPr>
                <w:noProof/>
                <w:lang w:val="es-CO"/>
                <w:rPrChange w:id="414" w:author="Usuario" w:date="2018-07-17T11:22:00Z">
                  <w:rPr>
                    <w:noProof/>
                  </w:rPr>
                </w:rPrChange>
              </w:rPr>
              <w:t>67</w:t>
            </w:r>
            <w:r>
              <w:rPr>
                <w:noProof/>
              </w:rPr>
              <w:fldChar w:fldCharType="end"/>
            </w:r>
          </w:ins>
        </w:p>
        <w:p w14:paraId="4D9B3C61" w14:textId="77777777" w:rsidR="00515FE7" w:rsidRPr="00AD4287" w:rsidRDefault="00515FE7">
          <w:pPr>
            <w:pStyle w:val="TDC5"/>
            <w:rPr>
              <w:ins w:id="415" w:author="felipe campo" w:date="2018-07-04T11:15:00Z"/>
              <w:rFonts w:eastAsiaTheme="minorEastAsia" w:cstheme="minorBidi"/>
              <w:noProof/>
              <w:sz w:val="24"/>
              <w:szCs w:val="24"/>
              <w:lang w:val="es-CO"/>
              <w:rPrChange w:id="416" w:author="Usuario" w:date="2018-07-17T11:22:00Z">
                <w:rPr>
                  <w:ins w:id="417" w:author="felipe campo" w:date="2018-07-04T11:15:00Z"/>
                  <w:rFonts w:eastAsiaTheme="minorEastAsia" w:cstheme="minorBidi"/>
                  <w:noProof/>
                  <w:sz w:val="24"/>
                  <w:szCs w:val="24"/>
                </w:rPr>
              </w:rPrChange>
            </w:rPr>
          </w:pPr>
          <w:ins w:id="418" w:author="felipe campo" w:date="2018-07-04T11:15:00Z">
            <w:r w:rsidRPr="00AE2AD7">
              <w:rPr>
                <w:noProof/>
                <w:lang w:val="es-ES"/>
              </w:rPr>
              <w:t>3.3.3.1.1</w:t>
            </w:r>
            <w:r w:rsidRPr="00AD4287">
              <w:rPr>
                <w:rFonts w:eastAsiaTheme="minorEastAsia" w:cstheme="minorBidi"/>
                <w:noProof/>
                <w:sz w:val="24"/>
                <w:szCs w:val="24"/>
                <w:lang w:val="es-CO"/>
                <w:rPrChange w:id="419" w:author="Usuario" w:date="2018-07-17T11:22:00Z">
                  <w:rPr>
                    <w:rFonts w:eastAsiaTheme="minorEastAsia" w:cstheme="minorBidi"/>
                    <w:noProof/>
                    <w:sz w:val="24"/>
                    <w:szCs w:val="24"/>
                  </w:rPr>
                </w:rPrChange>
              </w:rPr>
              <w:tab/>
            </w:r>
            <w:r w:rsidRPr="00AE2AD7">
              <w:rPr>
                <w:noProof/>
                <w:lang w:val="es-ES"/>
              </w:rPr>
              <w:t>Desempeño</w:t>
            </w:r>
            <w:r w:rsidRPr="00AD4287">
              <w:rPr>
                <w:noProof/>
                <w:lang w:val="es-CO"/>
                <w:rPrChange w:id="420" w:author="Usuario" w:date="2018-07-17T11:22:00Z">
                  <w:rPr>
                    <w:noProof/>
                  </w:rPr>
                </w:rPrChange>
              </w:rPr>
              <w:tab/>
            </w:r>
            <w:r>
              <w:rPr>
                <w:noProof/>
              </w:rPr>
              <w:fldChar w:fldCharType="begin"/>
            </w:r>
            <w:r w:rsidRPr="00AD4287">
              <w:rPr>
                <w:noProof/>
                <w:lang w:val="es-CO"/>
                <w:rPrChange w:id="421" w:author="Usuario" w:date="2018-07-17T11:22:00Z">
                  <w:rPr>
                    <w:noProof/>
                  </w:rPr>
                </w:rPrChange>
              </w:rPr>
              <w:instrText xml:space="preserve"> PAGEREF _Toc518466290 \h </w:instrText>
            </w:r>
          </w:ins>
          <w:r>
            <w:rPr>
              <w:noProof/>
            </w:rPr>
          </w:r>
          <w:r>
            <w:rPr>
              <w:noProof/>
            </w:rPr>
            <w:fldChar w:fldCharType="separate"/>
          </w:r>
          <w:ins w:id="422" w:author="felipe campo" w:date="2018-07-04T11:15:00Z">
            <w:r w:rsidRPr="00AD4287">
              <w:rPr>
                <w:noProof/>
                <w:lang w:val="es-CO"/>
                <w:rPrChange w:id="423" w:author="Usuario" w:date="2018-07-17T11:22:00Z">
                  <w:rPr>
                    <w:noProof/>
                  </w:rPr>
                </w:rPrChange>
              </w:rPr>
              <w:t>67</w:t>
            </w:r>
            <w:r>
              <w:rPr>
                <w:noProof/>
              </w:rPr>
              <w:fldChar w:fldCharType="end"/>
            </w:r>
          </w:ins>
        </w:p>
        <w:p w14:paraId="57684195" w14:textId="77777777" w:rsidR="00515FE7" w:rsidRPr="00AD4287" w:rsidRDefault="00515FE7">
          <w:pPr>
            <w:pStyle w:val="TDC5"/>
            <w:rPr>
              <w:ins w:id="424" w:author="felipe campo" w:date="2018-07-04T11:15:00Z"/>
              <w:rFonts w:eastAsiaTheme="minorEastAsia" w:cstheme="minorBidi"/>
              <w:noProof/>
              <w:sz w:val="24"/>
              <w:szCs w:val="24"/>
              <w:lang w:val="es-CO"/>
              <w:rPrChange w:id="425" w:author="Usuario" w:date="2018-07-17T11:22:00Z">
                <w:rPr>
                  <w:ins w:id="426" w:author="felipe campo" w:date="2018-07-04T11:15:00Z"/>
                  <w:rFonts w:eastAsiaTheme="minorEastAsia" w:cstheme="minorBidi"/>
                  <w:noProof/>
                  <w:sz w:val="24"/>
                  <w:szCs w:val="24"/>
                </w:rPr>
              </w:rPrChange>
            </w:rPr>
          </w:pPr>
          <w:ins w:id="427" w:author="felipe campo" w:date="2018-07-04T11:15:00Z">
            <w:r w:rsidRPr="00AE2AD7">
              <w:rPr>
                <w:noProof/>
                <w:lang w:val="es-ES"/>
              </w:rPr>
              <w:t>3.3.3.1.2</w:t>
            </w:r>
            <w:r w:rsidRPr="00AD4287">
              <w:rPr>
                <w:rFonts w:eastAsiaTheme="minorEastAsia" w:cstheme="minorBidi"/>
                <w:noProof/>
                <w:sz w:val="24"/>
                <w:szCs w:val="24"/>
                <w:lang w:val="es-CO"/>
                <w:rPrChange w:id="428" w:author="Usuario" w:date="2018-07-17T11:22:00Z">
                  <w:rPr>
                    <w:rFonts w:eastAsiaTheme="minorEastAsia" w:cstheme="minorBidi"/>
                    <w:noProof/>
                    <w:sz w:val="24"/>
                    <w:szCs w:val="24"/>
                  </w:rPr>
                </w:rPrChange>
              </w:rPr>
              <w:tab/>
            </w:r>
            <w:r w:rsidRPr="00AE2AD7">
              <w:rPr>
                <w:noProof/>
                <w:lang w:val="es-ES"/>
              </w:rPr>
              <w:t>Accesibilidad</w:t>
            </w:r>
            <w:r w:rsidRPr="00AD4287">
              <w:rPr>
                <w:noProof/>
                <w:lang w:val="es-CO"/>
                <w:rPrChange w:id="429" w:author="Usuario" w:date="2018-07-17T11:22:00Z">
                  <w:rPr>
                    <w:noProof/>
                  </w:rPr>
                </w:rPrChange>
              </w:rPr>
              <w:tab/>
            </w:r>
            <w:r>
              <w:rPr>
                <w:noProof/>
              </w:rPr>
              <w:fldChar w:fldCharType="begin"/>
            </w:r>
            <w:r w:rsidRPr="00AD4287">
              <w:rPr>
                <w:noProof/>
                <w:lang w:val="es-CO"/>
                <w:rPrChange w:id="430" w:author="Usuario" w:date="2018-07-17T11:22:00Z">
                  <w:rPr>
                    <w:noProof/>
                  </w:rPr>
                </w:rPrChange>
              </w:rPr>
              <w:instrText xml:space="preserve"> PAGEREF _Toc518466291 \h </w:instrText>
            </w:r>
          </w:ins>
          <w:r>
            <w:rPr>
              <w:noProof/>
            </w:rPr>
          </w:r>
          <w:r>
            <w:rPr>
              <w:noProof/>
            </w:rPr>
            <w:fldChar w:fldCharType="separate"/>
          </w:r>
          <w:ins w:id="431" w:author="felipe campo" w:date="2018-07-04T11:15:00Z">
            <w:r w:rsidRPr="00AD4287">
              <w:rPr>
                <w:noProof/>
                <w:lang w:val="es-CO"/>
                <w:rPrChange w:id="432" w:author="Usuario" w:date="2018-07-17T11:22:00Z">
                  <w:rPr>
                    <w:noProof/>
                  </w:rPr>
                </w:rPrChange>
              </w:rPr>
              <w:t>68</w:t>
            </w:r>
            <w:r>
              <w:rPr>
                <w:noProof/>
              </w:rPr>
              <w:fldChar w:fldCharType="end"/>
            </w:r>
          </w:ins>
        </w:p>
        <w:p w14:paraId="55A8E3FE" w14:textId="77777777" w:rsidR="00515FE7" w:rsidRPr="00AD4287" w:rsidRDefault="00515FE7">
          <w:pPr>
            <w:pStyle w:val="TDC5"/>
            <w:rPr>
              <w:ins w:id="433" w:author="felipe campo" w:date="2018-07-04T11:15:00Z"/>
              <w:rFonts w:eastAsiaTheme="minorEastAsia" w:cstheme="minorBidi"/>
              <w:noProof/>
              <w:sz w:val="24"/>
              <w:szCs w:val="24"/>
              <w:lang w:val="es-CO"/>
              <w:rPrChange w:id="434" w:author="Usuario" w:date="2018-07-17T11:22:00Z">
                <w:rPr>
                  <w:ins w:id="435" w:author="felipe campo" w:date="2018-07-04T11:15:00Z"/>
                  <w:rFonts w:eastAsiaTheme="minorEastAsia" w:cstheme="minorBidi"/>
                  <w:noProof/>
                  <w:sz w:val="24"/>
                  <w:szCs w:val="24"/>
                </w:rPr>
              </w:rPrChange>
            </w:rPr>
          </w:pPr>
          <w:ins w:id="436" w:author="felipe campo" w:date="2018-07-04T11:15:00Z">
            <w:r w:rsidRPr="00AE2AD7">
              <w:rPr>
                <w:b/>
                <w:noProof/>
                <w:lang w:val="es-ES"/>
              </w:rPr>
              <w:t>3.3.3.1.3</w:t>
            </w:r>
            <w:r w:rsidRPr="00AD4287">
              <w:rPr>
                <w:rFonts w:eastAsiaTheme="minorEastAsia" w:cstheme="minorBidi"/>
                <w:noProof/>
                <w:sz w:val="24"/>
                <w:szCs w:val="24"/>
                <w:lang w:val="es-CO"/>
                <w:rPrChange w:id="437" w:author="Usuario" w:date="2018-07-17T11:22:00Z">
                  <w:rPr>
                    <w:rFonts w:eastAsiaTheme="minorEastAsia" w:cstheme="minorBidi"/>
                    <w:noProof/>
                    <w:sz w:val="24"/>
                    <w:szCs w:val="24"/>
                  </w:rPr>
                </w:rPrChange>
              </w:rPr>
              <w:tab/>
            </w:r>
            <w:r w:rsidRPr="00AE2AD7">
              <w:rPr>
                <w:noProof/>
                <w:lang w:val="es-ES"/>
              </w:rPr>
              <w:t>Disponibilidad</w:t>
            </w:r>
            <w:r w:rsidRPr="00AD4287">
              <w:rPr>
                <w:noProof/>
                <w:lang w:val="es-CO"/>
                <w:rPrChange w:id="438" w:author="Usuario" w:date="2018-07-17T11:22:00Z">
                  <w:rPr>
                    <w:noProof/>
                  </w:rPr>
                </w:rPrChange>
              </w:rPr>
              <w:tab/>
            </w:r>
            <w:r>
              <w:rPr>
                <w:noProof/>
              </w:rPr>
              <w:fldChar w:fldCharType="begin"/>
            </w:r>
            <w:r w:rsidRPr="00AD4287">
              <w:rPr>
                <w:noProof/>
                <w:lang w:val="es-CO"/>
                <w:rPrChange w:id="439" w:author="Usuario" w:date="2018-07-17T11:22:00Z">
                  <w:rPr>
                    <w:noProof/>
                  </w:rPr>
                </w:rPrChange>
              </w:rPr>
              <w:instrText xml:space="preserve"> PAGEREF _Toc518466292 \h </w:instrText>
            </w:r>
          </w:ins>
          <w:r>
            <w:rPr>
              <w:noProof/>
            </w:rPr>
          </w:r>
          <w:r>
            <w:rPr>
              <w:noProof/>
            </w:rPr>
            <w:fldChar w:fldCharType="separate"/>
          </w:r>
          <w:ins w:id="440" w:author="felipe campo" w:date="2018-07-04T11:15:00Z">
            <w:r w:rsidRPr="00AD4287">
              <w:rPr>
                <w:noProof/>
                <w:lang w:val="es-CO"/>
                <w:rPrChange w:id="441" w:author="Usuario" w:date="2018-07-17T11:22:00Z">
                  <w:rPr>
                    <w:noProof/>
                  </w:rPr>
                </w:rPrChange>
              </w:rPr>
              <w:t>68</w:t>
            </w:r>
            <w:r>
              <w:rPr>
                <w:noProof/>
              </w:rPr>
              <w:fldChar w:fldCharType="end"/>
            </w:r>
          </w:ins>
        </w:p>
        <w:p w14:paraId="4B3F7292" w14:textId="77777777" w:rsidR="00515FE7" w:rsidRPr="00AD4287" w:rsidRDefault="00515FE7">
          <w:pPr>
            <w:pStyle w:val="TDC5"/>
            <w:rPr>
              <w:ins w:id="442" w:author="felipe campo" w:date="2018-07-04T11:15:00Z"/>
              <w:rFonts w:eastAsiaTheme="minorEastAsia" w:cstheme="minorBidi"/>
              <w:noProof/>
              <w:sz w:val="24"/>
              <w:szCs w:val="24"/>
              <w:lang w:val="es-CO"/>
              <w:rPrChange w:id="443" w:author="Usuario" w:date="2018-07-17T11:22:00Z">
                <w:rPr>
                  <w:ins w:id="444" w:author="felipe campo" w:date="2018-07-04T11:15:00Z"/>
                  <w:rFonts w:eastAsiaTheme="minorEastAsia" w:cstheme="minorBidi"/>
                  <w:noProof/>
                  <w:sz w:val="24"/>
                  <w:szCs w:val="24"/>
                </w:rPr>
              </w:rPrChange>
            </w:rPr>
          </w:pPr>
          <w:ins w:id="445" w:author="felipe campo" w:date="2018-07-04T11:15:00Z">
            <w:r w:rsidRPr="00AE2AD7">
              <w:rPr>
                <w:noProof/>
                <w:lang w:val="es-ES"/>
              </w:rPr>
              <w:t>3.3.3.1.4</w:t>
            </w:r>
            <w:r w:rsidRPr="00AD4287">
              <w:rPr>
                <w:rFonts w:eastAsiaTheme="minorEastAsia" w:cstheme="minorBidi"/>
                <w:noProof/>
                <w:sz w:val="24"/>
                <w:szCs w:val="24"/>
                <w:lang w:val="es-CO"/>
                <w:rPrChange w:id="446" w:author="Usuario" w:date="2018-07-17T11:22:00Z">
                  <w:rPr>
                    <w:rFonts w:eastAsiaTheme="minorEastAsia" w:cstheme="minorBidi"/>
                    <w:noProof/>
                    <w:sz w:val="24"/>
                    <w:szCs w:val="24"/>
                  </w:rPr>
                </w:rPrChange>
              </w:rPr>
              <w:tab/>
            </w:r>
            <w:r w:rsidRPr="00AE2AD7">
              <w:rPr>
                <w:noProof/>
                <w:lang w:val="es-ES"/>
              </w:rPr>
              <w:t>Escalabilidad</w:t>
            </w:r>
            <w:r w:rsidRPr="00AD4287">
              <w:rPr>
                <w:noProof/>
                <w:lang w:val="es-CO"/>
                <w:rPrChange w:id="447" w:author="Usuario" w:date="2018-07-17T11:22:00Z">
                  <w:rPr>
                    <w:noProof/>
                  </w:rPr>
                </w:rPrChange>
              </w:rPr>
              <w:tab/>
            </w:r>
            <w:r>
              <w:rPr>
                <w:noProof/>
              </w:rPr>
              <w:fldChar w:fldCharType="begin"/>
            </w:r>
            <w:r w:rsidRPr="00AD4287">
              <w:rPr>
                <w:noProof/>
                <w:lang w:val="es-CO"/>
                <w:rPrChange w:id="448" w:author="Usuario" w:date="2018-07-17T11:22:00Z">
                  <w:rPr>
                    <w:noProof/>
                  </w:rPr>
                </w:rPrChange>
              </w:rPr>
              <w:instrText xml:space="preserve"> PAGEREF _Toc518466293 \h </w:instrText>
            </w:r>
          </w:ins>
          <w:r>
            <w:rPr>
              <w:noProof/>
            </w:rPr>
          </w:r>
          <w:r>
            <w:rPr>
              <w:noProof/>
            </w:rPr>
            <w:fldChar w:fldCharType="separate"/>
          </w:r>
          <w:ins w:id="449" w:author="felipe campo" w:date="2018-07-04T11:15:00Z">
            <w:r w:rsidRPr="00AD4287">
              <w:rPr>
                <w:noProof/>
                <w:lang w:val="es-CO"/>
                <w:rPrChange w:id="450" w:author="Usuario" w:date="2018-07-17T11:22:00Z">
                  <w:rPr>
                    <w:noProof/>
                  </w:rPr>
                </w:rPrChange>
              </w:rPr>
              <w:t>68</w:t>
            </w:r>
            <w:r>
              <w:rPr>
                <w:noProof/>
              </w:rPr>
              <w:fldChar w:fldCharType="end"/>
            </w:r>
          </w:ins>
        </w:p>
        <w:p w14:paraId="5C1B2913" w14:textId="77777777" w:rsidR="00515FE7" w:rsidRPr="00AD4287" w:rsidRDefault="00515FE7">
          <w:pPr>
            <w:pStyle w:val="TDC5"/>
            <w:rPr>
              <w:ins w:id="451" w:author="felipe campo" w:date="2018-07-04T11:15:00Z"/>
              <w:rFonts w:eastAsiaTheme="minorEastAsia" w:cstheme="minorBidi"/>
              <w:noProof/>
              <w:sz w:val="24"/>
              <w:szCs w:val="24"/>
              <w:lang w:val="es-CO"/>
              <w:rPrChange w:id="452" w:author="Usuario" w:date="2018-07-17T11:22:00Z">
                <w:rPr>
                  <w:ins w:id="453" w:author="felipe campo" w:date="2018-07-04T11:15:00Z"/>
                  <w:rFonts w:eastAsiaTheme="minorEastAsia" w:cstheme="minorBidi"/>
                  <w:noProof/>
                  <w:sz w:val="24"/>
                  <w:szCs w:val="24"/>
                </w:rPr>
              </w:rPrChange>
            </w:rPr>
          </w:pPr>
          <w:ins w:id="454" w:author="felipe campo" w:date="2018-07-04T11:15:00Z">
            <w:r w:rsidRPr="00AE2AD7">
              <w:rPr>
                <w:noProof/>
                <w:lang w:val="es-ES"/>
              </w:rPr>
              <w:t>3.3.3.1.5</w:t>
            </w:r>
            <w:r w:rsidRPr="00AD4287">
              <w:rPr>
                <w:rFonts w:eastAsiaTheme="minorEastAsia" w:cstheme="minorBidi"/>
                <w:noProof/>
                <w:sz w:val="24"/>
                <w:szCs w:val="24"/>
                <w:lang w:val="es-CO"/>
                <w:rPrChange w:id="455" w:author="Usuario" w:date="2018-07-17T11:22:00Z">
                  <w:rPr>
                    <w:rFonts w:eastAsiaTheme="minorEastAsia" w:cstheme="minorBidi"/>
                    <w:noProof/>
                    <w:sz w:val="24"/>
                    <w:szCs w:val="24"/>
                  </w:rPr>
                </w:rPrChange>
              </w:rPr>
              <w:tab/>
            </w:r>
            <w:r w:rsidRPr="00AE2AD7">
              <w:rPr>
                <w:noProof/>
                <w:lang w:val="es-ES"/>
              </w:rPr>
              <w:t>Extensibilidad</w:t>
            </w:r>
            <w:r w:rsidRPr="00AD4287">
              <w:rPr>
                <w:noProof/>
                <w:lang w:val="es-CO"/>
                <w:rPrChange w:id="456" w:author="Usuario" w:date="2018-07-17T11:22:00Z">
                  <w:rPr>
                    <w:noProof/>
                  </w:rPr>
                </w:rPrChange>
              </w:rPr>
              <w:tab/>
            </w:r>
            <w:r>
              <w:rPr>
                <w:noProof/>
              </w:rPr>
              <w:fldChar w:fldCharType="begin"/>
            </w:r>
            <w:r w:rsidRPr="00AD4287">
              <w:rPr>
                <w:noProof/>
                <w:lang w:val="es-CO"/>
                <w:rPrChange w:id="457" w:author="Usuario" w:date="2018-07-17T11:22:00Z">
                  <w:rPr>
                    <w:noProof/>
                  </w:rPr>
                </w:rPrChange>
              </w:rPr>
              <w:instrText xml:space="preserve"> PAGEREF _Toc518466294 \h </w:instrText>
            </w:r>
          </w:ins>
          <w:r>
            <w:rPr>
              <w:noProof/>
            </w:rPr>
          </w:r>
          <w:r>
            <w:rPr>
              <w:noProof/>
            </w:rPr>
            <w:fldChar w:fldCharType="separate"/>
          </w:r>
          <w:ins w:id="458" w:author="felipe campo" w:date="2018-07-04T11:15:00Z">
            <w:r w:rsidRPr="00AD4287">
              <w:rPr>
                <w:noProof/>
                <w:lang w:val="es-CO"/>
                <w:rPrChange w:id="459" w:author="Usuario" w:date="2018-07-17T11:22:00Z">
                  <w:rPr>
                    <w:noProof/>
                  </w:rPr>
                </w:rPrChange>
              </w:rPr>
              <w:t>68</w:t>
            </w:r>
            <w:r>
              <w:rPr>
                <w:noProof/>
              </w:rPr>
              <w:fldChar w:fldCharType="end"/>
            </w:r>
          </w:ins>
        </w:p>
        <w:p w14:paraId="1903962C" w14:textId="77777777" w:rsidR="00515FE7" w:rsidRPr="00AD4287" w:rsidRDefault="00515FE7">
          <w:pPr>
            <w:pStyle w:val="TDC5"/>
            <w:rPr>
              <w:ins w:id="460" w:author="felipe campo" w:date="2018-07-04T11:15:00Z"/>
              <w:rFonts w:eastAsiaTheme="minorEastAsia" w:cstheme="minorBidi"/>
              <w:noProof/>
              <w:sz w:val="24"/>
              <w:szCs w:val="24"/>
              <w:lang w:val="es-CO"/>
              <w:rPrChange w:id="461" w:author="Usuario" w:date="2018-07-17T11:22:00Z">
                <w:rPr>
                  <w:ins w:id="462" w:author="felipe campo" w:date="2018-07-04T11:15:00Z"/>
                  <w:rFonts w:eastAsiaTheme="minorEastAsia" w:cstheme="minorBidi"/>
                  <w:noProof/>
                  <w:sz w:val="24"/>
                  <w:szCs w:val="24"/>
                </w:rPr>
              </w:rPrChange>
            </w:rPr>
          </w:pPr>
          <w:ins w:id="463" w:author="felipe campo" w:date="2018-07-04T11:15:00Z">
            <w:r w:rsidRPr="00AE2AD7">
              <w:rPr>
                <w:noProof/>
                <w:lang w:val="es-ES"/>
              </w:rPr>
              <w:t>3.3.3.1.6</w:t>
            </w:r>
            <w:r w:rsidRPr="00AD4287">
              <w:rPr>
                <w:rFonts w:eastAsiaTheme="minorEastAsia" w:cstheme="minorBidi"/>
                <w:noProof/>
                <w:sz w:val="24"/>
                <w:szCs w:val="24"/>
                <w:lang w:val="es-CO"/>
                <w:rPrChange w:id="464" w:author="Usuario" w:date="2018-07-17T11:22:00Z">
                  <w:rPr>
                    <w:rFonts w:eastAsiaTheme="minorEastAsia" w:cstheme="minorBidi"/>
                    <w:noProof/>
                    <w:sz w:val="24"/>
                    <w:szCs w:val="24"/>
                  </w:rPr>
                </w:rPrChange>
              </w:rPr>
              <w:tab/>
            </w:r>
            <w:r w:rsidRPr="00AE2AD7">
              <w:rPr>
                <w:noProof/>
                <w:lang w:val="es-ES"/>
              </w:rPr>
              <w:t>Usabilidad</w:t>
            </w:r>
            <w:r w:rsidRPr="00AD4287">
              <w:rPr>
                <w:noProof/>
                <w:lang w:val="es-CO"/>
                <w:rPrChange w:id="465" w:author="Usuario" w:date="2018-07-17T11:22:00Z">
                  <w:rPr>
                    <w:noProof/>
                  </w:rPr>
                </w:rPrChange>
              </w:rPr>
              <w:tab/>
            </w:r>
            <w:r>
              <w:rPr>
                <w:noProof/>
              </w:rPr>
              <w:fldChar w:fldCharType="begin"/>
            </w:r>
            <w:r w:rsidRPr="00AD4287">
              <w:rPr>
                <w:noProof/>
                <w:lang w:val="es-CO"/>
                <w:rPrChange w:id="466" w:author="Usuario" w:date="2018-07-17T11:22:00Z">
                  <w:rPr>
                    <w:noProof/>
                  </w:rPr>
                </w:rPrChange>
              </w:rPr>
              <w:instrText xml:space="preserve"> PAGEREF _Toc518466295 \h </w:instrText>
            </w:r>
          </w:ins>
          <w:r>
            <w:rPr>
              <w:noProof/>
            </w:rPr>
          </w:r>
          <w:r>
            <w:rPr>
              <w:noProof/>
            </w:rPr>
            <w:fldChar w:fldCharType="separate"/>
          </w:r>
          <w:ins w:id="467" w:author="felipe campo" w:date="2018-07-04T11:15:00Z">
            <w:r w:rsidRPr="00AD4287">
              <w:rPr>
                <w:noProof/>
                <w:lang w:val="es-CO"/>
                <w:rPrChange w:id="468" w:author="Usuario" w:date="2018-07-17T11:22:00Z">
                  <w:rPr>
                    <w:noProof/>
                  </w:rPr>
                </w:rPrChange>
              </w:rPr>
              <w:t>68</w:t>
            </w:r>
            <w:r>
              <w:rPr>
                <w:noProof/>
              </w:rPr>
              <w:fldChar w:fldCharType="end"/>
            </w:r>
          </w:ins>
        </w:p>
        <w:p w14:paraId="39A4C869" w14:textId="77777777" w:rsidR="00515FE7" w:rsidRPr="00AD4287" w:rsidRDefault="00515FE7">
          <w:pPr>
            <w:pStyle w:val="TDC5"/>
            <w:rPr>
              <w:ins w:id="469" w:author="felipe campo" w:date="2018-07-04T11:15:00Z"/>
              <w:rFonts w:eastAsiaTheme="minorEastAsia" w:cstheme="minorBidi"/>
              <w:noProof/>
              <w:sz w:val="24"/>
              <w:szCs w:val="24"/>
              <w:lang w:val="es-CO"/>
              <w:rPrChange w:id="470" w:author="Usuario" w:date="2018-07-17T11:22:00Z">
                <w:rPr>
                  <w:ins w:id="471" w:author="felipe campo" w:date="2018-07-04T11:15:00Z"/>
                  <w:rFonts w:eastAsiaTheme="minorEastAsia" w:cstheme="minorBidi"/>
                  <w:noProof/>
                  <w:sz w:val="24"/>
                  <w:szCs w:val="24"/>
                </w:rPr>
              </w:rPrChange>
            </w:rPr>
          </w:pPr>
          <w:ins w:id="472" w:author="felipe campo" w:date="2018-07-04T11:15:00Z">
            <w:r w:rsidRPr="00AE2AD7">
              <w:rPr>
                <w:noProof/>
                <w:lang w:val="es-ES"/>
              </w:rPr>
              <w:t>3.3.3.1.7</w:t>
            </w:r>
            <w:r w:rsidRPr="00AD4287">
              <w:rPr>
                <w:rFonts w:eastAsiaTheme="minorEastAsia" w:cstheme="minorBidi"/>
                <w:noProof/>
                <w:sz w:val="24"/>
                <w:szCs w:val="24"/>
                <w:lang w:val="es-CO"/>
                <w:rPrChange w:id="473" w:author="Usuario" w:date="2018-07-17T11:22:00Z">
                  <w:rPr>
                    <w:rFonts w:eastAsiaTheme="minorEastAsia" w:cstheme="minorBidi"/>
                    <w:noProof/>
                    <w:sz w:val="24"/>
                    <w:szCs w:val="24"/>
                  </w:rPr>
                </w:rPrChange>
              </w:rPr>
              <w:tab/>
            </w:r>
            <w:r w:rsidRPr="00AE2AD7">
              <w:rPr>
                <w:noProof/>
                <w:lang w:val="es-ES"/>
              </w:rPr>
              <w:t>Seguridad</w:t>
            </w:r>
            <w:r w:rsidRPr="00AD4287">
              <w:rPr>
                <w:noProof/>
                <w:lang w:val="es-CO"/>
                <w:rPrChange w:id="474" w:author="Usuario" w:date="2018-07-17T11:22:00Z">
                  <w:rPr>
                    <w:noProof/>
                  </w:rPr>
                </w:rPrChange>
              </w:rPr>
              <w:tab/>
            </w:r>
            <w:r>
              <w:rPr>
                <w:noProof/>
              </w:rPr>
              <w:fldChar w:fldCharType="begin"/>
            </w:r>
            <w:r w:rsidRPr="00AD4287">
              <w:rPr>
                <w:noProof/>
                <w:lang w:val="es-CO"/>
                <w:rPrChange w:id="475" w:author="Usuario" w:date="2018-07-17T11:22:00Z">
                  <w:rPr>
                    <w:noProof/>
                  </w:rPr>
                </w:rPrChange>
              </w:rPr>
              <w:instrText xml:space="preserve"> PAGEREF _Toc518466296 \h </w:instrText>
            </w:r>
          </w:ins>
          <w:r>
            <w:rPr>
              <w:noProof/>
            </w:rPr>
          </w:r>
          <w:r>
            <w:rPr>
              <w:noProof/>
            </w:rPr>
            <w:fldChar w:fldCharType="separate"/>
          </w:r>
          <w:ins w:id="476" w:author="felipe campo" w:date="2018-07-04T11:15:00Z">
            <w:r w:rsidRPr="00AD4287">
              <w:rPr>
                <w:noProof/>
                <w:lang w:val="es-CO"/>
                <w:rPrChange w:id="477" w:author="Usuario" w:date="2018-07-17T11:22:00Z">
                  <w:rPr>
                    <w:noProof/>
                  </w:rPr>
                </w:rPrChange>
              </w:rPr>
              <w:t>69</w:t>
            </w:r>
            <w:r>
              <w:rPr>
                <w:noProof/>
              </w:rPr>
              <w:fldChar w:fldCharType="end"/>
            </w:r>
          </w:ins>
        </w:p>
        <w:p w14:paraId="01A9475B" w14:textId="77777777" w:rsidR="00515FE7" w:rsidRPr="00AD4287" w:rsidRDefault="00515FE7">
          <w:pPr>
            <w:pStyle w:val="TDC5"/>
            <w:rPr>
              <w:ins w:id="478" w:author="felipe campo" w:date="2018-07-04T11:15:00Z"/>
              <w:rFonts w:eastAsiaTheme="minorEastAsia" w:cstheme="minorBidi"/>
              <w:noProof/>
              <w:sz w:val="24"/>
              <w:szCs w:val="24"/>
              <w:lang w:val="es-CO"/>
              <w:rPrChange w:id="479" w:author="Usuario" w:date="2018-07-17T11:22:00Z">
                <w:rPr>
                  <w:ins w:id="480" w:author="felipe campo" w:date="2018-07-04T11:15:00Z"/>
                  <w:rFonts w:eastAsiaTheme="minorEastAsia" w:cstheme="minorBidi"/>
                  <w:noProof/>
                  <w:sz w:val="24"/>
                  <w:szCs w:val="24"/>
                </w:rPr>
              </w:rPrChange>
            </w:rPr>
          </w:pPr>
          <w:ins w:id="481" w:author="felipe campo" w:date="2018-07-04T11:15:00Z">
            <w:r w:rsidRPr="00AE2AD7">
              <w:rPr>
                <w:noProof/>
                <w:lang w:val="es-ES"/>
              </w:rPr>
              <w:t>3.3.3.1.8</w:t>
            </w:r>
            <w:r w:rsidRPr="00AD4287">
              <w:rPr>
                <w:rFonts w:eastAsiaTheme="minorEastAsia" w:cstheme="minorBidi"/>
                <w:noProof/>
                <w:sz w:val="24"/>
                <w:szCs w:val="24"/>
                <w:lang w:val="es-CO"/>
                <w:rPrChange w:id="482" w:author="Usuario" w:date="2018-07-17T11:22:00Z">
                  <w:rPr>
                    <w:rFonts w:eastAsiaTheme="minorEastAsia" w:cstheme="minorBidi"/>
                    <w:noProof/>
                    <w:sz w:val="24"/>
                    <w:szCs w:val="24"/>
                  </w:rPr>
                </w:rPrChange>
              </w:rPr>
              <w:tab/>
            </w:r>
            <w:r w:rsidRPr="00AE2AD7">
              <w:rPr>
                <w:noProof/>
                <w:lang w:val="es-ES"/>
              </w:rPr>
              <w:t>Precio</w:t>
            </w:r>
            <w:r w:rsidRPr="00AD4287">
              <w:rPr>
                <w:noProof/>
                <w:lang w:val="es-CO"/>
                <w:rPrChange w:id="483" w:author="Usuario" w:date="2018-07-17T11:22:00Z">
                  <w:rPr>
                    <w:noProof/>
                  </w:rPr>
                </w:rPrChange>
              </w:rPr>
              <w:tab/>
            </w:r>
            <w:r>
              <w:rPr>
                <w:noProof/>
              </w:rPr>
              <w:fldChar w:fldCharType="begin"/>
            </w:r>
            <w:r w:rsidRPr="00AD4287">
              <w:rPr>
                <w:noProof/>
                <w:lang w:val="es-CO"/>
                <w:rPrChange w:id="484" w:author="Usuario" w:date="2018-07-17T11:22:00Z">
                  <w:rPr>
                    <w:noProof/>
                  </w:rPr>
                </w:rPrChange>
              </w:rPr>
              <w:instrText xml:space="preserve"> PAGEREF _Toc518466297 \h </w:instrText>
            </w:r>
          </w:ins>
          <w:r>
            <w:rPr>
              <w:noProof/>
            </w:rPr>
          </w:r>
          <w:r>
            <w:rPr>
              <w:noProof/>
            </w:rPr>
            <w:fldChar w:fldCharType="separate"/>
          </w:r>
          <w:ins w:id="485" w:author="felipe campo" w:date="2018-07-04T11:15:00Z">
            <w:r w:rsidRPr="00AD4287">
              <w:rPr>
                <w:noProof/>
                <w:lang w:val="es-CO"/>
                <w:rPrChange w:id="486" w:author="Usuario" w:date="2018-07-17T11:22:00Z">
                  <w:rPr>
                    <w:noProof/>
                  </w:rPr>
                </w:rPrChange>
              </w:rPr>
              <w:t>69</w:t>
            </w:r>
            <w:r>
              <w:rPr>
                <w:noProof/>
              </w:rPr>
              <w:fldChar w:fldCharType="end"/>
            </w:r>
          </w:ins>
        </w:p>
        <w:p w14:paraId="56230E0D" w14:textId="77777777" w:rsidR="00515FE7" w:rsidRPr="00AD4287" w:rsidRDefault="00515FE7">
          <w:pPr>
            <w:pStyle w:val="TDC5"/>
            <w:rPr>
              <w:ins w:id="487" w:author="felipe campo" w:date="2018-07-04T11:15:00Z"/>
              <w:rFonts w:eastAsiaTheme="minorEastAsia" w:cstheme="minorBidi"/>
              <w:noProof/>
              <w:sz w:val="24"/>
              <w:szCs w:val="24"/>
              <w:lang w:val="es-CO"/>
              <w:rPrChange w:id="488" w:author="Usuario" w:date="2018-07-17T11:22:00Z">
                <w:rPr>
                  <w:ins w:id="489" w:author="felipe campo" w:date="2018-07-04T11:15:00Z"/>
                  <w:rFonts w:eastAsiaTheme="minorEastAsia" w:cstheme="minorBidi"/>
                  <w:noProof/>
                  <w:sz w:val="24"/>
                  <w:szCs w:val="24"/>
                </w:rPr>
              </w:rPrChange>
            </w:rPr>
          </w:pPr>
          <w:ins w:id="490" w:author="felipe campo" w:date="2018-07-04T11:15:00Z">
            <w:r w:rsidRPr="00AE2AD7">
              <w:rPr>
                <w:noProof/>
                <w:lang w:val="es-ES"/>
              </w:rPr>
              <w:t>3.3.3.1.9</w:t>
            </w:r>
            <w:r w:rsidRPr="00AD4287">
              <w:rPr>
                <w:rFonts w:eastAsiaTheme="minorEastAsia" w:cstheme="minorBidi"/>
                <w:noProof/>
                <w:sz w:val="24"/>
                <w:szCs w:val="24"/>
                <w:lang w:val="es-CO"/>
                <w:rPrChange w:id="491" w:author="Usuario" w:date="2018-07-17T11:22:00Z">
                  <w:rPr>
                    <w:rFonts w:eastAsiaTheme="minorEastAsia" w:cstheme="minorBidi"/>
                    <w:noProof/>
                    <w:sz w:val="24"/>
                    <w:szCs w:val="24"/>
                  </w:rPr>
                </w:rPrChange>
              </w:rPr>
              <w:tab/>
            </w:r>
            <w:r w:rsidRPr="00AE2AD7">
              <w:rPr>
                <w:noProof/>
                <w:lang w:val="es-ES"/>
              </w:rPr>
              <w:t>Respaldo de la Información</w:t>
            </w:r>
            <w:r w:rsidRPr="00AD4287">
              <w:rPr>
                <w:noProof/>
                <w:lang w:val="es-CO"/>
                <w:rPrChange w:id="492" w:author="Usuario" w:date="2018-07-17T11:22:00Z">
                  <w:rPr>
                    <w:noProof/>
                  </w:rPr>
                </w:rPrChange>
              </w:rPr>
              <w:tab/>
            </w:r>
            <w:r>
              <w:rPr>
                <w:noProof/>
              </w:rPr>
              <w:fldChar w:fldCharType="begin"/>
            </w:r>
            <w:r w:rsidRPr="00AD4287">
              <w:rPr>
                <w:noProof/>
                <w:lang w:val="es-CO"/>
                <w:rPrChange w:id="493" w:author="Usuario" w:date="2018-07-17T11:22:00Z">
                  <w:rPr>
                    <w:noProof/>
                  </w:rPr>
                </w:rPrChange>
              </w:rPr>
              <w:instrText xml:space="preserve"> PAGEREF _Toc518466298 \h </w:instrText>
            </w:r>
          </w:ins>
          <w:r>
            <w:rPr>
              <w:noProof/>
            </w:rPr>
          </w:r>
          <w:r>
            <w:rPr>
              <w:noProof/>
            </w:rPr>
            <w:fldChar w:fldCharType="separate"/>
          </w:r>
          <w:ins w:id="494" w:author="felipe campo" w:date="2018-07-04T11:15:00Z">
            <w:r w:rsidRPr="00AD4287">
              <w:rPr>
                <w:noProof/>
                <w:lang w:val="es-CO"/>
                <w:rPrChange w:id="495" w:author="Usuario" w:date="2018-07-17T11:22:00Z">
                  <w:rPr>
                    <w:noProof/>
                  </w:rPr>
                </w:rPrChange>
              </w:rPr>
              <w:t>69</w:t>
            </w:r>
            <w:r>
              <w:rPr>
                <w:noProof/>
              </w:rPr>
              <w:fldChar w:fldCharType="end"/>
            </w:r>
          </w:ins>
        </w:p>
        <w:p w14:paraId="19DEF812" w14:textId="77777777" w:rsidR="00515FE7" w:rsidRPr="00AD4287" w:rsidRDefault="00515FE7">
          <w:pPr>
            <w:pStyle w:val="TDC5"/>
            <w:rPr>
              <w:ins w:id="496" w:author="felipe campo" w:date="2018-07-04T11:15:00Z"/>
              <w:rFonts w:eastAsiaTheme="minorEastAsia" w:cstheme="minorBidi"/>
              <w:noProof/>
              <w:sz w:val="24"/>
              <w:szCs w:val="24"/>
              <w:lang w:val="es-CO"/>
              <w:rPrChange w:id="497" w:author="Usuario" w:date="2018-07-17T11:22:00Z">
                <w:rPr>
                  <w:ins w:id="498" w:author="felipe campo" w:date="2018-07-04T11:15:00Z"/>
                  <w:rFonts w:eastAsiaTheme="minorEastAsia" w:cstheme="minorBidi"/>
                  <w:noProof/>
                  <w:sz w:val="24"/>
                  <w:szCs w:val="24"/>
                </w:rPr>
              </w:rPrChange>
            </w:rPr>
          </w:pPr>
          <w:ins w:id="499" w:author="felipe campo" w:date="2018-07-04T11:15:00Z">
            <w:r w:rsidRPr="00AE2AD7">
              <w:rPr>
                <w:noProof/>
                <w:lang w:val="es-ES"/>
              </w:rPr>
              <w:t>3.3.3.1.10</w:t>
            </w:r>
            <w:r w:rsidRPr="00AD4287">
              <w:rPr>
                <w:rFonts w:eastAsiaTheme="minorEastAsia" w:cstheme="minorBidi"/>
                <w:noProof/>
                <w:sz w:val="24"/>
                <w:szCs w:val="24"/>
                <w:lang w:val="es-CO"/>
                <w:rPrChange w:id="500" w:author="Usuario" w:date="2018-07-17T11:22:00Z">
                  <w:rPr>
                    <w:rFonts w:eastAsiaTheme="minorEastAsia" w:cstheme="minorBidi"/>
                    <w:noProof/>
                    <w:sz w:val="24"/>
                    <w:szCs w:val="24"/>
                  </w:rPr>
                </w:rPrChange>
              </w:rPr>
              <w:tab/>
            </w:r>
            <w:r w:rsidRPr="00AE2AD7">
              <w:rPr>
                <w:noProof/>
                <w:lang w:val="es-ES"/>
              </w:rPr>
              <w:t>Integridad de datos</w:t>
            </w:r>
            <w:r w:rsidRPr="00AD4287">
              <w:rPr>
                <w:noProof/>
                <w:lang w:val="es-CO"/>
                <w:rPrChange w:id="501" w:author="Usuario" w:date="2018-07-17T11:22:00Z">
                  <w:rPr>
                    <w:noProof/>
                  </w:rPr>
                </w:rPrChange>
              </w:rPr>
              <w:tab/>
            </w:r>
            <w:r>
              <w:rPr>
                <w:noProof/>
              </w:rPr>
              <w:fldChar w:fldCharType="begin"/>
            </w:r>
            <w:r w:rsidRPr="00AD4287">
              <w:rPr>
                <w:noProof/>
                <w:lang w:val="es-CO"/>
                <w:rPrChange w:id="502" w:author="Usuario" w:date="2018-07-17T11:22:00Z">
                  <w:rPr>
                    <w:noProof/>
                  </w:rPr>
                </w:rPrChange>
              </w:rPr>
              <w:instrText xml:space="preserve"> PAGEREF _Toc518466299 \h </w:instrText>
            </w:r>
          </w:ins>
          <w:r>
            <w:rPr>
              <w:noProof/>
            </w:rPr>
          </w:r>
          <w:r>
            <w:rPr>
              <w:noProof/>
            </w:rPr>
            <w:fldChar w:fldCharType="separate"/>
          </w:r>
          <w:ins w:id="503" w:author="felipe campo" w:date="2018-07-04T11:15:00Z">
            <w:r w:rsidRPr="00AD4287">
              <w:rPr>
                <w:noProof/>
                <w:lang w:val="es-CO"/>
                <w:rPrChange w:id="504" w:author="Usuario" w:date="2018-07-17T11:22:00Z">
                  <w:rPr>
                    <w:noProof/>
                  </w:rPr>
                </w:rPrChange>
              </w:rPr>
              <w:t>69</w:t>
            </w:r>
            <w:r>
              <w:rPr>
                <w:noProof/>
              </w:rPr>
              <w:fldChar w:fldCharType="end"/>
            </w:r>
          </w:ins>
        </w:p>
        <w:p w14:paraId="19DF8656" w14:textId="77777777" w:rsidR="00515FE7" w:rsidRPr="00AD4287" w:rsidRDefault="00515FE7">
          <w:pPr>
            <w:pStyle w:val="TDC4"/>
            <w:tabs>
              <w:tab w:val="left" w:pos="853"/>
              <w:tab w:val="right" w:leader="dot" w:pos="9350"/>
            </w:tabs>
            <w:rPr>
              <w:ins w:id="505" w:author="felipe campo" w:date="2018-07-04T11:15:00Z"/>
              <w:rFonts w:eastAsiaTheme="minorEastAsia" w:cstheme="minorBidi"/>
              <w:noProof/>
              <w:sz w:val="24"/>
              <w:szCs w:val="24"/>
              <w:lang w:val="es-CO"/>
              <w:rPrChange w:id="506" w:author="Usuario" w:date="2018-07-17T11:22:00Z">
                <w:rPr>
                  <w:ins w:id="507" w:author="felipe campo" w:date="2018-07-04T11:15:00Z"/>
                  <w:rFonts w:eastAsiaTheme="minorEastAsia" w:cstheme="minorBidi"/>
                  <w:noProof/>
                  <w:sz w:val="24"/>
                  <w:szCs w:val="24"/>
                </w:rPr>
              </w:rPrChange>
            </w:rPr>
          </w:pPr>
          <w:ins w:id="508" w:author="felipe campo" w:date="2018-07-04T11:15:00Z">
            <w:r w:rsidRPr="00AE2AD7">
              <w:rPr>
                <w:noProof/>
                <w:lang w:val="es-ES"/>
              </w:rPr>
              <w:t>3.3.3.2</w:t>
            </w:r>
            <w:r w:rsidRPr="00AD4287">
              <w:rPr>
                <w:rFonts w:eastAsiaTheme="minorEastAsia" w:cstheme="minorBidi"/>
                <w:noProof/>
                <w:sz w:val="24"/>
                <w:szCs w:val="24"/>
                <w:lang w:val="es-CO"/>
                <w:rPrChange w:id="509" w:author="Usuario" w:date="2018-07-17T11:22:00Z">
                  <w:rPr>
                    <w:rFonts w:eastAsiaTheme="minorEastAsia" w:cstheme="minorBidi"/>
                    <w:noProof/>
                    <w:sz w:val="24"/>
                    <w:szCs w:val="24"/>
                  </w:rPr>
                </w:rPrChange>
              </w:rPr>
              <w:tab/>
            </w:r>
            <w:r w:rsidRPr="00AE2AD7">
              <w:rPr>
                <w:noProof/>
                <w:lang w:val="es-ES"/>
              </w:rPr>
              <w:t>Atributos de Externos</w:t>
            </w:r>
            <w:r w:rsidRPr="00AD4287">
              <w:rPr>
                <w:noProof/>
                <w:lang w:val="es-CO"/>
                <w:rPrChange w:id="510" w:author="Usuario" w:date="2018-07-17T11:22:00Z">
                  <w:rPr>
                    <w:noProof/>
                  </w:rPr>
                </w:rPrChange>
              </w:rPr>
              <w:tab/>
            </w:r>
            <w:r>
              <w:rPr>
                <w:noProof/>
              </w:rPr>
              <w:fldChar w:fldCharType="begin"/>
            </w:r>
            <w:r w:rsidRPr="00AD4287">
              <w:rPr>
                <w:noProof/>
                <w:lang w:val="es-CO"/>
                <w:rPrChange w:id="511" w:author="Usuario" w:date="2018-07-17T11:22:00Z">
                  <w:rPr>
                    <w:noProof/>
                  </w:rPr>
                </w:rPrChange>
              </w:rPr>
              <w:instrText xml:space="preserve"> PAGEREF _Toc518466300 \h </w:instrText>
            </w:r>
          </w:ins>
          <w:r>
            <w:rPr>
              <w:noProof/>
            </w:rPr>
          </w:r>
          <w:r>
            <w:rPr>
              <w:noProof/>
            </w:rPr>
            <w:fldChar w:fldCharType="separate"/>
          </w:r>
          <w:ins w:id="512" w:author="felipe campo" w:date="2018-07-04T11:15:00Z">
            <w:r w:rsidRPr="00AD4287">
              <w:rPr>
                <w:noProof/>
                <w:lang w:val="es-CO"/>
                <w:rPrChange w:id="513" w:author="Usuario" w:date="2018-07-17T11:22:00Z">
                  <w:rPr>
                    <w:noProof/>
                  </w:rPr>
                </w:rPrChange>
              </w:rPr>
              <w:t>70</w:t>
            </w:r>
            <w:r>
              <w:rPr>
                <w:noProof/>
              </w:rPr>
              <w:fldChar w:fldCharType="end"/>
            </w:r>
          </w:ins>
        </w:p>
        <w:p w14:paraId="2F3142C5" w14:textId="77777777" w:rsidR="00515FE7" w:rsidRPr="00AD4287" w:rsidRDefault="00515FE7">
          <w:pPr>
            <w:pStyle w:val="TDC5"/>
            <w:rPr>
              <w:ins w:id="514" w:author="felipe campo" w:date="2018-07-04T11:15:00Z"/>
              <w:rFonts w:eastAsiaTheme="minorEastAsia" w:cstheme="minorBidi"/>
              <w:noProof/>
              <w:sz w:val="24"/>
              <w:szCs w:val="24"/>
              <w:lang w:val="es-CO"/>
              <w:rPrChange w:id="515" w:author="Usuario" w:date="2018-07-17T11:22:00Z">
                <w:rPr>
                  <w:ins w:id="516" w:author="felipe campo" w:date="2018-07-04T11:15:00Z"/>
                  <w:rFonts w:eastAsiaTheme="minorEastAsia" w:cstheme="minorBidi"/>
                  <w:noProof/>
                  <w:sz w:val="24"/>
                  <w:szCs w:val="24"/>
                </w:rPr>
              </w:rPrChange>
            </w:rPr>
          </w:pPr>
          <w:ins w:id="517" w:author="felipe campo" w:date="2018-07-04T11:15:00Z">
            <w:r w:rsidRPr="00AE2AD7">
              <w:rPr>
                <w:noProof/>
                <w:lang w:val="es-ES"/>
              </w:rPr>
              <w:t>3.3.3.2.1</w:t>
            </w:r>
            <w:r w:rsidRPr="00AD4287">
              <w:rPr>
                <w:rFonts w:eastAsiaTheme="minorEastAsia" w:cstheme="minorBidi"/>
                <w:noProof/>
                <w:sz w:val="24"/>
                <w:szCs w:val="24"/>
                <w:lang w:val="es-CO"/>
                <w:rPrChange w:id="518" w:author="Usuario" w:date="2018-07-17T11:22:00Z">
                  <w:rPr>
                    <w:rFonts w:eastAsiaTheme="minorEastAsia" w:cstheme="minorBidi"/>
                    <w:noProof/>
                    <w:sz w:val="24"/>
                    <w:szCs w:val="24"/>
                  </w:rPr>
                </w:rPrChange>
              </w:rPr>
              <w:tab/>
            </w:r>
            <w:r w:rsidRPr="00AE2AD7">
              <w:rPr>
                <w:noProof/>
                <w:lang w:val="es-ES"/>
              </w:rPr>
              <w:t>Interoperabilidad</w:t>
            </w:r>
            <w:r w:rsidRPr="00AD4287">
              <w:rPr>
                <w:noProof/>
                <w:lang w:val="es-CO"/>
                <w:rPrChange w:id="519" w:author="Usuario" w:date="2018-07-17T11:22:00Z">
                  <w:rPr>
                    <w:noProof/>
                  </w:rPr>
                </w:rPrChange>
              </w:rPr>
              <w:tab/>
            </w:r>
            <w:r>
              <w:rPr>
                <w:noProof/>
              </w:rPr>
              <w:fldChar w:fldCharType="begin"/>
            </w:r>
            <w:r w:rsidRPr="00AD4287">
              <w:rPr>
                <w:noProof/>
                <w:lang w:val="es-CO"/>
                <w:rPrChange w:id="520" w:author="Usuario" w:date="2018-07-17T11:22:00Z">
                  <w:rPr>
                    <w:noProof/>
                  </w:rPr>
                </w:rPrChange>
              </w:rPr>
              <w:instrText xml:space="preserve"> PAGEREF _Toc518466301 \h </w:instrText>
            </w:r>
          </w:ins>
          <w:r>
            <w:rPr>
              <w:noProof/>
            </w:rPr>
          </w:r>
          <w:r>
            <w:rPr>
              <w:noProof/>
            </w:rPr>
            <w:fldChar w:fldCharType="separate"/>
          </w:r>
          <w:ins w:id="521" w:author="felipe campo" w:date="2018-07-04T11:15:00Z">
            <w:r w:rsidRPr="00AD4287">
              <w:rPr>
                <w:noProof/>
                <w:lang w:val="es-CO"/>
                <w:rPrChange w:id="522" w:author="Usuario" w:date="2018-07-17T11:22:00Z">
                  <w:rPr>
                    <w:noProof/>
                  </w:rPr>
                </w:rPrChange>
              </w:rPr>
              <w:t>70</w:t>
            </w:r>
            <w:r>
              <w:rPr>
                <w:noProof/>
              </w:rPr>
              <w:fldChar w:fldCharType="end"/>
            </w:r>
          </w:ins>
        </w:p>
        <w:p w14:paraId="0FDB5BE2" w14:textId="77777777" w:rsidR="00515FE7" w:rsidRPr="00AD4287" w:rsidRDefault="00515FE7">
          <w:pPr>
            <w:pStyle w:val="TDC5"/>
            <w:rPr>
              <w:ins w:id="523" w:author="felipe campo" w:date="2018-07-04T11:15:00Z"/>
              <w:rFonts w:eastAsiaTheme="minorEastAsia" w:cstheme="minorBidi"/>
              <w:noProof/>
              <w:sz w:val="24"/>
              <w:szCs w:val="24"/>
              <w:lang w:val="es-CO"/>
              <w:rPrChange w:id="524" w:author="Usuario" w:date="2018-07-17T11:22:00Z">
                <w:rPr>
                  <w:ins w:id="525" w:author="felipe campo" w:date="2018-07-04T11:15:00Z"/>
                  <w:rFonts w:eastAsiaTheme="minorEastAsia" w:cstheme="minorBidi"/>
                  <w:noProof/>
                  <w:sz w:val="24"/>
                  <w:szCs w:val="24"/>
                </w:rPr>
              </w:rPrChange>
            </w:rPr>
          </w:pPr>
          <w:ins w:id="526" w:author="felipe campo" w:date="2018-07-04T11:15:00Z">
            <w:r w:rsidRPr="00AE2AD7">
              <w:rPr>
                <w:noProof/>
                <w:lang w:val="es-ES"/>
              </w:rPr>
              <w:t>3.3.3.2.2</w:t>
            </w:r>
            <w:r w:rsidRPr="00AD4287">
              <w:rPr>
                <w:rFonts w:eastAsiaTheme="minorEastAsia" w:cstheme="minorBidi"/>
                <w:noProof/>
                <w:sz w:val="24"/>
                <w:szCs w:val="24"/>
                <w:lang w:val="es-CO"/>
                <w:rPrChange w:id="527" w:author="Usuario" w:date="2018-07-17T11:22:00Z">
                  <w:rPr>
                    <w:rFonts w:eastAsiaTheme="minorEastAsia" w:cstheme="minorBidi"/>
                    <w:noProof/>
                    <w:sz w:val="24"/>
                    <w:szCs w:val="24"/>
                  </w:rPr>
                </w:rPrChange>
              </w:rPr>
              <w:tab/>
            </w:r>
            <w:r w:rsidRPr="00AE2AD7">
              <w:rPr>
                <w:noProof/>
                <w:lang w:val="es-ES"/>
              </w:rPr>
              <w:t>Confidencialidad</w:t>
            </w:r>
            <w:r w:rsidRPr="00AD4287">
              <w:rPr>
                <w:noProof/>
                <w:lang w:val="es-CO"/>
                <w:rPrChange w:id="528" w:author="Usuario" w:date="2018-07-17T11:22:00Z">
                  <w:rPr>
                    <w:noProof/>
                  </w:rPr>
                </w:rPrChange>
              </w:rPr>
              <w:tab/>
            </w:r>
            <w:r>
              <w:rPr>
                <w:noProof/>
              </w:rPr>
              <w:fldChar w:fldCharType="begin"/>
            </w:r>
            <w:r w:rsidRPr="00AD4287">
              <w:rPr>
                <w:noProof/>
                <w:lang w:val="es-CO"/>
                <w:rPrChange w:id="529" w:author="Usuario" w:date="2018-07-17T11:22:00Z">
                  <w:rPr>
                    <w:noProof/>
                  </w:rPr>
                </w:rPrChange>
              </w:rPr>
              <w:instrText xml:space="preserve"> PAGEREF _Toc518466302 \h </w:instrText>
            </w:r>
          </w:ins>
          <w:r>
            <w:rPr>
              <w:noProof/>
            </w:rPr>
          </w:r>
          <w:r>
            <w:rPr>
              <w:noProof/>
            </w:rPr>
            <w:fldChar w:fldCharType="separate"/>
          </w:r>
          <w:ins w:id="530" w:author="felipe campo" w:date="2018-07-04T11:15:00Z">
            <w:r w:rsidRPr="00AD4287">
              <w:rPr>
                <w:noProof/>
                <w:lang w:val="es-CO"/>
                <w:rPrChange w:id="531" w:author="Usuario" w:date="2018-07-17T11:22:00Z">
                  <w:rPr>
                    <w:noProof/>
                  </w:rPr>
                </w:rPrChange>
              </w:rPr>
              <w:t>70</w:t>
            </w:r>
            <w:r>
              <w:rPr>
                <w:noProof/>
              </w:rPr>
              <w:fldChar w:fldCharType="end"/>
            </w:r>
          </w:ins>
        </w:p>
        <w:p w14:paraId="6D60982F" w14:textId="77777777" w:rsidR="00515FE7" w:rsidRPr="00AD4287" w:rsidRDefault="00515FE7">
          <w:pPr>
            <w:pStyle w:val="TDC4"/>
            <w:tabs>
              <w:tab w:val="left" w:pos="853"/>
              <w:tab w:val="right" w:leader="dot" w:pos="9350"/>
            </w:tabs>
            <w:rPr>
              <w:ins w:id="532" w:author="felipe campo" w:date="2018-07-04T11:15:00Z"/>
              <w:rFonts w:eastAsiaTheme="minorEastAsia" w:cstheme="minorBidi"/>
              <w:noProof/>
              <w:sz w:val="24"/>
              <w:szCs w:val="24"/>
              <w:lang w:val="es-CO"/>
              <w:rPrChange w:id="533" w:author="Usuario" w:date="2018-07-17T11:22:00Z">
                <w:rPr>
                  <w:ins w:id="534" w:author="felipe campo" w:date="2018-07-04T11:15:00Z"/>
                  <w:rFonts w:eastAsiaTheme="minorEastAsia" w:cstheme="minorBidi"/>
                  <w:noProof/>
                  <w:sz w:val="24"/>
                  <w:szCs w:val="24"/>
                </w:rPr>
              </w:rPrChange>
            </w:rPr>
          </w:pPr>
          <w:ins w:id="535" w:author="felipe campo" w:date="2018-07-04T11:15:00Z">
            <w:r w:rsidRPr="00AE2AD7">
              <w:rPr>
                <w:noProof/>
                <w:lang w:val="es-ES"/>
              </w:rPr>
              <w:t>3.3.3.3</w:t>
            </w:r>
            <w:r w:rsidRPr="00AD4287">
              <w:rPr>
                <w:rFonts w:eastAsiaTheme="minorEastAsia" w:cstheme="minorBidi"/>
                <w:noProof/>
                <w:sz w:val="24"/>
                <w:szCs w:val="24"/>
                <w:lang w:val="es-CO"/>
                <w:rPrChange w:id="536" w:author="Usuario" w:date="2018-07-17T11:22:00Z">
                  <w:rPr>
                    <w:rFonts w:eastAsiaTheme="minorEastAsia" w:cstheme="minorBidi"/>
                    <w:noProof/>
                    <w:sz w:val="24"/>
                    <w:szCs w:val="24"/>
                  </w:rPr>
                </w:rPrChange>
              </w:rPr>
              <w:tab/>
            </w:r>
            <w:r w:rsidRPr="00AE2AD7">
              <w:rPr>
                <w:noProof/>
                <w:lang w:val="es-ES"/>
              </w:rPr>
              <w:t>Atributos Organizacionales</w:t>
            </w:r>
            <w:r w:rsidRPr="00AD4287">
              <w:rPr>
                <w:noProof/>
                <w:lang w:val="es-CO"/>
                <w:rPrChange w:id="537" w:author="Usuario" w:date="2018-07-17T11:22:00Z">
                  <w:rPr>
                    <w:noProof/>
                  </w:rPr>
                </w:rPrChange>
              </w:rPr>
              <w:tab/>
            </w:r>
            <w:r>
              <w:rPr>
                <w:noProof/>
              </w:rPr>
              <w:fldChar w:fldCharType="begin"/>
            </w:r>
            <w:r w:rsidRPr="00AD4287">
              <w:rPr>
                <w:noProof/>
                <w:lang w:val="es-CO"/>
                <w:rPrChange w:id="538" w:author="Usuario" w:date="2018-07-17T11:22:00Z">
                  <w:rPr>
                    <w:noProof/>
                  </w:rPr>
                </w:rPrChange>
              </w:rPr>
              <w:instrText xml:space="preserve"> PAGEREF _Toc518466303 \h </w:instrText>
            </w:r>
          </w:ins>
          <w:r>
            <w:rPr>
              <w:noProof/>
            </w:rPr>
          </w:r>
          <w:r>
            <w:rPr>
              <w:noProof/>
            </w:rPr>
            <w:fldChar w:fldCharType="separate"/>
          </w:r>
          <w:ins w:id="539" w:author="felipe campo" w:date="2018-07-04T11:15:00Z">
            <w:r w:rsidRPr="00AD4287">
              <w:rPr>
                <w:noProof/>
                <w:lang w:val="es-CO"/>
                <w:rPrChange w:id="540" w:author="Usuario" w:date="2018-07-17T11:22:00Z">
                  <w:rPr>
                    <w:noProof/>
                  </w:rPr>
                </w:rPrChange>
              </w:rPr>
              <w:t>70</w:t>
            </w:r>
            <w:r>
              <w:rPr>
                <w:noProof/>
              </w:rPr>
              <w:fldChar w:fldCharType="end"/>
            </w:r>
          </w:ins>
        </w:p>
        <w:p w14:paraId="2DBB2DEC" w14:textId="77777777" w:rsidR="00515FE7" w:rsidRPr="00AD4287" w:rsidRDefault="00515FE7">
          <w:pPr>
            <w:pStyle w:val="TDC5"/>
            <w:rPr>
              <w:ins w:id="541" w:author="felipe campo" w:date="2018-07-04T11:15:00Z"/>
              <w:rFonts w:eastAsiaTheme="minorEastAsia" w:cstheme="minorBidi"/>
              <w:noProof/>
              <w:sz w:val="24"/>
              <w:szCs w:val="24"/>
              <w:lang w:val="es-CO"/>
              <w:rPrChange w:id="542" w:author="Usuario" w:date="2018-07-17T11:22:00Z">
                <w:rPr>
                  <w:ins w:id="543" w:author="felipe campo" w:date="2018-07-04T11:15:00Z"/>
                  <w:rFonts w:eastAsiaTheme="minorEastAsia" w:cstheme="minorBidi"/>
                  <w:noProof/>
                  <w:sz w:val="24"/>
                  <w:szCs w:val="24"/>
                </w:rPr>
              </w:rPrChange>
            </w:rPr>
          </w:pPr>
          <w:ins w:id="544" w:author="felipe campo" w:date="2018-07-04T11:15:00Z">
            <w:r w:rsidRPr="00AE2AD7">
              <w:rPr>
                <w:noProof/>
                <w:lang w:val="es-ES"/>
              </w:rPr>
              <w:t>3.3.3.3.1</w:t>
            </w:r>
            <w:r w:rsidRPr="00AD4287">
              <w:rPr>
                <w:rFonts w:eastAsiaTheme="minorEastAsia" w:cstheme="minorBidi"/>
                <w:noProof/>
                <w:sz w:val="24"/>
                <w:szCs w:val="24"/>
                <w:lang w:val="es-CO"/>
                <w:rPrChange w:id="545" w:author="Usuario" w:date="2018-07-17T11:22:00Z">
                  <w:rPr>
                    <w:rFonts w:eastAsiaTheme="minorEastAsia" w:cstheme="minorBidi"/>
                    <w:noProof/>
                    <w:sz w:val="24"/>
                    <w:szCs w:val="24"/>
                  </w:rPr>
                </w:rPrChange>
              </w:rPr>
              <w:tab/>
            </w:r>
            <w:r w:rsidRPr="00AE2AD7">
              <w:rPr>
                <w:noProof/>
                <w:lang w:val="es-ES"/>
              </w:rPr>
              <w:t>Desarrollo</w:t>
            </w:r>
            <w:r w:rsidRPr="00AD4287">
              <w:rPr>
                <w:noProof/>
                <w:lang w:val="es-CO"/>
                <w:rPrChange w:id="546" w:author="Usuario" w:date="2018-07-17T11:22:00Z">
                  <w:rPr>
                    <w:noProof/>
                  </w:rPr>
                </w:rPrChange>
              </w:rPr>
              <w:tab/>
            </w:r>
            <w:r>
              <w:rPr>
                <w:noProof/>
              </w:rPr>
              <w:fldChar w:fldCharType="begin"/>
            </w:r>
            <w:r w:rsidRPr="00AD4287">
              <w:rPr>
                <w:noProof/>
                <w:lang w:val="es-CO"/>
                <w:rPrChange w:id="547" w:author="Usuario" w:date="2018-07-17T11:22:00Z">
                  <w:rPr>
                    <w:noProof/>
                  </w:rPr>
                </w:rPrChange>
              </w:rPr>
              <w:instrText xml:space="preserve"> PAGEREF _Toc518466304 \h </w:instrText>
            </w:r>
          </w:ins>
          <w:r>
            <w:rPr>
              <w:noProof/>
            </w:rPr>
          </w:r>
          <w:r>
            <w:rPr>
              <w:noProof/>
            </w:rPr>
            <w:fldChar w:fldCharType="separate"/>
          </w:r>
          <w:ins w:id="548" w:author="felipe campo" w:date="2018-07-04T11:15:00Z">
            <w:r w:rsidRPr="00AD4287">
              <w:rPr>
                <w:noProof/>
                <w:lang w:val="es-CO"/>
                <w:rPrChange w:id="549" w:author="Usuario" w:date="2018-07-17T11:22:00Z">
                  <w:rPr>
                    <w:noProof/>
                  </w:rPr>
                </w:rPrChange>
              </w:rPr>
              <w:t>70</w:t>
            </w:r>
            <w:r>
              <w:rPr>
                <w:noProof/>
              </w:rPr>
              <w:fldChar w:fldCharType="end"/>
            </w:r>
          </w:ins>
        </w:p>
        <w:p w14:paraId="00DD917A" w14:textId="77777777" w:rsidR="00515FE7" w:rsidRPr="00AD4287" w:rsidRDefault="00515FE7">
          <w:pPr>
            <w:pStyle w:val="TDC5"/>
            <w:rPr>
              <w:ins w:id="550" w:author="felipe campo" w:date="2018-07-04T11:15:00Z"/>
              <w:rFonts w:eastAsiaTheme="minorEastAsia" w:cstheme="minorBidi"/>
              <w:noProof/>
              <w:sz w:val="24"/>
              <w:szCs w:val="24"/>
              <w:lang w:val="es-CO"/>
              <w:rPrChange w:id="551" w:author="Usuario" w:date="2018-07-17T11:22:00Z">
                <w:rPr>
                  <w:ins w:id="552" w:author="felipe campo" w:date="2018-07-04T11:15:00Z"/>
                  <w:rFonts w:eastAsiaTheme="minorEastAsia" w:cstheme="minorBidi"/>
                  <w:noProof/>
                  <w:sz w:val="24"/>
                  <w:szCs w:val="24"/>
                </w:rPr>
              </w:rPrChange>
            </w:rPr>
          </w:pPr>
          <w:ins w:id="553" w:author="felipe campo" w:date="2018-07-04T11:15:00Z">
            <w:r w:rsidRPr="00AE2AD7">
              <w:rPr>
                <w:noProof/>
                <w:lang w:val="es-ES"/>
              </w:rPr>
              <w:t>3.3.3.3.2</w:t>
            </w:r>
            <w:r w:rsidRPr="00AD4287">
              <w:rPr>
                <w:rFonts w:eastAsiaTheme="minorEastAsia" w:cstheme="minorBidi"/>
                <w:noProof/>
                <w:sz w:val="24"/>
                <w:szCs w:val="24"/>
                <w:lang w:val="es-CO"/>
                <w:rPrChange w:id="554" w:author="Usuario" w:date="2018-07-17T11:22:00Z">
                  <w:rPr>
                    <w:rFonts w:eastAsiaTheme="minorEastAsia" w:cstheme="minorBidi"/>
                    <w:noProof/>
                    <w:sz w:val="24"/>
                    <w:szCs w:val="24"/>
                  </w:rPr>
                </w:rPrChange>
              </w:rPr>
              <w:tab/>
            </w:r>
            <w:r w:rsidRPr="00AE2AD7">
              <w:rPr>
                <w:noProof/>
                <w:lang w:val="es-ES"/>
              </w:rPr>
              <w:t>Implementación</w:t>
            </w:r>
            <w:r w:rsidRPr="00AD4287">
              <w:rPr>
                <w:noProof/>
                <w:lang w:val="es-CO"/>
                <w:rPrChange w:id="555" w:author="Usuario" w:date="2018-07-17T11:22:00Z">
                  <w:rPr>
                    <w:noProof/>
                  </w:rPr>
                </w:rPrChange>
              </w:rPr>
              <w:tab/>
            </w:r>
            <w:r>
              <w:rPr>
                <w:noProof/>
              </w:rPr>
              <w:fldChar w:fldCharType="begin"/>
            </w:r>
            <w:r w:rsidRPr="00AD4287">
              <w:rPr>
                <w:noProof/>
                <w:lang w:val="es-CO"/>
                <w:rPrChange w:id="556" w:author="Usuario" w:date="2018-07-17T11:22:00Z">
                  <w:rPr>
                    <w:noProof/>
                  </w:rPr>
                </w:rPrChange>
              </w:rPr>
              <w:instrText xml:space="preserve"> PAGEREF _Toc518466305 \h </w:instrText>
            </w:r>
          </w:ins>
          <w:r>
            <w:rPr>
              <w:noProof/>
            </w:rPr>
          </w:r>
          <w:r>
            <w:rPr>
              <w:noProof/>
            </w:rPr>
            <w:fldChar w:fldCharType="separate"/>
          </w:r>
          <w:ins w:id="557" w:author="felipe campo" w:date="2018-07-04T11:15:00Z">
            <w:r w:rsidRPr="00AD4287">
              <w:rPr>
                <w:noProof/>
                <w:lang w:val="es-CO"/>
                <w:rPrChange w:id="558" w:author="Usuario" w:date="2018-07-17T11:22:00Z">
                  <w:rPr>
                    <w:noProof/>
                  </w:rPr>
                </w:rPrChange>
              </w:rPr>
              <w:t>71</w:t>
            </w:r>
            <w:r>
              <w:rPr>
                <w:noProof/>
              </w:rPr>
              <w:fldChar w:fldCharType="end"/>
            </w:r>
          </w:ins>
        </w:p>
        <w:p w14:paraId="4F22A786" w14:textId="77777777" w:rsidR="00515FE7" w:rsidRPr="00AD4287" w:rsidRDefault="00515FE7">
          <w:pPr>
            <w:pStyle w:val="TDC4"/>
            <w:tabs>
              <w:tab w:val="left" w:pos="853"/>
              <w:tab w:val="right" w:leader="dot" w:pos="9350"/>
            </w:tabs>
            <w:rPr>
              <w:ins w:id="559" w:author="felipe campo" w:date="2018-07-04T11:15:00Z"/>
              <w:rFonts w:eastAsiaTheme="minorEastAsia" w:cstheme="minorBidi"/>
              <w:noProof/>
              <w:sz w:val="24"/>
              <w:szCs w:val="24"/>
              <w:lang w:val="es-CO"/>
              <w:rPrChange w:id="560" w:author="Usuario" w:date="2018-07-17T11:22:00Z">
                <w:rPr>
                  <w:ins w:id="561" w:author="felipe campo" w:date="2018-07-04T11:15:00Z"/>
                  <w:rFonts w:eastAsiaTheme="minorEastAsia" w:cstheme="minorBidi"/>
                  <w:noProof/>
                  <w:sz w:val="24"/>
                  <w:szCs w:val="24"/>
                </w:rPr>
              </w:rPrChange>
            </w:rPr>
          </w:pPr>
          <w:ins w:id="562" w:author="felipe campo" w:date="2018-07-04T11:15:00Z">
            <w:r w:rsidRPr="00AE2AD7">
              <w:rPr>
                <w:noProof/>
                <w:lang w:val="es-ES"/>
              </w:rPr>
              <w:t>3.3.3.4</w:t>
            </w:r>
            <w:r w:rsidRPr="00AD4287">
              <w:rPr>
                <w:rFonts w:eastAsiaTheme="minorEastAsia" w:cstheme="minorBidi"/>
                <w:noProof/>
                <w:sz w:val="24"/>
                <w:szCs w:val="24"/>
                <w:lang w:val="es-CO"/>
                <w:rPrChange w:id="563" w:author="Usuario" w:date="2018-07-17T11:22:00Z">
                  <w:rPr>
                    <w:rFonts w:eastAsiaTheme="minorEastAsia" w:cstheme="minorBidi"/>
                    <w:noProof/>
                    <w:sz w:val="24"/>
                    <w:szCs w:val="24"/>
                  </w:rPr>
                </w:rPrChange>
              </w:rPr>
              <w:tab/>
            </w:r>
            <w:r w:rsidRPr="00AE2AD7">
              <w:rPr>
                <w:noProof/>
                <w:lang w:val="es-ES"/>
              </w:rPr>
              <w:t>Requisitos de Arquitectura</w:t>
            </w:r>
            <w:r w:rsidRPr="00AD4287">
              <w:rPr>
                <w:noProof/>
                <w:lang w:val="es-CO"/>
                <w:rPrChange w:id="564" w:author="Usuario" w:date="2018-07-17T11:22:00Z">
                  <w:rPr>
                    <w:noProof/>
                  </w:rPr>
                </w:rPrChange>
              </w:rPr>
              <w:tab/>
            </w:r>
            <w:r>
              <w:rPr>
                <w:noProof/>
              </w:rPr>
              <w:fldChar w:fldCharType="begin"/>
            </w:r>
            <w:r w:rsidRPr="00AD4287">
              <w:rPr>
                <w:noProof/>
                <w:lang w:val="es-CO"/>
                <w:rPrChange w:id="565" w:author="Usuario" w:date="2018-07-17T11:22:00Z">
                  <w:rPr>
                    <w:noProof/>
                  </w:rPr>
                </w:rPrChange>
              </w:rPr>
              <w:instrText xml:space="preserve"> PAGEREF _Toc518466306 \h </w:instrText>
            </w:r>
          </w:ins>
          <w:r>
            <w:rPr>
              <w:noProof/>
            </w:rPr>
          </w:r>
          <w:r>
            <w:rPr>
              <w:noProof/>
            </w:rPr>
            <w:fldChar w:fldCharType="separate"/>
          </w:r>
          <w:ins w:id="566" w:author="felipe campo" w:date="2018-07-04T11:15:00Z">
            <w:r w:rsidRPr="00AD4287">
              <w:rPr>
                <w:noProof/>
                <w:lang w:val="es-CO"/>
                <w:rPrChange w:id="567" w:author="Usuario" w:date="2018-07-17T11:22:00Z">
                  <w:rPr>
                    <w:noProof/>
                  </w:rPr>
                </w:rPrChange>
              </w:rPr>
              <w:t>71</w:t>
            </w:r>
            <w:r>
              <w:rPr>
                <w:noProof/>
              </w:rPr>
              <w:fldChar w:fldCharType="end"/>
            </w:r>
          </w:ins>
        </w:p>
        <w:p w14:paraId="7F818DFA" w14:textId="77777777" w:rsidR="00515FE7" w:rsidRPr="00AD4287" w:rsidRDefault="00515FE7">
          <w:pPr>
            <w:pStyle w:val="TDC4"/>
            <w:tabs>
              <w:tab w:val="left" w:pos="853"/>
              <w:tab w:val="right" w:leader="dot" w:pos="9350"/>
            </w:tabs>
            <w:rPr>
              <w:ins w:id="568" w:author="felipe campo" w:date="2018-07-04T11:15:00Z"/>
              <w:rFonts w:eastAsiaTheme="minorEastAsia" w:cstheme="minorBidi"/>
              <w:noProof/>
              <w:sz w:val="24"/>
              <w:szCs w:val="24"/>
              <w:lang w:val="es-CO"/>
              <w:rPrChange w:id="569" w:author="Usuario" w:date="2018-07-17T11:22:00Z">
                <w:rPr>
                  <w:ins w:id="570" w:author="felipe campo" w:date="2018-07-04T11:15:00Z"/>
                  <w:rFonts w:eastAsiaTheme="minorEastAsia" w:cstheme="minorBidi"/>
                  <w:noProof/>
                  <w:sz w:val="24"/>
                  <w:szCs w:val="24"/>
                </w:rPr>
              </w:rPrChange>
            </w:rPr>
          </w:pPr>
          <w:ins w:id="571" w:author="felipe campo" w:date="2018-07-04T11:15:00Z">
            <w:r w:rsidRPr="00AE2AD7">
              <w:rPr>
                <w:noProof/>
                <w:lang w:val="es-ES"/>
              </w:rPr>
              <w:t>3.3.3.5</w:t>
            </w:r>
            <w:r w:rsidRPr="00AD4287">
              <w:rPr>
                <w:rFonts w:eastAsiaTheme="minorEastAsia" w:cstheme="minorBidi"/>
                <w:noProof/>
                <w:sz w:val="24"/>
                <w:szCs w:val="24"/>
                <w:lang w:val="es-CO"/>
                <w:rPrChange w:id="572" w:author="Usuario" w:date="2018-07-17T11:22:00Z">
                  <w:rPr>
                    <w:rFonts w:eastAsiaTheme="minorEastAsia" w:cstheme="minorBidi"/>
                    <w:noProof/>
                    <w:sz w:val="24"/>
                    <w:szCs w:val="24"/>
                  </w:rPr>
                </w:rPrChange>
              </w:rPr>
              <w:tab/>
            </w:r>
            <w:r w:rsidRPr="00AE2AD7">
              <w:rPr>
                <w:noProof/>
                <w:lang w:val="es-ES"/>
              </w:rPr>
              <w:t>Requisitos del Proyecto</w:t>
            </w:r>
            <w:r w:rsidRPr="00AD4287">
              <w:rPr>
                <w:noProof/>
                <w:lang w:val="es-CO"/>
                <w:rPrChange w:id="573" w:author="Usuario" w:date="2018-07-17T11:22:00Z">
                  <w:rPr>
                    <w:noProof/>
                  </w:rPr>
                </w:rPrChange>
              </w:rPr>
              <w:tab/>
            </w:r>
            <w:r>
              <w:rPr>
                <w:noProof/>
              </w:rPr>
              <w:fldChar w:fldCharType="begin"/>
            </w:r>
            <w:r w:rsidRPr="00AD4287">
              <w:rPr>
                <w:noProof/>
                <w:lang w:val="es-CO"/>
                <w:rPrChange w:id="574" w:author="Usuario" w:date="2018-07-17T11:22:00Z">
                  <w:rPr>
                    <w:noProof/>
                  </w:rPr>
                </w:rPrChange>
              </w:rPr>
              <w:instrText xml:space="preserve"> PAGEREF _Toc518466307 \h </w:instrText>
            </w:r>
          </w:ins>
          <w:r>
            <w:rPr>
              <w:noProof/>
            </w:rPr>
          </w:r>
          <w:r>
            <w:rPr>
              <w:noProof/>
            </w:rPr>
            <w:fldChar w:fldCharType="separate"/>
          </w:r>
          <w:ins w:id="575" w:author="felipe campo" w:date="2018-07-04T11:15:00Z">
            <w:r w:rsidRPr="00AD4287">
              <w:rPr>
                <w:noProof/>
                <w:lang w:val="es-CO"/>
                <w:rPrChange w:id="576" w:author="Usuario" w:date="2018-07-17T11:22:00Z">
                  <w:rPr>
                    <w:noProof/>
                  </w:rPr>
                </w:rPrChange>
              </w:rPr>
              <w:t>72</w:t>
            </w:r>
            <w:r>
              <w:rPr>
                <w:noProof/>
              </w:rPr>
              <w:fldChar w:fldCharType="end"/>
            </w:r>
          </w:ins>
        </w:p>
        <w:p w14:paraId="2830B45F" w14:textId="77777777" w:rsidR="00515FE7" w:rsidRPr="00AD4287" w:rsidRDefault="00515FE7">
          <w:pPr>
            <w:pStyle w:val="TDC1"/>
            <w:rPr>
              <w:ins w:id="577" w:author="felipe campo" w:date="2018-07-04T11:15:00Z"/>
              <w:rFonts w:eastAsiaTheme="minorEastAsia" w:cstheme="minorBidi"/>
              <w:b w:val="0"/>
              <w:bCs w:val="0"/>
              <w:caps w:val="0"/>
              <w:noProof/>
              <w:sz w:val="24"/>
              <w:szCs w:val="24"/>
              <w:u w:val="none"/>
              <w:lang w:val="es-CO"/>
              <w:rPrChange w:id="578" w:author="Usuario" w:date="2018-07-17T11:22:00Z">
                <w:rPr>
                  <w:ins w:id="579" w:author="felipe campo" w:date="2018-07-04T11:15:00Z"/>
                  <w:rFonts w:eastAsiaTheme="minorEastAsia" w:cstheme="minorBidi"/>
                  <w:b w:val="0"/>
                  <w:bCs w:val="0"/>
                  <w:caps w:val="0"/>
                  <w:noProof/>
                  <w:sz w:val="24"/>
                  <w:szCs w:val="24"/>
                  <w:u w:val="none"/>
                </w:rPr>
              </w:rPrChange>
            </w:rPr>
          </w:pPr>
          <w:ins w:id="580" w:author="felipe campo" w:date="2018-07-04T11:15:00Z">
            <w:r w:rsidRPr="00AE2AD7">
              <w:rPr>
                <w:noProof/>
                <w:lang w:val="es-ES"/>
              </w:rPr>
              <w:t>4.</w:t>
            </w:r>
            <w:r w:rsidRPr="00AD4287">
              <w:rPr>
                <w:rFonts w:eastAsiaTheme="minorEastAsia" w:cstheme="minorBidi"/>
                <w:b w:val="0"/>
                <w:bCs w:val="0"/>
                <w:caps w:val="0"/>
                <w:noProof/>
                <w:sz w:val="24"/>
                <w:szCs w:val="24"/>
                <w:u w:val="none"/>
                <w:lang w:val="es-CO"/>
                <w:rPrChange w:id="581" w:author="Usuario" w:date="2018-07-17T11:22:00Z">
                  <w:rPr>
                    <w:rFonts w:eastAsiaTheme="minorEastAsia" w:cstheme="minorBidi"/>
                    <w:b w:val="0"/>
                    <w:bCs w:val="0"/>
                    <w:caps w:val="0"/>
                    <w:noProof/>
                    <w:sz w:val="24"/>
                    <w:szCs w:val="24"/>
                    <w:u w:val="none"/>
                  </w:rPr>
                </w:rPrChange>
              </w:rPr>
              <w:tab/>
            </w:r>
            <w:r w:rsidRPr="00AE2AD7">
              <w:rPr>
                <w:noProof/>
                <w:lang w:val="es-ES"/>
              </w:rPr>
              <w:t>Anexos y Tablas de Referencias</w:t>
            </w:r>
            <w:r w:rsidRPr="00AD4287">
              <w:rPr>
                <w:noProof/>
                <w:lang w:val="es-CO"/>
                <w:rPrChange w:id="582" w:author="Usuario" w:date="2018-07-17T11:22:00Z">
                  <w:rPr>
                    <w:noProof/>
                  </w:rPr>
                </w:rPrChange>
              </w:rPr>
              <w:tab/>
            </w:r>
            <w:r>
              <w:rPr>
                <w:noProof/>
              </w:rPr>
              <w:fldChar w:fldCharType="begin"/>
            </w:r>
            <w:r w:rsidRPr="00AD4287">
              <w:rPr>
                <w:noProof/>
                <w:lang w:val="es-CO"/>
                <w:rPrChange w:id="583" w:author="Usuario" w:date="2018-07-17T11:22:00Z">
                  <w:rPr>
                    <w:noProof/>
                  </w:rPr>
                </w:rPrChange>
              </w:rPr>
              <w:instrText xml:space="preserve"> PAGEREF _Toc518466308 \h </w:instrText>
            </w:r>
          </w:ins>
          <w:r>
            <w:rPr>
              <w:noProof/>
            </w:rPr>
          </w:r>
          <w:r>
            <w:rPr>
              <w:noProof/>
            </w:rPr>
            <w:fldChar w:fldCharType="separate"/>
          </w:r>
          <w:ins w:id="584" w:author="felipe campo" w:date="2018-07-04T11:15:00Z">
            <w:r w:rsidRPr="00AD4287">
              <w:rPr>
                <w:noProof/>
                <w:lang w:val="es-CO"/>
                <w:rPrChange w:id="585" w:author="Usuario" w:date="2018-07-17T11:22:00Z">
                  <w:rPr>
                    <w:noProof/>
                  </w:rPr>
                </w:rPrChange>
              </w:rPr>
              <w:t>73</w:t>
            </w:r>
            <w:r>
              <w:rPr>
                <w:noProof/>
              </w:rPr>
              <w:fldChar w:fldCharType="end"/>
            </w:r>
          </w:ins>
        </w:p>
        <w:p w14:paraId="6F84606C" w14:textId="77777777" w:rsidR="00515FE7" w:rsidRPr="00AD4287" w:rsidRDefault="00515FE7">
          <w:pPr>
            <w:pStyle w:val="TDC2"/>
            <w:tabs>
              <w:tab w:val="left" w:pos="522"/>
              <w:tab w:val="right" w:leader="dot" w:pos="9350"/>
            </w:tabs>
            <w:rPr>
              <w:ins w:id="586" w:author="felipe campo" w:date="2018-07-04T11:15:00Z"/>
              <w:rFonts w:eastAsiaTheme="minorEastAsia" w:cstheme="minorBidi"/>
              <w:b w:val="0"/>
              <w:bCs w:val="0"/>
              <w:smallCaps w:val="0"/>
              <w:noProof/>
              <w:sz w:val="24"/>
              <w:szCs w:val="24"/>
              <w:lang w:val="es-CO"/>
              <w:rPrChange w:id="587" w:author="Usuario" w:date="2018-07-17T11:22:00Z">
                <w:rPr>
                  <w:ins w:id="588" w:author="felipe campo" w:date="2018-07-04T11:15:00Z"/>
                  <w:rFonts w:eastAsiaTheme="minorEastAsia" w:cstheme="minorBidi"/>
                  <w:b w:val="0"/>
                  <w:bCs w:val="0"/>
                  <w:smallCaps w:val="0"/>
                  <w:noProof/>
                  <w:sz w:val="24"/>
                  <w:szCs w:val="24"/>
                </w:rPr>
              </w:rPrChange>
            </w:rPr>
          </w:pPr>
          <w:ins w:id="589" w:author="felipe campo" w:date="2018-07-04T11:15:00Z">
            <w:r w:rsidRPr="00AE2AD7">
              <w:rPr>
                <w:noProof/>
                <w:lang w:val="es-ES"/>
              </w:rPr>
              <w:t>4.1</w:t>
            </w:r>
            <w:r w:rsidRPr="00AD4287">
              <w:rPr>
                <w:rFonts w:eastAsiaTheme="minorEastAsia" w:cstheme="minorBidi"/>
                <w:b w:val="0"/>
                <w:bCs w:val="0"/>
                <w:smallCaps w:val="0"/>
                <w:noProof/>
                <w:sz w:val="24"/>
                <w:szCs w:val="24"/>
                <w:lang w:val="es-CO"/>
                <w:rPrChange w:id="590" w:author="Usuario" w:date="2018-07-17T11:22:00Z">
                  <w:rPr>
                    <w:rFonts w:eastAsiaTheme="minorEastAsia" w:cstheme="minorBidi"/>
                    <w:b w:val="0"/>
                    <w:bCs w:val="0"/>
                    <w:smallCaps w:val="0"/>
                    <w:noProof/>
                    <w:sz w:val="24"/>
                    <w:szCs w:val="24"/>
                  </w:rPr>
                </w:rPrChange>
              </w:rPr>
              <w:tab/>
            </w:r>
            <w:r w:rsidRPr="00AE2AD7">
              <w:rPr>
                <w:noProof/>
                <w:lang w:val="es-ES"/>
              </w:rPr>
              <w:t>Glosario</w:t>
            </w:r>
            <w:r w:rsidRPr="00AD4287">
              <w:rPr>
                <w:noProof/>
                <w:lang w:val="es-CO"/>
                <w:rPrChange w:id="591" w:author="Usuario" w:date="2018-07-17T11:22:00Z">
                  <w:rPr>
                    <w:noProof/>
                  </w:rPr>
                </w:rPrChange>
              </w:rPr>
              <w:tab/>
            </w:r>
            <w:r>
              <w:rPr>
                <w:noProof/>
              </w:rPr>
              <w:fldChar w:fldCharType="begin"/>
            </w:r>
            <w:r w:rsidRPr="00AD4287">
              <w:rPr>
                <w:noProof/>
                <w:lang w:val="es-CO"/>
                <w:rPrChange w:id="592" w:author="Usuario" w:date="2018-07-17T11:22:00Z">
                  <w:rPr>
                    <w:noProof/>
                  </w:rPr>
                </w:rPrChange>
              </w:rPr>
              <w:instrText xml:space="preserve"> PAGEREF _Toc518466309 \h </w:instrText>
            </w:r>
          </w:ins>
          <w:r>
            <w:rPr>
              <w:noProof/>
            </w:rPr>
          </w:r>
          <w:r>
            <w:rPr>
              <w:noProof/>
            </w:rPr>
            <w:fldChar w:fldCharType="separate"/>
          </w:r>
          <w:ins w:id="593" w:author="felipe campo" w:date="2018-07-04T11:15:00Z">
            <w:r w:rsidRPr="00AD4287">
              <w:rPr>
                <w:noProof/>
                <w:lang w:val="es-CO"/>
                <w:rPrChange w:id="594" w:author="Usuario" w:date="2018-07-17T11:22:00Z">
                  <w:rPr>
                    <w:noProof/>
                  </w:rPr>
                </w:rPrChange>
              </w:rPr>
              <w:t>74</w:t>
            </w:r>
            <w:r>
              <w:rPr>
                <w:noProof/>
              </w:rPr>
              <w:fldChar w:fldCharType="end"/>
            </w:r>
          </w:ins>
        </w:p>
        <w:p w14:paraId="44740D1D" w14:textId="77777777" w:rsidR="00515FE7" w:rsidRPr="00AD4287" w:rsidRDefault="00515FE7">
          <w:pPr>
            <w:pStyle w:val="TDC2"/>
            <w:tabs>
              <w:tab w:val="left" w:pos="522"/>
              <w:tab w:val="right" w:leader="dot" w:pos="9350"/>
            </w:tabs>
            <w:rPr>
              <w:ins w:id="595" w:author="felipe campo" w:date="2018-07-04T11:15:00Z"/>
              <w:rFonts w:eastAsiaTheme="minorEastAsia" w:cstheme="minorBidi"/>
              <w:b w:val="0"/>
              <w:bCs w:val="0"/>
              <w:smallCaps w:val="0"/>
              <w:noProof/>
              <w:sz w:val="24"/>
              <w:szCs w:val="24"/>
              <w:lang w:val="es-CO"/>
              <w:rPrChange w:id="596" w:author="Usuario" w:date="2018-07-17T11:22:00Z">
                <w:rPr>
                  <w:ins w:id="597" w:author="felipe campo" w:date="2018-07-04T11:15:00Z"/>
                  <w:rFonts w:eastAsiaTheme="minorEastAsia" w:cstheme="minorBidi"/>
                  <w:b w:val="0"/>
                  <w:bCs w:val="0"/>
                  <w:smallCaps w:val="0"/>
                  <w:noProof/>
                  <w:sz w:val="24"/>
                  <w:szCs w:val="24"/>
                </w:rPr>
              </w:rPrChange>
            </w:rPr>
          </w:pPr>
          <w:ins w:id="598" w:author="felipe campo" w:date="2018-07-04T11:15:00Z">
            <w:r w:rsidRPr="00AE2AD7">
              <w:rPr>
                <w:noProof/>
                <w:lang w:val="es-ES"/>
              </w:rPr>
              <w:t>4.2</w:t>
            </w:r>
            <w:r w:rsidRPr="00AD4287">
              <w:rPr>
                <w:rFonts w:eastAsiaTheme="minorEastAsia" w:cstheme="minorBidi"/>
                <w:b w:val="0"/>
                <w:bCs w:val="0"/>
                <w:smallCaps w:val="0"/>
                <w:noProof/>
                <w:sz w:val="24"/>
                <w:szCs w:val="24"/>
                <w:lang w:val="es-CO"/>
                <w:rPrChange w:id="599" w:author="Usuario" w:date="2018-07-17T11:22:00Z">
                  <w:rPr>
                    <w:rFonts w:eastAsiaTheme="minorEastAsia" w:cstheme="minorBidi"/>
                    <w:b w:val="0"/>
                    <w:bCs w:val="0"/>
                    <w:smallCaps w:val="0"/>
                    <w:noProof/>
                    <w:sz w:val="24"/>
                    <w:szCs w:val="24"/>
                  </w:rPr>
                </w:rPrChange>
              </w:rPr>
              <w:tab/>
            </w:r>
            <w:r w:rsidRPr="00AE2AD7">
              <w:rPr>
                <w:noProof/>
                <w:lang w:val="es-ES"/>
              </w:rPr>
              <w:t>Índice de Términos y Referencias</w:t>
            </w:r>
            <w:r w:rsidRPr="00AD4287">
              <w:rPr>
                <w:noProof/>
                <w:lang w:val="es-CO"/>
                <w:rPrChange w:id="600" w:author="Usuario" w:date="2018-07-17T11:22:00Z">
                  <w:rPr>
                    <w:noProof/>
                  </w:rPr>
                </w:rPrChange>
              </w:rPr>
              <w:tab/>
            </w:r>
            <w:r>
              <w:rPr>
                <w:noProof/>
              </w:rPr>
              <w:fldChar w:fldCharType="begin"/>
            </w:r>
            <w:r w:rsidRPr="00AD4287">
              <w:rPr>
                <w:noProof/>
                <w:lang w:val="es-CO"/>
                <w:rPrChange w:id="601" w:author="Usuario" w:date="2018-07-17T11:22:00Z">
                  <w:rPr>
                    <w:noProof/>
                  </w:rPr>
                </w:rPrChange>
              </w:rPr>
              <w:instrText xml:space="preserve"> PAGEREF _Toc518466310 \h </w:instrText>
            </w:r>
          </w:ins>
          <w:r>
            <w:rPr>
              <w:noProof/>
            </w:rPr>
          </w:r>
          <w:r>
            <w:rPr>
              <w:noProof/>
            </w:rPr>
            <w:fldChar w:fldCharType="separate"/>
          </w:r>
          <w:ins w:id="602" w:author="felipe campo" w:date="2018-07-04T11:15:00Z">
            <w:r w:rsidRPr="00AD4287">
              <w:rPr>
                <w:noProof/>
                <w:lang w:val="es-CO"/>
                <w:rPrChange w:id="603" w:author="Usuario" w:date="2018-07-17T11:22:00Z">
                  <w:rPr>
                    <w:noProof/>
                  </w:rPr>
                </w:rPrChange>
              </w:rPr>
              <w:t>81</w:t>
            </w:r>
            <w:r>
              <w:rPr>
                <w:noProof/>
              </w:rPr>
              <w:fldChar w:fldCharType="end"/>
            </w:r>
          </w:ins>
        </w:p>
        <w:p w14:paraId="3327F15F" w14:textId="77777777" w:rsidR="00515FE7" w:rsidRDefault="00515FE7">
          <w:pPr>
            <w:pStyle w:val="TDC2"/>
            <w:tabs>
              <w:tab w:val="left" w:pos="522"/>
              <w:tab w:val="right" w:leader="dot" w:pos="9350"/>
            </w:tabs>
            <w:rPr>
              <w:ins w:id="604" w:author="felipe campo" w:date="2018-07-04T11:15:00Z"/>
              <w:rFonts w:eastAsiaTheme="minorEastAsia" w:cstheme="minorBidi"/>
              <w:b w:val="0"/>
              <w:bCs w:val="0"/>
              <w:smallCaps w:val="0"/>
              <w:noProof/>
              <w:sz w:val="24"/>
              <w:szCs w:val="24"/>
            </w:rPr>
          </w:pPr>
          <w:ins w:id="605" w:author="felipe campo" w:date="2018-07-04T11:15:00Z">
            <w:r w:rsidRPr="00AE2AD7">
              <w:rPr>
                <w:noProof/>
                <w:lang w:val="es-ES"/>
              </w:rPr>
              <w:t>4.3</w:t>
            </w:r>
            <w:r>
              <w:rPr>
                <w:rFonts w:eastAsiaTheme="minorEastAsia" w:cstheme="minorBidi"/>
                <w:b w:val="0"/>
                <w:bCs w:val="0"/>
                <w:smallCaps w:val="0"/>
                <w:noProof/>
                <w:sz w:val="24"/>
                <w:szCs w:val="24"/>
              </w:rPr>
              <w:tab/>
            </w:r>
            <w:r w:rsidRPr="00AE2AD7">
              <w:rPr>
                <w:noProof/>
                <w:lang w:val="es-ES"/>
              </w:rPr>
              <w:t>Bibliografía</w:t>
            </w:r>
            <w:r>
              <w:rPr>
                <w:noProof/>
              </w:rPr>
              <w:tab/>
            </w:r>
            <w:r>
              <w:rPr>
                <w:noProof/>
              </w:rPr>
              <w:fldChar w:fldCharType="begin"/>
            </w:r>
            <w:r>
              <w:rPr>
                <w:noProof/>
              </w:rPr>
              <w:instrText xml:space="preserve"> PAGEREF _Toc518466311 \h </w:instrText>
            </w:r>
          </w:ins>
          <w:r>
            <w:rPr>
              <w:noProof/>
            </w:rPr>
          </w:r>
          <w:r>
            <w:rPr>
              <w:noProof/>
            </w:rPr>
            <w:fldChar w:fldCharType="separate"/>
          </w:r>
          <w:ins w:id="606" w:author="felipe campo" w:date="2018-07-04T11:15:00Z">
            <w:r>
              <w:rPr>
                <w:noProof/>
              </w:rPr>
              <w:t>83</w:t>
            </w:r>
            <w:r>
              <w:rPr>
                <w:noProof/>
              </w:rPr>
              <w:fldChar w:fldCharType="end"/>
            </w:r>
          </w:ins>
        </w:p>
        <w:p w14:paraId="1E638934" w14:textId="77777777" w:rsidR="00515FE7" w:rsidRDefault="00515FE7">
          <w:pPr>
            <w:pStyle w:val="TDC2"/>
            <w:tabs>
              <w:tab w:val="left" w:pos="522"/>
              <w:tab w:val="right" w:leader="dot" w:pos="9350"/>
            </w:tabs>
            <w:rPr>
              <w:ins w:id="607" w:author="felipe campo" w:date="2018-07-04T11:15:00Z"/>
              <w:rFonts w:eastAsiaTheme="minorEastAsia" w:cstheme="minorBidi"/>
              <w:b w:val="0"/>
              <w:bCs w:val="0"/>
              <w:smallCaps w:val="0"/>
              <w:noProof/>
              <w:sz w:val="24"/>
              <w:szCs w:val="24"/>
            </w:rPr>
          </w:pPr>
          <w:ins w:id="608" w:author="felipe campo" w:date="2018-07-04T11:15:00Z">
            <w:r w:rsidRPr="00AE2AD7">
              <w:rPr>
                <w:noProof/>
                <w:lang w:val="es-ES"/>
              </w:rPr>
              <w:t>4.4</w:t>
            </w:r>
            <w:r>
              <w:rPr>
                <w:rFonts w:eastAsiaTheme="minorEastAsia" w:cstheme="minorBidi"/>
                <w:b w:val="0"/>
                <w:bCs w:val="0"/>
                <w:smallCaps w:val="0"/>
                <w:noProof/>
                <w:sz w:val="24"/>
                <w:szCs w:val="24"/>
              </w:rPr>
              <w:tab/>
            </w:r>
            <w:r w:rsidRPr="00AE2AD7">
              <w:rPr>
                <w:noProof/>
                <w:lang w:val="es-ES"/>
              </w:rPr>
              <w:t>Tabla de Figuras</w:t>
            </w:r>
            <w:r>
              <w:rPr>
                <w:noProof/>
              </w:rPr>
              <w:tab/>
            </w:r>
            <w:r>
              <w:rPr>
                <w:noProof/>
              </w:rPr>
              <w:fldChar w:fldCharType="begin"/>
            </w:r>
            <w:r>
              <w:rPr>
                <w:noProof/>
              </w:rPr>
              <w:instrText xml:space="preserve"> PAGEREF _Toc518466312 \h </w:instrText>
            </w:r>
          </w:ins>
          <w:r>
            <w:rPr>
              <w:noProof/>
            </w:rPr>
          </w:r>
          <w:r>
            <w:rPr>
              <w:noProof/>
            </w:rPr>
            <w:fldChar w:fldCharType="separate"/>
          </w:r>
          <w:ins w:id="609" w:author="felipe campo" w:date="2018-07-04T11:15:00Z">
            <w:r>
              <w:rPr>
                <w:noProof/>
              </w:rPr>
              <w:t>85</w:t>
            </w:r>
            <w:r>
              <w:rPr>
                <w:noProof/>
              </w:rPr>
              <w:fldChar w:fldCharType="end"/>
            </w:r>
          </w:ins>
        </w:p>
        <w:p w14:paraId="70B9FAE6" w14:textId="77777777" w:rsidR="00205399" w:rsidDel="00D93D80" w:rsidRDefault="00205399">
          <w:pPr>
            <w:pStyle w:val="TDC1"/>
            <w:rPr>
              <w:del w:id="610" w:author="felipe campo" w:date="2017-03-14T10:59:00Z"/>
              <w:rFonts w:eastAsiaTheme="minorEastAsia" w:cstheme="minorBidi"/>
              <w:b w:val="0"/>
              <w:bCs w:val="0"/>
              <w:caps w:val="0"/>
              <w:noProof/>
              <w:sz w:val="24"/>
              <w:szCs w:val="24"/>
              <w:u w:val="none"/>
              <w:lang w:val="es-ES_tradnl" w:eastAsia="es-ES_tradnl"/>
            </w:rPr>
          </w:pPr>
          <w:del w:id="611" w:author="felipe campo" w:date="2017-03-14T10:59:00Z">
            <w:r w:rsidRPr="005850AE" w:rsidDel="00D93D80">
              <w:rPr>
                <w:noProof/>
                <w:lang w:val="es-ES"/>
              </w:rPr>
              <w:delText>1.</w:delText>
            </w:r>
            <w:r w:rsidDel="00D93D80">
              <w:rPr>
                <w:rFonts w:eastAsiaTheme="minorEastAsia" w:cstheme="minorBidi"/>
                <w:b w:val="0"/>
                <w:bCs w:val="0"/>
                <w:caps w:val="0"/>
                <w:noProof/>
                <w:sz w:val="24"/>
                <w:szCs w:val="24"/>
                <w:u w:val="none"/>
                <w:lang w:val="es-ES_tradnl" w:eastAsia="es-ES_tradnl"/>
              </w:rPr>
              <w:tab/>
            </w:r>
            <w:r w:rsidRPr="005850AE" w:rsidDel="00D93D80">
              <w:rPr>
                <w:noProof/>
                <w:lang w:val="es-ES"/>
              </w:rPr>
              <w:delText>Introducción</w:delText>
            </w:r>
            <w:r w:rsidRPr="00205399" w:rsidDel="00D93D80">
              <w:rPr>
                <w:noProof/>
                <w:lang w:val="es-ES_tradnl"/>
              </w:rPr>
              <w:tab/>
              <w:delText>5</w:delText>
            </w:r>
          </w:del>
        </w:p>
        <w:p w14:paraId="29DB31C8" w14:textId="77777777" w:rsidR="00205399" w:rsidDel="00D93D80" w:rsidRDefault="00205399">
          <w:pPr>
            <w:pStyle w:val="TDC1"/>
            <w:rPr>
              <w:del w:id="612" w:author="felipe campo" w:date="2017-03-14T10:59:00Z"/>
              <w:rFonts w:eastAsiaTheme="minorEastAsia" w:cstheme="minorBidi"/>
              <w:b w:val="0"/>
              <w:bCs w:val="0"/>
              <w:caps w:val="0"/>
              <w:noProof/>
              <w:sz w:val="24"/>
              <w:szCs w:val="24"/>
              <w:u w:val="none"/>
              <w:lang w:val="es-ES_tradnl" w:eastAsia="es-ES_tradnl"/>
            </w:rPr>
          </w:pPr>
          <w:del w:id="613" w:author="felipe campo" w:date="2017-03-14T10:59:00Z">
            <w:r w:rsidRPr="005850AE" w:rsidDel="00D93D80">
              <w:rPr>
                <w:noProof/>
                <w:lang w:val="es-ES"/>
              </w:rPr>
              <w:delText>2.</w:delText>
            </w:r>
            <w:r w:rsidDel="00D93D80">
              <w:rPr>
                <w:rFonts w:eastAsiaTheme="minorEastAsia" w:cstheme="minorBidi"/>
                <w:b w:val="0"/>
                <w:bCs w:val="0"/>
                <w:caps w:val="0"/>
                <w:noProof/>
                <w:sz w:val="24"/>
                <w:szCs w:val="24"/>
                <w:u w:val="none"/>
                <w:lang w:val="es-ES_tradnl" w:eastAsia="es-ES_tradnl"/>
              </w:rPr>
              <w:tab/>
            </w:r>
            <w:r w:rsidRPr="005850AE" w:rsidDel="00D93D80">
              <w:rPr>
                <w:noProof/>
                <w:lang w:val="es-ES"/>
              </w:rPr>
              <w:delText>Alcance.</w:delText>
            </w:r>
            <w:r w:rsidRPr="00205399" w:rsidDel="00D93D80">
              <w:rPr>
                <w:noProof/>
                <w:lang w:val="es-ES_tradnl"/>
              </w:rPr>
              <w:tab/>
              <w:delText>6</w:delText>
            </w:r>
          </w:del>
        </w:p>
        <w:p w14:paraId="5911929B" w14:textId="77777777" w:rsidR="00205399" w:rsidDel="00D93D80" w:rsidRDefault="00205399">
          <w:pPr>
            <w:pStyle w:val="TDC1"/>
            <w:rPr>
              <w:del w:id="614" w:author="felipe campo" w:date="2017-03-14T10:59:00Z"/>
              <w:rFonts w:eastAsiaTheme="minorEastAsia" w:cstheme="minorBidi"/>
              <w:b w:val="0"/>
              <w:bCs w:val="0"/>
              <w:caps w:val="0"/>
              <w:noProof/>
              <w:sz w:val="24"/>
              <w:szCs w:val="24"/>
              <w:u w:val="none"/>
              <w:lang w:val="es-ES_tradnl" w:eastAsia="es-ES_tradnl"/>
            </w:rPr>
          </w:pPr>
          <w:del w:id="615" w:author="felipe campo" w:date="2017-03-14T10:59:00Z">
            <w:r w:rsidRPr="005850AE" w:rsidDel="00D93D80">
              <w:rPr>
                <w:noProof/>
                <w:lang w:val="es-ES"/>
              </w:rPr>
              <w:delText>3.</w:delText>
            </w:r>
            <w:r w:rsidDel="00D93D80">
              <w:rPr>
                <w:rFonts w:eastAsiaTheme="minorEastAsia" w:cstheme="minorBidi"/>
                <w:b w:val="0"/>
                <w:bCs w:val="0"/>
                <w:caps w:val="0"/>
                <w:noProof/>
                <w:sz w:val="24"/>
                <w:szCs w:val="24"/>
                <w:u w:val="none"/>
                <w:lang w:val="es-ES_tradnl" w:eastAsia="es-ES_tradnl"/>
              </w:rPr>
              <w:tab/>
            </w:r>
            <w:r w:rsidRPr="005850AE" w:rsidDel="00D93D80">
              <w:rPr>
                <w:noProof/>
                <w:lang w:val="es-ES"/>
              </w:rPr>
              <w:delText>Requisitos del Sistema LogCloud</w:delText>
            </w:r>
            <w:r w:rsidRPr="00205399" w:rsidDel="00D93D80">
              <w:rPr>
                <w:noProof/>
                <w:lang w:val="es-ES_tradnl"/>
              </w:rPr>
              <w:tab/>
              <w:delText>9</w:delText>
            </w:r>
          </w:del>
        </w:p>
        <w:p w14:paraId="1232330E" w14:textId="77777777" w:rsidR="00205399" w:rsidDel="00D93D80" w:rsidRDefault="00205399">
          <w:pPr>
            <w:pStyle w:val="TDC2"/>
            <w:tabs>
              <w:tab w:val="left" w:pos="522"/>
              <w:tab w:val="right" w:leader="dot" w:pos="9350"/>
            </w:tabs>
            <w:rPr>
              <w:del w:id="616" w:author="felipe campo" w:date="2017-03-14T10:59:00Z"/>
              <w:rFonts w:eastAsiaTheme="minorEastAsia" w:cstheme="minorBidi"/>
              <w:b w:val="0"/>
              <w:bCs w:val="0"/>
              <w:smallCaps w:val="0"/>
              <w:noProof/>
              <w:sz w:val="24"/>
              <w:szCs w:val="24"/>
              <w:lang w:val="es-ES_tradnl" w:eastAsia="es-ES_tradnl"/>
            </w:rPr>
          </w:pPr>
          <w:del w:id="617" w:author="felipe campo" w:date="2017-03-14T10:59:00Z">
            <w:r w:rsidRPr="005850AE" w:rsidDel="00D93D80">
              <w:rPr>
                <w:noProof/>
                <w:lang w:val="es-ES"/>
              </w:rPr>
              <w:delText>3.1</w:delText>
            </w:r>
            <w:r w:rsidDel="00D93D80">
              <w:rPr>
                <w:rFonts w:eastAsiaTheme="minorEastAsia" w:cstheme="minorBidi"/>
                <w:b w:val="0"/>
                <w:bCs w:val="0"/>
                <w:smallCaps w:val="0"/>
                <w:noProof/>
                <w:sz w:val="24"/>
                <w:szCs w:val="24"/>
                <w:lang w:val="es-ES_tradnl" w:eastAsia="es-ES_tradnl"/>
              </w:rPr>
              <w:tab/>
            </w:r>
            <w:r w:rsidRPr="005850AE" w:rsidDel="00D93D80">
              <w:rPr>
                <w:noProof/>
                <w:lang w:val="es-ES"/>
              </w:rPr>
              <w:delText>Actores del Sistema</w:delText>
            </w:r>
            <w:r w:rsidRPr="00205399" w:rsidDel="00D93D80">
              <w:rPr>
                <w:noProof/>
                <w:lang w:val="es-ES_tradnl"/>
              </w:rPr>
              <w:tab/>
              <w:delText>13</w:delText>
            </w:r>
          </w:del>
        </w:p>
        <w:p w14:paraId="2ADD6565" w14:textId="77777777" w:rsidR="00205399" w:rsidDel="00D93D80" w:rsidRDefault="00205399">
          <w:pPr>
            <w:pStyle w:val="TDC2"/>
            <w:tabs>
              <w:tab w:val="left" w:pos="522"/>
              <w:tab w:val="right" w:leader="dot" w:pos="9350"/>
            </w:tabs>
            <w:rPr>
              <w:del w:id="618" w:author="felipe campo" w:date="2017-03-14T10:59:00Z"/>
              <w:rFonts w:eastAsiaTheme="minorEastAsia" w:cstheme="minorBidi"/>
              <w:b w:val="0"/>
              <w:bCs w:val="0"/>
              <w:smallCaps w:val="0"/>
              <w:noProof/>
              <w:sz w:val="24"/>
              <w:szCs w:val="24"/>
              <w:lang w:val="es-ES_tradnl" w:eastAsia="es-ES_tradnl"/>
            </w:rPr>
          </w:pPr>
          <w:del w:id="619" w:author="felipe campo" w:date="2017-03-14T10:59:00Z">
            <w:r w:rsidRPr="005850AE" w:rsidDel="00D93D80">
              <w:rPr>
                <w:noProof/>
                <w:lang w:val="es-ES"/>
              </w:rPr>
              <w:delText>3.2</w:delText>
            </w:r>
            <w:r w:rsidDel="00D93D80">
              <w:rPr>
                <w:rFonts w:eastAsiaTheme="minorEastAsia" w:cstheme="minorBidi"/>
                <w:b w:val="0"/>
                <w:bCs w:val="0"/>
                <w:smallCaps w:val="0"/>
                <w:noProof/>
                <w:sz w:val="24"/>
                <w:szCs w:val="24"/>
                <w:lang w:val="es-ES_tradnl" w:eastAsia="es-ES_tradnl"/>
              </w:rPr>
              <w:tab/>
            </w:r>
            <w:r w:rsidRPr="005850AE" w:rsidDel="00D93D80">
              <w:rPr>
                <w:noProof/>
                <w:lang w:val="es-ES"/>
              </w:rPr>
              <w:delText>Requisitos comunes de los sistemas TMS</w:delText>
            </w:r>
            <w:r w:rsidRPr="00205399" w:rsidDel="00D93D80">
              <w:rPr>
                <w:noProof/>
                <w:lang w:val="es-ES_tradnl"/>
              </w:rPr>
              <w:tab/>
              <w:delText>17</w:delText>
            </w:r>
          </w:del>
        </w:p>
        <w:p w14:paraId="0A87AE35" w14:textId="77777777" w:rsidR="00205399" w:rsidDel="00D93D80" w:rsidRDefault="00205399">
          <w:pPr>
            <w:pStyle w:val="TDC3"/>
            <w:tabs>
              <w:tab w:val="left" w:pos="686"/>
              <w:tab w:val="right" w:leader="dot" w:pos="9350"/>
            </w:tabs>
            <w:rPr>
              <w:del w:id="620" w:author="felipe campo" w:date="2017-03-14T10:59:00Z"/>
              <w:rFonts w:eastAsiaTheme="minorEastAsia" w:cstheme="minorBidi"/>
              <w:smallCaps w:val="0"/>
              <w:noProof/>
              <w:sz w:val="24"/>
              <w:szCs w:val="24"/>
              <w:lang w:val="es-ES_tradnl" w:eastAsia="es-ES_tradnl"/>
            </w:rPr>
          </w:pPr>
          <w:del w:id="621" w:author="felipe campo" w:date="2017-03-14T10:59:00Z">
            <w:r w:rsidRPr="005850AE" w:rsidDel="00D93D80">
              <w:rPr>
                <w:noProof/>
                <w:lang w:val="es-ES"/>
              </w:rPr>
              <w:delText>3.2.1</w:delText>
            </w:r>
            <w:r w:rsidDel="00D93D80">
              <w:rPr>
                <w:rFonts w:eastAsiaTheme="minorEastAsia" w:cstheme="minorBidi"/>
                <w:smallCaps w:val="0"/>
                <w:noProof/>
                <w:sz w:val="24"/>
                <w:szCs w:val="24"/>
                <w:lang w:val="es-ES_tradnl" w:eastAsia="es-ES_tradnl"/>
              </w:rPr>
              <w:tab/>
            </w:r>
            <w:r w:rsidRPr="005850AE" w:rsidDel="00D93D80">
              <w:rPr>
                <w:noProof/>
                <w:lang w:val="es-ES"/>
              </w:rPr>
              <w:delText>RFE Requisitos Funcionales Externos</w:delText>
            </w:r>
            <w:r w:rsidRPr="00205399" w:rsidDel="00D93D80">
              <w:rPr>
                <w:noProof/>
                <w:lang w:val="es-ES_tradnl"/>
              </w:rPr>
              <w:tab/>
              <w:delText>19</w:delText>
            </w:r>
          </w:del>
        </w:p>
        <w:p w14:paraId="1232EAEB" w14:textId="77777777" w:rsidR="00205399" w:rsidDel="00D93D80" w:rsidRDefault="00205399">
          <w:pPr>
            <w:pStyle w:val="TDC4"/>
            <w:tabs>
              <w:tab w:val="left" w:pos="853"/>
              <w:tab w:val="right" w:leader="dot" w:pos="9350"/>
            </w:tabs>
            <w:rPr>
              <w:del w:id="622" w:author="felipe campo" w:date="2017-03-14T10:59:00Z"/>
              <w:rFonts w:eastAsiaTheme="minorEastAsia" w:cstheme="minorBidi"/>
              <w:noProof/>
              <w:sz w:val="24"/>
              <w:szCs w:val="24"/>
              <w:lang w:val="es-ES_tradnl" w:eastAsia="es-ES_tradnl"/>
            </w:rPr>
          </w:pPr>
          <w:del w:id="623" w:author="felipe campo" w:date="2017-03-14T10:59:00Z">
            <w:r w:rsidRPr="005850AE" w:rsidDel="00D93D80">
              <w:rPr>
                <w:noProof/>
                <w:lang w:val="es-ES"/>
              </w:rPr>
              <w:delText>3.2.1.1</w:delText>
            </w:r>
            <w:r w:rsidDel="00D93D80">
              <w:rPr>
                <w:rFonts w:eastAsiaTheme="minorEastAsia" w:cstheme="minorBidi"/>
                <w:noProof/>
                <w:sz w:val="24"/>
                <w:szCs w:val="24"/>
                <w:lang w:val="es-ES_tradnl" w:eastAsia="es-ES_tradnl"/>
              </w:rPr>
              <w:tab/>
            </w:r>
            <w:r w:rsidRPr="005850AE" w:rsidDel="00D93D80">
              <w:rPr>
                <w:noProof/>
                <w:lang w:val="es-ES"/>
              </w:rPr>
              <w:delText>Gestión de Envíos y pedidos</w:delText>
            </w:r>
            <w:r w:rsidRPr="00205399" w:rsidDel="00D93D80">
              <w:rPr>
                <w:noProof/>
                <w:lang w:val="es-ES_tradnl"/>
              </w:rPr>
              <w:tab/>
              <w:delText>21</w:delText>
            </w:r>
          </w:del>
        </w:p>
        <w:p w14:paraId="466AEDAC" w14:textId="77777777" w:rsidR="00205399" w:rsidDel="00D93D80" w:rsidRDefault="00205399">
          <w:pPr>
            <w:pStyle w:val="TDC4"/>
            <w:tabs>
              <w:tab w:val="left" w:pos="853"/>
              <w:tab w:val="right" w:leader="dot" w:pos="9350"/>
            </w:tabs>
            <w:rPr>
              <w:del w:id="624" w:author="felipe campo" w:date="2017-03-14T10:59:00Z"/>
              <w:rFonts w:eastAsiaTheme="minorEastAsia" w:cstheme="minorBidi"/>
              <w:noProof/>
              <w:sz w:val="24"/>
              <w:szCs w:val="24"/>
              <w:lang w:val="es-ES_tradnl" w:eastAsia="es-ES_tradnl"/>
            </w:rPr>
          </w:pPr>
          <w:del w:id="625" w:author="felipe campo" w:date="2017-03-14T10:59:00Z">
            <w:r w:rsidRPr="005850AE" w:rsidDel="00D93D80">
              <w:rPr>
                <w:noProof/>
                <w:lang w:val="es-ES"/>
              </w:rPr>
              <w:delText>3.2.1.2</w:delText>
            </w:r>
            <w:r w:rsidDel="00D93D80">
              <w:rPr>
                <w:rFonts w:eastAsiaTheme="minorEastAsia" w:cstheme="minorBidi"/>
                <w:noProof/>
                <w:sz w:val="24"/>
                <w:szCs w:val="24"/>
                <w:lang w:val="es-ES_tradnl" w:eastAsia="es-ES_tradnl"/>
              </w:rPr>
              <w:tab/>
            </w:r>
            <w:r w:rsidRPr="005850AE" w:rsidDel="00D93D80">
              <w:rPr>
                <w:noProof/>
                <w:lang w:val="es-ES"/>
              </w:rPr>
              <w:delText>Planificar la Carga</w:delText>
            </w:r>
            <w:r w:rsidRPr="00205399" w:rsidDel="00D93D80">
              <w:rPr>
                <w:noProof/>
                <w:lang w:val="es-ES_tradnl"/>
              </w:rPr>
              <w:tab/>
              <w:delText>21</w:delText>
            </w:r>
          </w:del>
        </w:p>
        <w:p w14:paraId="0F2CB116" w14:textId="77777777" w:rsidR="00205399" w:rsidDel="00D93D80" w:rsidRDefault="00205399">
          <w:pPr>
            <w:pStyle w:val="TDC4"/>
            <w:tabs>
              <w:tab w:val="left" w:pos="853"/>
              <w:tab w:val="right" w:leader="dot" w:pos="9350"/>
            </w:tabs>
            <w:rPr>
              <w:del w:id="626" w:author="felipe campo" w:date="2017-03-14T10:59:00Z"/>
              <w:rFonts w:eastAsiaTheme="minorEastAsia" w:cstheme="minorBidi"/>
              <w:noProof/>
              <w:sz w:val="24"/>
              <w:szCs w:val="24"/>
              <w:lang w:val="es-ES_tradnl" w:eastAsia="es-ES_tradnl"/>
            </w:rPr>
          </w:pPr>
          <w:del w:id="627" w:author="felipe campo" w:date="2017-03-14T10:59:00Z">
            <w:r w:rsidRPr="005850AE" w:rsidDel="00D93D80">
              <w:rPr>
                <w:noProof/>
                <w:lang w:val="es-ES"/>
              </w:rPr>
              <w:delText>3.2.1.3</w:delText>
            </w:r>
            <w:r w:rsidDel="00D93D80">
              <w:rPr>
                <w:rFonts w:eastAsiaTheme="minorEastAsia" w:cstheme="minorBidi"/>
                <w:noProof/>
                <w:sz w:val="24"/>
                <w:szCs w:val="24"/>
                <w:lang w:val="es-ES_tradnl" w:eastAsia="es-ES_tradnl"/>
              </w:rPr>
              <w:tab/>
            </w:r>
            <w:r w:rsidRPr="005850AE" w:rsidDel="00D93D80">
              <w:rPr>
                <w:noProof/>
                <w:lang w:val="es-ES"/>
              </w:rPr>
              <w:delText>Gestión de Eventos</w:delText>
            </w:r>
            <w:r w:rsidRPr="00205399" w:rsidDel="00D93D80">
              <w:rPr>
                <w:noProof/>
                <w:lang w:val="es-ES_tradnl"/>
              </w:rPr>
              <w:tab/>
              <w:delText>22</w:delText>
            </w:r>
          </w:del>
        </w:p>
        <w:p w14:paraId="4092450D" w14:textId="77777777" w:rsidR="00205399" w:rsidDel="00D93D80" w:rsidRDefault="00205399">
          <w:pPr>
            <w:pStyle w:val="TDC4"/>
            <w:tabs>
              <w:tab w:val="left" w:pos="853"/>
              <w:tab w:val="right" w:leader="dot" w:pos="9350"/>
            </w:tabs>
            <w:rPr>
              <w:del w:id="628" w:author="felipe campo" w:date="2017-03-14T10:59:00Z"/>
              <w:rFonts w:eastAsiaTheme="minorEastAsia" w:cstheme="minorBidi"/>
              <w:noProof/>
              <w:sz w:val="24"/>
              <w:szCs w:val="24"/>
              <w:lang w:val="es-ES_tradnl" w:eastAsia="es-ES_tradnl"/>
            </w:rPr>
          </w:pPr>
          <w:del w:id="629" w:author="felipe campo" w:date="2017-03-14T10:59:00Z">
            <w:r w:rsidRPr="005850AE" w:rsidDel="00D93D80">
              <w:rPr>
                <w:noProof/>
                <w:lang w:val="es-ES"/>
              </w:rPr>
              <w:delText>3.2.1.4</w:delText>
            </w:r>
            <w:r w:rsidDel="00D93D80">
              <w:rPr>
                <w:rFonts w:eastAsiaTheme="minorEastAsia" w:cstheme="minorBidi"/>
                <w:noProof/>
                <w:sz w:val="24"/>
                <w:szCs w:val="24"/>
                <w:lang w:val="es-ES_tradnl" w:eastAsia="es-ES_tradnl"/>
              </w:rPr>
              <w:tab/>
            </w:r>
            <w:r w:rsidRPr="005850AE" w:rsidDel="00D93D80">
              <w:rPr>
                <w:noProof/>
                <w:lang w:val="es-ES"/>
              </w:rPr>
              <w:delText>Gestionar la operación</w:delText>
            </w:r>
            <w:r w:rsidRPr="00205399" w:rsidDel="00D93D80">
              <w:rPr>
                <w:noProof/>
                <w:lang w:val="es-ES_tradnl"/>
              </w:rPr>
              <w:tab/>
              <w:delText>23</w:delText>
            </w:r>
          </w:del>
        </w:p>
        <w:p w14:paraId="466FD612" w14:textId="77777777" w:rsidR="00205399" w:rsidDel="00D93D80" w:rsidRDefault="00205399">
          <w:pPr>
            <w:pStyle w:val="TDC4"/>
            <w:tabs>
              <w:tab w:val="left" w:pos="853"/>
              <w:tab w:val="right" w:leader="dot" w:pos="9350"/>
            </w:tabs>
            <w:rPr>
              <w:del w:id="630" w:author="felipe campo" w:date="2017-03-14T10:59:00Z"/>
              <w:rFonts w:eastAsiaTheme="minorEastAsia" w:cstheme="minorBidi"/>
              <w:noProof/>
              <w:sz w:val="24"/>
              <w:szCs w:val="24"/>
              <w:lang w:val="es-ES_tradnl" w:eastAsia="es-ES_tradnl"/>
            </w:rPr>
          </w:pPr>
          <w:del w:id="631" w:author="felipe campo" w:date="2017-03-14T10:59:00Z">
            <w:r w:rsidRPr="005850AE" w:rsidDel="00D93D80">
              <w:rPr>
                <w:noProof/>
                <w:lang w:val="es-ES"/>
              </w:rPr>
              <w:delText>3.2.1.5</w:delText>
            </w:r>
            <w:r w:rsidDel="00D93D80">
              <w:rPr>
                <w:rFonts w:eastAsiaTheme="minorEastAsia" w:cstheme="minorBidi"/>
                <w:noProof/>
                <w:sz w:val="24"/>
                <w:szCs w:val="24"/>
                <w:lang w:val="es-ES_tradnl" w:eastAsia="es-ES_tradnl"/>
              </w:rPr>
              <w:tab/>
            </w:r>
            <w:r w:rsidRPr="005850AE" w:rsidDel="00D93D80">
              <w:rPr>
                <w:noProof/>
                <w:lang w:val="es-ES"/>
              </w:rPr>
              <w:delText>Visibilizar la Carga</w:delText>
            </w:r>
            <w:r w:rsidRPr="00205399" w:rsidDel="00D93D80">
              <w:rPr>
                <w:noProof/>
                <w:lang w:val="es-ES_tradnl"/>
              </w:rPr>
              <w:tab/>
              <w:delText>24</w:delText>
            </w:r>
          </w:del>
        </w:p>
        <w:p w14:paraId="4B743BEB" w14:textId="77777777" w:rsidR="00205399" w:rsidDel="00D93D80" w:rsidRDefault="00205399">
          <w:pPr>
            <w:pStyle w:val="TDC4"/>
            <w:tabs>
              <w:tab w:val="left" w:pos="853"/>
              <w:tab w:val="right" w:leader="dot" w:pos="9350"/>
            </w:tabs>
            <w:rPr>
              <w:del w:id="632" w:author="felipe campo" w:date="2017-03-14T10:59:00Z"/>
              <w:rFonts w:eastAsiaTheme="minorEastAsia" w:cstheme="minorBidi"/>
              <w:noProof/>
              <w:sz w:val="24"/>
              <w:szCs w:val="24"/>
              <w:lang w:val="es-ES_tradnl" w:eastAsia="es-ES_tradnl"/>
            </w:rPr>
          </w:pPr>
          <w:del w:id="633" w:author="felipe campo" w:date="2017-03-14T10:59:00Z">
            <w:r w:rsidRPr="005850AE" w:rsidDel="00D93D80">
              <w:rPr>
                <w:noProof/>
                <w:lang w:val="es-ES"/>
              </w:rPr>
              <w:delText>3.2.1.6</w:delText>
            </w:r>
            <w:r w:rsidDel="00D93D80">
              <w:rPr>
                <w:rFonts w:eastAsiaTheme="minorEastAsia" w:cstheme="minorBidi"/>
                <w:noProof/>
                <w:sz w:val="24"/>
                <w:szCs w:val="24"/>
                <w:lang w:val="es-ES_tradnl" w:eastAsia="es-ES_tradnl"/>
              </w:rPr>
              <w:tab/>
            </w:r>
            <w:r w:rsidRPr="005850AE" w:rsidDel="00D93D80">
              <w:rPr>
                <w:noProof/>
                <w:lang w:val="es-ES"/>
              </w:rPr>
              <w:delText>Rutear y programar envíos</w:delText>
            </w:r>
            <w:r w:rsidRPr="00CD3C1F" w:rsidDel="00D93D80">
              <w:rPr>
                <w:noProof/>
                <w:lang w:val="es-ES_tradnl"/>
              </w:rPr>
              <w:tab/>
            </w:r>
            <w:r w:rsidRPr="000C3692" w:rsidDel="00D93D80">
              <w:rPr>
                <w:noProof/>
                <w:lang w:val="es-ES_tradnl"/>
              </w:rPr>
              <w:delText>25</w:delText>
            </w:r>
          </w:del>
        </w:p>
        <w:p w14:paraId="452B75DF" w14:textId="77777777" w:rsidR="00205399" w:rsidDel="00D93D80" w:rsidRDefault="00205399">
          <w:pPr>
            <w:pStyle w:val="TDC4"/>
            <w:tabs>
              <w:tab w:val="left" w:pos="853"/>
              <w:tab w:val="right" w:leader="dot" w:pos="9350"/>
            </w:tabs>
            <w:rPr>
              <w:del w:id="634" w:author="felipe campo" w:date="2017-03-14T10:59:00Z"/>
              <w:rFonts w:eastAsiaTheme="minorEastAsia" w:cstheme="minorBidi"/>
              <w:noProof/>
              <w:sz w:val="24"/>
              <w:szCs w:val="24"/>
              <w:lang w:val="es-ES_tradnl" w:eastAsia="es-ES_tradnl"/>
            </w:rPr>
          </w:pPr>
          <w:del w:id="635" w:author="felipe campo" w:date="2017-03-14T10:59:00Z">
            <w:r w:rsidRPr="005850AE" w:rsidDel="00D93D80">
              <w:rPr>
                <w:noProof/>
                <w:lang w:val="es-ES"/>
              </w:rPr>
              <w:delText>3.2.1.7</w:delText>
            </w:r>
            <w:r w:rsidDel="00D93D80">
              <w:rPr>
                <w:rFonts w:eastAsiaTheme="minorEastAsia" w:cstheme="minorBidi"/>
                <w:noProof/>
                <w:sz w:val="24"/>
                <w:szCs w:val="24"/>
                <w:lang w:val="es-ES_tradnl" w:eastAsia="es-ES_tradnl"/>
              </w:rPr>
              <w:tab/>
            </w:r>
            <w:r w:rsidRPr="005850AE" w:rsidDel="00D93D80">
              <w:rPr>
                <w:noProof/>
                <w:lang w:val="es-ES"/>
              </w:rPr>
              <w:delText>Finalizar Envíos</w:delText>
            </w:r>
            <w:r w:rsidRPr="00205399" w:rsidDel="00D93D80">
              <w:rPr>
                <w:noProof/>
                <w:lang w:val="es-ES_tradnl"/>
              </w:rPr>
              <w:tab/>
              <w:delText>26</w:delText>
            </w:r>
          </w:del>
        </w:p>
        <w:p w14:paraId="2F55BB23" w14:textId="77777777" w:rsidR="00205399" w:rsidDel="00D93D80" w:rsidRDefault="00205399">
          <w:pPr>
            <w:pStyle w:val="TDC2"/>
            <w:tabs>
              <w:tab w:val="left" w:pos="522"/>
              <w:tab w:val="right" w:leader="dot" w:pos="9350"/>
            </w:tabs>
            <w:rPr>
              <w:del w:id="636" w:author="felipe campo" w:date="2017-03-14T10:59:00Z"/>
              <w:rFonts w:eastAsiaTheme="minorEastAsia" w:cstheme="minorBidi"/>
              <w:b w:val="0"/>
              <w:bCs w:val="0"/>
              <w:smallCaps w:val="0"/>
              <w:noProof/>
              <w:sz w:val="24"/>
              <w:szCs w:val="24"/>
              <w:lang w:val="es-ES_tradnl" w:eastAsia="es-ES_tradnl"/>
            </w:rPr>
          </w:pPr>
          <w:del w:id="637" w:author="felipe campo" w:date="2017-03-14T10:59:00Z">
            <w:r w:rsidRPr="005850AE" w:rsidDel="00D93D80">
              <w:rPr>
                <w:noProof/>
                <w:lang w:val="es-ES"/>
              </w:rPr>
              <w:delText>3.3</w:delText>
            </w:r>
            <w:r w:rsidDel="00D93D80">
              <w:rPr>
                <w:rFonts w:eastAsiaTheme="minorEastAsia" w:cstheme="minorBidi"/>
                <w:b w:val="0"/>
                <w:bCs w:val="0"/>
                <w:smallCaps w:val="0"/>
                <w:noProof/>
                <w:sz w:val="24"/>
                <w:szCs w:val="24"/>
                <w:lang w:val="es-ES_tradnl" w:eastAsia="es-ES_tradnl"/>
              </w:rPr>
              <w:tab/>
            </w:r>
            <w:r w:rsidRPr="005850AE" w:rsidDel="00D93D80">
              <w:rPr>
                <w:noProof/>
                <w:lang w:val="es-ES"/>
              </w:rPr>
              <w:delText>Funcionalidades y requisitos LogCloud y sus subsistemas</w:delText>
            </w:r>
            <w:r w:rsidRPr="00205399" w:rsidDel="00D93D80">
              <w:rPr>
                <w:noProof/>
                <w:lang w:val="es-ES_tradnl"/>
              </w:rPr>
              <w:tab/>
              <w:delText>29</w:delText>
            </w:r>
          </w:del>
        </w:p>
        <w:p w14:paraId="06F9005D" w14:textId="77777777" w:rsidR="00205399" w:rsidDel="00D93D80" w:rsidRDefault="00205399">
          <w:pPr>
            <w:pStyle w:val="TDC3"/>
            <w:tabs>
              <w:tab w:val="left" w:pos="686"/>
              <w:tab w:val="right" w:leader="dot" w:pos="9350"/>
            </w:tabs>
            <w:rPr>
              <w:del w:id="638" w:author="felipe campo" w:date="2017-03-14T10:59:00Z"/>
              <w:rFonts w:eastAsiaTheme="minorEastAsia" w:cstheme="minorBidi"/>
              <w:smallCaps w:val="0"/>
              <w:noProof/>
              <w:sz w:val="24"/>
              <w:szCs w:val="24"/>
              <w:lang w:val="es-ES_tradnl" w:eastAsia="es-ES_tradnl"/>
            </w:rPr>
          </w:pPr>
          <w:del w:id="639" w:author="felipe campo" w:date="2017-03-14T10:59:00Z">
            <w:r w:rsidRPr="005850AE" w:rsidDel="00D93D80">
              <w:rPr>
                <w:noProof/>
                <w:lang w:val="es-ES"/>
              </w:rPr>
              <w:delText>3.3.1</w:delText>
            </w:r>
            <w:r w:rsidDel="00D93D80">
              <w:rPr>
                <w:rFonts w:eastAsiaTheme="minorEastAsia" w:cstheme="minorBidi"/>
                <w:smallCaps w:val="0"/>
                <w:noProof/>
                <w:sz w:val="24"/>
                <w:szCs w:val="24"/>
                <w:lang w:val="es-ES_tradnl" w:eastAsia="es-ES_tradnl"/>
              </w:rPr>
              <w:tab/>
            </w:r>
            <w:r w:rsidRPr="005850AE" w:rsidDel="00D93D80">
              <w:rPr>
                <w:noProof/>
                <w:lang w:val="es-ES"/>
              </w:rPr>
              <w:delText>Requisitos Funcionales de Negocio  Primarios</w:delText>
            </w:r>
            <w:r w:rsidRPr="00205399" w:rsidDel="00D93D80">
              <w:rPr>
                <w:noProof/>
                <w:lang w:val="es-ES_tradnl"/>
              </w:rPr>
              <w:tab/>
              <w:delText>29</w:delText>
            </w:r>
          </w:del>
        </w:p>
        <w:p w14:paraId="198FB0AD" w14:textId="77777777" w:rsidR="00205399" w:rsidDel="00D93D80" w:rsidRDefault="00205399">
          <w:pPr>
            <w:pStyle w:val="TDC3"/>
            <w:tabs>
              <w:tab w:val="left" w:pos="686"/>
              <w:tab w:val="right" w:leader="dot" w:pos="9350"/>
            </w:tabs>
            <w:rPr>
              <w:del w:id="640" w:author="felipe campo" w:date="2017-03-14T10:59:00Z"/>
              <w:rFonts w:eastAsiaTheme="minorEastAsia" w:cstheme="minorBidi"/>
              <w:smallCaps w:val="0"/>
              <w:noProof/>
              <w:sz w:val="24"/>
              <w:szCs w:val="24"/>
              <w:lang w:val="es-ES_tradnl" w:eastAsia="es-ES_tradnl"/>
            </w:rPr>
          </w:pPr>
          <w:del w:id="641" w:author="felipe campo" w:date="2017-03-14T10:59:00Z">
            <w:r w:rsidRPr="005850AE" w:rsidDel="00D93D80">
              <w:rPr>
                <w:noProof/>
                <w:lang w:val="es-ES"/>
              </w:rPr>
              <w:delText>3.3.2</w:delText>
            </w:r>
            <w:r w:rsidDel="00D93D80">
              <w:rPr>
                <w:rFonts w:eastAsiaTheme="minorEastAsia" w:cstheme="minorBidi"/>
                <w:smallCaps w:val="0"/>
                <w:noProof/>
                <w:sz w:val="24"/>
                <w:szCs w:val="24"/>
                <w:lang w:val="es-ES_tradnl" w:eastAsia="es-ES_tradnl"/>
              </w:rPr>
              <w:tab/>
            </w:r>
            <w:r w:rsidRPr="005850AE" w:rsidDel="00D93D80">
              <w:rPr>
                <w:noProof/>
                <w:lang w:val="es-ES"/>
              </w:rPr>
              <w:delText>Requisitos Funcionales Detallados</w:delText>
            </w:r>
            <w:r w:rsidRPr="00205399" w:rsidDel="00D93D80">
              <w:rPr>
                <w:noProof/>
                <w:lang w:val="es-ES_tradnl"/>
              </w:rPr>
              <w:tab/>
              <w:delText>30</w:delText>
            </w:r>
          </w:del>
        </w:p>
        <w:p w14:paraId="38799BDD" w14:textId="77777777" w:rsidR="00205399" w:rsidDel="00D93D80" w:rsidRDefault="00205399">
          <w:pPr>
            <w:pStyle w:val="TDC4"/>
            <w:tabs>
              <w:tab w:val="left" w:pos="853"/>
              <w:tab w:val="right" w:leader="dot" w:pos="9350"/>
            </w:tabs>
            <w:rPr>
              <w:del w:id="642" w:author="felipe campo" w:date="2017-03-14T10:59:00Z"/>
              <w:rFonts w:eastAsiaTheme="minorEastAsia" w:cstheme="minorBidi"/>
              <w:noProof/>
              <w:sz w:val="24"/>
              <w:szCs w:val="24"/>
              <w:lang w:val="es-ES_tradnl" w:eastAsia="es-ES_tradnl"/>
            </w:rPr>
          </w:pPr>
          <w:del w:id="643" w:author="felipe campo" w:date="2017-03-14T10:59:00Z">
            <w:r w:rsidRPr="005850AE" w:rsidDel="00D93D80">
              <w:rPr>
                <w:noProof/>
                <w:lang w:val="es-ES"/>
              </w:rPr>
              <w:delText>3.3.2.1</w:delText>
            </w:r>
            <w:r w:rsidDel="00D93D80">
              <w:rPr>
                <w:rFonts w:eastAsiaTheme="minorEastAsia" w:cstheme="minorBidi"/>
                <w:noProof/>
                <w:sz w:val="24"/>
                <w:szCs w:val="24"/>
                <w:lang w:val="es-ES_tradnl" w:eastAsia="es-ES_tradnl"/>
              </w:rPr>
              <w:tab/>
            </w:r>
            <w:r w:rsidRPr="005850AE" w:rsidDel="00D93D80">
              <w:rPr>
                <w:noProof/>
                <w:lang w:val="es-ES"/>
              </w:rPr>
              <w:delText>Cargo Modal</w:delText>
            </w:r>
            <w:r w:rsidRPr="00205399" w:rsidDel="00D93D80">
              <w:rPr>
                <w:noProof/>
                <w:lang w:val="es-ES_tradnl"/>
              </w:rPr>
              <w:tab/>
              <w:delText>30</w:delText>
            </w:r>
          </w:del>
        </w:p>
        <w:p w14:paraId="2C5D3DE9" w14:textId="77777777" w:rsidR="00205399" w:rsidDel="00D93D80" w:rsidRDefault="00205399">
          <w:pPr>
            <w:pStyle w:val="TDC5"/>
            <w:rPr>
              <w:del w:id="644" w:author="felipe campo" w:date="2017-03-14T10:59:00Z"/>
              <w:rFonts w:eastAsiaTheme="minorEastAsia" w:cstheme="minorBidi"/>
              <w:noProof/>
              <w:sz w:val="24"/>
              <w:szCs w:val="24"/>
              <w:lang w:val="es-ES_tradnl" w:eastAsia="es-ES_tradnl"/>
            </w:rPr>
          </w:pPr>
          <w:del w:id="645" w:author="felipe campo" w:date="2017-03-14T10:59:00Z">
            <w:r w:rsidRPr="005850AE" w:rsidDel="00D93D80">
              <w:rPr>
                <w:noProof/>
                <w:lang w:val="es-ES"/>
              </w:rPr>
              <w:delText>3.3.2.1.1</w:delText>
            </w:r>
            <w:r w:rsidDel="00D93D80">
              <w:rPr>
                <w:rFonts w:eastAsiaTheme="minorEastAsia" w:cstheme="minorBidi"/>
                <w:noProof/>
                <w:sz w:val="24"/>
                <w:szCs w:val="24"/>
                <w:lang w:val="es-ES_tradnl" w:eastAsia="es-ES_tradnl"/>
              </w:rPr>
              <w:tab/>
            </w:r>
            <w:r w:rsidRPr="005850AE" w:rsidDel="00D93D80">
              <w:rPr>
                <w:noProof/>
                <w:lang w:val="es-ES"/>
              </w:rPr>
              <w:delText>Solicitudes</w:delText>
            </w:r>
            <w:r w:rsidRPr="00205399" w:rsidDel="00D93D80">
              <w:rPr>
                <w:noProof/>
                <w:lang w:val="es-ES_tradnl"/>
              </w:rPr>
              <w:tab/>
              <w:delText>34</w:delText>
            </w:r>
          </w:del>
        </w:p>
        <w:p w14:paraId="101CD835" w14:textId="77777777" w:rsidR="00205399" w:rsidDel="00D93D80" w:rsidRDefault="00205399">
          <w:pPr>
            <w:pStyle w:val="TDC5"/>
            <w:rPr>
              <w:del w:id="646" w:author="felipe campo" w:date="2017-03-14T10:59:00Z"/>
              <w:rFonts w:eastAsiaTheme="minorEastAsia" w:cstheme="minorBidi"/>
              <w:noProof/>
              <w:sz w:val="24"/>
              <w:szCs w:val="24"/>
              <w:lang w:val="es-ES_tradnl" w:eastAsia="es-ES_tradnl"/>
            </w:rPr>
          </w:pPr>
          <w:del w:id="647" w:author="felipe campo" w:date="2017-03-14T10:59:00Z">
            <w:r w:rsidRPr="005850AE" w:rsidDel="00D93D80">
              <w:rPr>
                <w:noProof/>
                <w:lang w:val="es-ES"/>
              </w:rPr>
              <w:delText>3.3.2.1.2</w:delText>
            </w:r>
            <w:r w:rsidDel="00D93D80">
              <w:rPr>
                <w:rFonts w:eastAsiaTheme="minorEastAsia" w:cstheme="minorBidi"/>
                <w:noProof/>
                <w:sz w:val="24"/>
                <w:szCs w:val="24"/>
                <w:lang w:val="es-ES_tradnl" w:eastAsia="es-ES_tradnl"/>
              </w:rPr>
              <w:tab/>
            </w:r>
            <w:r w:rsidRPr="005850AE" w:rsidDel="00D93D80">
              <w:rPr>
                <w:noProof/>
                <w:lang w:val="es-ES"/>
              </w:rPr>
              <w:delText>Clientes</w:delText>
            </w:r>
            <w:r w:rsidRPr="00205399" w:rsidDel="00D93D80">
              <w:rPr>
                <w:noProof/>
                <w:lang w:val="es-ES_tradnl"/>
              </w:rPr>
              <w:tab/>
              <w:delText>34</w:delText>
            </w:r>
          </w:del>
        </w:p>
        <w:p w14:paraId="3D9F2473" w14:textId="77777777" w:rsidR="00205399" w:rsidDel="00D93D80" w:rsidRDefault="00205399">
          <w:pPr>
            <w:pStyle w:val="TDC5"/>
            <w:rPr>
              <w:del w:id="648" w:author="felipe campo" w:date="2017-03-14T10:59:00Z"/>
              <w:rFonts w:eastAsiaTheme="minorEastAsia" w:cstheme="minorBidi"/>
              <w:noProof/>
              <w:sz w:val="24"/>
              <w:szCs w:val="24"/>
              <w:lang w:val="es-ES_tradnl" w:eastAsia="es-ES_tradnl"/>
            </w:rPr>
          </w:pPr>
          <w:del w:id="649" w:author="felipe campo" w:date="2017-03-14T10:59:00Z">
            <w:r w:rsidRPr="005850AE" w:rsidDel="00D93D80">
              <w:rPr>
                <w:noProof/>
                <w:lang w:val="es-ES"/>
              </w:rPr>
              <w:delText>3.3.2.1.3</w:delText>
            </w:r>
            <w:r w:rsidDel="00D93D80">
              <w:rPr>
                <w:rFonts w:eastAsiaTheme="minorEastAsia" w:cstheme="minorBidi"/>
                <w:noProof/>
                <w:sz w:val="24"/>
                <w:szCs w:val="24"/>
                <w:lang w:val="es-ES_tradnl" w:eastAsia="es-ES_tradnl"/>
              </w:rPr>
              <w:tab/>
            </w:r>
            <w:r w:rsidRPr="005850AE" w:rsidDel="00D93D80">
              <w:rPr>
                <w:noProof/>
                <w:lang w:val="es-ES"/>
              </w:rPr>
              <w:delText>Configuración</w:delText>
            </w:r>
            <w:r w:rsidRPr="00205399" w:rsidDel="00D93D80">
              <w:rPr>
                <w:noProof/>
                <w:lang w:val="es-ES_tradnl"/>
              </w:rPr>
              <w:tab/>
              <w:delText>35</w:delText>
            </w:r>
          </w:del>
        </w:p>
        <w:p w14:paraId="1D46164A" w14:textId="77777777" w:rsidR="00205399" w:rsidDel="00D93D80" w:rsidRDefault="00205399">
          <w:pPr>
            <w:pStyle w:val="TDC5"/>
            <w:rPr>
              <w:del w:id="650" w:author="felipe campo" w:date="2017-03-14T10:59:00Z"/>
              <w:rFonts w:eastAsiaTheme="minorEastAsia" w:cstheme="minorBidi"/>
              <w:noProof/>
              <w:sz w:val="24"/>
              <w:szCs w:val="24"/>
              <w:lang w:val="es-ES_tradnl" w:eastAsia="es-ES_tradnl"/>
            </w:rPr>
          </w:pPr>
          <w:del w:id="651" w:author="felipe campo" w:date="2017-03-14T10:59:00Z">
            <w:r w:rsidRPr="005850AE" w:rsidDel="00D93D80">
              <w:rPr>
                <w:noProof/>
                <w:lang w:val="es-ES"/>
              </w:rPr>
              <w:delText>3.3.2.1.4</w:delText>
            </w:r>
            <w:r w:rsidDel="00D93D80">
              <w:rPr>
                <w:rFonts w:eastAsiaTheme="minorEastAsia" w:cstheme="minorBidi"/>
                <w:noProof/>
                <w:sz w:val="24"/>
                <w:szCs w:val="24"/>
                <w:lang w:val="es-ES_tradnl" w:eastAsia="es-ES_tradnl"/>
              </w:rPr>
              <w:tab/>
            </w:r>
            <w:r w:rsidRPr="005850AE" w:rsidDel="00D93D80">
              <w:rPr>
                <w:noProof/>
                <w:lang w:val="es-ES"/>
              </w:rPr>
              <w:delText>Dashboard</w:delText>
            </w:r>
            <w:r w:rsidRPr="00205399" w:rsidDel="00D93D80">
              <w:rPr>
                <w:noProof/>
                <w:lang w:val="es-ES_tradnl"/>
              </w:rPr>
              <w:tab/>
              <w:delText>36</w:delText>
            </w:r>
          </w:del>
        </w:p>
        <w:p w14:paraId="24D1C570" w14:textId="77777777" w:rsidR="00205399" w:rsidDel="00D93D80" w:rsidRDefault="00205399">
          <w:pPr>
            <w:pStyle w:val="TDC5"/>
            <w:rPr>
              <w:del w:id="652" w:author="felipe campo" w:date="2017-03-14T10:59:00Z"/>
              <w:rFonts w:eastAsiaTheme="minorEastAsia" w:cstheme="minorBidi"/>
              <w:noProof/>
              <w:sz w:val="24"/>
              <w:szCs w:val="24"/>
              <w:lang w:val="es-ES_tradnl" w:eastAsia="es-ES_tradnl"/>
            </w:rPr>
          </w:pPr>
          <w:del w:id="653" w:author="felipe campo" w:date="2017-03-14T10:59:00Z">
            <w:r w:rsidRPr="005850AE" w:rsidDel="00D93D80">
              <w:rPr>
                <w:noProof/>
                <w:lang w:val="es-ES"/>
              </w:rPr>
              <w:delText>3.3.2.1.5</w:delText>
            </w:r>
            <w:r w:rsidDel="00D93D80">
              <w:rPr>
                <w:rFonts w:eastAsiaTheme="minorEastAsia" w:cstheme="minorBidi"/>
                <w:noProof/>
                <w:sz w:val="24"/>
                <w:szCs w:val="24"/>
                <w:lang w:val="es-ES_tradnl" w:eastAsia="es-ES_tradnl"/>
              </w:rPr>
              <w:tab/>
            </w:r>
            <w:r w:rsidRPr="005850AE" w:rsidDel="00D93D80">
              <w:rPr>
                <w:noProof/>
                <w:lang w:val="es-ES"/>
              </w:rPr>
              <w:delText>Informes</w:delText>
            </w:r>
            <w:r w:rsidRPr="00205399" w:rsidDel="00D93D80">
              <w:rPr>
                <w:noProof/>
                <w:lang w:val="es-ES_tradnl"/>
              </w:rPr>
              <w:tab/>
              <w:delText>36</w:delText>
            </w:r>
          </w:del>
        </w:p>
        <w:p w14:paraId="1E902824" w14:textId="77777777" w:rsidR="00205399" w:rsidDel="00D93D80" w:rsidRDefault="00205399">
          <w:pPr>
            <w:pStyle w:val="TDC5"/>
            <w:rPr>
              <w:del w:id="654" w:author="felipe campo" w:date="2017-03-14T10:59:00Z"/>
              <w:rFonts w:eastAsiaTheme="minorEastAsia" w:cstheme="minorBidi"/>
              <w:noProof/>
              <w:sz w:val="24"/>
              <w:szCs w:val="24"/>
              <w:lang w:val="es-ES_tradnl" w:eastAsia="es-ES_tradnl"/>
            </w:rPr>
          </w:pPr>
          <w:del w:id="655" w:author="felipe campo" w:date="2017-03-14T10:59:00Z">
            <w:r w:rsidRPr="005850AE" w:rsidDel="00D93D80">
              <w:rPr>
                <w:noProof/>
                <w:lang w:val="es-ES"/>
              </w:rPr>
              <w:delText>3.3.2.1.6</w:delText>
            </w:r>
            <w:r w:rsidDel="00D93D80">
              <w:rPr>
                <w:rFonts w:eastAsiaTheme="minorEastAsia" w:cstheme="minorBidi"/>
                <w:noProof/>
                <w:sz w:val="24"/>
                <w:szCs w:val="24"/>
                <w:lang w:val="es-ES_tradnl" w:eastAsia="es-ES_tradnl"/>
              </w:rPr>
              <w:tab/>
            </w:r>
            <w:r w:rsidRPr="005850AE" w:rsidDel="00D93D80">
              <w:rPr>
                <w:noProof/>
                <w:lang w:val="es-ES"/>
              </w:rPr>
              <w:delText>Ofertas</w:delText>
            </w:r>
            <w:r w:rsidRPr="000C3692" w:rsidDel="00D93D80">
              <w:rPr>
                <w:noProof/>
                <w:lang w:val="es-ES_tradnl"/>
              </w:rPr>
              <w:tab/>
              <w:delText>36</w:delText>
            </w:r>
          </w:del>
        </w:p>
        <w:p w14:paraId="1B60A760" w14:textId="77777777" w:rsidR="00205399" w:rsidDel="00D93D80" w:rsidRDefault="00205399">
          <w:pPr>
            <w:pStyle w:val="TDC5"/>
            <w:rPr>
              <w:del w:id="656" w:author="felipe campo" w:date="2017-03-14T10:59:00Z"/>
              <w:rFonts w:eastAsiaTheme="minorEastAsia" w:cstheme="minorBidi"/>
              <w:noProof/>
              <w:sz w:val="24"/>
              <w:szCs w:val="24"/>
              <w:lang w:val="es-ES_tradnl" w:eastAsia="es-ES_tradnl"/>
            </w:rPr>
          </w:pPr>
          <w:del w:id="657" w:author="felipe campo" w:date="2017-03-14T10:59:00Z">
            <w:r w:rsidRPr="005850AE" w:rsidDel="00D93D80">
              <w:rPr>
                <w:noProof/>
                <w:lang w:val="es-ES"/>
              </w:rPr>
              <w:delText>3.3.2.1.7</w:delText>
            </w:r>
            <w:r w:rsidDel="00D93D80">
              <w:rPr>
                <w:rFonts w:eastAsiaTheme="minorEastAsia" w:cstheme="minorBidi"/>
                <w:noProof/>
                <w:sz w:val="24"/>
                <w:szCs w:val="24"/>
                <w:lang w:val="es-ES_tradnl" w:eastAsia="es-ES_tradnl"/>
              </w:rPr>
              <w:tab/>
            </w:r>
            <w:r w:rsidRPr="005850AE" w:rsidDel="00D93D80">
              <w:rPr>
                <w:noProof/>
                <w:lang w:val="es-ES"/>
              </w:rPr>
              <w:delText>Seguridad</w:delText>
            </w:r>
            <w:r w:rsidRPr="000C3692" w:rsidDel="00D93D80">
              <w:rPr>
                <w:noProof/>
                <w:lang w:val="es-ES_tradnl"/>
              </w:rPr>
              <w:tab/>
              <w:delText>37</w:delText>
            </w:r>
          </w:del>
        </w:p>
        <w:p w14:paraId="6601CD7D" w14:textId="77777777" w:rsidR="00205399" w:rsidDel="00D93D80" w:rsidRDefault="00205399">
          <w:pPr>
            <w:pStyle w:val="TDC5"/>
            <w:rPr>
              <w:del w:id="658" w:author="felipe campo" w:date="2017-03-14T10:59:00Z"/>
              <w:rFonts w:eastAsiaTheme="minorEastAsia" w:cstheme="minorBidi"/>
              <w:noProof/>
              <w:sz w:val="24"/>
              <w:szCs w:val="24"/>
              <w:lang w:val="es-ES_tradnl" w:eastAsia="es-ES_tradnl"/>
            </w:rPr>
          </w:pPr>
          <w:del w:id="659" w:author="felipe campo" w:date="2017-03-14T10:59:00Z">
            <w:r w:rsidRPr="005850AE" w:rsidDel="00D93D80">
              <w:rPr>
                <w:noProof/>
                <w:lang w:val="es-ES"/>
              </w:rPr>
              <w:delText>3.3.2.1.8</w:delText>
            </w:r>
            <w:r w:rsidDel="00D93D80">
              <w:rPr>
                <w:rFonts w:eastAsiaTheme="minorEastAsia" w:cstheme="minorBidi"/>
                <w:noProof/>
                <w:sz w:val="24"/>
                <w:szCs w:val="24"/>
                <w:lang w:val="es-ES_tradnl" w:eastAsia="es-ES_tradnl"/>
              </w:rPr>
              <w:tab/>
            </w:r>
            <w:r w:rsidRPr="005850AE" w:rsidDel="00D93D80">
              <w:rPr>
                <w:noProof/>
                <w:lang w:val="es-ES"/>
              </w:rPr>
              <w:delText>Servicios</w:delText>
            </w:r>
            <w:r w:rsidRPr="000C3692" w:rsidDel="00D93D80">
              <w:rPr>
                <w:noProof/>
                <w:lang w:val="es-ES_tradnl"/>
              </w:rPr>
              <w:tab/>
              <w:delText>37</w:delText>
            </w:r>
          </w:del>
        </w:p>
        <w:p w14:paraId="6E35166A" w14:textId="77777777" w:rsidR="00205399" w:rsidDel="00D93D80" w:rsidRDefault="00205399">
          <w:pPr>
            <w:pStyle w:val="TDC5"/>
            <w:rPr>
              <w:del w:id="660" w:author="felipe campo" w:date="2017-03-14T10:59:00Z"/>
              <w:rFonts w:eastAsiaTheme="minorEastAsia" w:cstheme="minorBidi"/>
              <w:noProof/>
              <w:sz w:val="24"/>
              <w:szCs w:val="24"/>
              <w:lang w:val="es-ES_tradnl" w:eastAsia="es-ES_tradnl"/>
            </w:rPr>
          </w:pPr>
          <w:del w:id="661" w:author="felipe campo" w:date="2017-03-14T10:59:00Z">
            <w:r w:rsidRPr="005850AE" w:rsidDel="00D93D80">
              <w:rPr>
                <w:noProof/>
                <w:lang w:val="es-ES"/>
              </w:rPr>
              <w:delText>3.3.2.1.9</w:delText>
            </w:r>
            <w:r w:rsidDel="00D93D80">
              <w:rPr>
                <w:rFonts w:eastAsiaTheme="minorEastAsia" w:cstheme="minorBidi"/>
                <w:noProof/>
                <w:sz w:val="24"/>
                <w:szCs w:val="24"/>
                <w:lang w:val="es-ES_tradnl" w:eastAsia="es-ES_tradnl"/>
              </w:rPr>
              <w:tab/>
            </w:r>
            <w:r w:rsidRPr="005850AE" w:rsidDel="00D93D80">
              <w:rPr>
                <w:noProof/>
                <w:lang w:val="es-ES"/>
              </w:rPr>
              <w:delText>Viajes</w:delText>
            </w:r>
            <w:r w:rsidRPr="000C3692" w:rsidDel="00D93D80">
              <w:rPr>
                <w:noProof/>
                <w:lang w:val="es-ES_tradnl"/>
              </w:rPr>
              <w:tab/>
              <w:delText>38</w:delText>
            </w:r>
          </w:del>
        </w:p>
        <w:p w14:paraId="05A9D0D4" w14:textId="77777777" w:rsidR="00205399" w:rsidDel="00D93D80" w:rsidRDefault="00205399">
          <w:pPr>
            <w:pStyle w:val="TDC4"/>
            <w:tabs>
              <w:tab w:val="left" w:pos="853"/>
              <w:tab w:val="right" w:leader="dot" w:pos="9350"/>
            </w:tabs>
            <w:rPr>
              <w:del w:id="662" w:author="felipe campo" w:date="2017-03-14T10:59:00Z"/>
              <w:rFonts w:eastAsiaTheme="minorEastAsia" w:cstheme="minorBidi"/>
              <w:noProof/>
              <w:sz w:val="24"/>
              <w:szCs w:val="24"/>
              <w:lang w:val="es-ES_tradnl" w:eastAsia="es-ES_tradnl"/>
            </w:rPr>
          </w:pPr>
          <w:del w:id="663" w:author="felipe campo" w:date="2017-03-14T10:59:00Z">
            <w:r w:rsidRPr="005850AE" w:rsidDel="00D93D80">
              <w:rPr>
                <w:noProof/>
                <w:lang w:val="es-ES"/>
              </w:rPr>
              <w:delText>3.3.2.2</w:delText>
            </w:r>
            <w:r w:rsidDel="00D93D80">
              <w:rPr>
                <w:rFonts w:eastAsiaTheme="minorEastAsia" w:cstheme="minorBidi"/>
                <w:noProof/>
                <w:sz w:val="24"/>
                <w:szCs w:val="24"/>
                <w:lang w:val="es-ES_tradnl" w:eastAsia="es-ES_tradnl"/>
              </w:rPr>
              <w:tab/>
            </w:r>
            <w:r w:rsidRPr="005850AE" w:rsidDel="00D93D80">
              <w:rPr>
                <w:noProof/>
                <w:lang w:val="es-ES"/>
              </w:rPr>
              <w:delText>MESH</w:delText>
            </w:r>
            <w:r w:rsidRPr="000C3692" w:rsidDel="00D93D80">
              <w:rPr>
                <w:noProof/>
                <w:lang w:val="es-ES_tradnl"/>
              </w:rPr>
              <w:tab/>
              <w:delText>39</w:delText>
            </w:r>
          </w:del>
        </w:p>
        <w:p w14:paraId="5EBD1348" w14:textId="77777777" w:rsidR="00205399" w:rsidRPr="00205399" w:rsidDel="00D93D80" w:rsidRDefault="00205399">
          <w:pPr>
            <w:pStyle w:val="TDC5"/>
            <w:rPr>
              <w:del w:id="664" w:author="felipe campo" w:date="2017-03-14T10:59:00Z"/>
              <w:rFonts w:eastAsiaTheme="minorEastAsia" w:cstheme="minorBidi"/>
              <w:noProof/>
              <w:sz w:val="24"/>
              <w:szCs w:val="24"/>
              <w:lang w:eastAsia="es-ES_tradnl"/>
            </w:rPr>
          </w:pPr>
          <w:del w:id="665" w:author="felipe campo" w:date="2017-03-14T10:59:00Z">
            <w:r w:rsidRPr="00205399" w:rsidDel="00D93D80">
              <w:rPr>
                <w:noProof/>
              </w:rPr>
              <w:delText>3.3.2.2.1</w:delText>
            </w:r>
            <w:r w:rsidRPr="00205399" w:rsidDel="00D93D80">
              <w:rPr>
                <w:rFonts w:eastAsiaTheme="minorEastAsia" w:cstheme="minorBidi"/>
                <w:noProof/>
                <w:sz w:val="24"/>
                <w:szCs w:val="24"/>
                <w:lang w:eastAsia="es-ES_tradnl"/>
              </w:rPr>
              <w:tab/>
            </w:r>
            <w:r w:rsidRPr="00205399" w:rsidDel="00D93D80">
              <w:rPr>
                <w:noProof/>
              </w:rPr>
              <w:delText>CMMS</w:delText>
            </w:r>
            <w:r w:rsidDel="00D93D80">
              <w:rPr>
                <w:noProof/>
              </w:rPr>
              <w:tab/>
              <w:delText>39</w:delText>
            </w:r>
          </w:del>
        </w:p>
        <w:p w14:paraId="169988D3" w14:textId="77777777" w:rsidR="00205399" w:rsidRPr="00205399" w:rsidDel="00D93D80" w:rsidRDefault="00205399">
          <w:pPr>
            <w:pStyle w:val="TDC5"/>
            <w:rPr>
              <w:del w:id="666" w:author="felipe campo" w:date="2017-03-14T10:59:00Z"/>
              <w:rFonts w:eastAsiaTheme="minorEastAsia" w:cstheme="minorBidi"/>
              <w:noProof/>
              <w:sz w:val="24"/>
              <w:szCs w:val="24"/>
              <w:lang w:eastAsia="es-ES_tradnl"/>
            </w:rPr>
          </w:pPr>
          <w:del w:id="667" w:author="felipe campo" w:date="2017-03-14T10:59:00Z">
            <w:r w:rsidRPr="00205399" w:rsidDel="00D93D80">
              <w:rPr>
                <w:noProof/>
              </w:rPr>
              <w:delText>3.3.2.2.2</w:delText>
            </w:r>
            <w:r w:rsidRPr="00205399" w:rsidDel="00D93D80">
              <w:rPr>
                <w:rFonts w:eastAsiaTheme="minorEastAsia" w:cstheme="minorBidi"/>
                <w:noProof/>
                <w:sz w:val="24"/>
                <w:szCs w:val="24"/>
                <w:lang w:eastAsia="es-ES_tradnl"/>
              </w:rPr>
              <w:tab/>
            </w:r>
            <w:r w:rsidRPr="00205399" w:rsidDel="00D93D80">
              <w:rPr>
                <w:noProof/>
              </w:rPr>
              <w:delText>RCM (Reliability Centred Maintenance)</w:delText>
            </w:r>
            <w:r w:rsidDel="00D93D80">
              <w:rPr>
                <w:noProof/>
              </w:rPr>
              <w:tab/>
              <w:delText>44</w:delText>
            </w:r>
          </w:del>
        </w:p>
        <w:p w14:paraId="1B22CE10" w14:textId="77777777" w:rsidR="00205399" w:rsidDel="00D93D80" w:rsidRDefault="00205399">
          <w:pPr>
            <w:pStyle w:val="TDC4"/>
            <w:tabs>
              <w:tab w:val="left" w:pos="853"/>
              <w:tab w:val="right" w:leader="dot" w:pos="9350"/>
            </w:tabs>
            <w:rPr>
              <w:del w:id="668" w:author="felipe campo" w:date="2017-03-14T10:59:00Z"/>
              <w:rFonts w:eastAsiaTheme="minorEastAsia" w:cstheme="minorBidi"/>
              <w:noProof/>
              <w:sz w:val="24"/>
              <w:szCs w:val="24"/>
              <w:lang w:val="es-ES_tradnl" w:eastAsia="es-ES_tradnl"/>
            </w:rPr>
          </w:pPr>
          <w:del w:id="669" w:author="felipe campo" w:date="2017-03-14T10:59:00Z">
            <w:r w:rsidRPr="005850AE" w:rsidDel="00D93D80">
              <w:rPr>
                <w:noProof/>
                <w:lang w:val="es-ES"/>
              </w:rPr>
              <w:delText>3.3.2.3</w:delText>
            </w:r>
            <w:r w:rsidDel="00D93D80">
              <w:rPr>
                <w:rFonts w:eastAsiaTheme="minorEastAsia" w:cstheme="minorBidi"/>
                <w:noProof/>
                <w:sz w:val="24"/>
                <w:szCs w:val="24"/>
                <w:lang w:val="es-ES_tradnl" w:eastAsia="es-ES_tradnl"/>
              </w:rPr>
              <w:tab/>
            </w:r>
            <w:r w:rsidRPr="005850AE" w:rsidDel="00D93D80">
              <w:rPr>
                <w:noProof/>
                <w:lang w:val="es-ES"/>
              </w:rPr>
              <w:delText>Seguridad Física y Video Analítica (AC)</w:delText>
            </w:r>
            <w:r w:rsidRPr="00205399" w:rsidDel="00D93D80">
              <w:rPr>
                <w:noProof/>
                <w:lang w:val="es-ES_tradnl"/>
              </w:rPr>
              <w:tab/>
              <w:delText>49</w:delText>
            </w:r>
          </w:del>
        </w:p>
        <w:p w14:paraId="2147F343" w14:textId="77777777" w:rsidR="00205399" w:rsidDel="00D93D80" w:rsidRDefault="00205399">
          <w:pPr>
            <w:pStyle w:val="TDC4"/>
            <w:tabs>
              <w:tab w:val="left" w:pos="853"/>
              <w:tab w:val="right" w:leader="dot" w:pos="9350"/>
            </w:tabs>
            <w:rPr>
              <w:del w:id="670" w:author="felipe campo" w:date="2017-03-14T10:59:00Z"/>
              <w:rFonts w:eastAsiaTheme="minorEastAsia" w:cstheme="minorBidi"/>
              <w:noProof/>
              <w:sz w:val="24"/>
              <w:szCs w:val="24"/>
              <w:lang w:val="es-ES_tradnl" w:eastAsia="es-ES_tradnl"/>
            </w:rPr>
          </w:pPr>
          <w:del w:id="671" w:author="felipe campo" w:date="2017-03-14T10:59:00Z">
            <w:r w:rsidRPr="005850AE" w:rsidDel="00D93D80">
              <w:rPr>
                <w:noProof/>
                <w:lang w:val="es-ES"/>
              </w:rPr>
              <w:delText>3.3.2.4</w:delText>
            </w:r>
            <w:r w:rsidDel="00D93D80">
              <w:rPr>
                <w:rFonts w:eastAsiaTheme="minorEastAsia" w:cstheme="minorBidi"/>
                <w:noProof/>
                <w:sz w:val="24"/>
                <w:szCs w:val="24"/>
                <w:lang w:val="es-ES_tradnl" w:eastAsia="es-ES_tradnl"/>
              </w:rPr>
              <w:tab/>
            </w:r>
            <w:r w:rsidRPr="005850AE" w:rsidDel="00D93D80">
              <w:rPr>
                <w:noProof/>
                <w:lang w:val="es-ES"/>
              </w:rPr>
              <w:delText>Cargo Planner</w:delText>
            </w:r>
            <w:r w:rsidRPr="00205399" w:rsidDel="00D93D80">
              <w:rPr>
                <w:noProof/>
                <w:lang w:val="es-ES_tradnl"/>
              </w:rPr>
              <w:tab/>
              <w:delText>52</w:delText>
            </w:r>
          </w:del>
        </w:p>
        <w:p w14:paraId="604C14B3" w14:textId="77777777" w:rsidR="00205399" w:rsidDel="00D93D80" w:rsidRDefault="00205399">
          <w:pPr>
            <w:pStyle w:val="TDC5"/>
            <w:rPr>
              <w:del w:id="672" w:author="felipe campo" w:date="2017-03-14T10:59:00Z"/>
              <w:rFonts w:eastAsiaTheme="minorEastAsia" w:cstheme="minorBidi"/>
              <w:noProof/>
              <w:sz w:val="24"/>
              <w:szCs w:val="24"/>
              <w:lang w:val="es-ES_tradnl" w:eastAsia="es-ES_tradnl"/>
            </w:rPr>
          </w:pPr>
          <w:del w:id="673" w:author="felipe campo" w:date="2017-03-14T10:59:00Z">
            <w:r w:rsidRPr="005850AE" w:rsidDel="00D93D80">
              <w:rPr>
                <w:noProof/>
                <w:lang w:val="es-ES"/>
              </w:rPr>
              <w:delText>3.3.2.4.1</w:delText>
            </w:r>
            <w:r w:rsidDel="00D93D80">
              <w:rPr>
                <w:rFonts w:eastAsiaTheme="minorEastAsia" w:cstheme="minorBidi"/>
                <w:noProof/>
                <w:sz w:val="24"/>
                <w:szCs w:val="24"/>
                <w:lang w:val="es-ES_tradnl" w:eastAsia="es-ES_tradnl"/>
              </w:rPr>
              <w:tab/>
            </w:r>
            <w:r w:rsidRPr="005850AE" w:rsidDel="00D93D80">
              <w:rPr>
                <w:noProof/>
                <w:lang w:val="es-ES"/>
              </w:rPr>
              <w:delText>Configuración</w:delText>
            </w:r>
            <w:r w:rsidRPr="00205399" w:rsidDel="00D93D80">
              <w:rPr>
                <w:noProof/>
                <w:lang w:val="es-ES_tradnl"/>
              </w:rPr>
              <w:tab/>
              <w:delText>52</w:delText>
            </w:r>
          </w:del>
        </w:p>
        <w:p w14:paraId="61C2FC2E" w14:textId="77777777" w:rsidR="00205399" w:rsidDel="00D93D80" w:rsidRDefault="00205399">
          <w:pPr>
            <w:pStyle w:val="TDC5"/>
            <w:rPr>
              <w:del w:id="674" w:author="felipe campo" w:date="2017-03-14T10:59:00Z"/>
              <w:rFonts w:eastAsiaTheme="minorEastAsia" w:cstheme="minorBidi"/>
              <w:noProof/>
              <w:sz w:val="24"/>
              <w:szCs w:val="24"/>
              <w:lang w:val="es-ES_tradnl" w:eastAsia="es-ES_tradnl"/>
            </w:rPr>
          </w:pPr>
          <w:del w:id="675" w:author="felipe campo" w:date="2017-03-14T10:59:00Z">
            <w:r w:rsidRPr="005850AE" w:rsidDel="00D93D80">
              <w:rPr>
                <w:noProof/>
                <w:lang w:val="es-ES"/>
              </w:rPr>
              <w:delText>3.3.2.4.2</w:delText>
            </w:r>
            <w:r w:rsidDel="00D93D80">
              <w:rPr>
                <w:rFonts w:eastAsiaTheme="minorEastAsia" w:cstheme="minorBidi"/>
                <w:noProof/>
                <w:sz w:val="24"/>
                <w:szCs w:val="24"/>
                <w:lang w:val="es-ES_tradnl" w:eastAsia="es-ES_tradnl"/>
              </w:rPr>
              <w:tab/>
            </w:r>
            <w:r w:rsidRPr="005850AE" w:rsidDel="00D93D80">
              <w:rPr>
                <w:noProof/>
                <w:lang w:val="es-ES"/>
              </w:rPr>
              <w:delText>Optimizador</w:delText>
            </w:r>
            <w:r w:rsidRPr="00205399" w:rsidDel="00D93D80">
              <w:rPr>
                <w:noProof/>
                <w:lang w:val="es-ES_tradnl"/>
              </w:rPr>
              <w:tab/>
              <w:delText>53</w:delText>
            </w:r>
          </w:del>
        </w:p>
        <w:p w14:paraId="105152CC" w14:textId="77777777" w:rsidR="00205399" w:rsidDel="00D93D80" w:rsidRDefault="00205399">
          <w:pPr>
            <w:pStyle w:val="TDC5"/>
            <w:rPr>
              <w:del w:id="676" w:author="felipe campo" w:date="2017-03-14T10:59:00Z"/>
              <w:rFonts w:eastAsiaTheme="minorEastAsia" w:cstheme="minorBidi"/>
              <w:noProof/>
              <w:sz w:val="24"/>
              <w:szCs w:val="24"/>
              <w:lang w:val="es-ES_tradnl" w:eastAsia="es-ES_tradnl"/>
            </w:rPr>
          </w:pPr>
          <w:del w:id="677" w:author="felipe campo" w:date="2017-03-14T10:59:00Z">
            <w:r w:rsidRPr="005850AE" w:rsidDel="00D93D80">
              <w:rPr>
                <w:noProof/>
                <w:lang w:val="es-ES"/>
              </w:rPr>
              <w:delText>3.3.2.4.3</w:delText>
            </w:r>
            <w:r w:rsidDel="00D93D80">
              <w:rPr>
                <w:rFonts w:eastAsiaTheme="minorEastAsia" w:cstheme="minorBidi"/>
                <w:noProof/>
                <w:sz w:val="24"/>
                <w:szCs w:val="24"/>
                <w:lang w:val="es-ES_tradnl" w:eastAsia="es-ES_tradnl"/>
              </w:rPr>
              <w:tab/>
            </w:r>
            <w:r w:rsidRPr="005850AE" w:rsidDel="00D93D80">
              <w:rPr>
                <w:noProof/>
                <w:lang w:val="es-ES"/>
              </w:rPr>
              <w:delText>Parámetros</w:delText>
            </w:r>
            <w:r w:rsidRPr="00205399" w:rsidDel="00D93D80">
              <w:rPr>
                <w:noProof/>
                <w:lang w:val="es-ES_tradnl"/>
              </w:rPr>
              <w:tab/>
              <w:delText>53</w:delText>
            </w:r>
          </w:del>
        </w:p>
        <w:p w14:paraId="1AE206AC" w14:textId="77777777" w:rsidR="00205399" w:rsidDel="00D93D80" w:rsidRDefault="00205399">
          <w:pPr>
            <w:pStyle w:val="TDC4"/>
            <w:tabs>
              <w:tab w:val="left" w:pos="853"/>
              <w:tab w:val="right" w:leader="dot" w:pos="9350"/>
            </w:tabs>
            <w:rPr>
              <w:del w:id="678" w:author="felipe campo" w:date="2017-03-14T10:59:00Z"/>
              <w:rFonts w:eastAsiaTheme="minorEastAsia" w:cstheme="minorBidi"/>
              <w:noProof/>
              <w:sz w:val="24"/>
              <w:szCs w:val="24"/>
              <w:lang w:val="es-ES_tradnl" w:eastAsia="es-ES_tradnl"/>
            </w:rPr>
          </w:pPr>
          <w:del w:id="679" w:author="felipe campo" w:date="2017-03-14T10:59:00Z">
            <w:r w:rsidRPr="005850AE" w:rsidDel="00D93D80">
              <w:rPr>
                <w:noProof/>
                <w:lang w:val="es-ES"/>
              </w:rPr>
              <w:delText>3.3.2.5</w:delText>
            </w:r>
            <w:r w:rsidDel="00D93D80">
              <w:rPr>
                <w:rFonts w:eastAsiaTheme="minorEastAsia" w:cstheme="minorBidi"/>
                <w:noProof/>
                <w:sz w:val="24"/>
                <w:szCs w:val="24"/>
                <w:lang w:val="es-ES_tradnl" w:eastAsia="es-ES_tradnl"/>
              </w:rPr>
              <w:tab/>
            </w:r>
            <w:r w:rsidRPr="005850AE" w:rsidDel="00D93D80">
              <w:rPr>
                <w:noProof/>
                <w:lang w:val="es-ES"/>
              </w:rPr>
              <w:delText>Extreme Platform</w:delText>
            </w:r>
            <w:r w:rsidRPr="00205399" w:rsidDel="00D93D80">
              <w:rPr>
                <w:noProof/>
                <w:lang w:val="es-ES_tradnl"/>
              </w:rPr>
              <w:tab/>
              <w:delText>55</w:delText>
            </w:r>
          </w:del>
        </w:p>
        <w:p w14:paraId="6C26AE8D" w14:textId="77777777" w:rsidR="00205399" w:rsidDel="00D93D80" w:rsidRDefault="00205399">
          <w:pPr>
            <w:pStyle w:val="TDC5"/>
            <w:rPr>
              <w:del w:id="680" w:author="felipe campo" w:date="2017-03-14T10:59:00Z"/>
              <w:rFonts w:eastAsiaTheme="minorEastAsia" w:cstheme="minorBidi"/>
              <w:noProof/>
              <w:sz w:val="24"/>
              <w:szCs w:val="24"/>
              <w:lang w:val="es-ES_tradnl" w:eastAsia="es-ES_tradnl"/>
            </w:rPr>
          </w:pPr>
          <w:del w:id="681" w:author="felipe campo" w:date="2017-03-14T10:59:00Z">
            <w:r w:rsidRPr="005850AE" w:rsidDel="00D93D80">
              <w:rPr>
                <w:noProof/>
                <w:lang w:val="es-ES"/>
              </w:rPr>
              <w:delText>3.3.2.5.1</w:delText>
            </w:r>
            <w:r w:rsidDel="00D93D80">
              <w:rPr>
                <w:rFonts w:eastAsiaTheme="minorEastAsia" w:cstheme="minorBidi"/>
                <w:noProof/>
                <w:sz w:val="24"/>
                <w:szCs w:val="24"/>
                <w:lang w:val="es-ES_tradnl" w:eastAsia="es-ES_tradnl"/>
              </w:rPr>
              <w:tab/>
            </w:r>
            <w:r w:rsidRPr="005850AE" w:rsidDel="00D93D80">
              <w:rPr>
                <w:noProof/>
                <w:lang w:val="es-ES"/>
              </w:rPr>
              <w:delText>Control de flotas y seguimiento GPS</w:delText>
            </w:r>
            <w:r w:rsidRPr="00205399" w:rsidDel="00D93D80">
              <w:rPr>
                <w:noProof/>
                <w:lang w:val="es-ES_tradnl"/>
              </w:rPr>
              <w:tab/>
              <w:delText>55</w:delText>
            </w:r>
          </w:del>
        </w:p>
        <w:p w14:paraId="23034EA9" w14:textId="77777777" w:rsidR="00205399" w:rsidDel="00D93D80" w:rsidRDefault="00205399">
          <w:pPr>
            <w:pStyle w:val="TDC5"/>
            <w:rPr>
              <w:del w:id="682" w:author="felipe campo" w:date="2017-03-14T10:59:00Z"/>
              <w:rFonts w:eastAsiaTheme="minorEastAsia" w:cstheme="minorBidi"/>
              <w:noProof/>
              <w:sz w:val="24"/>
              <w:szCs w:val="24"/>
              <w:lang w:val="es-ES_tradnl" w:eastAsia="es-ES_tradnl"/>
            </w:rPr>
          </w:pPr>
          <w:del w:id="683" w:author="felipe campo" w:date="2017-03-14T10:59:00Z">
            <w:r w:rsidRPr="005850AE" w:rsidDel="00D93D80">
              <w:rPr>
                <w:noProof/>
                <w:lang w:val="es-ES"/>
              </w:rPr>
              <w:delText>3.3.2.5.2</w:delText>
            </w:r>
            <w:r w:rsidDel="00D93D80">
              <w:rPr>
                <w:rFonts w:eastAsiaTheme="minorEastAsia" w:cstheme="minorBidi"/>
                <w:noProof/>
                <w:sz w:val="24"/>
                <w:szCs w:val="24"/>
                <w:lang w:val="es-ES_tradnl" w:eastAsia="es-ES_tradnl"/>
              </w:rPr>
              <w:tab/>
            </w:r>
            <w:r w:rsidRPr="005850AE" w:rsidDel="00D93D80">
              <w:rPr>
                <w:noProof/>
                <w:lang w:val="es-ES"/>
              </w:rPr>
              <w:delText>Gestión de entregas y trazabilidad</w:delText>
            </w:r>
            <w:r w:rsidRPr="00205399" w:rsidDel="00D93D80">
              <w:rPr>
                <w:noProof/>
                <w:lang w:val="es-ES_tradnl"/>
              </w:rPr>
              <w:tab/>
              <w:delText>56</w:delText>
            </w:r>
          </w:del>
        </w:p>
        <w:p w14:paraId="50ED718D" w14:textId="77777777" w:rsidR="00205399" w:rsidDel="00D93D80" w:rsidRDefault="00205399" w:rsidP="000C3692">
          <w:pPr>
            <w:pStyle w:val="TDC5"/>
            <w:rPr>
              <w:del w:id="684" w:author="felipe campo" w:date="2017-03-14T10:59:00Z"/>
              <w:rFonts w:eastAsiaTheme="minorEastAsia" w:cstheme="minorBidi"/>
              <w:noProof/>
              <w:sz w:val="24"/>
              <w:szCs w:val="24"/>
              <w:lang w:val="es-ES_tradnl" w:eastAsia="es-ES_tradnl"/>
            </w:rPr>
          </w:pPr>
          <w:del w:id="685" w:author="felipe campo" w:date="2017-03-14T10:59:00Z">
            <w:r w:rsidRPr="005850AE" w:rsidDel="00D93D80">
              <w:rPr>
                <w:rFonts w:ascii="MS Mincho" w:eastAsia="MS Mincho" w:hAnsi="MS Mincho" w:cs="MS Mincho"/>
                <w:noProof/>
                <w:lang w:val="es-ES"/>
              </w:rPr>
              <w:delText>3.3.2.5.3</w:delText>
            </w:r>
            <w:r w:rsidDel="00D93D80">
              <w:rPr>
                <w:rFonts w:eastAsiaTheme="minorEastAsia" w:cstheme="minorBidi"/>
                <w:noProof/>
                <w:sz w:val="24"/>
                <w:szCs w:val="24"/>
                <w:lang w:val="es-ES_tradnl" w:eastAsia="es-ES_tradnl"/>
              </w:rPr>
              <w:tab/>
            </w:r>
            <w:r w:rsidRPr="005850AE" w:rsidDel="00D93D80">
              <w:rPr>
                <w:noProof/>
                <w:lang w:val="es-ES"/>
              </w:rPr>
              <w:delText xml:space="preserve">Análisis de datos e información </w:delText>
            </w:r>
            <w:r w:rsidRPr="005850AE" w:rsidDel="00D93D80">
              <w:rPr>
                <w:rFonts w:ascii="MS Mincho" w:eastAsia="MS Mincho" w:hAnsi="MS Mincho" w:cs="MS Mincho"/>
                <w:noProof/>
                <w:lang w:val="es-ES"/>
              </w:rPr>
              <w:delText> </w:delText>
            </w:r>
            <w:r w:rsidRPr="00205399" w:rsidDel="00D93D80">
              <w:rPr>
                <w:noProof/>
                <w:lang w:val="es-ES_tradnl"/>
              </w:rPr>
              <w:tab/>
              <w:delText>60</w:delText>
            </w:r>
          </w:del>
        </w:p>
        <w:p w14:paraId="402A04FD" w14:textId="77777777" w:rsidR="00205399" w:rsidDel="00D93D80" w:rsidRDefault="00205399">
          <w:pPr>
            <w:pStyle w:val="TDC5"/>
            <w:rPr>
              <w:del w:id="686" w:author="felipe campo" w:date="2017-03-14T10:59:00Z"/>
              <w:rFonts w:eastAsiaTheme="minorEastAsia" w:cstheme="minorBidi"/>
              <w:noProof/>
              <w:sz w:val="24"/>
              <w:szCs w:val="24"/>
              <w:lang w:val="es-ES_tradnl" w:eastAsia="es-ES_tradnl"/>
            </w:rPr>
          </w:pPr>
          <w:del w:id="687" w:author="felipe campo" w:date="2017-03-14T10:59:00Z">
            <w:r w:rsidRPr="005850AE" w:rsidDel="00D93D80">
              <w:rPr>
                <w:noProof/>
                <w:lang w:val="es-ES"/>
              </w:rPr>
              <w:delText>3.3.2.5.4</w:delText>
            </w:r>
            <w:r w:rsidDel="00D93D80">
              <w:rPr>
                <w:rFonts w:eastAsiaTheme="minorEastAsia" w:cstheme="minorBidi"/>
                <w:noProof/>
                <w:sz w:val="24"/>
                <w:szCs w:val="24"/>
                <w:lang w:val="es-ES_tradnl" w:eastAsia="es-ES_tradnl"/>
              </w:rPr>
              <w:tab/>
            </w:r>
            <w:r w:rsidRPr="005850AE" w:rsidDel="00D93D80">
              <w:rPr>
                <w:noProof/>
                <w:lang w:val="es-ES"/>
              </w:rPr>
              <w:delText>CARGUE</w:delText>
            </w:r>
            <w:r w:rsidRPr="00205399" w:rsidDel="00D93D80">
              <w:rPr>
                <w:noProof/>
                <w:lang w:val="es-ES_tradnl"/>
              </w:rPr>
              <w:tab/>
              <w:delText>61</w:delText>
            </w:r>
          </w:del>
        </w:p>
        <w:p w14:paraId="270E44CA" w14:textId="77777777" w:rsidR="00205399" w:rsidDel="00D93D80" w:rsidRDefault="00205399">
          <w:pPr>
            <w:pStyle w:val="TDC5"/>
            <w:rPr>
              <w:del w:id="688" w:author="felipe campo" w:date="2017-03-14T10:59:00Z"/>
              <w:rFonts w:eastAsiaTheme="minorEastAsia" w:cstheme="minorBidi"/>
              <w:noProof/>
              <w:sz w:val="24"/>
              <w:szCs w:val="24"/>
              <w:lang w:val="es-ES_tradnl" w:eastAsia="es-ES_tradnl"/>
            </w:rPr>
          </w:pPr>
          <w:del w:id="689" w:author="felipe campo" w:date="2017-03-14T10:59:00Z">
            <w:r w:rsidRPr="005850AE" w:rsidDel="00D93D80">
              <w:rPr>
                <w:noProof/>
                <w:lang w:val="es-ES"/>
              </w:rPr>
              <w:delText>3.3.2.5.5</w:delText>
            </w:r>
            <w:r w:rsidDel="00D93D80">
              <w:rPr>
                <w:rFonts w:eastAsiaTheme="minorEastAsia" w:cstheme="minorBidi"/>
                <w:noProof/>
                <w:sz w:val="24"/>
                <w:szCs w:val="24"/>
                <w:lang w:val="es-ES_tradnl" w:eastAsia="es-ES_tradnl"/>
              </w:rPr>
              <w:tab/>
            </w:r>
            <w:r w:rsidRPr="005850AE" w:rsidDel="00D93D80">
              <w:rPr>
                <w:noProof/>
                <w:lang w:val="es-ES"/>
              </w:rPr>
              <w:delText>TRANSITO</w:delText>
            </w:r>
            <w:r w:rsidRPr="00205399" w:rsidDel="00D93D80">
              <w:rPr>
                <w:noProof/>
                <w:lang w:val="es-ES_tradnl"/>
              </w:rPr>
              <w:tab/>
              <w:delText>63</w:delText>
            </w:r>
          </w:del>
        </w:p>
        <w:p w14:paraId="6971BBEB" w14:textId="77777777" w:rsidR="00205399" w:rsidDel="00D93D80" w:rsidRDefault="00205399">
          <w:pPr>
            <w:pStyle w:val="TDC5"/>
            <w:rPr>
              <w:del w:id="690" w:author="felipe campo" w:date="2017-03-14T10:59:00Z"/>
              <w:rFonts w:eastAsiaTheme="minorEastAsia" w:cstheme="minorBidi"/>
              <w:noProof/>
              <w:sz w:val="24"/>
              <w:szCs w:val="24"/>
              <w:lang w:val="es-ES_tradnl" w:eastAsia="es-ES_tradnl"/>
            </w:rPr>
          </w:pPr>
          <w:del w:id="691" w:author="felipe campo" w:date="2017-03-14T10:59:00Z">
            <w:r w:rsidRPr="005850AE" w:rsidDel="00D93D80">
              <w:rPr>
                <w:noProof/>
                <w:lang w:val="es-ES"/>
              </w:rPr>
              <w:delText>3.3.2.5.6</w:delText>
            </w:r>
            <w:r w:rsidDel="00D93D80">
              <w:rPr>
                <w:rFonts w:eastAsiaTheme="minorEastAsia" w:cstheme="minorBidi"/>
                <w:noProof/>
                <w:sz w:val="24"/>
                <w:szCs w:val="24"/>
                <w:lang w:val="es-ES_tradnl" w:eastAsia="es-ES_tradnl"/>
              </w:rPr>
              <w:tab/>
            </w:r>
            <w:r w:rsidRPr="005850AE" w:rsidDel="00D93D80">
              <w:rPr>
                <w:noProof/>
                <w:lang w:val="es-ES"/>
              </w:rPr>
              <w:delText>REPORTAR TIEMPOS DE CARGUE Y GENERAR DOCUMENTACION DE VIAJE</w:delText>
            </w:r>
            <w:r w:rsidRPr="00205399" w:rsidDel="00D93D80">
              <w:rPr>
                <w:noProof/>
                <w:lang w:val="es-ES_tradnl"/>
              </w:rPr>
              <w:tab/>
              <w:delText>63</w:delText>
            </w:r>
          </w:del>
        </w:p>
        <w:p w14:paraId="4B430B99" w14:textId="77777777" w:rsidR="00205399" w:rsidDel="00D93D80" w:rsidRDefault="00205399">
          <w:pPr>
            <w:pStyle w:val="TDC5"/>
            <w:rPr>
              <w:del w:id="692" w:author="felipe campo" w:date="2017-03-14T10:59:00Z"/>
              <w:rFonts w:eastAsiaTheme="minorEastAsia" w:cstheme="minorBidi"/>
              <w:noProof/>
              <w:sz w:val="24"/>
              <w:szCs w:val="24"/>
              <w:lang w:val="es-ES_tradnl" w:eastAsia="es-ES_tradnl"/>
            </w:rPr>
          </w:pPr>
          <w:del w:id="693" w:author="felipe campo" w:date="2017-03-14T10:59:00Z">
            <w:r w:rsidRPr="005850AE" w:rsidDel="00D93D80">
              <w:rPr>
                <w:noProof/>
                <w:lang w:val="es-ES"/>
              </w:rPr>
              <w:delText>3.3.2.5.7</w:delText>
            </w:r>
            <w:r w:rsidDel="00D93D80">
              <w:rPr>
                <w:rFonts w:eastAsiaTheme="minorEastAsia" w:cstheme="minorBidi"/>
                <w:noProof/>
                <w:sz w:val="24"/>
                <w:szCs w:val="24"/>
                <w:lang w:val="es-ES_tradnl" w:eastAsia="es-ES_tradnl"/>
              </w:rPr>
              <w:tab/>
            </w:r>
            <w:r w:rsidRPr="005850AE" w:rsidDel="00D93D80">
              <w:rPr>
                <w:noProof/>
                <w:lang w:val="es-ES"/>
              </w:rPr>
              <w:delText>ENTREGAS</w:delText>
            </w:r>
            <w:r w:rsidRPr="000C3692" w:rsidDel="00D93D80">
              <w:rPr>
                <w:noProof/>
                <w:lang w:val="es-ES_tradnl"/>
              </w:rPr>
              <w:tab/>
              <w:delText>64</w:delText>
            </w:r>
          </w:del>
        </w:p>
        <w:p w14:paraId="6620D5A1" w14:textId="77777777" w:rsidR="00205399" w:rsidDel="00D93D80" w:rsidRDefault="00205399">
          <w:pPr>
            <w:pStyle w:val="TDC5"/>
            <w:rPr>
              <w:del w:id="694" w:author="felipe campo" w:date="2017-03-14T10:59:00Z"/>
              <w:rFonts w:eastAsiaTheme="minorEastAsia" w:cstheme="minorBidi"/>
              <w:noProof/>
              <w:sz w:val="24"/>
              <w:szCs w:val="24"/>
              <w:lang w:val="es-ES_tradnl" w:eastAsia="es-ES_tradnl"/>
            </w:rPr>
          </w:pPr>
          <w:del w:id="695" w:author="felipe campo" w:date="2017-03-14T10:59:00Z">
            <w:r w:rsidRPr="005850AE" w:rsidDel="00D93D80">
              <w:rPr>
                <w:noProof/>
                <w:lang w:val="es-ES"/>
              </w:rPr>
              <w:delText>3.3.2.5.8</w:delText>
            </w:r>
            <w:r w:rsidDel="00D93D80">
              <w:rPr>
                <w:rFonts w:eastAsiaTheme="minorEastAsia" w:cstheme="minorBidi"/>
                <w:noProof/>
                <w:sz w:val="24"/>
                <w:szCs w:val="24"/>
                <w:lang w:val="es-ES_tradnl" w:eastAsia="es-ES_tradnl"/>
              </w:rPr>
              <w:tab/>
            </w:r>
            <w:r w:rsidRPr="005850AE" w:rsidDel="00D93D80">
              <w:rPr>
                <w:noProof/>
                <w:lang w:val="es-ES"/>
              </w:rPr>
              <w:delText>CUMPLIDO</w:delText>
            </w:r>
            <w:r w:rsidRPr="000C3692" w:rsidDel="00D93D80">
              <w:rPr>
                <w:noProof/>
                <w:lang w:val="es-ES_tradnl"/>
              </w:rPr>
              <w:tab/>
              <w:delText>66</w:delText>
            </w:r>
          </w:del>
        </w:p>
        <w:p w14:paraId="14B074A8" w14:textId="77777777" w:rsidR="00205399" w:rsidDel="00D93D80" w:rsidRDefault="00205399">
          <w:pPr>
            <w:pStyle w:val="TDC5"/>
            <w:rPr>
              <w:del w:id="696" w:author="felipe campo" w:date="2017-03-14T10:59:00Z"/>
              <w:rFonts w:eastAsiaTheme="minorEastAsia" w:cstheme="minorBidi"/>
              <w:noProof/>
              <w:sz w:val="24"/>
              <w:szCs w:val="24"/>
              <w:lang w:val="es-ES_tradnl" w:eastAsia="es-ES_tradnl"/>
            </w:rPr>
          </w:pPr>
          <w:del w:id="697" w:author="felipe campo" w:date="2017-03-14T10:59:00Z">
            <w:r w:rsidRPr="005850AE" w:rsidDel="00D93D80">
              <w:rPr>
                <w:noProof/>
                <w:lang w:val="es-ES"/>
              </w:rPr>
              <w:delText>3.3.2.5.9</w:delText>
            </w:r>
            <w:r w:rsidDel="00D93D80">
              <w:rPr>
                <w:rFonts w:eastAsiaTheme="minorEastAsia" w:cstheme="minorBidi"/>
                <w:noProof/>
                <w:sz w:val="24"/>
                <w:szCs w:val="24"/>
                <w:lang w:val="es-ES_tradnl" w:eastAsia="es-ES_tradnl"/>
              </w:rPr>
              <w:tab/>
            </w:r>
            <w:r w:rsidRPr="005850AE" w:rsidDel="00D93D80">
              <w:rPr>
                <w:noProof/>
                <w:lang w:val="es-ES"/>
              </w:rPr>
              <w:delText>FACTURACION</w:delText>
            </w:r>
            <w:r w:rsidRPr="000C3692" w:rsidDel="00D93D80">
              <w:rPr>
                <w:noProof/>
                <w:lang w:val="es-ES_tradnl"/>
              </w:rPr>
              <w:tab/>
              <w:delText>66</w:delText>
            </w:r>
          </w:del>
        </w:p>
        <w:p w14:paraId="50780B7A" w14:textId="77777777" w:rsidR="00205399" w:rsidDel="00D93D80" w:rsidRDefault="00205399" w:rsidP="000C3692">
          <w:pPr>
            <w:pStyle w:val="TDC5"/>
            <w:rPr>
              <w:del w:id="698" w:author="felipe campo" w:date="2017-03-14T10:59:00Z"/>
              <w:rFonts w:eastAsiaTheme="minorEastAsia" w:cstheme="minorBidi"/>
              <w:noProof/>
              <w:sz w:val="24"/>
              <w:szCs w:val="24"/>
              <w:lang w:val="es-ES_tradnl" w:eastAsia="es-ES_tradnl"/>
            </w:rPr>
          </w:pPr>
          <w:del w:id="699" w:author="felipe campo" w:date="2017-03-14T10:59:00Z">
            <w:r w:rsidRPr="005850AE" w:rsidDel="00D93D80">
              <w:rPr>
                <w:noProof/>
                <w:lang w:val="es-ES"/>
              </w:rPr>
              <w:delText>3.3.2.5.10</w:delText>
            </w:r>
            <w:r w:rsidDel="00D93D80">
              <w:rPr>
                <w:rFonts w:eastAsiaTheme="minorEastAsia" w:cstheme="minorBidi"/>
                <w:noProof/>
                <w:sz w:val="24"/>
                <w:szCs w:val="24"/>
                <w:lang w:val="es-ES_tradnl" w:eastAsia="es-ES_tradnl"/>
              </w:rPr>
              <w:tab/>
            </w:r>
            <w:r w:rsidRPr="005850AE" w:rsidDel="00D93D80">
              <w:rPr>
                <w:noProof/>
                <w:lang w:val="es-ES"/>
              </w:rPr>
              <w:delText>CARACTERISTICAS GENERALES</w:delText>
            </w:r>
            <w:r w:rsidRPr="000C3692" w:rsidDel="00D93D80">
              <w:rPr>
                <w:noProof/>
                <w:lang w:val="es-ES_tradnl"/>
              </w:rPr>
              <w:tab/>
              <w:delText>67</w:delText>
            </w:r>
          </w:del>
        </w:p>
        <w:p w14:paraId="285D14DF" w14:textId="77777777" w:rsidR="00205399" w:rsidDel="00D93D80" w:rsidRDefault="00205399">
          <w:pPr>
            <w:pStyle w:val="TDC3"/>
            <w:tabs>
              <w:tab w:val="left" w:pos="686"/>
              <w:tab w:val="right" w:leader="dot" w:pos="9350"/>
            </w:tabs>
            <w:rPr>
              <w:del w:id="700" w:author="felipe campo" w:date="2017-03-14T10:59:00Z"/>
              <w:rFonts w:eastAsiaTheme="minorEastAsia" w:cstheme="minorBidi"/>
              <w:smallCaps w:val="0"/>
              <w:noProof/>
              <w:sz w:val="24"/>
              <w:szCs w:val="24"/>
              <w:lang w:val="es-ES_tradnl" w:eastAsia="es-ES_tradnl"/>
            </w:rPr>
          </w:pPr>
          <w:del w:id="701" w:author="felipe campo" w:date="2017-03-14T10:59:00Z">
            <w:r w:rsidRPr="005850AE" w:rsidDel="00D93D80">
              <w:rPr>
                <w:noProof/>
                <w:lang w:val="es-ES"/>
              </w:rPr>
              <w:delText>3.3.3</w:delText>
            </w:r>
            <w:r w:rsidDel="00D93D80">
              <w:rPr>
                <w:rFonts w:eastAsiaTheme="minorEastAsia" w:cstheme="minorBidi"/>
                <w:smallCaps w:val="0"/>
                <w:noProof/>
                <w:sz w:val="24"/>
                <w:szCs w:val="24"/>
                <w:lang w:val="es-ES_tradnl" w:eastAsia="es-ES_tradnl"/>
              </w:rPr>
              <w:tab/>
            </w:r>
            <w:r w:rsidRPr="005850AE" w:rsidDel="00D93D80">
              <w:rPr>
                <w:noProof/>
                <w:lang w:val="es-ES"/>
              </w:rPr>
              <w:delText>Requisitos no funcionales</w:delText>
            </w:r>
            <w:r w:rsidRPr="000C3692" w:rsidDel="00D93D80">
              <w:rPr>
                <w:noProof/>
                <w:lang w:val="es-ES_tradnl"/>
              </w:rPr>
              <w:tab/>
              <w:delText>69</w:delText>
            </w:r>
          </w:del>
        </w:p>
        <w:p w14:paraId="15F688C7" w14:textId="77777777" w:rsidR="00205399" w:rsidDel="00D93D80" w:rsidRDefault="00205399">
          <w:pPr>
            <w:pStyle w:val="TDC4"/>
            <w:tabs>
              <w:tab w:val="left" w:pos="853"/>
              <w:tab w:val="right" w:leader="dot" w:pos="9350"/>
            </w:tabs>
            <w:rPr>
              <w:del w:id="702" w:author="felipe campo" w:date="2017-03-14T10:59:00Z"/>
              <w:rFonts w:eastAsiaTheme="minorEastAsia" w:cstheme="minorBidi"/>
              <w:noProof/>
              <w:sz w:val="24"/>
              <w:szCs w:val="24"/>
              <w:lang w:val="es-ES_tradnl" w:eastAsia="es-ES_tradnl"/>
            </w:rPr>
          </w:pPr>
          <w:del w:id="703" w:author="felipe campo" w:date="2017-03-14T10:59:00Z">
            <w:r w:rsidRPr="005850AE" w:rsidDel="00D93D80">
              <w:rPr>
                <w:noProof/>
                <w:lang w:val="es-ES"/>
              </w:rPr>
              <w:delText>3.3.3.1</w:delText>
            </w:r>
            <w:r w:rsidDel="00D93D80">
              <w:rPr>
                <w:rFonts w:eastAsiaTheme="minorEastAsia" w:cstheme="minorBidi"/>
                <w:noProof/>
                <w:sz w:val="24"/>
                <w:szCs w:val="24"/>
                <w:lang w:val="es-ES_tradnl" w:eastAsia="es-ES_tradnl"/>
              </w:rPr>
              <w:tab/>
            </w:r>
            <w:r w:rsidRPr="005850AE" w:rsidDel="00D93D80">
              <w:rPr>
                <w:noProof/>
                <w:lang w:val="es-ES"/>
              </w:rPr>
              <w:delText>Atributos de Calidad del Producto resultado del proyecto</w:delText>
            </w:r>
            <w:r w:rsidRPr="000C3692" w:rsidDel="00D93D80">
              <w:rPr>
                <w:noProof/>
                <w:lang w:val="es-ES_tradnl"/>
              </w:rPr>
              <w:tab/>
              <w:delText>69</w:delText>
            </w:r>
          </w:del>
        </w:p>
        <w:p w14:paraId="2DEA04FF" w14:textId="77777777" w:rsidR="00205399" w:rsidDel="00D93D80" w:rsidRDefault="00205399">
          <w:pPr>
            <w:pStyle w:val="TDC5"/>
            <w:rPr>
              <w:del w:id="704" w:author="felipe campo" w:date="2017-03-14T10:59:00Z"/>
              <w:rFonts w:eastAsiaTheme="minorEastAsia" w:cstheme="minorBidi"/>
              <w:noProof/>
              <w:sz w:val="24"/>
              <w:szCs w:val="24"/>
              <w:lang w:val="es-ES_tradnl" w:eastAsia="es-ES_tradnl"/>
            </w:rPr>
          </w:pPr>
          <w:del w:id="705" w:author="felipe campo" w:date="2017-03-14T10:59:00Z">
            <w:r w:rsidRPr="005850AE" w:rsidDel="00D93D80">
              <w:rPr>
                <w:noProof/>
                <w:lang w:val="es-ES"/>
              </w:rPr>
              <w:delText>3.3.3.1.1</w:delText>
            </w:r>
            <w:r w:rsidDel="00D93D80">
              <w:rPr>
                <w:rFonts w:eastAsiaTheme="minorEastAsia" w:cstheme="minorBidi"/>
                <w:noProof/>
                <w:sz w:val="24"/>
                <w:szCs w:val="24"/>
                <w:lang w:val="es-ES_tradnl" w:eastAsia="es-ES_tradnl"/>
              </w:rPr>
              <w:tab/>
            </w:r>
            <w:r w:rsidRPr="005850AE" w:rsidDel="00D93D80">
              <w:rPr>
                <w:noProof/>
                <w:lang w:val="es-ES"/>
              </w:rPr>
              <w:delText>Desempeño</w:delText>
            </w:r>
            <w:r w:rsidRPr="000C3692" w:rsidDel="00D93D80">
              <w:rPr>
                <w:noProof/>
                <w:lang w:val="es-ES_tradnl"/>
              </w:rPr>
              <w:tab/>
              <w:delText>69</w:delText>
            </w:r>
          </w:del>
        </w:p>
        <w:p w14:paraId="05CE8827" w14:textId="77777777" w:rsidR="00205399" w:rsidDel="00D93D80" w:rsidRDefault="00205399">
          <w:pPr>
            <w:pStyle w:val="TDC5"/>
            <w:rPr>
              <w:del w:id="706" w:author="felipe campo" w:date="2017-03-14T10:59:00Z"/>
              <w:rFonts w:eastAsiaTheme="minorEastAsia" w:cstheme="minorBidi"/>
              <w:noProof/>
              <w:sz w:val="24"/>
              <w:szCs w:val="24"/>
              <w:lang w:val="es-ES_tradnl" w:eastAsia="es-ES_tradnl"/>
            </w:rPr>
          </w:pPr>
          <w:del w:id="707" w:author="felipe campo" w:date="2017-03-14T10:59:00Z">
            <w:r w:rsidRPr="005850AE" w:rsidDel="00D93D80">
              <w:rPr>
                <w:noProof/>
                <w:lang w:val="es-ES"/>
              </w:rPr>
              <w:delText>3.3.3.1.2</w:delText>
            </w:r>
            <w:r w:rsidDel="00D93D80">
              <w:rPr>
                <w:rFonts w:eastAsiaTheme="minorEastAsia" w:cstheme="minorBidi"/>
                <w:noProof/>
                <w:sz w:val="24"/>
                <w:szCs w:val="24"/>
                <w:lang w:val="es-ES_tradnl" w:eastAsia="es-ES_tradnl"/>
              </w:rPr>
              <w:tab/>
            </w:r>
            <w:r w:rsidRPr="005850AE" w:rsidDel="00D93D80">
              <w:rPr>
                <w:noProof/>
                <w:lang w:val="es-ES"/>
              </w:rPr>
              <w:delText>Modificabilidad</w:delText>
            </w:r>
            <w:r w:rsidRPr="000C3692" w:rsidDel="00D93D80">
              <w:rPr>
                <w:noProof/>
                <w:lang w:val="es-ES_tradnl"/>
              </w:rPr>
              <w:tab/>
              <w:delText>70</w:delText>
            </w:r>
          </w:del>
        </w:p>
        <w:p w14:paraId="5F49E7A7" w14:textId="77777777" w:rsidR="00205399" w:rsidDel="00D93D80" w:rsidRDefault="00205399">
          <w:pPr>
            <w:pStyle w:val="TDC5"/>
            <w:rPr>
              <w:del w:id="708" w:author="felipe campo" w:date="2017-03-14T10:59:00Z"/>
              <w:rFonts w:eastAsiaTheme="minorEastAsia" w:cstheme="minorBidi"/>
              <w:noProof/>
              <w:sz w:val="24"/>
              <w:szCs w:val="24"/>
              <w:lang w:val="es-ES_tradnl" w:eastAsia="es-ES_tradnl"/>
            </w:rPr>
          </w:pPr>
          <w:del w:id="709" w:author="felipe campo" w:date="2017-03-14T10:59:00Z">
            <w:r w:rsidRPr="005850AE" w:rsidDel="00D93D80">
              <w:rPr>
                <w:noProof/>
                <w:lang w:val="es-ES"/>
              </w:rPr>
              <w:delText>3.3.3.1.3</w:delText>
            </w:r>
            <w:r w:rsidDel="00D93D80">
              <w:rPr>
                <w:rFonts w:eastAsiaTheme="minorEastAsia" w:cstheme="minorBidi"/>
                <w:noProof/>
                <w:sz w:val="24"/>
                <w:szCs w:val="24"/>
                <w:lang w:val="es-ES_tradnl" w:eastAsia="es-ES_tradnl"/>
              </w:rPr>
              <w:tab/>
            </w:r>
            <w:r w:rsidRPr="005850AE" w:rsidDel="00D93D80">
              <w:rPr>
                <w:noProof/>
                <w:lang w:val="es-ES"/>
              </w:rPr>
              <w:delText>Accesibilidad</w:delText>
            </w:r>
            <w:r w:rsidRPr="000C3692" w:rsidDel="00D93D80">
              <w:rPr>
                <w:noProof/>
                <w:lang w:val="es-ES_tradnl"/>
              </w:rPr>
              <w:tab/>
              <w:delText>70</w:delText>
            </w:r>
          </w:del>
        </w:p>
        <w:p w14:paraId="3148E74E" w14:textId="77777777" w:rsidR="00205399" w:rsidDel="00D93D80" w:rsidRDefault="00205399">
          <w:pPr>
            <w:pStyle w:val="TDC5"/>
            <w:tabs>
              <w:tab w:val="clear" w:pos="1020"/>
              <w:tab w:val="left" w:pos="1033"/>
            </w:tabs>
            <w:rPr>
              <w:del w:id="710" w:author="felipe campo" w:date="2017-03-14T10:59:00Z"/>
              <w:rFonts w:eastAsiaTheme="minorEastAsia" w:cstheme="minorBidi"/>
              <w:noProof/>
              <w:sz w:val="24"/>
              <w:szCs w:val="24"/>
              <w:lang w:val="es-ES_tradnl" w:eastAsia="es-ES_tradnl"/>
            </w:rPr>
          </w:pPr>
          <w:del w:id="711" w:author="felipe campo" w:date="2017-03-14T10:59:00Z">
            <w:r w:rsidRPr="005850AE" w:rsidDel="00D93D80">
              <w:rPr>
                <w:b/>
                <w:noProof/>
                <w:lang w:val="es-ES"/>
              </w:rPr>
              <w:delText>3.3.3.1.4</w:delText>
            </w:r>
            <w:r w:rsidDel="00D93D80">
              <w:rPr>
                <w:rFonts w:eastAsiaTheme="minorEastAsia" w:cstheme="minorBidi"/>
                <w:noProof/>
                <w:sz w:val="24"/>
                <w:szCs w:val="24"/>
                <w:lang w:val="es-ES_tradnl" w:eastAsia="es-ES_tradnl"/>
              </w:rPr>
              <w:tab/>
            </w:r>
            <w:r w:rsidRPr="005850AE" w:rsidDel="00D93D80">
              <w:rPr>
                <w:noProof/>
                <w:lang w:val="es-ES"/>
              </w:rPr>
              <w:delText>Disponibilidad</w:delText>
            </w:r>
            <w:r w:rsidRPr="000C3692" w:rsidDel="00D93D80">
              <w:rPr>
                <w:noProof/>
                <w:lang w:val="es-ES_tradnl"/>
              </w:rPr>
              <w:tab/>
              <w:delText>70</w:delText>
            </w:r>
          </w:del>
        </w:p>
        <w:p w14:paraId="54DE7BEB" w14:textId="77777777" w:rsidR="00205399" w:rsidDel="00D93D80" w:rsidRDefault="00205399">
          <w:pPr>
            <w:pStyle w:val="TDC5"/>
            <w:rPr>
              <w:del w:id="712" w:author="felipe campo" w:date="2017-03-14T10:59:00Z"/>
              <w:rFonts w:eastAsiaTheme="minorEastAsia" w:cstheme="minorBidi"/>
              <w:noProof/>
              <w:sz w:val="24"/>
              <w:szCs w:val="24"/>
              <w:lang w:val="es-ES_tradnl" w:eastAsia="es-ES_tradnl"/>
            </w:rPr>
          </w:pPr>
          <w:del w:id="713" w:author="felipe campo" w:date="2017-03-14T10:59:00Z">
            <w:r w:rsidRPr="005850AE" w:rsidDel="00D93D80">
              <w:rPr>
                <w:noProof/>
                <w:lang w:val="es-ES"/>
              </w:rPr>
              <w:delText>3.3.3.1.5</w:delText>
            </w:r>
            <w:r w:rsidDel="00D93D80">
              <w:rPr>
                <w:rFonts w:eastAsiaTheme="minorEastAsia" w:cstheme="minorBidi"/>
                <w:noProof/>
                <w:sz w:val="24"/>
                <w:szCs w:val="24"/>
                <w:lang w:val="es-ES_tradnl" w:eastAsia="es-ES_tradnl"/>
              </w:rPr>
              <w:tab/>
            </w:r>
            <w:r w:rsidRPr="005850AE" w:rsidDel="00D93D80">
              <w:rPr>
                <w:noProof/>
                <w:lang w:val="es-ES"/>
              </w:rPr>
              <w:delText>Escalabilidad</w:delText>
            </w:r>
            <w:r w:rsidRPr="000C3692" w:rsidDel="00D93D80">
              <w:rPr>
                <w:noProof/>
                <w:lang w:val="es-ES_tradnl"/>
              </w:rPr>
              <w:tab/>
              <w:delText>70</w:delText>
            </w:r>
          </w:del>
        </w:p>
        <w:p w14:paraId="7644C561" w14:textId="77777777" w:rsidR="00205399" w:rsidDel="00D93D80" w:rsidRDefault="00205399">
          <w:pPr>
            <w:pStyle w:val="TDC5"/>
            <w:rPr>
              <w:del w:id="714" w:author="felipe campo" w:date="2017-03-14T10:59:00Z"/>
              <w:rFonts w:eastAsiaTheme="minorEastAsia" w:cstheme="minorBidi"/>
              <w:noProof/>
              <w:sz w:val="24"/>
              <w:szCs w:val="24"/>
              <w:lang w:val="es-ES_tradnl" w:eastAsia="es-ES_tradnl"/>
            </w:rPr>
          </w:pPr>
          <w:del w:id="715" w:author="felipe campo" w:date="2017-03-14T10:59:00Z">
            <w:r w:rsidRPr="005850AE" w:rsidDel="00D93D80">
              <w:rPr>
                <w:noProof/>
                <w:lang w:val="es-ES"/>
              </w:rPr>
              <w:delText>3.3.3.1.6</w:delText>
            </w:r>
            <w:r w:rsidDel="00D93D80">
              <w:rPr>
                <w:rFonts w:eastAsiaTheme="minorEastAsia" w:cstheme="minorBidi"/>
                <w:noProof/>
                <w:sz w:val="24"/>
                <w:szCs w:val="24"/>
                <w:lang w:val="es-ES_tradnl" w:eastAsia="es-ES_tradnl"/>
              </w:rPr>
              <w:tab/>
            </w:r>
            <w:r w:rsidRPr="005850AE" w:rsidDel="00D93D80">
              <w:rPr>
                <w:noProof/>
                <w:lang w:val="es-ES"/>
              </w:rPr>
              <w:delText>Extensibilidad</w:delText>
            </w:r>
            <w:r w:rsidRPr="000C3692" w:rsidDel="00D93D80">
              <w:rPr>
                <w:noProof/>
                <w:lang w:val="es-ES_tradnl"/>
              </w:rPr>
              <w:tab/>
              <w:delText>70</w:delText>
            </w:r>
          </w:del>
        </w:p>
        <w:p w14:paraId="4755005E" w14:textId="77777777" w:rsidR="00205399" w:rsidDel="00D93D80" w:rsidRDefault="00205399">
          <w:pPr>
            <w:pStyle w:val="TDC5"/>
            <w:rPr>
              <w:del w:id="716" w:author="felipe campo" w:date="2017-03-14T10:59:00Z"/>
              <w:rFonts w:eastAsiaTheme="minorEastAsia" w:cstheme="minorBidi"/>
              <w:noProof/>
              <w:sz w:val="24"/>
              <w:szCs w:val="24"/>
              <w:lang w:val="es-ES_tradnl" w:eastAsia="es-ES_tradnl"/>
            </w:rPr>
          </w:pPr>
          <w:del w:id="717" w:author="felipe campo" w:date="2017-03-14T10:59:00Z">
            <w:r w:rsidRPr="005850AE" w:rsidDel="00D93D80">
              <w:rPr>
                <w:noProof/>
                <w:lang w:val="es-ES"/>
              </w:rPr>
              <w:delText>3.3.3.1.7</w:delText>
            </w:r>
            <w:r w:rsidDel="00D93D80">
              <w:rPr>
                <w:rFonts w:eastAsiaTheme="minorEastAsia" w:cstheme="minorBidi"/>
                <w:noProof/>
                <w:sz w:val="24"/>
                <w:szCs w:val="24"/>
                <w:lang w:val="es-ES_tradnl" w:eastAsia="es-ES_tradnl"/>
              </w:rPr>
              <w:tab/>
            </w:r>
            <w:r w:rsidRPr="005850AE" w:rsidDel="00D93D80">
              <w:rPr>
                <w:noProof/>
                <w:lang w:val="es-ES"/>
              </w:rPr>
              <w:delText>Usabilidad</w:delText>
            </w:r>
            <w:r w:rsidRPr="00205399" w:rsidDel="00D93D80">
              <w:rPr>
                <w:noProof/>
                <w:lang w:val="es-ES_tradnl"/>
              </w:rPr>
              <w:tab/>
              <w:delText>71</w:delText>
            </w:r>
          </w:del>
        </w:p>
        <w:p w14:paraId="22FBDFCE" w14:textId="77777777" w:rsidR="00205399" w:rsidDel="00D93D80" w:rsidRDefault="00205399">
          <w:pPr>
            <w:pStyle w:val="TDC5"/>
            <w:rPr>
              <w:del w:id="718" w:author="felipe campo" w:date="2017-03-14T10:59:00Z"/>
              <w:rFonts w:eastAsiaTheme="minorEastAsia" w:cstheme="minorBidi"/>
              <w:noProof/>
              <w:sz w:val="24"/>
              <w:szCs w:val="24"/>
              <w:lang w:val="es-ES_tradnl" w:eastAsia="es-ES_tradnl"/>
            </w:rPr>
          </w:pPr>
          <w:del w:id="719" w:author="felipe campo" w:date="2017-03-14T10:59:00Z">
            <w:r w:rsidRPr="005850AE" w:rsidDel="00D93D80">
              <w:rPr>
                <w:noProof/>
                <w:lang w:val="es-ES"/>
              </w:rPr>
              <w:delText>3.3.3.1.8</w:delText>
            </w:r>
            <w:r w:rsidDel="00D93D80">
              <w:rPr>
                <w:rFonts w:eastAsiaTheme="minorEastAsia" w:cstheme="minorBidi"/>
                <w:noProof/>
                <w:sz w:val="24"/>
                <w:szCs w:val="24"/>
                <w:lang w:val="es-ES_tradnl" w:eastAsia="es-ES_tradnl"/>
              </w:rPr>
              <w:tab/>
            </w:r>
            <w:r w:rsidRPr="005850AE" w:rsidDel="00D93D80">
              <w:rPr>
                <w:noProof/>
                <w:lang w:val="es-ES"/>
              </w:rPr>
              <w:delText>Seguridad</w:delText>
            </w:r>
            <w:r w:rsidRPr="00205399" w:rsidDel="00D93D80">
              <w:rPr>
                <w:noProof/>
                <w:lang w:val="es-ES_tradnl"/>
              </w:rPr>
              <w:tab/>
              <w:delText>71</w:delText>
            </w:r>
          </w:del>
        </w:p>
        <w:p w14:paraId="33C5AA84" w14:textId="77777777" w:rsidR="00205399" w:rsidDel="00D93D80" w:rsidRDefault="00205399">
          <w:pPr>
            <w:pStyle w:val="TDC5"/>
            <w:rPr>
              <w:del w:id="720" w:author="felipe campo" w:date="2017-03-14T10:59:00Z"/>
              <w:rFonts w:eastAsiaTheme="minorEastAsia" w:cstheme="minorBidi"/>
              <w:noProof/>
              <w:sz w:val="24"/>
              <w:szCs w:val="24"/>
              <w:lang w:val="es-ES_tradnl" w:eastAsia="es-ES_tradnl"/>
            </w:rPr>
          </w:pPr>
          <w:del w:id="721" w:author="felipe campo" w:date="2017-03-14T10:59:00Z">
            <w:r w:rsidRPr="005850AE" w:rsidDel="00D93D80">
              <w:rPr>
                <w:noProof/>
                <w:lang w:val="es-ES"/>
              </w:rPr>
              <w:delText>3.3.3.1.9</w:delText>
            </w:r>
            <w:r w:rsidDel="00D93D80">
              <w:rPr>
                <w:rFonts w:eastAsiaTheme="minorEastAsia" w:cstheme="minorBidi"/>
                <w:noProof/>
                <w:sz w:val="24"/>
                <w:szCs w:val="24"/>
                <w:lang w:val="es-ES_tradnl" w:eastAsia="es-ES_tradnl"/>
              </w:rPr>
              <w:tab/>
            </w:r>
            <w:r w:rsidRPr="005850AE" w:rsidDel="00D93D80">
              <w:rPr>
                <w:noProof/>
                <w:lang w:val="es-ES"/>
              </w:rPr>
              <w:delText>Testeabilidad</w:delText>
            </w:r>
            <w:r w:rsidRPr="00205399" w:rsidDel="00D93D80">
              <w:rPr>
                <w:noProof/>
                <w:lang w:val="es-ES_tradnl"/>
              </w:rPr>
              <w:tab/>
              <w:delText>71</w:delText>
            </w:r>
          </w:del>
        </w:p>
        <w:p w14:paraId="412B6B23" w14:textId="77777777" w:rsidR="00205399" w:rsidDel="00D93D80" w:rsidRDefault="00205399" w:rsidP="000C3692">
          <w:pPr>
            <w:pStyle w:val="TDC5"/>
            <w:rPr>
              <w:del w:id="722" w:author="felipe campo" w:date="2017-03-14T10:59:00Z"/>
              <w:rFonts w:eastAsiaTheme="minorEastAsia" w:cstheme="minorBidi"/>
              <w:noProof/>
              <w:sz w:val="24"/>
              <w:szCs w:val="24"/>
              <w:lang w:val="es-ES_tradnl" w:eastAsia="es-ES_tradnl"/>
            </w:rPr>
          </w:pPr>
          <w:del w:id="723" w:author="felipe campo" w:date="2017-03-14T10:59:00Z">
            <w:r w:rsidRPr="005850AE" w:rsidDel="00D93D80">
              <w:rPr>
                <w:noProof/>
                <w:lang w:val="es-ES"/>
              </w:rPr>
              <w:delText>3.3.3.1.10</w:delText>
            </w:r>
            <w:r w:rsidDel="00D93D80">
              <w:rPr>
                <w:rFonts w:eastAsiaTheme="minorEastAsia" w:cstheme="minorBidi"/>
                <w:noProof/>
                <w:sz w:val="24"/>
                <w:szCs w:val="24"/>
                <w:lang w:val="es-ES_tradnl" w:eastAsia="es-ES_tradnl"/>
              </w:rPr>
              <w:tab/>
            </w:r>
            <w:r w:rsidRPr="005850AE" w:rsidDel="00D93D80">
              <w:rPr>
                <w:noProof/>
                <w:lang w:val="es-ES"/>
              </w:rPr>
              <w:delText>Precio</w:delText>
            </w:r>
            <w:r w:rsidRPr="00205399" w:rsidDel="00D93D80">
              <w:rPr>
                <w:noProof/>
                <w:lang w:val="es-ES_tradnl"/>
              </w:rPr>
              <w:tab/>
              <w:delText>71</w:delText>
            </w:r>
          </w:del>
        </w:p>
        <w:p w14:paraId="39B9E7BF" w14:textId="77777777" w:rsidR="00205399" w:rsidDel="00D93D80" w:rsidRDefault="00205399" w:rsidP="000C3692">
          <w:pPr>
            <w:pStyle w:val="TDC5"/>
            <w:rPr>
              <w:del w:id="724" w:author="felipe campo" w:date="2017-03-14T10:59:00Z"/>
              <w:rFonts w:eastAsiaTheme="minorEastAsia" w:cstheme="minorBidi"/>
              <w:noProof/>
              <w:sz w:val="24"/>
              <w:szCs w:val="24"/>
              <w:lang w:val="es-ES_tradnl" w:eastAsia="es-ES_tradnl"/>
            </w:rPr>
          </w:pPr>
          <w:del w:id="725" w:author="felipe campo" w:date="2017-03-14T10:59:00Z">
            <w:r w:rsidRPr="005850AE" w:rsidDel="00D93D80">
              <w:rPr>
                <w:noProof/>
                <w:lang w:val="es-ES"/>
              </w:rPr>
              <w:delText>3.3.3.1.11</w:delText>
            </w:r>
            <w:r w:rsidDel="00D93D80">
              <w:rPr>
                <w:rFonts w:eastAsiaTheme="minorEastAsia" w:cstheme="minorBidi"/>
                <w:noProof/>
                <w:sz w:val="24"/>
                <w:szCs w:val="24"/>
                <w:lang w:val="es-ES_tradnl" w:eastAsia="es-ES_tradnl"/>
              </w:rPr>
              <w:tab/>
            </w:r>
            <w:r w:rsidRPr="005850AE" w:rsidDel="00D93D80">
              <w:rPr>
                <w:noProof/>
                <w:lang w:val="es-ES"/>
              </w:rPr>
              <w:delText>Respaldo de la Información</w:delText>
            </w:r>
            <w:r w:rsidRPr="00205399" w:rsidDel="00D93D80">
              <w:rPr>
                <w:noProof/>
                <w:lang w:val="es-ES_tradnl"/>
              </w:rPr>
              <w:tab/>
              <w:delText>72</w:delText>
            </w:r>
          </w:del>
        </w:p>
        <w:p w14:paraId="2BFC4F8C" w14:textId="77777777" w:rsidR="00205399" w:rsidDel="00D93D80" w:rsidRDefault="00205399" w:rsidP="000C3692">
          <w:pPr>
            <w:pStyle w:val="TDC5"/>
            <w:rPr>
              <w:del w:id="726" w:author="felipe campo" w:date="2017-03-14T10:59:00Z"/>
              <w:rFonts w:eastAsiaTheme="minorEastAsia" w:cstheme="minorBidi"/>
              <w:noProof/>
              <w:sz w:val="24"/>
              <w:szCs w:val="24"/>
              <w:lang w:val="es-ES_tradnl" w:eastAsia="es-ES_tradnl"/>
            </w:rPr>
          </w:pPr>
          <w:del w:id="727" w:author="felipe campo" w:date="2017-03-14T10:59:00Z">
            <w:r w:rsidRPr="005850AE" w:rsidDel="00D93D80">
              <w:rPr>
                <w:noProof/>
                <w:lang w:val="es-ES"/>
              </w:rPr>
              <w:delText>3.3.3.1.12</w:delText>
            </w:r>
            <w:r w:rsidDel="00D93D80">
              <w:rPr>
                <w:rFonts w:eastAsiaTheme="minorEastAsia" w:cstheme="minorBidi"/>
                <w:noProof/>
                <w:sz w:val="24"/>
                <w:szCs w:val="24"/>
                <w:lang w:val="es-ES_tradnl" w:eastAsia="es-ES_tradnl"/>
              </w:rPr>
              <w:tab/>
            </w:r>
            <w:r w:rsidRPr="005850AE" w:rsidDel="00D93D80">
              <w:rPr>
                <w:noProof/>
                <w:lang w:val="es-ES"/>
              </w:rPr>
              <w:delText>Integridad de datos</w:delText>
            </w:r>
            <w:r w:rsidRPr="00205399" w:rsidDel="00D93D80">
              <w:rPr>
                <w:noProof/>
                <w:lang w:val="es-ES_tradnl"/>
              </w:rPr>
              <w:tab/>
              <w:delText>72</w:delText>
            </w:r>
          </w:del>
        </w:p>
        <w:p w14:paraId="09847A71" w14:textId="77777777" w:rsidR="00205399" w:rsidDel="00D93D80" w:rsidRDefault="00205399">
          <w:pPr>
            <w:pStyle w:val="TDC4"/>
            <w:tabs>
              <w:tab w:val="left" w:pos="853"/>
              <w:tab w:val="right" w:leader="dot" w:pos="9350"/>
            </w:tabs>
            <w:rPr>
              <w:del w:id="728" w:author="felipe campo" w:date="2017-03-14T10:59:00Z"/>
              <w:rFonts w:eastAsiaTheme="minorEastAsia" w:cstheme="minorBidi"/>
              <w:noProof/>
              <w:sz w:val="24"/>
              <w:szCs w:val="24"/>
              <w:lang w:val="es-ES_tradnl" w:eastAsia="es-ES_tradnl"/>
            </w:rPr>
          </w:pPr>
          <w:del w:id="729" w:author="felipe campo" w:date="2017-03-14T10:59:00Z">
            <w:r w:rsidRPr="005850AE" w:rsidDel="00D93D80">
              <w:rPr>
                <w:noProof/>
                <w:lang w:val="es-ES"/>
              </w:rPr>
              <w:delText>3.3.3.2</w:delText>
            </w:r>
            <w:r w:rsidDel="00D93D80">
              <w:rPr>
                <w:rFonts w:eastAsiaTheme="minorEastAsia" w:cstheme="minorBidi"/>
                <w:noProof/>
                <w:sz w:val="24"/>
                <w:szCs w:val="24"/>
                <w:lang w:val="es-ES_tradnl" w:eastAsia="es-ES_tradnl"/>
              </w:rPr>
              <w:tab/>
            </w:r>
            <w:r w:rsidRPr="005850AE" w:rsidDel="00D93D80">
              <w:rPr>
                <w:noProof/>
                <w:lang w:val="es-ES"/>
              </w:rPr>
              <w:delText>Atributos de Externos</w:delText>
            </w:r>
            <w:r w:rsidRPr="00205399" w:rsidDel="00D93D80">
              <w:rPr>
                <w:noProof/>
                <w:lang w:val="es-ES_tradnl"/>
              </w:rPr>
              <w:tab/>
              <w:delText>72</w:delText>
            </w:r>
          </w:del>
        </w:p>
        <w:p w14:paraId="3A59E697" w14:textId="77777777" w:rsidR="00205399" w:rsidDel="00D93D80" w:rsidRDefault="00205399">
          <w:pPr>
            <w:pStyle w:val="TDC5"/>
            <w:rPr>
              <w:del w:id="730" w:author="felipe campo" w:date="2017-03-14T10:59:00Z"/>
              <w:rFonts w:eastAsiaTheme="minorEastAsia" w:cstheme="minorBidi"/>
              <w:noProof/>
              <w:sz w:val="24"/>
              <w:szCs w:val="24"/>
              <w:lang w:val="es-ES_tradnl" w:eastAsia="es-ES_tradnl"/>
            </w:rPr>
          </w:pPr>
          <w:del w:id="731" w:author="felipe campo" w:date="2017-03-14T10:59:00Z">
            <w:r w:rsidRPr="005850AE" w:rsidDel="00D93D80">
              <w:rPr>
                <w:noProof/>
                <w:lang w:val="es-ES"/>
              </w:rPr>
              <w:delText>3.3.3.2.1</w:delText>
            </w:r>
            <w:r w:rsidDel="00D93D80">
              <w:rPr>
                <w:rFonts w:eastAsiaTheme="minorEastAsia" w:cstheme="minorBidi"/>
                <w:noProof/>
                <w:sz w:val="24"/>
                <w:szCs w:val="24"/>
                <w:lang w:val="es-ES_tradnl" w:eastAsia="es-ES_tradnl"/>
              </w:rPr>
              <w:tab/>
            </w:r>
            <w:r w:rsidRPr="005850AE" w:rsidDel="00D93D80">
              <w:rPr>
                <w:noProof/>
                <w:lang w:val="es-ES"/>
              </w:rPr>
              <w:delText>Interoperabilidad</w:delText>
            </w:r>
            <w:r w:rsidRPr="000C3692" w:rsidDel="00D93D80">
              <w:rPr>
                <w:noProof/>
                <w:lang w:val="es-ES_tradnl"/>
              </w:rPr>
              <w:tab/>
              <w:delText>72</w:delText>
            </w:r>
          </w:del>
        </w:p>
        <w:p w14:paraId="25F008C5" w14:textId="77777777" w:rsidR="00205399" w:rsidDel="00D93D80" w:rsidRDefault="00205399">
          <w:pPr>
            <w:pStyle w:val="TDC5"/>
            <w:rPr>
              <w:del w:id="732" w:author="felipe campo" w:date="2017-03-14T10:59:00Z"/>
              <w:rFonts w:eastAsiaTheme="minorEastAsia" w:cstheme="minorBidi"/>
              <w:noProof/>
              <w:sz w:val="24"/>
              <w:szCs w:val="24"/>
              <w:lang w:val="es-ES_tradnl" w:eastAsia="es-ES_tradnl"/>
            </w:rPr>
          </w:pPr>
          <w:del w:id="733" w:author="felipe campo" w:date="2017-03-14T10:59:00Z">
            <w:r w:rsidRPr="005850AE" w:rsidDel="00D93D80">
              <w:rPr>
                <w:noProof/>
                <w:lang w:val="es-ES"/>
              </w:rPr>
              <w:delText>3.3.3.2.2</w:delText>
            </w:r>
            <w:r w:rsidDel="00D93D80">
              <w:rPr>
                <w:rFonts w:eastAsiaTheme="minorEastAsia" w:cstheme="minorBidi"/>
                <w:noProof/>
                <w:sz w:val="24"/>
                <w:szCs w:val="24"/>
                <w:lang w:val="es-ES_tradnl" w:eastAsia="es-ES_tradnl"/>
              </w:rPr>
              <w:tab/>
            </w:r>
            <w:r w:rsidRPr="005850AE" w:rsidDel="00D93D80">
              <w:rPr>
                <w:noProof/>
                <w:lang w:val="es-ES"/>
              </w:rPr>
              <w:delText>Confidencialidad</w:delText>
            </w:r>
            <w:r w:rsidRPr="000C3692" w:rsidDel="00D93D80">
              <w:rPr>
                <w:noProof/>
                <w:lang w:val="es-ES_tradnl"/>
              </w:rPr>
              <w:tab/>
              <w:delText>73</w:delText>
            </w:r>
          </w:del>
        </w:p>
        <w:p w14:paraId="048D4636" w14:textId="77777777" w:rsidR="00205399" w:rsidDel="00D93D80" w:rsidRDefault="00205399">
          <w:pPr>
            <w:pStyle w:val="TDC4"/>
            <w:tabs>
              <w:tab w:val="left" w:pos="853"/>
              <w:tab w:val="right" w:leader="dot" w:pos="9350"/>
            </w:tabs>
            <w:rPr>
              <w:del w:id="734" w:author="felipe campo" w:date="2017-03-14T10:59:00Z"/>
              <w:rFonts w:eastAsiaTheme="minorEastAsia" w:cstheme="minorBidi"/>
              <w:noProof/>
              <w:sz w:val="24"/>
              <w:szCs w:val="24"/>
              <w:lang w:val="es-ES_tradnl" w:eastAsia="es-ES_tradnl"/>
            </w:rPr>
          </w:pPr>
          <w:del w:id="735" w:author="felipe campo" w:date="2017-03-14T10:59:00Z">
            <w:r w:rsidRPr="005850AE" w:rsidDel="00D93D80">
              <w:rPr>
                <w:noProof/>
                <w:lang w:val="es-ES"/>
              </w:rPr>
              <w:delText>3.3.3.3</w:delText>
            </w:r>
            <w:r w:rsidDel="00D93D80">
              <w:rPr>
                <w:rFonts w:eastAsiaTheme="minorEastAsia" w:cstheme="minorBidi"/>
                <w:noProof/>
                <w:sz w:val="24"/>
                <w:szCs w:val="24"/>
                <w:lang w:val="es-ES_tradnl" w:eastAsia="es-ES_tradnl"/>
              </w:rPr>
              <w:tab/>
            </w:r>
            <w:r w:rsidRPr="005850AE" w:rsidDel="00D93D80">
              <w:rPr>
                <w:noProof/>
                <w:lang w:val="es-ES"/>
              </w:rPr>
              <w:delText>Atributos Organizacionales</w:delText>
            </w:r>
            <w:r w:rsidRPr="000C3692" w:rsidDel="00D93D80">
              <w:rPr>
                <w:noProof/>
                <w:lang w:val="es-ES_tradnl"/>
              </w:rPr>
              <w:tab/>
              <w:delText>73</w:delText>
            </w:r>
          </w:del>
        </w:p>
        <w:p w14:paraId="3ACB3486" w14:textId="77777777" w:rsidR="00205399" w:rsidDel="00D93D80" w:rsidRDefault="00205399">
          <w:pPr>
            <w:pStyle w:val="TDC5"/>
            <w:rPr>
              <w:del w:id="736" w:author="felipe campo" w:date="2017-03-14T10:59:00Z"/>
              <w:rFonts w:eastAsiaTheme="minorEastAsia" w:cstheme="minorBidi"/>
              <w:noProof/>
              <w:sz w:val="24"/>
              <w:szCs w:val="24"/>
              <w:lang w:val="es-ES_tradnl" w:eastAsia="es-ES_tradnl"/>
            </w:rPr>
          </w:pPr>
          <w:del w:id="737" w:author="felipe campo" w:date="2017-03-14T10:59:00Z">
            <w:r w:rsidRPr="005850AE" w:rsidDel="00D93D80">
              <w:rPr>
                <w:noProof/>
                <w:lang w:val="es-ES"/>
              </w:rPr>
              <w:delText>3.3.3.3.1</w:delText>
            </w:r>
            <w:r w:rsidDel="00D93D80">
              <w:rPr>
                <w:rFonts w:eastAsiaTheme="minorEastAsia" w:cstheme="minorBidi"/>
                <w:noProof/>
                <w:sz w:val="24"/>
                <w:szCs w:val="24"/>
                <w:lang w:val="es-ES_tradnl" w:eastAsia="es-ES_tradnl"/>
              </w:rPr>
              <w:tab/>
            </w:r>
            <w:r w:rsidRPr="005850AE" w:rsidDel="00D93D80">
              <w:rPr>
                <w:noProof/>
                <w:lang w:val="es-ES"/>
              </w:rPr>
              <w:delText>Desarrollo</w:delText>
            </w:r>
            <w:r w:rsidRPr="000C3692" w:rsidDel="00D93D80">
              <w:rPr>
                <w:noProof/>
                <w:lang w:val="es-ES_tradnl"/>
              </w:rPr>
              <w:tab/>
              <w:delText>73</w:delText>
            </w:r>
          </w:del>
        </w:p>
        <w:p w14:paraId="20AAC748" w14:textId="77777777" w:rsidR="00205399" w:rsidDel="00D93D80" w:rsidRDefault="00205399">
          <w:pPr>
            <w:pStyle w:val="TDC5"/>
            <w:rPr>
              <w:del w:id="738" w:author="felipe campo" w:date="2017-03-14T10:59:00Z"/>
              <w:rFonts w:eastAsiaTheme="minorEastAsia" w:cstheme="minorBidi"/>
              <w:noProof/>
              <w:sz w:val="24"/>
              <w:szCs w:val="24"/>
              <w:lang w:val="es-ES_tradnl" w:eastAsia="es-ES_tradnl"/>
            </w:rPr>
          </w:pPr>
          <w:del w:id="739" w:author="felipe campo" w:date="2017-03-14T10:59:00Z">
            <w:r w:rsidRPr="005850AE" w:rsidDel="00D93D80">
              <w:rPr>
                <w:noProof/>
                <w:lang w:val="es-ES"/>
              </w:rPr>
              <w:delText>3.3.3.3.2</w:delText>
            </w:r>
            <w:r w:rsidDel="00D93D80">
              <w:rPr>
                <w:rFonts w:eastAsiaTheme="minorEastAsia" w:cstheme="minorBidi"/>
                <w:noProof/>
                <w:sz w:val="24"/>
                <w:szCs w:val="24"/>
                <w:lang w:val="es-ES_tradnl" w:eastAsia="es-ES_tradnl"/>
              </w:rPr>
              <w:tab/>
            </w:r>
            <w:r w:rsidRPr="005850AE" w:rsidDel="00D93D80">
              <w:rPr>
                <w:noProof/>
                <w:lang w:val="es-ES"/>
              </w:rPr>
              <w:delText>Implementación</w:delText>
            </w:r>
            <w:r w:rsidRPr="000C3692" w:rsidDel="00D93D80">
              <w:rPr>
                <w:noProof/>
                <w:lang w:val="es-ES_tradnl"/>
              </w:rPr>
              <w:tab/>
              <w:delText>73</w:delText>
            </w:r>
          </w:del>
        </w:p>
        <w:p w14:paraId="52ABDD63" w14:textId="77777777" w:rsidR="00205399" w:rsidDel="00D93D80" w:rsidRDefault="00205399" w:rsidP="000C3692">
          <w:pPr>
            <w:pStyle w:val="TDC5"/>
            <w:rPr>
              <w:del w:id="740" w:author="felipe campo" w:date="2017-03-14T10:59:00Z"/>
              <w:rFonts w:eastAsiaTheme="minorEastAsia" w:cstheme="minorBidi"/>
              <w:noProof/>
              <w:sz w:val="24"/>
              <w:szCs w:val="24"/>
              <w:lang w:val="es-ES_tradnl" w:eastAsia="es-ES_tradnl"/>
            </w:rPr>
          </w:pPr>
          <w:del w:id="741" w:author="felipe campo" w:date="2017-03-14T10:59:00Z">
            <w:r w:rsidRPr="005850AE" w:rsidDel="00D93D80">
              <w:rPr>
                <w:rFonts w:ascii="Helvetica" w:hAnsi="Helvetica" w:cstheme="minorBidi"/>
                <w:b/>
                <w:noProof/>
                <w:lang w:val="es-ES"/>
              </w:rPr>
              <w:delText>3.3.3.3.3</w:delText>
            </w:r>
            <w:r w:rsidDel="00D93D80">
              <w:rPr>
                <w:rFonts w:eastAsiaTheme="minorEastAsia" w:cstheme="minorBidi"/>
                <w:noProof/>
                <w:sz w:val="24"/>
                <w:szCs w:val="24"/>
                <w:lang w:val="es-ES_tradnl" w:eastAsia="es-ES_tradnl"/>
              </w:rPr>
              <w:tab/>
            </w:r>
            <w:r w:rsidRPr="005850AE" w:rsidDel="00D93D80">
              <w:rPr>
                <w:noProof/>
                <w:lang w:val="es-ES"/>
              </w:rPr>
              <w:delText>Estándares</w:delText>
            </w:r>
            <w:r w:rsidRPr="000C3692" w:rsidDel="00D93D80">
              <w:rPr>
                <w:noProof/>
                <w:lang w:val="es-ES_tradnl"/>
              </w:rPr>
              <w:tab/>
              <w:delText>74</w:delText>
            </w:r>
          </w:del>
        </w:p>
        <w:p w14:paraId="2658FCB4" w14:textId="77777777" w:rsidR="00205399" w:rsidDel="00D93D80" w:rsidRDefault="00205399">
          <w:pPr>
            <w:pStyle w:val="TDC4"/>
            <w:tabs>
              <w:tab w:val="left" w:pos="853"/>
              <w:tab w:val="right" w:leader="dot" w:pos="9350"/>
            </w:tabs>
            <w:rPr>
              <w:del w:id="742" w:author="felipe campo" w:date="2017-03-14T10:59:00Z"/>
              <w:rFonts w:eastAsiaTheme="minorEastAsia" w:cstheme="minorBidi"/>
              <w:noProof/>
              <w:sz w:val="24"/>
              <w:szCs w:val="24"/>
              <w:lang w:val="es-ES_tradnl" w:eastAsia="es-ES_tradnl"/>
            </w:rPr>
          </w:pPr>
          <w:del w:id="743" w:author="felipe campo" w:date="2017-03-14T10:59:00Z">
            <w:r w:rsidRPr="005850AE" w:rsidDel="00D93D80">
              <w:rPr>
                <w:noProof/>
                <w:lang w:val="es-ES"/>
              </w:rPr>
              <w:delText>3.3.3.4</w:delText>
            </w:r>
            <w:r w:rsidDel="00D93D80">
              <w:rPr>
                <w:rFonts w:eastAsiaTheme="minorEastAsia" w:cstheme="minorBidi"/>
                <w:noProof/>
                <w:sz w:val="24"/>
                <w:szCs w:val="24"/>
                <w:lang w:val="es-ES_tradnl" w:eastAsia="es-ES_tradnl"/>
              </w:rPr>
              <w:tab/>
            </w:r>
            <w:r w:rsidRPr="005850AE" w:rsidDel="00D93D80">
              <w:rPr>
                <w:noProof/>
                <w:lang w:val="es-ES"/>
              </w:rPr>
              <w:delText>Requisitos de Arquitectura</w:delText>
            </w:r>
            <w:r w:rsidRPr="000C3692" w:rsidDel="00D93D80">
              <w:rPr>
                <w:noProof/>
                <w:lang w:val="es-ES_tradnl"/>
              </w:rPr>
              <w:tab/>
              <w:delText>74</w:delText>
            </w:r>
          </w:del>
        </w:p>
        <w:p w14:paraId="3EE341C9" w14:textId="77777777" w:rsidR="00205399" w:rsidDel="00D93D80" w:rsidRDefault="00205399">
          <w:pPr>
            <w:pStyle w:val="TDC4"/>
            <w:tabs>
              <w:tab w:val="left" w:pos="853"/>
              <w:tab w:val="right" w:leader="dot" w:pos="9350"/>
            </w:tabs>
            <w:rPr>
              <w:del w:id="744" w:author="felipe campo" w:date="2017-03-14T10:59:00Z"/>
              <w:rFonts w:eastAsiaTheme="minorEastAsia" w:cstheme="minorBidi"/>
              <w:noProof/>
              <w:sz w:val="24"/>
              <w:szCs w:val="24"/>
              <w:lang w:val="es-ES_tradnl" w:eastAsia="es-ES_tradnl"/>
            </w:rPr>
          </w:pPr>
          <w:del w:id="745" w:author="felipe campo" w:date="2017-03-14T10:59:00Z">
            <w:r w:rsidRPr="005850AE" w:rsidDel="00D93D80">
              <w:rPr>
                <w:noProof/>
                <w:lang w:val="es-ES"/>
              </w:rPr>
              <w:delText>3.3.3.5</w:delText>
            </w:r>
            <w:r w:rsidDel="00D93D80">
              <w:rPr>
                <w:rFonts w:eastAsiaTheme="minorEastAsia" w:cstheme="minorBidi"/>
                <w:noProof/>
                <w:sz w:val="24"/>
                <w:szCs w:val="24"/>
                <w:lang w:val="es-ES_tradnl" w:eastAsia="es-ES_tradnl"/>
              </w:rPr>
              <w:tab/>
            </w:r>
            <w:r w:rsidRPr="005850AE" w:rsidDel="00D93D80">
              <w:rPr>
                <w:noProof/>
                <w:lang w:val="es-ES"/>
              </w:rPr>
              <w:delText>Requisitos del Proyecto</w:delText>
            </w:r>
            <w:r w:rsidRPr="000C3692" w:rsidDel="00D93D80">
              <w:rPr>
                <w:noProof/>
                <w:lang w:val="es-ES_tradnl"/>
              </w:rPr>
              <w:tab/>
              <w:delText>75</w:delText>
            </w:r>
          </w:del>
        </w:p>
        <w:p w14:paraId="2F5F7EEF" w14:textId="77777777" w:rsidR="00205399" w:rsidDel="00D93D80" w:rsidRDefault="00205399">
          <w:pPr>
            <w:pStyle w:val="TDC1"/>
            <w:rPr>
              <w:del w:id="746" w:author="felipe campo" w:date="2017-03-14T10:59:00Z"/>
              <w:rFonts w:eastAsiaTheme="minorEastAsia" w:cstheme="minorBidi"/>
              <w:b w:val="0"/>
              <w:bCs w:val="0"/>
              <w:caps w:val="0"/>
              <w:noProof/>
              <w:sz w:val="24"/>
              <w:szCs w:val="24"/>
              <w:u w:val="none"/>
              <w:lang w:val="es-ES_tradnl" w:eastAsia="es-ES_tradnl"/>
            </w:rPr>
          </w:pPr>
          <w:del w:id="747" w:author="felipe campo" w:date="2017-03-14T10:59:00Z">
            <w:r w:rsidRPr="005850AE" w:rsidDel="00D93D80">
              <w:rPr>
                <w:noProof/>
                <w:lang w:val="es-ES"/>
              </w:rPr>
              <w:delText>4.</w:delText>
            </w:r>
            <w:r w:rsidDel="00D93D80">
              <w:rPr>
                <w:rFonts w:eastAsiaTheme="minorEastAsia" w:cstheme="minorBidi"/>
                <w:b w:val="0"/>
                <w:bCs w:val="0"/>
                <w:caps w:val="0"/>
                <w:noProof/>
                <w:sz w:val="24"/>
                <w:szCs w:val="24"/>
                <w:u w:val="none"/>
                <w:lang w:val="es-ES_tradnl" w:eastAsia="es-ES_tradnl"/>
              </w:rPr>
              <w:tab/>
            </w:r>
            <w:r w:rsidRPr="005850AE" w:rsidDel="00D93D80">
              <w:rPr>
                <w:noProof/>
                <w:lang w:val="es-ES"/>
              </w:rPr>
              <w:delText>Anexos y Tablas de Referencias</w:delText>
            </w:r>
            <w:r w:rsidRPr="000C3692" w:rsidDel="00D93D80">
              <w:rPr>
                <w:noProof/>
                <w:lang w:val="es-ES_tradnl"/>
              </w:rPr>
              <w:tab/>
              <w:delText>77</w:delText>
            </w:r>
          </w:del>
        </w:p>
        <w:p w14:paraId="7D95522A" w14:textId="77777777" w:rsidR="00205399" w:rsidDel="00D93D80" w:rsidRDefault="00205399">
          <w:pPr>
            <w:pStyle w:val="TDC2"/>
            <w:tabs>
              <w:tab w:val="left" w:pos="522"/>
              <w:tab w:val="right" w:leader="dot" w:pos="9350"/>
            </w:tabs>
            <w:rPr>
              <w:del w:id="748" w:author="felipe campo" w:date="2017-03-14T10:59:00Z"/>
              <w:rFonts w:eastAsiaTheme="minorEastAsia" w:cstheme="minorBidi"/>
              <w:b w:val="0"/>
              <w:bCs w:val="0"/>
              <w:smallCaps w:val="0"/>
              <w:noProof/>
              <w:sz w:val="24"/>
              <w:szCs w:val="24"/>
              <w:lang w:val="es-ES_tradnl" w:eastAsia="es-ES_tradnl"/>
            </w:rPr>
          </w:pPr>
          <w:del w:id="749" w:author="felipe campo" w:date="2017-03-14T10:59:00Z">
            <w:r w:rsidRPr="005850AE" w:rsidDel="00D93D80">
              <w:rPr>
                <w:noProof/>
                <w:lang w:val="es-ES"/>
              </w:rPr>
              <w:delText>4.1</w:delText>
            </w:r>
            <w:r w:rsidDel="00D93D80">
              <w:rPr>
                <w:rFonts w:eastAsiaTheme="minorEastAsia" w:cstheme="minorBidi"/>
                <w:b w:val="0"/>
                <w:bCs w:val="0"/>
                <w:smallCaps w:val="0"/>
                <w:noProof/>
                <w:sz w:val="24"/>
                <w:szCs w:val="24"/>
                <w:lang w:val="es-ES_tradnl" w:eastAsia="es-ES_tradnl"/>
              </w:rPr>
              <w:tab/>
            </w:r>
            <w:r w:rsidRPr="005850AE" w:rsidDel="00D93D80">
              <w:rPr>
                <w:noProof/>
                <w:lang w:val="es-ES"/>
              </w:rPr>
              <w:delText>Glosario</w:delText>
            </w:r>
            <w:r w:rsidRPr="000C3692" w:rsidDel="00D93D80">
              <w:rPr>
                <w:noProof/>
                <w:lang w:val="es-ES_tradnl"/>
              </w:rPr>
              <w:tab/>
              <w:delText>78</w:delText>
            </w:r>
          </w:del>
        </w:p>
        <w:p w14:paraId="647E1010" w14:textId="77777777" w:rsidR="00205399" w:rsidDel="00D93D80" w:rsidRDefault="00205399">
          <w:pPr>
            <w:pStyle w:val="TDC2"/>
            <w:tabs>
              <w:tab w:val="left" w:pos="522"/>
              <w:tab w:val="right" w:leader="dot" w:pos="9350"/>
            </w:tabs>
            <w:rPr>
              <w:del w:id="750" w:author="felipe campo" w:date="2017-03-14T10:59:00Z"/>
              <w:rFonts w:eastAsiaTheme="minorEastAsia" w:cstheme="minorBidi"/>
              <w:b w:val="0"/>
              <w:bCs w:val="0"/>
              <w:smallCaps w:val="0"/>
              <w:noProof/>
              <w:sz w:val="24"/>
              <w:szCs w:val="24"/>
              <w:lang w:val="es-ES_tradnl" w:eastAsia="es-ES_tradnl"/>
            </w:rPr>
          </w:pPr>
          <w:del w:id="751" w:author="felipe campo" w:date="2017-03-14T10:59:00Z">
            <w:r w:rsidRPr="005850AE" w:rsidDel="00D93D80">
              <w:rPr>
                <w:noProof/>
                <w:lang w:val="es-ES"/>
              </w:rPr>
              <w:delText>4.2</w:delText>
            </w:r>
            <w:r w:rsidDel="00D93D80">
              <w:rPr>
                <w:rFonts w:eastAsiaTheme="minorEastAsia" w:cstheme="minorBidi"/>
                <w:b w:val="0"/>
                <w:bCs w:val="0"/>
                <w:smallCaps w:val="0"/>
                <w:noProof/>
                <w:sz w:val="24"/>
                <w:szCs w:val="24"/>
                <w:lang w:val="es-ES_tradnl" w:eastAsia="es-ES_tradnl"/>
              </w:rPr>
              <w:tab/>
            </w:r>
            <w:r w:rsidRPr="005850AE" w:rsidDel="00D93D80">
              <w:rPr>
                <w:noProof/>
                <w:lang w:val="es-ES"/>
              </w:rPr>
              <w:delText>Índice de Términos y Referencias</w:delText>
            </w:r>
            <w:r w:rsidRPr="000C3692" w:rsidDel="00D93D80">
              <w:rPr>
                <w:noProof/>
                <w:lang w:val="es-ES_tradnl"/>
              </w:rPr>
              <w:tab/>
              <w:delText>85</w:delText>
            </w:r>
          </w:del>
        </w:p>
        <w:p w14:paraId="533B2AED" w14:textId="77777777" w:rsidR="00205399" w:rsidDel="00D93D80" w:rsidRDefault="00205399">
          <w:pPr>
            <w:pStyle w:val="TDC2"/>
            <w:tabs>
              <w:tab w:val="left" w:pos="522"/>
              <w:tab w:val="right" w:leader="dot" w:pos="9350"/>
            </w:tabs>
            <w:rPr>
              <w:del w:id="752" w:author="felipe campo" w:date="2017-03-14T10:59:00Z"/>
              <w:rFonts w:eastAsiaTheme="minorEastAsia" w:cstheme="minorBidi"/>
              <w:b w:val="0"/>
              <w:bCs w:val="0"/>
              <w:smallCaps w:val="0"/>
              <w:noProof/>
              <w:sz w:val="24"/>
              <w:szCs w:val="24"/>
              <w:lang w:val="es-ES_tradnl" w:eastAsia="es-ES_tradnl"/>
            </w:rPr>
          </w:pPr>
          <w:del w:id="753" w:author="felipe campo" w:date="2017-03-14T10:59:00Z">
            <w:r w:rsidRPr="005850AE" w:rsidDel="00D93D80">
              <w:rPr>
                <w:noProof/>
                <w:lang w:val="es-ES"/>
              </w:rPr>
              <w:delText>4.3</w:delText>
            </w:r>
            <w:r w:rsidDel="00D93D80">
              <w:rPr>
                <w:rFonts w:eastAsiaTheme="minorEastAsia" w:cstheme="minorBidi"/>
                <w:b w:val="0"/>
                <w:bCs w:val="0"/>
                <w:smallCaps w:val="0"/>
                <w:noProof/>
                <w:sz w:val="24"/>
                <w:szCs w:val="24"/>
                <w:lang w:val="es-ES_tradnl" w:eastAsia="es-ES_tradnl"/>
              </w:rPr>
              <w:tab/>
            </w:r>
            <w:r w:rsidRPr="005850AE" w:rsidDel="00D93D80">
              <w:rPr>
                <w:noProof/>
                <w:lang w:val="es-ES"/>
              </w:rPr>
              <w:delText>Bibliografía</w:delText>
            </w:r>
            <w:r w:rsidDel="00D93D80">
              <w:rPr>
                <w:noProof/>
              </w:rPr>
              <w:tab/>
              <w:delText>86</w:delText>
            </w:r>
          </w:del>
        </w:p>
        <w:p w14:paraId="1FEA9C44" w14:textId="77777777" w:rsidR="00205399" w:rsidDel="00D93D80" w:rsidRDefault="00205399">
          <w:pPr>
            <w:pStyle w:val="TDC2"/>
            <w:tabs>
              <w:tab w:val="left" w:pos="522"/>
              <w:tab w:val="right" w:leader="dot" w:pos="9350"/>
            </w:tabs>
            <w:rPr>
              <w:del w:id="754" w:author="felipe campo" w:date="2017-03-14T10:59:00Z"/>
              <w:rFonts w:eastAsiaTheme="minorEastAsia" w:cstheme="minorBidi"/>
              <w:b w:val="0"/>
              <w:bCs w:val="0"/>
              <w:smallCaps w:val="0"/>
              <w:noProof/>
              <w:sz w:val="24"/>
              <w:szCs w:val="24"/>
              <w:lang w:val="es-ES_tradnl" w:eastAsia="es-ES_tradnl"/>
            </w:rPr>
          </w:pPr>
          <w:del w:id="755" w:author="felipe campo" w:date="2017-03-14T10:59:00Z">
            <w:r w:rsidRPr="005850AE" w:rsidDel="00D93D80">
              <w:rPr>
                <w:noProof/>
                <w:lang w:val="es-ES"/>
              </w:rPr>
              <w:delText>4.4</w:delText>
            </w:r>
            <w:r w:rsidDel="00D93D80">
              <w:rPr>
                <w:rFonts w:eastAsiaTheme="minorEastAsia" w:cstheme="minorBidi"/>
                <w:b w:val="0"/>
                <w:bCs w:val="0"/>
                <w:smallCaps w:val="0"/>
                <w:noProof/>
                <w:sz w:val="24"/>
                <w:szCs w:val="24"/>
                <w:lang w:val="es-ES_tradnl" w:eastAsia="es-ES_tradnl"/>
              </w:rPr>
              <w:tab/>
            </w:r>
            <w:r w:rsidRPr="005850AE" w:rsidDel="00D93D80">
              <w:rPr>
                <w:noProof/>
                <w:lang w:val="es-ES"/>
              </w:rPr>
              <w:delText>Tabla de Figuras</w:delText>
            </w:r>
            <w:r w:rsidDel="00D93D80">
              <w:rPr>
                <w:noProof/>
              </w:rPr>
              <w:tab/>
              <w:delText>88</w:delText>
            </w:r>
          </w:del>
        </w:p>
        <w:p w14:paraId="3962C311" w14:textId="1889CCFB" w:rsidR="00F57AF1" w:rsidRPr="00B30A26" w:rsidRDefault="0078629B">
          <w:pPr>
            <w:rPr>
              <w:lang w:val="es-ES"/>
            </w:rPr>
          </w:pPr>
          <w:r w:rsidRPr="00B30A26">
            <w:rPr>
              <w:szCs w:val="22"/>
              <w:u w:val="single"/>
              <w:lang w:val="es-ES"/>
            </w:rPr>
            <w:fldChar w:fldCharType="end"/>
          </w:r>
        </w:p>
      </w:sdtContent>
    </w:sdt>
    <w:p w14:paraId="1CE233E0" w14:textId="77777777" w:rsidR="00F57AF1" w:rsidRPr="00B30A26" w:rsidRDefault="00F57AF1" w:rsidP="00F57AF1">
      <w:pPr>
        <w:rPr>
          <w:lang w:val="es-ES"/>
        </w:rPr>
      </w:pPr>
    </w:p>
    <w:p w14:paraId="2CECE3E7" w14:textId="77777777" w:rsidR="00F57AF1" w:rsidRPr="00B30A26" w:rsidRDefault="00F57AF1" w:rsidP="00F57AF1">
      <w:pPr>
        <w:rPr>
          <w:lang w:val="es-ES"/>
        </w:rPr>
      </w:pPr>
    </w:p>
    <w:p w14:paraId="12446707" w14:textId="77777777" w:rsidR="00616B31" w:rsidRPr="00B30A26" w:rsidRDefault="00616B31" w:rsidP="00F57AF1">
      <w:pPr>
        <w:rPr>
          <w:lang w:val="es-ES"/>
        </w:rPr>
      </w:pPr>
    </w:p>
    <w:p w14:paraId="6531417F" w14:textId="77777777" w:rsidR="00616B31" w:rsidRPr="00B30A26" w:rsidRDefault="00616B31" w:rsidP="00616B31">
      <w:pPr>
        <w:pStyle w:val="TDC9"/>
        <w:rPr>
          <w:lang w:val="es-ES"/>
        </w:rPr>
      </w:pPr>
    </w:p>
    <w:p w14:paraId="0E3153F2" w14:textId="77777777" w:rsidR="00F57AF1" w:rsidRPr="00B30A26" w:rsidRDefault="00F57AF1" w:rsidP="00F2226C">
      <w:pPr>
        <w:rPr>
          <w:lang w:val="es-ES"/>
        </w:rPr>
      </w:pPr>
    </w:p>
    <w:p w14:paraId="3DA7D889" w14:textId="77777777" w:rsidR="00D97FA8" w:rsidRDefault="00D97FA8">
      <w:pPr>
        <w:jc w:val="left"/>
        <w:rPr>
          <w:rFonts w:eastAsiaTheme="majorEastAsia" w:cstheme="majorBidi"/>
          <w:b/>
          <w:color w:val="2F5496" w:themeColor="accent1" w:themeShade="BF"/>
          <w:sz w:val="36"/>
          <w:szCs w:val="32"/>
          <w:lang w:val="es-ES"/>
        </w:rPr>
      </w:pPr>
      <w:r>
        <w:rPr>
          <w:lang w:val="es-ES"/>
        </w:rPr>
        <w:br w:type="page"/>
      </w:r>
    </w:p>
    <w:tbl>
      <w:tblPr>
        <w:tblW w:w="9360" w:type="dxa"/>
        <w:jc w:val="center"/>
        <w:tblBorders>
          <w:top w:val="single" w:sz="12" w:space="0" w:color="002060"/>
          <w:left w:val="single" w:sz="12" w:space="0" w:color="002060"/>
          <w:bottom w:val="single" w:sz="12" w:space="0" w:color="002060"/>
          <w:right w:val="single" w:sz="12" w:space="0" w:color="002060"/>
          <w:insideH w:val="single" w:sz="12" w:space="0" w:color="002060"/>
          <w:insideV w:val="single" w:sz="12" w:space="0" w:color="002060"/>
        </w:tblBorders>
        <w:tblLayout w:type="fixed"/>
        <w:tblLook w:val="0000" w:firstRow="0" w:lastRow="0" w:firstColumn="0" w:lastColumn="0" w:noHBand="0" w:noVBand="0"/>
      </w:tblPr>
      <w:tblGrid>
        <w:gridCol w:w="1129"/>
        <w:gridCol w:w="1190"/>
        <w:gridCol w:w="1645"/>
        <w:gridCol w:w="5396"/>
      </w:tblGrid>
      <w:tr w:rsidR="00D97FA8" w14:paraId="64B4954F" w14:textId="77777777" w:rsidTr="00205399">
        <w:trPr>
          <w:trHeight w:val="334"/>
          <w:jc w:val="center"/>
        </w:trPr>
        <w:tc>
          <w:tcPr>
            <w:tcW w:w="9360" w:type="dxa"/>
            <w:gridSpan w:val="4"/>
            <w:shd w:val="clear" w:color="auto" w:fill="5DAFFE"/>
            <w:vAlign w:val="center"/>
          </w:tcPr>
          <w:p w14:paraId="6B2AD184" w14:textId="77777777" w:rsidR="00D97FA8" w:rsidRDefault="00D97FA8" w:rsidP="00205399">
            <w:pPr>
              <w:jc w:val="center"/>
              <w:rPr>
                <w:b/>
                <w:sz w:val="24"/>
              </w:rPr>
            </w:pPr>
            <w:r>
              <w:rPr>
                <w:b/>
                <w:sz w:val="24"/>
              </w:rPr>
              <w:lastRenderedPageBreak/>
              <w:t>CONTROL DE CAMBIOS</w:t>
            </w:r>
          </w:p>
        </w:tc>
      </w:tr>
      <w:tr w:rsidR="00772DDF" w14:paraId="4EEA7A51" w14:textId="77777777" w:rsidTr="00772DDF">
        <w:trPr>
          <w:jc w:val="center"/>
        </w:trPr>
        <w:tc>
          <w:tcPr>
            <w:tcW w:w="1129" w:type="dxa"/>
            <w:shd w:val="clear" w:color="auto" w:fill="D9D9D9"/>
            <w:vAlign w:val="center"/>
          </w:tcPr>
          <w:p w14:paraId="7ED0E850" w14:textId="77777777" w:rsidR="00D97FA8" w:rsidRDefault="00D97FA8" w:rsidP="00205399">
            <w:pPr>
              <w:jc w:val="center"/>
              <w:rPr>
                <w:b/>
                <w:sz w:val="20"/>
                <w:szCs w:val="20"/>
              </w:rPr>
            </w:pPr>
            <w:r>
              <w:rPr>
                <w:b/>
                <w:sz w:val="20"/>
                <w:szCs w:val="20"/>
              </w:rPr>
              <w:t>Versión Anterior</w:t>
            </w:r>
          </w:p>
        </w:tc>
        <w:tc>
          <w:tcPr>
            <w:tcW w:w="1190" w:type="dxa"/>
            <w:shd w:val="clear" w:color="auto" w:fill="D9D9D9"/>
            <w:vAlign w:val="center"/>
          </w:tcPr>
          <w:p w14:paraId="2F6D457E" w14:textId="77777777" w:rsidR="00D97FA8" w:rsidRDefault="00D97FA8" w:rsidP="00205399">
            <w:pPr>
              <w:jc w:val="center"/>
              <w:rPr>
                <w:b/>
                <w:sz w:val="20"/>
                <w:szCs w:val="20"/>
              </w:rPr>
            </w:pPr>
            <w:r>
              <w:rPr>
                <w:b/>
                <w:sz w:val="20"/>
                <w:szCs w:val="20"/>
              </w:rPr>
              <w:t>Nueva Versión</w:t>
            </w:r>
          </w:p>
        </w:tc>
        <w:tc>
          <w:tcPr>
            <w:tcW w:w="1645" w:type="dxa"/>
            <w:shd w:val="clear" w:color="auto" w:fill="D9D9D9"/>
            <w:vAlign w:val="center"/>
          </w:tcPr>
          <w:p w14:paraId="0E0FB324" w14:textId="77777777" w:rsidR="00D97FA8" w:rsidRPr="00925D3B" w:rsidRDefault="00D97FA8" w:rsidP="00205399">
            <w:pPr>
              <w:jc w:val="center"/>
              <w:rPr>
                <w:b/>
                <w:sz w:val="20"/>
                <w:szCs w:val="20"/>
                <w:lang w:val="es-ES_tradnl"/>
              </w:rPr>
            </w:pPr>
            <w:r w:rsidRPr="00925D3B">
              <w:rPr>
                <w:b/>
                <w:sz w:val="20"/>
                <w:szCs w:val="20"/>
                <w:lang w:val="es-ES_tradnl"/>
              </w:rPr>
              <w:t>Fecha de Aprobación Nueva Versión</w:t>
            </w:r>
          </w:p>
        </w:tc>
        <w:tc>
          <w:tcPr>
            <w:tcW w:w="5396" w:type="dxa"/>
            <w:shd w:val="clear" w:color="auto" w:fill="D9D9D9"/>
            <w:vAlign w:val="center"/>
          </w:tcPr>
          <w:p w14:paraId="0B5820AE" w14:textId="77777777" w:rsidR="00D97FA8" w:rsidRDefault="00D97FA8" w:rsidP="00205399">
            <w:pPr>
              <w:jc w:val="center"/>
              <w:rPr>
                <w:b/>
                <w:sz w:val="20"/>
                <w:szCs w:val="20"/>
              </w:rPr>
            </w:pPr>
            <w:r>
              <w:rPr>
                <w:b/>
                <w:sz w:val="20"/>
                <w:szCs w:val="20"/>
              </w:rPr>
              <w:t>Cambios Efectuados al Documento</w:t>
            </w:r>
          </w:p>
        </w:tc>
      </w:tr>
      <w:tr w:rsidR="00772DDF" w:rsidRPr="00AD4287" w14:paraId="64D2B7E6" w14:textId="77777777" w:rsidTr="00772DDF">
        <w:trPr>
          <w:trHeight w:val="960"/>
          <w:jc w:val="center"/>
        </w:trPr>
        <w:tc>
          <w:tcPr>
            <w:tcW w:w="1129" w:type="dxa"/>
            <w:vAlign w:val="center"/>
          </w:tcPr>
          <w:p w14:paraId="14635DBB" w14:textId="77777777" w:rsidR="00D97FA8" w:rsidRDefault="00D97FA8" w:rsidP="00205399">
            <w:pPr>
              <w:ind w:left="50" w:right="37"/>
              <w:jc w:val="center"/>
              <w:rPr>
                <w:sz w:val="20"/>
                <w:szCs w:val="20"/>
              </w:rPr>
            </w:pPr>
            <w:r>
              <w:rPr>
                <w:sz w:val="20"/>
                <w:szCs w:val="20"/>
              </w:rPr>
              <w:t>N/A</w:t>
            </w:r>
          </w:p>
        </w:tc>
        <w:tc>
          <w:tcPr>
            <w:tcW w:w="1190" w:type="dxa"/>
            <w:vAlign w:val="center"/>
          </w:tcPr>
          <w:p w14:paraId="430F7C6A" w14:textId="77777777" w:rsidR="00D97FA8" w:rsidRDefault="00D97FA8" w:rsidP="00205399">
            <w:pPr>
              <w:ind w:left="50" w:right="37"/>
              <w:jc w:val="center"/>
              <w:rPr>
                <w:sz w:val="20"/>
                <w:szCs w:val="20"/>
              </w:rPr>
            </w:pPr>
            <w:r>
              <w:rPr>
                <w:sz w:val="20"/>
                <w:szCs w:val="20"/>
              </w:rPr>
              <w:t>01</w:t>
            </w:r>
          </w:p>
        </w:tc>
        <w:tc>
          <w:tcPr>
            <w:tcW w:w="1645" w:type="dxa"/>
            <w:vAlign w:val="center"/>
          </w:tcPr>
          <w:p w14:paraId="4424D22A" w14:textId="77777777" w:rsidR="00D97FA8" w:rsidRDefault="00D97FA8" w:rsidP="00205399">
            <w:pPr>
              <w:ind w:left="50" w:right="37"/>
              <w:jc w:val="center"/>
              <w:rPr>
                <w:sz w:val="20"/>
                <w:szCs w:val="20"/>
              </w:rPr>
            </w:pPr>
            <w:r>
              <w:rPr>
                <w:sz w:val="20"/>
                <w:szCs w:val="20"/>
              </w:rPr>
              <w:t>15 de Marzo de 2017</w:t>
            </w:r>
          </w:p>
        </w:tc>
        <w:tc>
          <w:tcPr>
            <w:tcW w:w="5396" w:type="dxa"/>
            <w:vAlign w:val="center"/>
          </w:tcPr>
          <w:p w14:paraId="539F5F10" w14:textId="77777777" w:rsidR="00D97FA8" w:rsidRDefault="00D97FA8" w:rsidP="00205399">
            <w:pPr>
              <w:ind w:left="50" w:right="37"/>
              <w:jc w:val="center"/>
              <w:rPr>
                <w:sz w:val="20"/>
                <w:szCs w:val="20"/>
                <w:lang w:val="es-ES_tradnl"/>
              </w:rPr>
            </w:pPr>
            <w:r w:rsidRPr="00925D3B">
              <w:rPr>
                <w:sz w:val="20"/>
                <w:szCs w:val="20"/>
                <w:lang w:val="es-ES_tradnl"/>
              </w:rPr>
              <w:t>Primera versión del documento de diseño aprobado por todas las co-ejecutoras del proyecto LogCloud: Sinmaf SAS, Stack Pointer SAS, Virtual Diseño, ITRNC y Extreme Technologies</w:t>
            </w:r>
            <w:r>
              <w:rPr>
                <w:sz w:val="20"/>
                <w:szCs w:val="20"/>
                <w:lang w:val="es-ES_tradnl"/>
              </w:rPr>
              <w:t>, la empresa Ancla Chemical Transportes y CaribeTic</w:t>
            </w:r>
          </w:p>
          <w:p w14:paraId="240EBF6E" w14:textId="77777777" w:rsidR="00D97FA8" w:rsidRPr="00925D3B" w:rsidRDefault="00D97FA8" w:rsidP="00205399">
            <w:pPr>
              <w:ind w:left="50" w:right="37"/>
              <w:jc w:val="center"/>
              <w:rPr>
                <w:sz w:val="20"/>
                <w:szCs w:val="20"/>
                <w:lang w:val="es-ES_tradnl"/>
              </w:rPr>
            </w:pPr>
            <w:r w:rsidRPr="00925D3B">
              <w:rPr>
                <w:sz w:val="20"/>
                <w:szCs w:val="20"/>
                <w:lang w:val="es-ES_tradnl"/>
              </w:rPr>
              <w:t xml:space="preserve"> (Ver acta de reunión correspondiente).</w:t>
            </w:r>
          </w:p>
        </w:tc>
      </w:tr>
      <w:tr w:rsidR="00772DDF" w:rsidRPr="00AD4287" w14:paraId="166DCAA6" w14:textId="77777777" w:rsidTr="00772DDF">
        <w:trPr>
          <w:trHeight w:val="960"/>
          <w:jc w:val="center"/>
          <w:ins w:id="756" w:author="felipe campo" w:date="2018-07-04T10:20:00Z"/>
        </w:trPr>
        <w:tc>
          <w:tcPr>
            <w:tcW w:w="1129" w:type="dxa"/>
            <w:vAlign w:val="center"/>
          </w:tcPr>
          <w:p w14:paraId="09752820" w14:textId="579BA227" w:rsidR="00AF6C18" w:rsidRDefault="00772DDF" w:rsidP="00205399">
            <w:pPr>
              <w:ind w:left="50" w:right="37"/>
              <w:jc w:val="center"/>
              <w:rPr>
                <w:ins w:id="757" w:author="felipe campo" w:date="2018-07-04T10:20:00Z"/>
                <w:sz w:val="20"/>
                <w:szCs w:val="20"/>
              </w:rPr>
            </w:pPr>
            <w:ins w:id="758" w:author="felipe campo" w:date="2018-07-04T10:22:00Z">
              <w:r>
                <w:rPr>
                  <w:sz w:val="20"/>
                  <w:szCs w:val="20"/>
                </w:rPr>
                <w:t>01</w:t>
              </w:r>
            </w:ins>
          </w:p>
        </w:tc>
        <w:tc>
          <w:tcPr>
            <w:tcW w:w="1190" w:type="dxa"/>
            <w:vAlign w:val="center"/>
          </w:tcPr>
          <w:p w14:paraId="6E910573" w14:textId="4EA33738" w:rsidR="00AF6C18" w:rsidRDefault="00772DDF" w:rsidP="00205399">
            <w:pPr>
              <w:ind w:left="50" w:right="37"/>
              <w:jc w:val="center"/>
              <w:rPr>
                <w:ins w:id="759" w:author="felipe campo" w:date="2018-07-04T10:20:00Z"/>
                <w:sz w:val="20"/>
                <w:szCs w:val="20"/>
              </w:rPr>
            </w:pPr>
            <w:ins w:id="760" w:author="felipe campo" w:date="2018-07-04T10:22:00Z">
              <w:r>
                <w:rPr>
                  <w:sz w:val="20"/>
                  <w:szCs w:val="20"/>
                </w:rPr>
                <w:t>02</w:t>
              </w:r>
            </w:ins>
          </w:p>
        </w:tc>
        <w:tc>
          <w:tcPr>
            <w:tcW w:w="1645" w:type="dxa"/>
            <w:vAlign w:val="center"/>
          </w:tcPr>
          <w:p w14:paraId="4C8B04F6" w14:textId="271D390A" w:rsidR="00AF6C18" w:rsidRDefault="00772DDF" w:rsidP="00772DDF">
            <w:pPr>
              <w:ind w:left="50" w:right="37"/>
              <w:jc w:val="center"/>
              <w:rPr>
                <w:ins w:id="761" w:author="felipe campo" w:date="2018-07-04T10:20:00Z"/>
                <w:sz w:val="20"/>
                <w:szCs w:val="20"/>
              </w:rPr>
            </w:pPr>
            <w:ins w:id="762" w:author="felipe campo" w:date="2018-07-04T10:23:00Z">
              <w:r>
                <w:rPr>
                  <w:sz w:val="20"/>
                  <w:szCs w:val="20"/>
                </w:rPr>
                <w:t>15 de junio de 2018</w:t>
              </w:r>
            </w:ins>
          </w:p>
        </w:tc>
        <w:tc>
          <w:tcPr>
            <w:tcW w:w="5396" w:type="dxa"/>
            <w:vAlign w:val="center"/>
          </w:tcPr>
          <w:p w14:paraId="0C4A38B2" w14:textId="0130DDA0" w:rsidR="00F303D2" w:rsidRPr="00925D3B" w:rsidRDefault="00F303D2">
            <w:pPr>
              <w:ind w:left="50" w:right="37"/>
              <w:rPr>
                <w:ins w:id="763" w:author="felipe campo" w:date="2018-07-04T10:20:00Z"/>
                <w:sz w:val="20"/>
                <w:szCs w:val="20"/>
                <w:lang w:val="es-ES_tradnl"/>
              </w:rPr>
              <w:pPrChange w:id="764" w:author="felipe campo" w:date="2018-07-04T11:36:00Z">
                <w:pPr>
                  <w:ind w:left="50" w:right="37"/>
                  <w:jc w:val="center"/>
                </w:pPr>
              </w:pPrChange>
            </w:pPr>
            <w:ins w:id="765" w:author="felipe campo" w:date="2018-07-04T11:35:00Z">
              <w:r>
                <w:rPr>
                  <w:sz w:val="20"/>
                  <w:szCs w:val="20"/>
                  <w:lang w:val="es-ES_tradnl"/>
                </w:rPr>
                <w:t xml:space="preserve">Actualización de acuerdo a los requisitos </w:t>
              </w:r>
            </w:ins>
            <w:ins w:id="766" w:author="felipe campo" w:date="2018-07-04T11:36:00Z">
              <w:r>
                <w:rPr>
                  <w:sz w:val="20"/>
                  <w:szCs w:val="20"/>
                  <w:lang w:val="es-ES_tradnl"/>
                </w:rPr>
                <w:t xml:space="preserve">impactados </w:t>
              </w:r>
            </w:ins>
            <w:ins w:id="767" w:author="felipe campo" w:date="2018-07-04T11:35:00Z">
              <w:r>
                <w:rPr>
                  <w:sz w:val="20"/>
                  <w:szCs w:val="20"/>
                  <w:lang w:val="es-ES_tradnl"/>
                </w:rPr>
                <w:t>por el camb</w:t>
              </w:r>
            </w:ins>
            <w:ins w:id="768" w:author="felipe campo" w:date="2018-07-04T11:36:00Z">
              <w:r>
                <w:rPr>
                  <w:sz w:val="20"/>
                  <w:szCs w:val="20"/>
                  <w:lang w:val="es-ES_tradnl"/>
                </w:rPr>
                <w:t>io de empresa ancla</w:t>
              </w:r>
            </w:ins>
          </w:p>
        </w:tc>
      </w:tr>
    </w:tbl>
    <w:p w14:paraId="0ECBE7D4" w14:textId="7CA76A59" w:rsidR="00D97FA8" w:rsidRPr="00CD3C1F" w:rsidRDefault="00D97FA8">
      <w:pPr>
        <w:jc w:val="left"/>
        <w:rPr>
          <w:rFonts w:eastAsiaTheme="majorEastAsia" w:cstheme="majorBidi"/>
          <w:b/>
          <w:color w:val="2F5496" w:themeColor="accent1" w:themeShade="BF"/>
          <w:sz w:val="36"/>
          <w:szCs w:val="32"/>
          <w:lang w:val="es-ES_tradnl"/>
        </w:rPr>
      </w:pPr>
    </w:p>
    <w:p w14:paraId="332973E7" w14:textId="6B434571" w:rsidR="004F6A81" w:rsidRPr="005714C8" w:rsidRDefault="004F6A81" w:rsidP="007708F1">
      <w:pPr>
        <w:pStyle w:val="Ttulo1"/>
        <w:rPr>
          <w:lang w:val="es-ES"/>
        </w:rPr>
      </w:pPr>
      <w:bookmarkStart w:id="769" w:name="_Toc518466243"/>
      <w:r w:rsidRPr="00D97FA8">
        <w:rPr>
          <w:lang w:val="es-ES"/>
        </w:rPr>
        <w:lastRenderedPageBreak/>
        <w:t>Introducción</w:t>
      </w:r>
      <w:bookmarkEnd w:id="769"/>
    </w:p>
    <w:p w14:paraId="4D5858A7" w14:textId="18C6CDBD" w:rsidR="004F6A81" w:rsidRPr="00B30A26" w:rsidRDefault="004F6A81" w:rsidP="004F6A81">
      <w:pPr>
        <w:widowControl w:val="0"/>
        <w:autoSpaceDE w:val="0"/>
        <w:autoSpaceDN w:val="0"/>
        <w:adjustRightInd w:val="0"/>
        <w:spacing w:after="240" w:line="300" w:lineRule="atLeast"/>
        <w:jc w:val="left"/>
        <w:rPr>
          <w:rFonts w:ascii="Times" w:hAnsi="Times" w:cs="Times"/>
          <w:color w:val="000000"/>
          <w:sz w:val="24"/>
          <w:lang w:val="es-ES"/>
        </w:rPr>
      </w:pPr>
    </w:p>
    <w:p w14:paraId="514DD177" w14:textId="096352F6" w:rsidR="004F6A81" w:rsidRPr="00B30A26" w:rsidRDefault="004F6A81" w:rsidP="004F6A81">
      <w:pPr>
        <w:widowControl w:val="0"/>
        <w:autoSpaceDE w:val="0"/>
        <w:autoSpaceDN w:val="0"/>
        <w:adjustRightInd w:val="0"/>
        <w:spacing w:after="240" w:line="300" w:lineRule="atLeast"/>
        <w:rPr>
          <w:rFonts w:ascii="Times" w:hAnsi="Times" w:cs="Times"/>
          <w:color w:val="000000"/>
          <w:sz w:val="24"/>
          <w:lang w:val="es-ES"/>
        </w:rPr>
      </w:pPr>
      <w:r w:rsidRPr="00B30A26">
        <w:rPr>
          <w:rFonts w:ascii="Times" w:hAnsi="Times" w:cs="Times"/>
          <w:color w:val="000000"/>
          <w:sz w:val="26"/>
          <w:szCs w:val="26"/>
          <w:lang w:val="es-ES"/>
        </w:rPr>
        <w:t>El presente documento tiene como intención definir, de manera puntual, completa y libre de ambigüedades, las funcionalidades del Sistema</w:t>
      </w:r>
      <w:r w:rsidRPr="00B30A26">
        <w:rPr>
          <w:rFonts w:ascii="Times" w:hAnsi="Times" w:cs="Times"/>
          <w:color w:val="000000"/>
          <w:sz w:val="26"/>
          <w:szCs w:val="26"/>
          <w:lang w:val="es-ES"/>
        </w:rPr>
        <w:fldChar w:fldCharType="begin"/>
      </w:r>
      <w:r w:rsidRPr="00B30A26">
        <w:rPr>
          <w:lang w:val="es-ES"/>
        </w:rPr>
        <w:instrText xml:space="preserve"> XE "</w:instrText>
      </w:r>
      <w:r w:rsidRPr="00B30A26">
        <w:rPr>
          <w:b/>
          <w:szCs w:val="28"/>
          <w:lang w:val="es-ES"/>
        </w:rPr>
        <w:instrText>Sistema</w:instrText>
      </w:r>
      <w:r w:rsidRPr="00B30A26">
        <w:rPr>
          <w:lang w:val="es-ES"/>
        </w:rPr>
        <w:instrText xml:space="preserve">" </w:instrText>
      </w:r>
      <w:r w:rsidRPr="00B30A26">
        <w:rPr>
          <w:rFonts w:ascii="Times" w:hAnsi="Times" w:cs="Times"/>
          <w:color w:val="000000"/>
          <w:sz w:val="26"/>
          <w:szCs w:val="26"/>
          <w:lang w:val="es-ES"/>
        </w:rPr>
        <w:fldChar w:fldCharType="end"/>
      </w:r>
      <w:r w:rsidRPr="00B30A26">
        <w:rPr>
          <w:rFonts w:ascii="Times" w:hAnsi="Times" w:cs="Times"/>
          <w:color w:val="000000"/>
          <w:sz w:val="26"/>
          <w:szCs w:val="26"/>
          <w:lang w:val="es-ES"/>
        </w:rPr>
        <w:t xml:space="preserve"> </w:t>
      </w:r>
      <w:r w:rsidR="00B30A26" w:rsidRPr="00B30A26">
        <w:rPr>
          <w:rFonts w:ascii="Times" w:hAnsi="Times" w:cs="Times"/>
          <w:color w:val="000000"/>
          <w:sz w:val="26"/>
          <w:szCs w:val="26"/>
          <w:lang w:val="es-ES"/>
        </w:rPr>
        <w:t>LogCloud</w:t>
      </w:r>
      <w:r w:rsidR="00267BF3">
        <w:rPr>
          <w:rFonts w:ascii="Times" w:hAnsi="Times" w:cs="Times"/>
          <w:color w:val="000000"/>
          <w:sz w:val="26"/>
          <w:szCs w:val="26"/>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rFonts w:ascii="Times" w:hAnsi="Times" w:cs="Times"/>
          <w:color w:val="000000"/>
          <w:sz w:val="26"/>
          <w:szCs w:val="26"/>
          <w:lang w:val="es-ES"/>
        </w:rPr>
        <w:fldChar w:fldCharType="end"/>
      </w:r>
      <w:r w:rsidRPr="00B30A26">
        <w:rPr>
          <w:rFonts w:ascii="Times" w:hAnsi="Times" w:cs="Times"/>
          <w:color w:val="000000"/>
          <w:sz w:val="26"/>
          <w:szCs w:val="26"/>
          <w:lang w:val="es-ES"/>
        </w:rPr>
        <w:t xml:space="preserve"> que deberán garantizar satisfactoriamente las necesidades y problemáticas del cliente desde un enfoque logístico. </w:t>
      </w:r>
    </w:p>
    <w:p w14:paraId="3AC4CE93" w14:textId="599F0ADA" w:rsidR="007708F1" w:rsidRDefault="004F6A81" w:rsidP="007708F1">
      <w:pPr>
        <w:widowControl w:val="0"/>
        <w:autoSpaceDE w:val="0"/>
        <w:autoSpaceDN w:val="0"/>
        <w:adjustRightInd w:val="0"/>
        <w:spacing w:after="240" w:line="300" w:lineRule="atLeast"/>
        <w:rPr>
          <w:rFonts w:ascii="Times" w:hAnsi="Times" w:cs="Times"/>
          <w:color w:val="000000"/>
          <w:sz w:val="26"/>
          <w:szCs w:val="26"/>
          <w:lang w:val="es-ES"/>
        </w:rPr>
      </w:pPr>
      <w:r w:rsidRPr="00B30A26">
        <w:rPr>
          <w:rFonts w:ascii="Times" w:hAnsi="Times" w:cs="Times"/>
          <w:color w:val="000000"/>
          <w:sz w:val="26"/>
          <w:szCs w:val="26"/>
          <w:lang w:val="es-ES"/>
        </w:rPr>
        <w:t xml:space="preserve">El auditorio previsto para la lectura del documento corresponde a aquellas personas que </w:t>
      </w:r>
      <w:r w:rsidR="00B30A26" w:rsidRPr="00B30A26">
        <w:rPr>
          <w:rFonts w:ascii="Times" w:hAnsi="Times" w:cs="Times"/>
          <w:color w:val="000000"/>
          <w:sz w:val="26"/>
          <w:szCs w:val="26"/>
          <w:lang w:val="es-ES"/>
        </w:rPr>
        <w:t>desarrollarán</w:t>
      </w:r>
      <w:r w:rsidRPr="00B30A26">
        <w:rPr>
          <w:rFonts w:ascii="Times" w:hAnsi="Times" w:cs="Times"/>
          <w:color w:val="000000"/>
          <w:sz w:val="26"/>
          <w:szCs w:val="26"/>
          <w:lang w:val="es-ES"/>
        </w:rPr>
        <w:t xml:space="preserve"> el sistema, tendrán algún beneficio derivado de su uso o está en posibilidad de validar el contenido presentado. Dado el carácter de la información presentada, el estilo utilizado para la redacción del presente es sencillo y evita tecnicismos a menos que éstos sean indispensables para aclarar una idea. </w:t>
      </w:r>
      <w:bookmarkStart w:id="770" w:name="_Toc476859343"/>
      <w:bookmarkEnd w:id="770"/>
    </w:p>
    <w:p w14:paraId="3D151893" w14:textId="4C6389F3" w:rsidR="007708F1" w:rsidRPr="00B30A26" w:rsidRDefault="007708F1" w:rsidP="007708F1">
      <w:pPr>
        <w:widowControl w:val="0"/>
        <w:autoSpaceDE w:val="0"/>
        <w:autoSpaceDN w:val="0"/>
        <w:adjustRightInd w:val="0"/>
        <w:spacing w:after="240" w:line="300" w:lineRule="atLeast"/>
        <w:rPr>
          <w:lang w:val="es-ES"/>
        </w:rPr>
      </w:pPr>
    </w:p>
    <w:p w14:paraId="40FEBD0C" w14:textId="7A67D633" w:rsidR="005714C8" w:rsidRPr="00CD3C1F" w:rsidRDefault="007708F1" w:rsidP="00CD3C1F">
      <w:pPr>
        <w:pStyle w:val="Ttulo1"/>
        <w:rPr>
          <w:lang w:val="es-ES"/>
        </w:rPr>
      </w:pPr>
      <w:bookmarkStart w:id="771" w:name="_Toc518466244"/>
      <w:r>
        <w:rPr>
          <w:lang w:val="es-ES"/>
        </w:rPr>
        <w:lastRenderedPageBreak/>
        <w:t>A</w:t>
      </w:r>
      <w:r w:rsidR="005714C8" w:rsidRPr="00CD3C1F">
        <w:rPr>
          <w:lang w:val="es-ES"/>
        </w:rPr>
        <w:t>lcance.</w:t>
      </w:r>
      <w:bookmarkEnd w:id="771"/>
    </w:p>
    <w:p w14:paraId="07A754AD" w14:textId="77777777" w:rsidR="005714C8" w:rsidRDefault="005714C8" w:rsidP="005714C8"/>
    <w:p w14:paraId="396816C3" w14:textId="77777777" w:rsidR="005714C8" w:rsidRPr="00CD3C1F" w:rsidRDefault="005714C8" w:rsidP="005714C8">
      <w:pPr>
        <w:rPr>
          <w:lang w:val="es-ES_tradnl"/>
        </w:rPr>
      </w:pPr>
      <w:r w:rsidRPr="00CD3C1F">
        <w:rPr>
          <w:lang w:val="es-ES_tradnl"/>
        </w:rPr>
        <w:t>El documento incluye todas las consideraciones técnicas para la implementación y migración en entorno de arquitectura en nube y móvil de las siguientes soluciones que integrarán LogCloud de acuerdo con la propuesta presentada y aprobada por el Ministerio de Tecnologías de la Información y las Comunicaciones de Colombia – MinTIC y el Departamento Administrativo de Ciencia, Tecnología e Innovación – Colciencias como parte del proceso de selección en la convocatoria Especialización Regional Inteligente 741 de 2015:</w:t>
      </w:r>
    </w:p>
    <w:p w14:paraId="693E0D3B" w14:textId="77777777" w:rsidR="005714C8" w:rsidRPr="00CD3C1F" w:rsidRDefault="005714C8" w:rsidP="005714C8">
      <w:pPr>
        <w:rPr>
          <w:lang w:val="es-ES_tradnl"/>
        </w:rPr>
      </w:pPr>
    </w:p>
    <w:p w14:paraId="0C8E7AD6" w14:textId="77777777" w:rsidR="005714C8" w:rsidRPr="00CD3C1F" w:rsidRDefault="005714C8" w:rsidP="005714C8">
      <w:pPr>
        <w:widowControl w:val="0"/>
        <w:numPr>
          <w:ilvl w:val="1"/>
          <w:numId w:val="41"/>
        </w:numPr>
        <w:spacing w:line="276" w:lineRule="auto"/>
        <w:ind w:hanging="360"/>
        <w:contextualSpacing/>
        <w:rPr>
          <w:lang w:val="es-ES_tradnl"/>
        </w:rPr>
      </w:pPr>
      <w:r w:rsidRPr="00CD3C1F">
        <w:rPr>
          <w:lang w:val="es-ES_tradnl"/>
        </w:rPr>
        <w:t>Cargo Planner: Motor de optimización para planeación de carga en rutas interurbanas</w:t>
      </w:r>
    </w:p>
    <w:p w14:paraId="510B1485" w14:textId="0E8869AD" w:rsidR="005714C8" w:rsidRPr="00CD3C1F" w:rsidRDefault="007708F1" w:rsidP="005714C8">
      <w:pPr>
        <w:widowControl w:val="0"/>
        <w:numPr>
          <w:ilvl w:val="1"/>
          <w:numId w:val="41"/>
        </w:numPr>
        <w:spacing w:line="276" w:lineRule="auto"/>
        <w:ind w:hanging="360"/>
        <w:contextualSpacing/>
        <w:rPr>
          <w:lang w:val="es-ES_tradnl"/>
        </w:rPr>
      </w:pPr>
      <w:r w:rsidRPr="007708F1">
        <w:rPr>
          <w:lang w:val="es-ES_tradnl"/>
        </w:rPr>
        <w:t>Carga Modal</w:t>
      </w:r>
      <w:r w:rsidR="005714C8" w:rsidRPr="00CD3C1F">
        <w:rPr>
          <w:lang w:val="es-ES_tradnl"/>
        </w:rPr>
        <w:t>: Plataforma para automatización de la subasta de carga entre transportadores y generadores de carga y con los vehículos.</w:t>
      </w:r>
    </w:p>
    <w:p w14:paraId="311F15AC" w14:textId="77777777" w:rsidR="005714C8" w:rsidRPr="00CD3C1F" w:rsidRDefault="005714C8" w:rsidP="005714C8">
      <w:pPr>
        <w:widowControl w:val="0"/>
        <w:numPr>
          <w:ilvl w:val="1"/>
          <w:numId w:val="41"/>
        </w:numPr>
        <w:spacing w:line="276" w:lineRule="auto"/>
        <w:ind w:hanging="360"/>
        <w:contextualSpacing/>
        <w:rPr>
          <w:lang w:val="es-ES_tradnl"/>
        </w:rPr>
      </w:pPr>
      <w:r w:rsidRPr="00CD3C1F">
        <w:rPr>
          <w:lang w:val="es-ES_tradnl"/>
        </w:rPr>
        <w:t>Extreme Track: Extreme Track: Plataforma de rastreo de vehículos y trazabilidad de activos.</w:t>
      </w:r>
    </w:p>
    <w:p w14:paraId="108F3BC8" w14:textId="77777777" w:rsidR="005714C8" w:rsidRPr="00CD3C1F" w:rsidRDefault="005714C8" w:rsidP="005714C8">
      <w:pPr>
        <w:widowControl w:val="0"/>
        <w:numPr>
          <w:ilvl w:val="1"/>
          <w:numId w:val="41"/>
        </w:numPr>
        <w:spacing w:line="276" w:lineRule="auto"/>
        <w:ind w:hanging="360"/>
        <w:contextualSpacing/>
        <w:rPr>
          <w:lang w:val="es-ES_tradnl"/>
        </w:rPr>
      </w:pPr>
      <w:r w:rsidRPr="00CD3C1F">
        <w:rPr>
          <w:lang w:val="es-ES_tradnl"/>
        </w:rPr>
        <w:t>Extreme Control: Plataforma de entregas certificadas y planeación de rutas urbanas en tiempo real.</w:t>
      </w:r>
    </w:p>
    <w:p w14:paraId="61F52864" w14:textId="77777777" w:rsidR="005714C8" w:rsidRPr="00CD3C1F" w:rsidRDefault="005714C8" w:rsidP="005714C8">
      <w:pPr>
        <w:widowControl w:val="0"/>
        <w:numPr>
          <w:ilvl w:val="1"/>
          <w:numId w:val="41"/>
        </w:numPr>
        <w:spacing w:line="276" w:lineRule="auto"/>
        <w:ind w:hanging="360"/>
        <w:contextualSpacing/>
        <w:rPr>
          <w:lang w:val="es-ES_tradnl"/>
        </w:rPr>
      </w:pPr>
      <w:r w:rsidRPr="00CD3C1F">
        <w:rPr>
          <w:lang w:val="es-ES_tradnl"/>
        </w:rPr>
        <w:t>Mesh: Sistema de planeación del mantenimiento de la flota de transporte basado en metodología RCM con manejo de data predictiva.</w:t>
      </w:r>
    </w:p>
    <w:p w14:paraId="151B8223" w14:textId="77777777" w:rsidR="005714C8" w:rsidRPr="00CD3C1F" w:rsidRDefault="005714C8" w:rsidP="005714C8">
      <w:pPr>
        <w:widowControl w:val="0"/>
        <w:numPr>
          <w:ilvl w:val="1"/>
          <w:numId w:val="41"/>
        </w:numPr>
        <w:spacing w:line="276" w:lineRule="auto"/>
        <w:ind w:hanging="360"/>
        <w:contextualSpacing/>
        <w:rPr>
          <w:lang w:val="es-ES_tradnl"/>
        </w:rPr>
      </w:pPr>
      <w:r w:rsidRPr="00CD3C1F">
        <w:rPr>
          <w:lang w:val="es-ES_tradnl"/>
        </w:rPr>
        <w:t>SAI: Servicio de Control de Acceso para el transporte de carga.</w:t>
      </w:r>
    </w:p>
    <w:p w14:paraId="5B5C2B37" w14:textId="77777777" w:rsidR="005714C8" w:rsidRPr="00CD3C1F" w:rsidRDefault="005714C8" w:rsidP="005714C8">
      <w:pPr>
        <w:widowControl w:val="0"/>
        <w:numPr>
          <w:ilvl w:val="1"/>
          <w:numId w:val="41"/>
        </w:numPr>
        <w:spacing w:line="276" w:lineRule="auto"/>
        <w:ind w:hanging="360"/>
        <w:contextualSpacing/>
        <w:rPr>
          <w:lang w:val="es-ES_tradnl"/>
        </w:rPr>
      </w:pPr>
      <w:r w:rsidRPr="00CD3C1F">
        <w:rPr>
          <w:lang w:val="es-ES_tradnl"/>
        </w:rPr>
        <w:t>Video Analítica: Solución de seguridad para el control de transporte.</w:t>
      </w:r>
    </w:p>
    <w:p w14:paraId="79F2C727" w14:textId="77777777" w:rsidR="005714C8" w:rsidRPr="00CD3C1F" w:rsidRDefault="005714C8" w:rsidP="005714C8">
      <w:pPr>
        <w:rPr>
          <w:lang w:val="es-ES_tradnl"/>
        </w:rPr>
      </w:pPr>
    </w:p>
    <w:p w14:paraId="71CF0BC4" w14:textId="4D68544F" w:rsidR="005714C8" w:rsidRPr="005714C8" w:rsidRDefault="00CC3653" w:rsidP="005714C8">
      <w:pPr>
        <w:rPr>
          <w:lang w:val="es-ES_tradnl"/>
        </w:rPr>
      </w:pPr>
      <w:r>
        <w:rPr>
          <w:lang w:val="es-ES_tradnl"/>
        </w:rPr>
        <w:t>Teniendo en cuenta que la plataforma LogCloud integra las soluciones mencionadas anteriormente, e</w:t>
      </w:r>
      <w:r w:rsidR="0028126E">
        <w:rPr>
          <w:lang w:val="es-ES_tradnl"/>
        </w:rPr>
        <w:t xml:space="preserve">l contenido del </w:t>
      </w:r>
      <w:r w:rsidR="007708F1">
        <w:rPr>
          <w:lang w:val="es-ES_tradnl"/>
        </w:rPr>
        <w:t xml:space="preserve">presente </w:t>
      </w:r>
      <w:r w:rsidR="007708F1" w:rsidRPr="005714C8">
        <w:rPr>
          <w:lang w:val="es-ES_tradnl"/>
        </w:rPr>
        <w:t>documento</w:t>
      </w:r>
      <w:r w:rsidR="005714C8" w:rsidRPr="005714C8">
        <w:rPr>
          <w:lang w:val="es-ES_tradnl"/>
        </w:rPr>
        <w:t xml:space="preserve"> corresponde a </w:t>
      </w:r>
      <w:r w:rsidR="005714C8">
        <w:rPr>
          <w:lang w:val="es-ES_tradnl"/>
        </w:rPr>
        <w:t xml:space="preserve">los </w:t>
      </w:r>
      <w:r w:rsidR="0028126E">
        <w:rPr>
          <w:lang w:val="es-ES_tradnl"/>
        </w:rPr>
        <w:t xml:space="preserve">resultados y </w:t>
      </w:r>
      <w:r w:rsidR="005714C8">
        <w:rPr>
          <w:lang w:val="es-ES_tradnl"/>
        </w:rPr>
        <w:t>entregables</w:t>
      </w:r>
      <w:r w:rsidR="005714C8" w:rsidRPr="00A92654">
        <w:rPr>
          <w:lang w:val="es-ES_tradnl"/>
        </w:rPr>
        <w:t xml:space="preserve"> de la</w:t>
      </w:r>
      <w:r w:rsidR="005714C8">
        <w:rPr>
          <w:lang w:val="es-ES_tradnl"/>
        </w:rPr>
        <w:t>s</w:t>
      </w:r>
      <w:r w:rsidR="005714C8" w:rsidRPr="00A92654">
        <w:rPr>
          <w:lang w:val="es-ES_tradnl"/>
        </w:rPr>
        <w:t xml:space="preserve"> actividad</w:t>
      </w:r>
      <w:r w:rsidR="005714C8">
        <w:rPr>
          <w:lang w:val="es-ES_tradnl"/>
        </w:rPr>
        <w:t>es</w:t>
      </w:r>
      <w:r w:rsidR="005714C8" w:rsidRPr="005714C8">
        <w:rPr>
          <w:lang w:val="es-ES_tradnl"/>
        </w:rPr>
        <w:t xml:space="preserve"> A01, A07 y A13 </w:t>
      </w:r>
      <w:r w:rsidR="005714C8" w:rsidRPr="00A92654">
        <w:rPr>
          <w:lang w:val="es-ES_tradnl"/>
        </w:rPr>
        <w:t xml:space="preserve"> del Plan de Acción ap</w:t>
      </w:r>
      <w:r w:rsidR="005714C8" w:rsidRPr="005714C8">
        <w:rPr>
          <w:lang w:val="es-ES_tradnl"/>
        </w:rPr>
        <w:t>robado por MinTIC y Colciencias de la siguiente manera:</w:t>
      </w:r>
    </w:p>
    <w:p w14:paraId="40DF7A67" w14:textId="77777777" w:rsidR="005714C8" w:rsidRDefault="005714C8" w:rsidP="005714C8">
      <w:pPr>
        <w:rPr>
          <w:lang w:val="es-ES_tradnl"/>
        </w:rPr>
      </w:pPr>
    </w:p>
    <w:tbl>
      <w:tblPr>
        <w:tblStyle w:val="Tablaconcuadrcula"/>
        <w:tblW w:w="0" w:type="auto"/>
        <w:tblLook w:val="04A0" w:firstRow="1" w:lastRow="0" w:firstColumn="1" w:lastColumn="0" w:noHBand="0" w:noVBand="1"/>
      </w:tblPr>
      <w:tblGrid>
        <w:gridCol w:w="3616"/>
        <w:gridCol w:w="2867"/>
        <w:gridCol w:w="2867"/>
      </w:tblGrid>
      <w:tr w:rsidR="00AB32AA" w:rsidRPr="00AD4287" w14:paraId="10654715" w14:textId="77777777" w:rsidTr="005825B7">
        <w:trPr>
          <w:tblHeader/>
        </w:trPr>
        <w:tc>
          <w:tcPr>
            <w:tcW w:w="3616" w:type="dxa"/>
          </w:tcPr>
          <w:p w14:paraId="1F430EE1" w14:textId="511C0E0D" w:rsidR="00AB32AA" w:rsidRPr="005825B7" w:rsidRDefault="00AB32AA" w:rsidP="005825B7">
            <w:pPr>
              <w:jc w:val="center"/>
              <w:rPr>
                <w:b/>
                <w:sz w:val="24"/>
                <w:lang w:val="es-ES_tradnl"/>
              </w:rPr>
            </w:pPr>
            <w:r w:rsidRPr="005825B7">
              <w:rPr>
                <w:b/>
                <w:sz w:val="24"/>
                <w:lang w:val="es-ES_tradnl"/>
              </w:rPr>
              <w:lastRenderedPageBreak/>
              <w:t>Objetivo Específico</w:t>
            </w:r>
            <w:r w:rsidR="00CC3653" w:rsidRPr="005825B7">
              <w:rPr>
                <w:b/>
                <w:sz w:val="24"/>
                <w:lang w:val="es-ES_tradnl"/>
              </w:rPr>
              <w:t xml:space="preserve"> del proyecto</w:t>
            </w:r>
          </w:p>
        </w:tc>
        <w:tc>
          <w:tcPr>
            <w:tcW w:w="2867" w:type="dxa"/>
          </w:tcPr>
          <w:p w14:paraId="6A9E8B7A" w14:textId="40314DF7" w:rsidR="00AB32AA" w:rsidRPr="005825B7" w:rsidRDefault="00AB32AA" w:rsidP="005825B7">
            <w:pPr>
              <w:jc w:val="center"/>
              <w:rPr>
                <w:b/>
                <w:sz w:val="24"/>
                <w:lang w:val="es-ES_tradnl"/>
              </w:rPr>
            </w:pPr>
            <w:r w:rsidRPr="005825B7">
              <w:rPr>
                <w:b/>
                <w:sz w:val="24"/>
                <w:lang w:val="es-ES_tradnl"/>
              </w:rPr>
              <w:t>Actividad</w:t>
            </w:r>
          </w:p>
        </w:tc>
        <w:tc>
          <w:tcPr>
            <w:tcW w:w="2867" w:type="dxa"/>
          </w:tcPr>
          <w:p w14:paraId="5F59BAEF" w14:textId="1288239B" w:rsidR="00AB32AA" w:rsidRPr="005825B7" w:rsidRDefault="00CC3653" w:rsidP="005825B7">
            <w:pPr>
              <w:jc w:val="center"/>
              <w:rPr>
                <w:b/>
                <w:sz w:val="24"/>
                <w:lang w:val="es-ES_tradnl"/>
              </w:rPr>
            </w:pPr>
            <w:r w:rsidRPr="005825B7">
              <w:rPr>
                <w:b/>
                <w:sz w:val="24"/>
                <w:lang w:val="es-ES_tradnl"/>
              </w:rPr>
              <w:t>Lugar del documento donde se da respuesta</w:t>
            </w:r>
          </w:p>
        </w:tc>
      </w:tr>
      <w:tr w:rsidR="00955752" w14:paraId="4AEB2A5B" w14:textId="77777777" w:rsidTr="005825B7">
        <w:trPr>
          <w:trHeight w:val="2268"/>
        </w:trPr>
        <w:tc>
          <w:tcPr>
            <w:tcW w:w="3616" w:type="dxa"/>
          </w:tcPr>
          <w:p w14:paraId="2F5ADBD3" w14:textId="3A214AD6" w:rsidR="00955752" w:rsidRPr="00955752" w:rsidRDefault="00955752" w:rsidP="00955752">
            <w:pPr>
              <w:rPr>
                <w:lang w:val="es-ES_tradnl"/>
              </w:rPr>
            </w:pPr>
            <w:r w:rsidRPr="00955752">
              <w:rPr>
                <w:lang w:val="es-ES_tradnl"/>
              </w:rPr>
              <w:t xml:space="preserve">1. Desarrollar e implementar una plataforma de </w:t>
            </w:r>
            <w:r w:rsidR="00205399" w:rsidRPr="00955752">
              <w:rPr>
                <w:lang w:val="es-ES_tradnl"/>
              </w:rPr>
              <w:t>integración</w:t>
            </w:r>
            <w:r w:rsidRPr="00955752">
              <w:rPr>
                <w:lang w:val="es-ES_tradnl"/>
              </w:rPr>
              <w:t xml:space="preserve"> de servicios para web y dispositivos </w:t>
            </w:r>
            <w:r w:rsidR="00205399" w:rsidRPr="00955752">
              <w:rPr>
                <w:lang w:val="es-ES_tradnl"/>
              </w:rPr>
              <w:t>móviles</w:t>
            </w:r>
            <w:r w:rsidRPr="00955752">
              <w:rPr>
                <w:lang w:val="es-ES_tradnl"/>
              </w:rPr>
              <w:t xml:space="preserve"> para la gestión de operaciones de transporte.</w:t>
            </w:r>
          </w:p>
          <w:p w14:paraId="065AA609" w14:textId="5881C818" w:rsidR="00955752" w:rsidRDefault="00955752" w:rsidP="005714C8">
            <w:pPr>
              <w:rPr>
                <w:lang w:val="es-ES_tradnl"/>
              </w:rPr>
            </w:pPr>
          </w:p>
        </w:tc>
        <w:tc>
          <w:tcPr>
            <w:tcW w:w="2867" w:type="dxa"/>
          </w:tcPr>
          <w:p w14:paraId="25C9D471" w14:textId="18C5322F" w:rsidR="00955752" w:rsidRDefault="00955752" w:rsidP="005825B7">
            <w:pPr>
              <w:jc w:val="center"/>
              <w:rPr>
                <w:lang w:val="es-ES_tradnl"/>
              </w:rPr>
            </w:pPr>
            <w:r w:rsidRPr="00955752">
              <w:rPr>
                <w:lang w:val="es-ES_tradnl"/>
              </w:rPr>
              <w:t>A01</w:t>
            </w:r>
            <w:r w:rsidRPr="00955752">
              <w:rPr>
                <w:lang w:val="es-ES_tradnl"/>
              </w:rPr>
              <w:tab/>
              <w:t>Definición y validación de requerimientos plataforma integración (LogCloud)</w:t>
            </w:r>
          </w:p>
        </w:tc>
        <w:tc>
          <w:tcPr>
            <w:tcW w:w="2867" w:type="dxa"/>
          </w:tcPr>
          <w:p w14:paraId="7C9B9315" w14:textId="77777777" w:rsidR="00955752" w:rsidRDefault="00C121DE" w:rsidP="005714C8">
            <w:pPr>
              <w:rPr>
                <w:lang w:val="es-ES_tradnl"/>
              </w:rPr>
            </w:pPr>
            <w:r>
              <w:rPr>
                <w:lang w:val="es-ES_tradnl"/>
              </w:rPr>
              <w:t>3.3.3 Requisitos No Funcionales.</w:t>
            </w:r>
          </w:p>
          <w:p w14:paraId="7AD88B4C" w14:textId="77777777" w:rsidR="00C121DE" w:rsidRDefault="00C121DE" w:rsidP="005714C8">
            <w:pPr>
              <w:rPr>
                <w:lang w:val="es-ES_tradnl"/>
              </w:rPr>
            </w:pPr>
            <w:r>
              <w:rPr>
                <w:lang w:val="es-ES_tradnl"/>
              </w:rPr>
              <w:t>3.3.4.4 Requisitos de Arquitectura.</w:t>
            </w:r>
          </w:p>
          <w:p w14:paraId="5EA0690E" w14:textId="1980E467" w:rsidR="00C121DE" w:rsidRDefault="00C121DE" w:rsidP="005714C8">
            <w:pPr>
              <w:rPr>
                <w:lang w:val="es-ES_tradnl"/>
              </w:rPr>
            </w:pPr>
            <w:r>
              <w:rPr>
                <w:lang w:val="es-ES_tradnl"/>
              </w:rPr>
              <w:t>3.3.3.5 Requisitos del Proyecto.</w:t>
            </w:r>
          </w:p>
        </w:tc>
      </w:tr>
      <w:tr w:rsidR="00955752" w14:paraId="7721ED1B" w14:textId="77777777" w:rsidTr="005825B7">
        <w:trPr>
          <w:trHeight w:val="4000"/>
        </w:trPr>
        <w:tc>
          <w:tcPr>
            <w:tcW w:w="3616" w:type="dxa"/>
          </w:tcPr>
          <w:p w14:paraId="3AC4D0F5" w14:textId="6876C3D4" w:rsidR="00955752" w:rsidRDefault="002B2E51" w:rsidP="00CC3653">
            <w:pPr>
              <w:rPr>
                <w:lang w:val="es-ES_tradnl"/>
              </w:rPr>
            </w:pPr>
            <w:r w:rsidRPr="002B2E51">
              <w:rPr>
                <w:lang w:val="es-ES_tradnl"/>
              </w:rPr>
              <w:t>2.  Integrar las soluciones de mediación de oferta y demanda spot y de largo plazo de transporte de carga, de trazabilidad y monitoreo de carga y de planeación optimizada de carga local bajo congestión en nodos urbanos en la plataforma cloud</w:t>
            </w:r>
            <w:r w:rsidR="00CC3653">
              <w:rPr>
                <w:lang w:val="es-ES_tradnl"/>
              </w:rPr>
              <w:t>.</w:t>
            </w:r>
          </w:p>
        </w:tc>
        <w:tc>
          <w:tcPr>
            <w:tcW w:w="2867" w:type="dxa"/>
          </w:tcPr>
          <w:p w14:paraId="34BE3146" w14:textId="73804727" w:rsidR="00955752" w:rsidRDefault="002B2E51" w:rsidP="005825B7">
            <w:pPr>
              <w:jc w:val="center"/>
              <w:rPr>
                <w:lang w:val="es-ES_tradnl"/>
              </w:rPr>
            </w:pPr>
            <w:r w:rsidRPr="002B2E51">
              <w:rPr>
                <w:lang w:val="es-ES_tradnl"/>
              </w:rPr>
              <w:t>A07</w:t>
            </w:r>
            <w:r w:rsidRPr="002B2E51">
              <w:rPr>
                <w:lang w:val="es-ES_tradnl"/>
              </w:rPr>
              <w:tab/>
              <w:t>Definición y validación de requerimientos (LogCloud)</w:t>
            </w:r>
          </w:p>
        </w:tc>
        <w:tc>
          <w:tcPr>
            <w:tcW w:w="2867" w:type="dxa"/>
          </w:tcPr>
          <w:p w14:paraId="2ECC418A" w14:textId="77777777" w:rsidR="00955752" w:rsidRDefault="0044164C" w:rsidP="005714C8">
            <w:pPr>
              <w:rPr>
                <w:lang w:val="es-ES_tradnl"/>
              </w:rPr>
            </w:pPr>
            <w:r>
              <w:rPr>
                <w:lang w:val="es-ES_tradnl"/>
              </w:rPr>
              <w:t>3.3.2.1 Cargo Modal.</w:t>
            </w:r>
          </w:p>
          <w:p w14:paraId="2B911010" w14:textId="46655C07" w:rsidR="0044164C" w:rsidRDefault="0044164C" w:rsidP="005714C8">
            <w:pPr>
              <w:rPr>
                <w:lang w:val="es-ES_tradnl"/>
              </w:rPr>
            </w:pPr>
            <w:r>
              <w:rPr>
                <w:lang w:val="es-ES_tradnl"/>
              </w:rPr>
              <w:t>3.3.2.5 Extreme Platform.</w:t>
            </w:r>
          </w:p>
        </w:tc>
      </w:tr>
      <w:tr w:rsidR="00955752" w14:paraId="104D7456" w14:textId="77777777" w:rsidTr="005825B7">
        <w:trPr>
          <w:trHeight w:val="3819"/>
        </w:trPr>
        <w:tc>
          <w:tcPr>
            <w:tcW w:w="3616" w:type="dxa"/>
          </w:tcPr>
          <w:p w14:paraId="6B9226F5" w14:textId="6BCE753D" w:rsidR="00955752" w:rsidRDefault="002B2E51" w:rsidP="008619CB">
            <w:pPr>
              <w:rPr>
                <w:lang w:val="es-ES_tradnl"/>
              </w:rPr>
            </w:pPr>
            <w:r w:rsidRPr="002B2E51">
              <w:rPr>
                <w:lang w:val="es-ES_tradnl"/>
              </w:rPr>
              <w:t>3.  Desarrollar la plataforma web y móvil para integrar la solución de planificación optimizada de carga nacional, incluyendo soluciones para la gestión de mantenimiento centrado en la confiabilidad de activos de transporte y seguridad física en la plataforma cloud.</w:t>
            </w:r>
          </w:p>
        </w:tc>
        <w:tc>
          <w:tcPr>
            <w:tcW w:w="2867" w:type="dxa"/>
          </w:tcPr>
          <w:p w14:paraId="4CD4D30A" w14:textId="7D7FF52A" w:rsidR="00955752" w:rsidRDefault="002B2E51" w:rsidP="005825B7">
            <w:pPr>
              <w:jc w:val="center"/>
              <w:rPr>
                <w:lang w:val="es-ES_tradnl"/>
              </w:rPr>
            </w:pPr>
            <w:r w:rsidRPr="002B2E51">
              <w:rPr>
                <w:lang w:val="es-ES_tradnl"/>
              </w:rPr>
              <w:t>A13</w:t>
            </w:r>
            <w:r w:rsidRPr="002B2E51">
              <w:rPr>
                <w:lang w:val="es-ES_tradnl"/>
              </w:rPr>
              <w:tab/>
              <w:t>Definición y validación de requerimientos ( LogCloud )</w:t>
            </w:r>
          </w:p>
        </w:tc>
        <w:tc>
          <w:tcPr>
            <w:tcW w:w="2867" w:type="dxa"/>
          </w:tcPr>
          <w:p w14:paraId="4C46A716" w14:textId="77777777" w:rsidR="00955752" w:rsidRDefault="00C121DE" w:rsidP="005714C8">
            <w:pPr>
              <w:rPr>
                <w:lang w:val="es-ES_tradnl"/>
              </w:rPr>
            </w:pPr>
            <w:r>
              <w:rPr>
                <w:lang w:val="es-ES_tradnl"/>
              </w:rPr>
              <w:t>3.3.2.2 MESH</w:t>
            </w:r>
          </w:p>
          <w:p w14:paraId="092F5B81" w14:textId="655F5EC7" w:rsidR="00C121DE" w:rsidRDefault="00C121DE" w:rsidP="005714C8">
            <w:pPr>
              <w:rPr>
                <w:lang w:val="es-ES_tradnl"/>
              </w:rPr>
            </w:pPr>
            <w:r>
              <w:rPr>
                <w:lang w:val="es-ES_tradnl"/>
              </w:rPr>
              <w:t>3.3.2.3 Segridad Física y Video Analítica (AC)</w:t>
            </w:r>
          </w:p>
          <w:p w14:paraId="60ED7279" w14:textId="46BC3F91" w:rsidR="00C121DE" w:rsidRDefault="00C121DE" w:rsidP="005714C8">
            <w:pPr>
              <w:rPr>
                <w:lang w:val="es-ES_tradnl"/>
              </w:rPr>
            </w:pPr>
            <w:r>
              <w:rPr>
                <w:lang w:val="es-ES_tradnl"/>
              </w:rPr>
              <w:t>3.3.2.4 Cargo Planner</w:t>
            </w:r>
          </w:p>
        </w:tc>
      </w:tr>
    </w:tbl>
    <w:p w14:paraId="2780128E" w14:textId="77777777" w:rsidR="005714C8" w:rsidRPr="005825B7" w:rsidRDefault="005714C8" w:rsidP="005714C8">
      <w:pPr>
        <w:rPr>
          <w:lang w:val="es-ES_tradnl"/>
        </w:rPr>
      </w:pPr>
    </w:p>
    <w:p w14:paraId="1679F64A" w14:textId="4ADA48C5" w:rsidR="00252321" w:rsidRPr="000C3692" w:rsidRDefault="00252321" w:rsidP="004F6A81">
      <w:pPr>
        <w:widowControl w:val="0"/>
        <w:autoSpaceDE w:val="0"/>
        <w:autoSpaceDN w:val="0"/>
        <w:adjustRightInd w:val="0"/>
        <w:spacing w:after="240" w:line="300" w:lineRule="atLeast"/>
        <w:jc w:val="left"/>
        <w:rPr>
          <w:rFonts w:ascii="Times" w:hAnsi="Times" w:cs="Times"/>
          <w:color w:val="FFFFFF" w:themeColor="background1"/>
          <w:sz w:val="26"/>
          <w:szCs w:val="26"/>
          <w:lang w:val="es-ES"/>
        </w:rPr>
      </w:pPr>
    </w:p>
    <w:p w14:paraId="156E17F3" w14:textId="33269A70" w:rsidR="009F1261" w:rsidRPr="00B30A26" w:rsidRDefault="007708F1" w:rsidP="000C0749">
      <w:pPr>
        <w:pStyle w:val="Ttulo1"/>
        <w:rPr>
          <w:lang w:val="es-ES"/>
        </w:rPr>
      </w:pPr>
      <w:bookmarkStart w:id="772" w:name="_Toc518466245"/>
      <w:r>
        <w:rPr>
          <w:lang w:val="es-ES"/>
        </w:rPr>
        <w:lastRenderedPageBreak/>
        <w:t>Re</w:t>
      </w:r>
      <w:r w:rsidR="009F1261" w:rsidRPr="00B30A26">
        <w:rPr>
          <w:lang w:val="es-ES"/>
        </w:rPr>
        <w:t xml:space="preserve">quisitos del </w:t>
      </w:r>
      <w:r w:rsidR="00B30A26" w:rsidRPr="00B30A26">
        <w:rPr>
          <w:lang w:val="es-ES"/>
        </w:rPr>
        <w:t>Sistema</w:t>
      </w:r>
      <w:r w:rsidR="008F7EA8" w:rsidRPr="00B30A26">
        <w:rPr>
          <w:lang w:val="es-ES"/>
        </w:rPr>
        <w:t xml:space="preserve"> </w:t>
      </w:r>
      <w:r w:rsidR="0051702F" w:rsidRPr="00B30A26">
        <w:rPr>
          <w:lang w:val="es-ES"/>
        </w:rPr>
        <w:t>LogCloud</w:t>
      </w:r>
      <w:bookmarkEnd w:id="772"/>
      <w:r w:rsidR="00267BF3">
        <w:rPr>
          <w:lang w:val="es-ES"/>
        </w:rPr>
        <w:fldChar w:fldCharType="begin"/>
      </w:r>
      <w:r w:rsidR="00267BF3">
        <w:instrText xml:space="preserve"> XE "</w:instrText>
      </w:r>
      <w:r w:rsidR="00267BF3">
        <w:rPr>
          <w:szCs w:val="28"/>
          <w:lang w:val="es-ES"/>
        </w:rPr>
        <w:instrText>LogCloud</w:instrText>
      </w:r>
      <w:r w:rsidR="00267BF3">
        <w:instrText xml:space="preserve">" </w:instrText>
      </w:r>
      <w:r w:rsidR="00267BF3">
        <w:rPr>
          <w:lang w:val="es-ES"/>
        </w:rPr>
        <w:fldChar w:fldCharType="end"/>
      </w:r>
    </w:p>
    <w:p w14:paraId="621B2772" w14:textId="77777777" w:rsidR="00345D6C" w:rsidRPr="00B30A26" w:rsidRDefault="00345D6C" w:rsidP="00345D6C">
      <w:pPr>
        <w:rPr>
          <w:lang w:val="es-ES"/>
        </w:rPr>
      </w:pPr>
    </w:p>
    <w:p w14:paraId="46C5250B" w14:textId="77777777" w:rsidR="00345D6C" w:rsidRPr="00B30A26" w:rsidRDefault="00345D6C" w:rsidP="00345D6C">
      <w:pPr>
        <w:rPr>
          <w:lang w:val="es-ES"/>
        </w:rPr>
      </w:pPr>
    </w:p>
    <w:p w14:paraId="1AEEC3B6" w14:textId="05E1C588" w:rsidR="00375049" w:rsidRPr="00B30A26" w:rsidRDefault="008A0B63" w:rsidP="00375049">
      <w:pPr>
        <w:rPr>
          <w:lang w:val="es-ES"/>
        </w:rPr>
      </w:pPr>
      <w:r w:rsidRPr="00B30A26">
        <w:rPr>
          <w:lang w:val="es-ES"/>
        </w:rPr>
        <w:t>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Pr="00B30A26">
        <w:rPr>
          <w:lang w:val="es-ES"/>
        </w:rPr>
        <w:t xml:space="preserve"> es un proyecto que busca crear una plataforma para atender las necesidades las empresas del sector logístico, sin acceso a herramientas tecnológicas de punta proponiendo una plataforma integral y con un modelo de negocios que aprovecha las bondades de utilización y masificación de Internet.</w:t>
      </w:r>
    </w:p>
    <w:p w14:paraId="403D329E" w14:textId="77777777" w:rsidR="008A0B63" w:rsidRPr="00B30A26" w:rsidRDefault="008A0B63" w:rsidP="00375049">
      <w:pPr>
        <w:rPr>
          <w:lang w:val="es-ES"/>
        </w:rPr>
      </w:pPr>
    </w:p>
    <w:p w14:paraId="0AC7E359" w14:textId="2E80E2DB" w:rsidR="008A0B63" w:rsidRPr="00B30A26" w:rsidRDefault="008A0B63" w:rsidP="00375049">
      <w:pPr>
        <w:rPr>
          <w:lang w:val="es-ES"/>
        </w:rPr>
      </w:pPr>
      <w:r w:rsidRPr="00B30A26">
        <w:rPr>
          <w:lang w:val="es-ES"/>
        </w:rPr>
        <w:t>Para este propósito se han planteado 2 objetivos que se deben cumplir como resultado de este proyecto, los cuales se identifican como los requisitos generales del sistema</w:t>
      </w:r>
    </w:p>
    <w:p w14:paraId="548A7C9E" w14:textId="77777777" w:rsidR="008A0B63" w:rsidRPr="00B30A26" w:rsidRDefault="008A0B63" w:rsidP="00375049">
      <w:pPr>
        <w:rPr>
          <w:lang w:val="es-ES"/>
        </w:rPr>
      </w:pPr>
    </w:p>
    <w:p w14:paraId="505B3704" w14:textId="3EFF935D" w:rsidR="008A0B63" w:rsidRPr="00B30A26" w:rsidRDefault="008A0B63" w:rsidP="008A0B63">
      <w:pPr>
        <w:rPr>
          <w:lang w:val="es-ES"/>
        </w:rPr>
      </w:pPr>
      <w:r w:rsidRPr="00B30A26">
        <w:rPr>
          <w:b/>
          <w:lang w:val="es-ES"/>
        </w:rPr>
        <w:t xml:space="preserve">RFP </w:t>
      </w:r>
      <w:r w:rsidR="00732506" w:rsidRPr="00B30A26">
        <w:rPr>
          <w:b/>
          <w:lang w:val="es-ES"/>
        </w:rPr>
        <w:t>00</w:t>
      </w:r>
      <w:r w:rsidRPr="00B30A26">
        <w:rPr>
          <w:b/>
          <w:lang w:val="es-ES"/>
        </w:rPr>
        <w:t>1:</w:t>
      </w:r>
      <w:r w:rsidRPr="00B30A26">
        <w:rPr>
          <w:b/>
          <w:lang w:val="es-ES"/>
        </w:rPr>
        <w:fldChar w:fldCharType="begin"/>
      </w:r>
      <w:r w:rsidRPr="00B30A26">
        <w:rPr>
          <w:lang w:val="es-ES"/>
        </w:rPr>
        <w:instrText xml:space="preserve"> XE "</w:instrText>
      </w:r>
      <w:r w:rsidRPr="00B30A26">
        <w:rPr>
          <w:b/>
          <w:lang w:val="es-ES"/>
        </w:rPr>
        <w:instrText xml:space="preserve">RFP </w:instrText>
      </w:r>
      <w:r w:rsidR="00732506" w:rsidRPr="00B30A26">
        <w:rPr>
          <w:b/>
          <w:lang w:val="es-ES"/>
        </w:rPr>
        <w:instrText>00</w:instrText>
      </w:r>
      <w:r w:rsidRPr="00B30A26">
        <w:rPr>
          <w:b/>
          <w:lang w:val="es-ES"/>
        </w:rPr>
        <w:instrText>1</w:instrText>
      </w:r>
      <w:r w:rsidRPr="00B30A26">
        <w:rPr>
          <w:lang w:val="es-ES"/>
        </w:rPr>
        <w:instrText xml:space="preserve">" </w:instrText>
      </w:r>
      <w:r w:rsidRPr="00B30A26">
        <w:rPr>
          <w:b/>
          <w:lang w:val="es-ES"/>
        </w:rPr>
        <w:fldChar w:fldCharType="end"/>
      </w:r>
      <w:r w:rsidRPr="00B30A26">
        <w:rPr>
          <w:b/>
          <w:lang w:val="es-ES"/>
        </w:rPr>
        <w:t xml:space="preserve"> </w:t>
      </w:r>
      <w:r w:rsidRPr="00B30A26">
        <w:rPr>
          <w:lang w:val="es-ES"/>
        </w:rPr>
        <w:t xml:space="preserve">Desarrollar e implementar una plataforma en la nube para la planificación optimizada de operaciones de transporte de carga, con el fin de brindar servicios en tiempo real de gestión de flota vehicular, optimización táctica, optimización de mantenimiento, </w:t>
      </w:r>
      <w:r w:rsidRPr="0021758D">
        <w:rPr>
          <w:highlight w:val="green"/>
          <w:lang w:val="es-ES"/>
          <w:rPrChange w:id="773" w:author="felipe campo" w:date="2018-07-04T09:47:00Z">
            <w:rPr>
              <w:lang w:val="es-ES"/>
            </w:rPr>
          </w:rPrChange>
        </w:rPr>
        <w:t>seguridad</w:t>
      </w:r>
      <w:r w:rsidRPr="00B30A26">
        <w:rPr>
          <w:lang w:val="es-ES"/>
        </w:rPr>
        <w:t xml:space="preserve"> y operacional de rutas nacionales/locales y trazabilidad de la carga en un esquema “SaaS (Software as a Service).”</w:t>
      </w:r>
    </w:p>
    <w:p w14:paraId="564FCDAD" w14:textId="77777777" w:rsidR="00AB787E" w:rsidRPr="00B30A26" w:rsidRDefault="00AB787E" w:rsidP="008A0B63">
      <w:pPr>
        <w:rPr>
          <w:lang w:val="es-ES"/>
        </w:rPr>
      </w:pPr>
    </w:p>
    <w:p w14:paraId="223CECFD" w14:textId="256077E5" w:rsidR="00CE6E9B" w:rsidRPr="00B30A26" w:rsidRDefault="005825B7" w:rsidP="00CE6E9B">
      <w:pPr>
        <w:keepNext/>
        <w:rPr>
          <w:lang w:val="es-ES"/>
        </w:rPr>
      </w:pPr>
      <w:r>
        <w:rPr>
          <w:noProof/>
          <w:lang w:val="es-CO" w:eastAsia="es-CO"/>
        </w:rPr>
        <w:drawing>
          <wp:inline distT="0" distB="0" distL="0" distR="0" wp14:anchorId="5DDA0708" wp14:editId="6D4348E1">
            <wp:extent cx="5943600" cy="3009900"/>
            <wp:effectExtent l="0" t="0" r="0" b="0"/>
            <wp:docPr id="35" name="Picture 35" descr="../export/RFE/usados/Requisitos%20LogCloud__RF%20Requisitos%20Funcionales%20__RF%20Nivel%201%20Requisitos%20Funcionales%20Primarios__RF%20Nivel%201%20Requisitos%20Funcionales%20Primarios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ort/RFE/usados/Requisitos%20LogCloud__RF%20Requisitos%20Funcionales%20__RF%20Nivel%201%20Requisitos%20Funcionales%20Primarios__RF%20Nivel%201%20Requisitos%20Funcionales%20Primarios_4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00B52B9F" w14:textId="56C5AD22" w:rsidR="00D17492" w:rsidRPr="00B30A26" w:rsidRDefault="00CE6E9B" w:rsidP="00CE6E9B">
      <w:pPr>
        <w:pStyle w:val="Descripcin"/>
        <w:rPr>
          <w:sz w:val="28"/>
          <w:lang w:val="es-ES"/>
        </w:rPr>
      </w:pPr>
      <w:bookmarkStart w:id="774" w:name="_Toc477252559"/>
      <w:commentRangeStart w:id="775"/>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1</w:t>
      </w:r>
      <w:r w:rsidRPr="00B30A26">
        <w:rPr>
          <w:lang w:val="es-ES"/>
        </w:rPr>
        <w:fldChar w:fldCharType="end"/>
      </w:r>
      <w:r w:rsidRPr="00B30A26">
        <w:rPr>
          <w:lang w:val="es-ES"/>
        </w:rPr>
        <w:t xml:space="preserve"> Requisitos Primarios u Objetivos del Sistema</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lang w:val="es-ES"/>
        </w:rPr>
        <w:fldChar w:fldCharType="end"/>
      </w:r>
      <w:commentRangeEnd w:id="775"/>
      <w:r w:rsidR="00BF40BF">
        <w:rPr>
          <w:rStyle w:val="Refdecomentario"/>
          <w:i w:val="0"/>
          <w:iCs w:val="0"/>
          <w:color w:val="auto"/>
        </w:rPr>
        <w:commentReference w:id="775"/>
      </w:r>
      <w:bookmarkEnd w:id="774"/>
    </w:p>
    <w:p w14:paraId="159E9746" w14:textId="14C7A0FD" w:rsidR="00D4060B" w:rsidRPr="00B30A26" w:rsidRDefault="00E64886" w:rsidP="008A0B63">
      <w:pPr>
        <w:rPr>
          <w:lang w:val="es-ES"/>
        </w:rPr>
      </w:pPr>
      <w:r w:rsidRPr="00B30A26">
        <w:rPr>
          <w:lang w:val="es-ES"/>
        </w:rPr>
        <w:t>Asimismo,</w:t>
      </w:r>
      <w:r w:rsidR="00D4060B" w:rsidRPr="00B30A26">
        <w:rPr>
          <w:lang w:val="es-ES"/>
        </w:rPr>
        <w:t xml:space="preserve"> siguiendo el modelo de </w:t>
      </w:r>
      <w:r w:rsidR="00561873" w:rsidRPr="00B30A26">
        <w:rPr>
          <w:lang w:val="es-ES"/>
        </w:rPr>
        <w:t>B</w:t>
      </w:r>
      <w:r w:rsidR="00D4060B" w:rsidRPr="00B30A26">
        <w:rPr>
          <w:lang w:val="es-ES"/>
        </w:rPr>
        <w:t>rito</w:t>
      </w:r>
      <w:sdt>
        <w:sdtPr>
          <w:rPr>
            <w:lang w:val="es-ES"/>
          </w:rPr>
          <w:id w:val="1009877305"/>
          <w:citation/>
        </w:sdtPr>
        <w:sdtContent>
          <w:r w:rsidR="00561873" w:rsidRPr="00B30A26">
            <w:rPr>
              <w:lang w:val="es-ES"/>
            </w:rPr>
            <w:fldChar w:fldCharType="begin"/>
          </w:r>
          <w:r w:rsidR="00561873" w:rsidRPr="00B30A26">
            <w:rPr>
              <w:lang w:val="es-ES"/>
            </w:rPr>
            <w:instrText xml:space="preserve"> CITATION Bri02 \l 3082 </w:instrText>
          </w:r>
          <w:r w:rsidR="00561873" w:rsidRPr="00B30A26">
            <w:rPr>
              <w:lang w:val="es-ES"/>
            </w:rPr>
            <w:fldChar w:fldCharType="separate"/>
          </w:r>
          <w:ins w:id="776" w:author="felipe campo" w:date="2018-07-04T11:15:00Z">
            <w:r w:rsidR="00515FE7">
              <w:rPr>
                <w:noProof/>
                <w:lang w:val="es-ES"/>
              </w:rPr>
              <w:t xml:space="preserve"> </w:t>
            </w:r>
            <w:r w:rsidR="00515FE7" w:rsidRPr="00515FE7">
              <w:rPr>
                <w:noProof/>
                <w:lang w:val="es-ES"/>
                <w:rPrChange w:id="777" w:author="felipe campo" w:date="2018-07-04T11:15:00Z">
                  <w:rPr>
                    <w:rFonts w:eastAsia="Times New Roman"/>
                  </w:rPr>
                </w:rPrChange>
              </w:rPr>
              <w:t>[1]</w:t>
            </w:r>
          </w:ins>
          <w:del w:id="778" w:author="felipe campo" w:date="2018-07-04T11:15:00Z">
            <w:r w:rsidR="0048189B" w:rsidRPr="00B30A26" w:rsidDel="00515FE7">
              <w:rPr>
                <w:noProof/>
                <w:lang w:val="es-ES"/>
              </w:rPr>
              <w:delText xml:space="preserve"> [1]</w:delText>
            </w:r>
          </w:del>
          <w:r w:rsidR="00561873" w:rsidRPr="00B30A26">
            <w:rPr>
              <w:lang w:val="es-ES"/>
            </w:rPr>
            <w:fldChar w:fldCharType="end"/>
          </w:r>
        </w:sdtContent>
      </w:sdt>
      <w:r w:rsidR="00561873" w:rsidRPr="00B30A26">
        <w:rPr>
          <w:lang w:val="es-ES"/>
        </w:rPr>
        <w:t xml:space="preserve"> para modelar de forma integral los casos de uso con los atributos de calidad se hará un análisis detalla de </w:t>
      </w:r>
      <w:r w:rsidR="00561873" w:rsidRPr="00B30A26">
        <w:rPr>
          <w:lang w:val="es-ES"/>
        </w:rPr>
        <w:lastRenderedPageBreak/>
        <w:t>los requisitos generales del sistema LogCloud</w:t>
      </w:r>
      <w:r w:rsidR="00267BF3">
        <w:rPr>
          <w:lang w:val="es-ES"/>
        </w:rPr>
        <w:fldChar w:fldCharType="begin"/>
      </w:r>
      <w:r w:rsidR="00267BF3" w:rsidRPr="00180A00">
        <w:rPr>
          <w:lang w:val="es-ES_tradnl"/>
        </w:rPr>
        <w:instrText xml:space="preserve"> XE "</w:instrText>
      </w:r>
      <w:r w:rsidR="00267BF3">
        <w:rPr>
          <w:szCs w:val="28"/>
          <w:lang w:val="es-ES"/>
        </w:rPr>
        <w:instrText>LogCloud</w:instrText>
      </w:r>
      <w:r w:rsidR="00267BF3" w:rsidRPr="00180A00">
        <w:rPr>
          <w:lang w:val="es-ES_tradnl"/>
        </w:rPr>
        <w:instrText xml:space="preserve">" </w:instrText>
      </w:r>
      <w:r w:rsidR="00267BF3">
        <w:rPr>
          <w:lang w:val="es-ES"/>
        </w:rPr>
        <w:fldChar w:fldCharType="end"/>
      </w:r>
      <w:r w:rsidR="00561873" w:rsidRPr="00B30A26">
        <w:rPr>
          <w:lang w:val="es-ES"/>
        </w:rPr>
        <w:t>, para luego detallar los requisitos funcionales específicos que debe cumplir cada subsistema.</w:t>
      </w:r>
    </w:p>
    <w:p w14:paraId="41572EA1" w14:textId="77777777" w:rsidR="00D17492" w:rsidRPr="00B30A26" w:rsidRDefault="00D17492" w:rsidP="008A0B63">
      <w:pPr>
        <w:rPr>
          <w:lang w:val="es-ES"/>
        </w:rPr>
      </w:pPr>
    </w:p>
    <w:p w14:paraId="3A38ADDE" w14:textId="77777777" w:rsidR="008627B1" w:rsidRPr="00B30A26" w:rsidRDefault="008627B1" w:rsidP="006D5AB0">
      <w:pPr>
        <w:keepNext/>
        <w:jc w:val="center"/>
        <w:rPr>
          <w:lang w:val="es-ES"/>
        </w:rPr>
      </w:pPr>
      <w:r w:rsidRPr="00B30A26">
        <w:rPr>
          <w:noProof/>
          <w:lang w:val="es-CO" w:eastAsia="es-CO"/>
        </w:rPr>
        <w:drawing>
          <wp:inline distT="0" distB="0" distL="0" distR="0" wp14:anchorId="3E1D6A56" wp14:editId="5944DD0C">
            <wp:extent cx="3023235" cy="3216854"/>
            <wp:effectExtent l="25400" t="25400" r="24765" b="34925"/>
            <wp:docPr id="2" name="Picture 2" descr="../../../../Desktop/Imagenes%20Logcloud/Screen%20Shot%202017-03-03%20at%205.36.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agenes%20Logcloud/Screen%20Shot%202017-03-03%20at%205.36.27%20PM.png"/>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30152" cy="3224214"/>
                    </a:xfrm>
                    <a:prstGeom prst="rect">
                      <a:avLst/>
                    </a:prstGeom>
                    <a:noFill/>
                    <a:ln>
                      <a:solidFill>
                        <a:schemeClr val="accent6"/>
                      </a:solidFill>
                    </a:ln>
                  </pic:spPr>
                </pic:pic>
              </a:graphicData>
            </a:graphic>
          </wp:inline>
        </w:drawing>
      </w:r>
    </w:p>
    <w:p w14:paraId="18F077E2" w14:textId="5C33DBDC" w:rsidR="009D45F3" w:rsidRPr="00B30A26" w:rsidRDefault="008627B1" w:rsidP="00CE6E9B">
      <w:pPr>
        <w:pStyle w:val="Descripcin"/>
        <w:rPr>
          <w:sz w:val="20"/>
          <w:lang w:val="es-ES"/>
        </w:rPr>
      </w:pPr>
      <w:bookmarkStart w:id="779" w:name="_Toc477252560"/>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2</w:t>
      </w:r>
      <w:r w:rsidRPr="00B30A26">
        <w:rPr>
          <w:sz w:val="20"/>
          <w:lang w:val="es-ES"/>
        </w:rPr>
        <w:fldChar w:fldCharType="end"/>
      </w:r>
      <w:r w:rsidRPr="00B30A26">
        <w:rPr>
          <w:sz w:val="20"/>
          <w:lang w:val="es-ES"/>
        </w:rPr>
        <w:t xml:space="preserve"> Modelo de Requisitos para atributos de calidad</w:t>
      </w:r>
      <w:bookmarkEnd w:id="779"/>
    </w:p>
    <w:p w14:paraId="15F40F7E" w14:textId="4740071A" w:rsidR="00995550" w:rsidRPr="00B30A26" w:rsidRDefault="009C769B" w:rsidP="009C769B">
      <w:pPr>
        <w:rPr>
          <w:lang w:val="es-ES"/>
        </w:rPr>
      </w:pPr>
      <w:r w:rsidRPr="00B30A26">
        <w:rPr>
          <w:lang w:val="es-ES"/>
        </w:rPr>
        <w:t xml:space="preserve">Para </w:t>
      </w:r>
      <w:r w:rsidR="00D97912" w:rsidRPr="00B30A26">
        <w:rPr>
          <w:lang w:val="es-ES"/>
        </w:rPr>
        <w:t>el presente documento</w:t>
      </w:r>
      <w:r w:rsidRPr="00B30A26">
        <w:rPr>
          <w:lang w:val="es-ES"/>
        </w:rPr>
        <w:t xml:space="preserve"> utiliza</w:t>
      </w:r>
      <w:r w:rsidR="00D97912" w:rsidRPr="00B30A26">
        <w:rPr>
          <w:lang w:val="es-ES"/>
        </w:rPr>
        <w:t>remos una estrategia similar en la cual incluiremos los requisitos externos como parte de proceso y unificaremos las actividades de integración en un solo proceso</w:t>
      </w:r>
    </w:p>
    <w:p w14:paraId="70007272" w14:textId="77777777" w:rsidR="00995550" w:rsidRPr="00B30A26" w:rsidRDefault="00995550" w:rsidP="00995550">
      <w:pPr>
        <w:keepNext/>
        <w:rPr>
          <w:lang w:val="es-ES"/>
        </w:rPr>
      </w:pPr>
      <w:r w:rsidRPr="00B30A26">
        <w:rPr>
          <w:noProof/>
          <w:lang w:val="es-CO" w:eastAsia="es-CO"/>
        </w:rPr>
        <w:lastRenderedPageBreak/>
        <w:drawing>
          <wp:inline distT="0" distB="0" distL="0" distR="0" wp14:anchorId="73488887" wp14:editId="4F2A4F4F">
            <wp:extent cx="5943600" cy="4813300"/>
            <wp:effectExtent l="25400" t="25400" r="25400" b="38100"/>
            <wp:docPr id="10" name="Picture 10" descr="reqs/export/RFE/png/Requisitos%20LogCloud__Requisitos%20Logcloud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qs/export/RFE/png/Requisitos%20LogCloud__Requisitos%20Logcloud_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813300"/>
                    </a:xfrm>
                    <a:prstGeom prst="rect">
                      <a:avLst/>
                    </a:prstGeom>
                    <a:noFill/>
                    <a:ln>
                      <a:solidFill>
                        <a:schemeClr val="accent6"/>
                      </a:solidFill>
                    </a:ln>
                  </pic:spPr>
                </pic:pic>
              </a:graphicData>
            </a:graphic>
          </wp:inline>
        </w:drawing>
      </w:r>
    </w:p>
    <w:p w14:paraId="68571574" w14:textId="2C62F125" w:rsidR="009C769B" w:rsidRPr="00B30A26" w:rsidRDefault="00995550" w:rsidP="00CE6E9B">
      <w:pPr>
        <w:pStyle w:val="Descripcin"/>
        <w:rPr>
          <w:sz w:val="20"/>
          <w:lang w:val="es-ES"/>
        </w:rPr>
      </w:pPr>
      <w:bookmarkStart w:id="780" w:name="_Toc477252561"/>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3</w:t>
      </w:r>
      <w:r w:rsidRPr="00B30A26">
        <w:rPr>
          <w:sz w:val="20"/>
          <w:lang w:val="es-ES"/>
        </w:rPr>
        <w:fldChar w:fldCharType="end"/>
      </w:r>
      <w:r w:rsidRPr="00B30A26">
        <w:rPr>
          <w:sz w:val="20"/>
          <w:lang w:val="es-ES"/>
        </w:rPr>
        <w:t xml:space="preserve"> Modelo de</w:t>
      </w:r>
      <w:r w:rsidR="00D97912" w:rsidRPr="00B30A26">
        <w:rPr>
          <w:sz w:val="20"/>
          <w:lang w:val="es-ES"/>
        </w:rPr>
        <w:t xml:space="preserve"> proceso de requisitos de Sistema</w:t>
      </w:r>
      <w:r w:rsidR="004F6A81" w:rsidRPr="00B30A26">
        <w:rPr>
          <w:sz w:val="20"/>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sz w:val="20"/>
          <w:lang w:val="es-ES"/>
        </w:rPr>
        <w:fldChar w:fldCharType="end"/>
      </w:r>
      <w:r w:rsidR="00D97912" w:rsidRPr="00B30A26">
        <w:rPr>
          <w:sz w:val="20"/>
          <w:lang w:val="es-ES"/>
        </w:rPr>
        <w:t xml:space="preserve"> de Información</w:t>
      </w:r>
      <w:r w:rsidR="003237E6" w:rsidRPr="00B30A26">
        <w:rPr>
          <w:sz w:val="20"/>
          <w:lang w:val="es-ES"/>
        </w:rPr>
        <w:t xml:space="preserve"> </w:t>
      </w:r>
      <w:r w:rsidR="00D97912" w:rsidRPr="00B30A26">
        <w:rPr>
          <w:sz w:val="20"/>
          <w:lang w:val="es-ES"/>
        </w:rPr>
        <w:t>LogCloud</w:t>
      </w:r>
      <w:bookmarkEnd w:id="780"/>
      <w:r w:rsidR="00267BF3">
        <w:rPr>
          <w:sz w:val="20"/>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sz w:val="20"/>
          <w:lang w:val="es-ES"/>
        </w:rPr>
        <w:fldChar w:fldCharType="end"/>
      </w:r>
    </w:p>
    <w:p w14:paraId="1BA06587" w14:textId="50467C56" w:rsidR="00BF312C" w:rsidRPr="00B30A26" w:rsidRDefault="00BF312C" w:rsidP="00793321">
      <w:pPr>
        <w:pStyle w:val="Ttulo2"/>
        <w:rPr>
          <w:lang w:val="es-ES"/>
        </w:rPr>
      </w:pPr>
      <w:bookmarkStart w:id="781" w:name="_Toc518466246"/>
      <w:r w:rsidRPr="00B30A26">
        <w:rPr>
          <w:lang w:val="es-ES"/>
        </w:rPr>
        <w:lastRenderedPageBreak/>
        <w:t>Actores del Sistema</w:t>
      </w:r>
      <w:bookmarkEnd w:id="781"/>
      <w:r w:rsidR="004F6A81" w:rsidRPr="00B30A26">
        <w:rPr>
          <w:lang w:val="es-ES"/>
        </w:rPr>
        <w:fldChar w:fldCharType="begin"/>
      </w:r>
      <w:r w:rsidR="004F6A81" w:rsidRPr="00B30A26">
        <w:rPr>
          <w:lang w:val="es-ES"/>
        </w:rPr>
        <w:instrText xml:space="preserve"> XE "</w:instrText>
      </w:r>
      <w:r w:rsidR="004F6A81" w:rsidRPr="00B30A26">
        <w:rPr>
          <w:b w:val="0"/>
          <w:szCs w:val="28"/>
          <w:lang w:val="es-ES"/>
        </w:rPr>
        <w:instrText>Sistema</w:instrText>
      </w:r>
      <w:r w:rsidR="004F6A81" w:rsidRPr="00B30A26">
        <w:rPr>
          <w:lang w:val="es-ES"/>
        </w:rPr>
        <w:instrText xml:space="preserve">" </w:instrText>
      </w:r>
      <w:r w:rsidR="004F6A81" w:rsidRPr="00B30A26">
        <w:rPr>
          <w:lang w:val="es-ES"/>
        </w:rPr>
        <w:fldChar w:fldCharType="end"/>
      </w:r>
    </w:p>
    <w:p w14:paraId="27AB8A06" w14:textId="77777777" w:rsidR="00F2226C" w:rsidRPr="00B30A26" w:rsidRDefault="00F2226C" w:rsidP="00F2226C">
      <w:pPr>
        <w:rPr>
          <w:lang w:val="es-ES"/>
        </w:rPr>
      </w:pPr>
    </w:p>
    <w:p w14:paraId="7ADADF0E" w14:textId="64467E16" w:rsidR="00F2226C" w:rsidRPr="00B30A26" w:rsidRDefault="008165C8" w:rsidP="00F2226C">
      <w:pPr>
        <w:rPr>
          <w:lang w:val="es-ES"/>
        </w:rPr>
      </w:pPr>
      <w:r w:rsidRPr="00B30A26">
        <w:rPr>
          <w:lang w:val="es-ES"/>
        </w:rPr>
        <w:t>Siguiendo</w:t>
      </w:r>
      <w:r w:rsidR="00F2226C" w:rsidRPr="00B30A26">
        <w:rPr>
          <w:lang w:val="es-ES"/>
        </w:rPr>
        <w:t xml:space="preserve"> </w:t>
      </w:r>
      <w:r w:rsidR="00CD2B1A" w:rsidRPr="00B30A26">
        <w:rPr>
          <w:lang w:val="es-ES"/>
        </w:rPr>
        <w:t>con la</w:t>
      </w:r>
      <w:r w:rsidR="00F2226C" w:rsidRPr="00B30A26">
        <w:rPr>
          <w:lang w:val="es-ES"/>
        </w:rPr>
        <w:t xml:space="preserve"> metodología propuesta por Brito </w:t>
      </w:r>
      <w:sdt>
        <w:sdtPr>
          <w:rPr>
            <w:lang w:val="es-ES"/>
          </w:rPr>
          <w:id w:val="114183360"/>
          <w:citation/>
        </w:sdtPr>
        <w:sdtContent>
          <w:r w:rsidR="00F2226C" w:rsidRPr="00B30A26">
            <w:rPr>
              <w:lang w:val="es-ES"/>
            </w:rPr>
            <w:fldChar w:fldCharType="begin"/>
          </w:r>
          <w:r w:rsidR="00F2226C" w:rsidRPr="00B30A26">
            <w:rPr>
              <w:lang w:val="es-ES"/>
            </w:rPr>
            <w:instrText xml:space="preserve"> CITATION Bri02 \l 3082 </w:instrText>
          </w:r>
          <w:r w:rsidR="00F2226C" w:rsidRPr="00B30A26">
            <w:rPr>
              <w:lang w:val="es-ES"/>
            </w:rPr>
            <w:fldChar w:fldCharType="separate"/>
          </w:r>
          <w:ins w:id="782" w:author="felipe campo" w:date="2018-07-04T11:15:00Z">
            <w:r w:rsidR="00515FE7" w:rsidRPr="00515FE7">
              <w:rPr>
                <w:noProof/>
                <w:lang w:val="es-ES"/>
                <w:rPrChange w:id="783" w:author="felipe campo" w:date="2018-07-04T11:15:00Z">
                  <w:rPr>
                    <w:rFonts w:eastAsia="Times New Roman"/>
                  </w:rPr>
                </w:rPrChange>
              </w:rPr>
              <w:t>[1]</w:t>
            </w:r>
          </w:ins>
          <w:del w:id="784" w:author="felipe campo" w:date="2018-07-04T11:15:00Z">
            <w:r w:rsidR="0048189B" w:rsidRPr="00B30A26" w:rsidDel="00515FE7">
              <w:rPr>
                <w:noProof/>
                <w:lang w:val="es-ES"/>
              </w:rPr>
              <w:delText>[1]</w:delText>
            </w:r>
          </w:del>
          <w:r w:rsidR="00F2226C" w:rsidRPr="00B30A26">
            <w:rPr>
              <w:lang w:val="es-ES"/>
            </w:rPr>
            <w:fldChar w:fldCharType="end"/>
          </w:r>
        </w:sdtContent>
      </w:sdt>
      <w:r w:rsidRPr="00B30A26">
        <w:rPr>
          <w:lang w:val="es-ES"/>
        </w:rPr>
        <w:t xml:space="preserve"> a continuación se </w:t>
      </w:r>
      <w:r w:rsidR="00B8288D" w:rsidRPr="00B30A26">
        <w:rPr>
          <w:lang w:val="es-ES"/>
        </w:rPr>
        <w:t>presenta</w:t>
      </w:r>
      <w:r w:rsidRPr="00B30A26">
        <w:rPr>
          <w:lang w:val="es-ES"/>
        </w:rPr>
        <w:t xml:space="preserve"> un análisis de los actores del sistema</w:t>
      </w:r>
      <w:r w:rsidR="00CD2B1A" w:rsidRPr="00B30A26">
        <w:rPr>
          <w:lang w:val="es-ES"/>
        </w:rPr>
        <w:t xml:space="preserve"> de acuerdo notación UML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UML</w:instrText>
      </w:r>
      <w:r w:rsidR="004F6A81" w:rsidRPr="00B30A26">
        <w:rPr>
          <w:lang w:val="es-ES"/>
        </w:rPr>
        <w:instrText xml:space="preserve">" </w:instrText>
      </w:r>
      <w:r w:rsidR="004F6A81" w:rsidRPr="00B30A26">
        <w:rPr>
          <w:lang w:val="es-ES"/>
        </w:rPr>
        <w:fldChar w:fldCharType="end"/>
      </w:r>
      <w:r w:rsidR="00CD2B1A" w:rsidRPr="00B30A26">
        <w:rPr>
          <w:lang w:val="es-ES"/>
        </w:rPr>
        <w:t xml:space="preserve"> </w:t>
      </w:r>
      <w:sdt>
        <w:sdtPr>
          <w:rPr>
            <w:lang w:val="es-ES"/>
          </w:rPr>
          <w:id w:val="-1178265931"/>
          <w:citation/>
        </w:sdtPr>
        <w:sdtContent>
          <w:r w:rsidR="00CD2B1A" w:rsidRPr="00B30A26">
            <w:rPr>
              <w:lang w:val="es-ES"/>
            </w:rPr>
            <w:fldChar w:fldCharType="begin"/>
          </w:r>
          <w:r w:rsidR="00CD2B1A" w:rsidRPr="00B30A26">
            <w:rPr>
              <w:lang w:val="es-ES"/>
            </w:rPr>
            <w:instrText xml:space="preserve"> CITATION Obj16 \l 3082 </w:instrText>
          </w:r>
          <w:r w:rsidR="00CD2B1A" w:rsidRPr="00B30A26">
            <w:rPr>
              <w:lang w:val="es-ES"/>
            </w:rPr>
            <w:fldChar w:fldCharType="separate"/>
          </w:r>
          <w:ins w:id="785" w:author="felipe campo" w:date="2018-07-04T11:15:00Z">
            <w:r w:rsidR="00515FE7" w:rsidRPr="00515FE7">
              <w:rPr>
                <w:noProof/>
                <w:lang w:val="es-ES"/>
                <w:rPrChange w:id="786" w:author="felipe campo" w:date="2018-07-04T11:15:00Z">
                  <w:rPr>
                    <w:rFonts w:eastAsia="Times New Roman"/>
                  </w:rPr>
                </w:rPrChange>
              </w:rPr>
              <w:t>[2]</w:t>
            </w:r>
          </w:ins>
          <w:del w:id="787" w:author="felipe campo" w:date="2018-07-04T11:15:00Z">
            <w:r w:rsidR="0048189B" w:rsidRPr="00B30A26" w:rsidDel="00515FE7">
              <w:rPr>
                <w:noProof/>
                <w:lang w:val="es-ES"/>
              </w:rPr>
              <w:delText>[2]</w:delText>
            </w:r>
          </w:del>
          <w:r w:rsidR="00CD2B1A" w:rsidRPr="00B30A26">
            <w:rPr>
              <w:lang w:val="es-ES"/>
            </w:rPr>
            <w:fldChar w:fldCharType="end"/>
          </w:r>
        </w:sdtContent>
      </w:sdt>
    </w:p>
    <w:p w14:paraId="2C740FAD" w14:textId="43A25F22" w:rsidR="00F2226C" w:rsidRPr="00B30A26" w:rsidRDefault="00772ABF" w:rsidP="00CE6E9B">
      <w:pPr>
        <w:jc w:val="center"/>
        <w:rPr>
          <w:lang w:val="es-ES"/>
        </w:rPr>
      </w:pPr>
      <w:commentRangeStart w:id="788"/>
      <w:r>
        <w:rPr>
          <w:noProof/>
          <w:lang w:val="es-CO" w:eastAsia="es-CO"/>
        </w:rPr>
        <w:drawing>
          <wp:inline distT="0" distB="0" distL="0" distR="0" wp14:anchorId="2A511D68" wp14:editId="425ECACE">
            <wp:extent cx="5943600" cy="7302500"/>
            <wp:effectExtent l="0" t="0" r="0" b="0"/>
            <wp:docPr id="36" name="Picture 36" descr="../export/RFE/usados/Requisitos%20LogCloud__Actores__Actore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port/RFE/usados/Requisitos%20LogCloud__Actores__Actores_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302500"/>
                    </a:xfrm>
                    <a:prstGeom prst="rect">
                      <a:avLst/>
                    </a:prstGeom>
                    <a:noFill/>
                    <a:ln>
                      <a:noFill/>
                    </a:ln>
                  </pic:spPr>
                </pic:pic>
              </a:graphicData>
            </a:graphic>
          </wp:inline>
        </w:drawing>
      </w:r>
      <w:commentRangeEnd w:id="788"/>
      <w:r w:rsidR="0021758D">
        <w:rPr>
          <w:rStyle w:val="Refdecomentario"/>
        </w:rPr>
        <w:commentReference w:id="788"/>
      </w:r>
    </w:p>
    <w:p w14:paraId="1B6B5D3C" w14:textId="11AD0261" w:rsidR="00F2226C" w:rsidRPr="00B30A26" w:rsidRDefault="00F2226C" w:rsidP="00CE6E9B">
      <w:pPr>
        <w:pStyle w:val="Descripcin"/>
        <w:rPr>
          <w:sz w:val="20"/>
          <w:lang w:val="es-ES"/>
        </w:rPr>
      </w:pPr>
      <w:bookmarkStart w:id="789" w:name="_Toc477252562"/>
      <w:r w:rsidRPr="00B30A26">
        <w:rPr>
          <w:sz w:val="20"/>
          <w:lang w:val="es-ES"/>
        </w:rPr>
        <w:lastRenderedPageBreak/>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4</w:t>
      </w:r>
      <w:r w:rsidRPr="00B30A26">
        <w:rPr>
          <w:sz w:val="20"/>
          <w:lang w:val="es-ES"/>
        </w:rPr>
        <w:fldChar w:fldCharType="end"/>
      </w:r>
      <w:r w:rsidRPr="00B30A26">
        <w:rPr>
          <w:sz w:val="20"/>
          <w:lang w:val="es-ES"/>
        </w:rPr>
        <w:t xml:space="preserve"> Diagrama de Actores del Sistema</w:t>
      </w:r>
      <w:bookmarkEnd w:id="789"/>
      <w:r w:rsidR="004F6A81" w:rsidRPr="00B30A26">
        <w:rPr>
          <w:sz w:val="20"/>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sz w:val="20"/>
          <w:lang w:val="es-ES"/>
        </w:rPr>
        <w:fldChar w:fldCharType="end"/>
      </w:r>
    </w:p>
    <w:p w14:paraId="26E2B056" w14:textId="2AA405D7" w:rsidR="00C82A2F" w:rsidRPr="00B30A26" w:rsidRDefault="00C82A2F" w:rsidP="00C82A2F">
      <w:pPr>
        <w:rPr>
          <w:lang w:val="es-ES"/>
        </w:rPr>
      </w:pPr>
      <w:r w:rsidRPr="00B30A26">
        <w:rPr>
          <w:lang w:val="es-ES"/>
        </w:rPr>
        <w:t>En este diagrama los actores representa</w:t>
      </w:r>
      <w:r w:rsidR="00BF40BF">
        <w:rPr>
          <w:lang w:val="es-ES"/>
        </w:rPr>
        <w:t>n</w:t>
      </w:r>
      <w:r w:rsidRPr="00B30A26">
        <w:rPr>
          <w:lang w:val="es-ES"/>
        </w:rPr>
        <w:t xml:space="preserve"> comportamiento o roles que realizan los involucrados o Stakeholders</w:t>
      </w:r>
      <w:r w:rsidRPr="00B30A26">
        <w:rPr>
          <w:lang w:val="es-ES"/>
        </w:rPr>
        <w:fldChar w:fldCharType="begin"/>
      </w:r>
      <w:r w:rsidRPr="00B30A26">
        <w:rPr>
          <w:lang w:val="es-ES"/>
        </w:rPr>
        <w:instrText xml:space="preserve"> XE "Stakeholders" </w:instrText>
      </w:r>
      <w:r w:rsidRPr="00B30A26">
        <w:rPr>
          <w:lang w:val="es-ES"/>
        </w:rPr>
        <w:fldChar w:fldCharType="end"/>
      </w:r>
      <w:r w:rsidRPr="00B30A26">
        <w:rPr>
          <w:lang w:val="es-ES"/>
        </w:rPr>
        <w:t xml:space="preserve"> del Sistema</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lang w:val="es-ES"/>
        </w:rPr>
        <w:fldChar w:fldCharType="end"/>
      </w:r>
      <w:r w:rsidRPr="00B30A26">
        <w:rPr>
          <w:lang w:val="es-ES"/>
        </w:rPr>
        <w:t xml:space="preserve"> de Información a analizar. Estos actores hacen referencia a usuario que requieren o </w:t>
      </w:r>
      <w:r w:rsidR="00BF3AE0" w:rsidRPr="00B30A26">
        <w:rPr>
          <w:lang w:val="es-ES"/>
        </w:rPr>
        <w:t>desempeñan</w:t>
      </w:r>
      <w:r w:rsidRPr="00B30A26">
        <w:rPr>
          <w:lang w:val="es-ES"/>
        </w:rPr>
        <w:t xml:space="preserve"> servicios con los casos de uso identificados. Un usuario en el sentido </w:t>
      </w:r>
      <w:r w:rsidR="00BF3AE0" w:rsidRPr="00B30A26">
        <w:rPr>
          <w:lang w:val="es-ES"/>
        </w:rPr>
        <w:t>físico, ya</w:t>
      </w:r>
      <w:r w:rsidRPr="00B30A26">
        <w:rPr>
          <w:lang w:val="es-ES"/>
        </w:rPr>
        <w:t xml:space="preserve"> sea una persona o un sistema de informació</w:t>
      </w:r>
      <w:r w:rsidR="00BF3AE0" w:rsidRPr="00B30A26">
        <w:rPr>
          <w:lang w:val="es-ES"/>
        </w:rPr>
        <w:t>n,</w:t>
      </w:r>
      <w:r w:rsidRPr="00B30A26">
        <w:rPr>
          <w:lang w:val="es-ES"/>
        </w:rPr>
        <w:t xml:space="preserve"> puede desempeñar varios roles dentro del </w:t>
      </w:r>
      <w:r w:rsidR="009862A3" w:rsidRPr="00B30A26">
        <w:rPr>
          <w:lang w:val="es-ES"/>
        </w:rPr>
        <w:t>sistema,</w:t>
      </w:r>
      <w:r w:rsidRPr="00B30A26">
        <w:rPr>
          <w:lang w:val="es-ES"/>
        </w:rPr>
        <w:t xml:space="preserve"> </w:t>
      </w:r>
      <w:r w:rsidR="00BF3AE0" w:rsidRPr="00B30A26">
        <w:rPr>
          <w:lang w:val="es-ES"/>
        </w:rPr>
        <w:t>así</w:t>
      </w:r>
      <w:r w:rsidRPr="00B30A26">
        <w:rPr>
          <w:lang w:val="es-ES"/>
        </w:rPr>
        <w:t xml:space="preserve"> como un rol puede ser desempeñado por varias personas o Sistemas.</w:t>
      </w:r>
    </w:p>
    <w:p w14:paraId="53309099" w14:textId="77777777" w:rsidR="00C82A2F" w:rsidRPr="00B30A26" w:rsidRDefault="00C82A2F" w:rsidP="00C82A2F">
      <w:pPr>
        <w:rPr>
          <w:lang w:val="es-ES"/>
        </w:rPr>
      </w:pPr>
    </w:p>
    <w:p w14:paraId="2B5BC593" w14:textId="49C33BD0" w:rsidR="00C82A2F" w:rsidRPr="00B30A26" w:rsidRDefault="00C82A2F" w:rsidP="00C82A2F">
      <w:pPr>
        <w:rPr>
          <w:lang w:val="es-ES"/>
        </w:rPr>
      </w:pPr>
    </w:p>
    <w:p w14:paraId="005F24D4" w14:textId="27D122C2" w:rsidR="00B33D40" w:rsidRPr="00B30A26" w:rsidRDefault="009862A3" w:rsidP="00C82A2F">
      <w:pPr>
        <w:rPr>
          <w:lang w:val="es-ES"/>
        </w:rPr>
      </w:pPr>
      <w:r w:rsidRPr="00B30A26">
        <w:rPr>
          <w:lang w:val="es-ES"/>
        </w:rPr>
        <w:t xml:space="preserve">Para el sistema </w:t>
      </w:r>
      <w:r w:rsidR="00B33D40" w:rsidRPr="00B30A26">
        <w:rPr>
          <w:lang w:val="es-ES"/>
        </w:rPr>
        <w:t>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Pr="00B30A26">
        <w:rPr>
          <w:lang w:val="es-ES"/>
        </w:rPr>
        <w:t xml:space="preserve"> se </w:t>
      </w:r>
      <w:r w:rsidR="00E84E85" w:rsidRPr="00B30A26">
        <w:rPr>
          <w:lang w:val="es-ES"/>
        </w:rPr>
        <w:t>iden</w:t>
      </w:r>
      <w:r w:rsidR="000C263E" w:rsidRPr="00B30A26">
        <w:rPr>
          <w:lang w:val="es-ES"/>
        </w:rPr>
        <w:t xml:space="preserve">tificaron 2 actores principales por un lado están las empresas del sector </w:t>
      </w:r>
      <w:r w:rsidR="00B33D40" w:rsidRPr="00B30A26">
        <w:rPr>
          <w:lang w:val="es-ES"/>
        </w:rPr>
        <w:t>Logístico</w:t>
      </w:r>
      <w:r w:rsidR="000C263E" w:rsidRPr="00B30A26">
        <w:rPr>
          <w:lang w:val="es-ES"/>
        </w:rPr>
        <w:t xml:space="preserve">, las cuales representa a los </w:t>
      </w:r>
      <w:r w:rsidR="00B33D40" w:rsidRPr="00B30A26">
        <w:rPr>
          <w:lang w:val="es-ES"/>
        </w:rPr>
        <w:t>usuarios</w:t>
      </w:r>
      <w:r w:rsidR="000C263E" w:rsidRPr="00B30A26">
        <w:rPr>
          <w:lang w:val="es-ES"/>
        </w:rPr>
        <w:t xml:space="preserve"> del </w:t>
      </w:r>
      <w:r w:rsidR="00B33D40" w:rsidRPr="00B30A26">
        <w:rPr>
          <w:lang w:val="es-ES"/>
        </w:rPr>
        <w:t>sistema</w:t>
      </w:r>
      <w:r w:rsidR="000C263E" w:rsidRPr="00B30A26">
        <w:rPr>
          <w:lang w:val="es-ES"/>
        </w:rPr>
        <w:t xml:space="preserve"> </w:t>
      </w:r>
      <w:r w:rsidR="00B33D40" w:rsidRPr="00B30A26">
        <w:rPr>
          <w:lang w:val="es-ES"/>
        </w:rPr>
        <w:t>LogCloud</w:t>
      </w:r>
      <w:r w:rsidR="004D1A37" w:rsidRPr="00B30A26">
        <w:rPr>
          <w:lang w:val="es-ES"/>
        </w:rPr>
        <w:t xml:space="preserve">. </w:t>
      </w:r>
      <w:r w:rsidR="00EA5025" w:rsidRPr="00B30A26">
        <w:rPr>
          <w:lang w:val="es-ES"/>
        </w:rPr>
        <w:t xml:space="preserve">En el caso de las </w:t>
      </w:r>
      <w:r w:rsidR="00EA5025" w:rsidRPr="00B30A26">
        <w:rPr>
          <w:b/>
          <w:lang w:val="es-ES"/>
        </w:rPr>
        <w:t>empresas del sector logístico(AC:001),</w:t>
      </w:r>
      <w:r w:rsidR="00EA5025" w:rsidRPr="00B30A26">
        <w:rPr>
          <w:lang w:val="es-ES"/>
        </w:rPr>
        <w:t xml:space="preserve"> este ha sido modelado como </w:t>
      </w:r>
      <w:r w:rsidR="00BF40BF" w:rsidRPr="00B30A26">
        <w:rPr>
          <w:lang w:val="es-ES"/>
        </w:rPr>
        <w:t>un caso</w:t>
      </w:r>
      <w:r w:rsidR="00EA5025" w:rsidRPr="00B30A26">
        <w:rPr>
          <w:lang w:val="es-ES"/>
        </w:rPr>
        <w:t xml:space="preserve"> de uso abstracto, ya que se constituye</w:t>
      </w:r>
      <w:r w:rsidR="00B751F5" w:rsidRPr="00B30A26">
        <w:rPr>
          <w:lang w:val="es-ES"/>
        </w:rPr>
        <w:t xml:space="preserve"> una generalización de los actores propios</w:t>
      </w:r>
      <w:r w:rsidR="00EA5025" w:rsidRPr="00B30A26">
        <w:rPr>
          <w:lang w:val="es-ES"/>
        </w:rPr>
        <w:t>,</w:t>
      </w:r>
      <w:r w:rsidR="00B751F5" w:rsidRPr="00B30A26">
        <w:rPr>
          <w:lang w:val="es-ES"/>
        </w:rPr>
        <w:t xml:space="preserve"> los cuales pueden ser usados para representar las funcionalidades de alto nivel, pero que deben ser instanciados al momento de realizar la implementación de los casos de uso específicos</w:t>
      </w:r>
      <w:r w:rsidR="00245637" w:rsidRPr="00B30A26">
        <w:rPr>
          <w:lang w:val="es-ES"/>
        </w:rPr>
        <w:t xml:space="preserve">, para este caso se han identificado 3 roles </w:t>
      </w:r>
      <w:r w:rsidR="00824B3B" w:rsidRPr="00B30A26">
        <w:rPr>
          <w:lang w:val="es-ES"/>
        </w:rPr>
        <w:t>para instanciar al AC:001 Empresas del sector logístico los cuales son:</w:t>
      </w:r>
    </w:p>
    <w:p w14:paraId="58EC3204" w14:textId="77777777" w:rsidR="00EA5025" w:rsidRPr="00B30A26" w:rsidRDefault="00EA5025" w:rsidP="00C82A2F">
      <w:pPr>
        <w:rPr>
          <w:lang w:val="es-ES"/>
        </w:rPr>
      </w:pPr>
    </w:p>
    <w:p w14:paraId="3603760F" w14:textId="260EC7C6" w:rsidR="00B33D40" w:rsidRPr="00B30A26" w:rsidRDefault="00066C84" w:rsidP="00C82A2F">
      <w:pPr>
        <w:rPr>
          <w:lang w:val="es-ES"/>
        </w:rPr>
      </w:pPr>
      <w:r w:rsidRPr="00B30A26">
        <w:rPr>
          <w:b/>
          <w:lang w:val="es-ES"/>
        </w:rPr>
        <w:t>AC:002</w:t>
      </w:r>
      <w:r w:rsidR="00C700CB" w:rsidRPr="00B30A26">
        <w:rPr>
          <w:b/>
          <w:lang w:val="es-ES"/>
        </w:rPr>
        <w:fldChar w:fldCharType="begin"/>
      </w:r>
      <w:r w:rsidR="00C700CB" w:rsidRPr="00B30A26">
        <w:rPr>
          <w:lang w:val="es-ES"/>
        </w:rPr>
        <w:instrText xml:space="preserve"> XE "</w:instrText>
      </w:r>
      <w:r w:rsidR="00C700CB" w:rsidRPr="00B30A26">
        <w:rPr>
          <w:b/>
          <w:lang w:val="es-ES"/>
        </w:rPr>
        <w:instrText>AC</w:instrText>
      </w:r>
      <w:r w:rsidR="00C700CB" w:rsidRPr="00B30A26">
        <w:rPr>
          <w:lang w:val="es-ES"/>
        </w:rPr>
        <w:instrText>\</w:instrText>
      </w:r>
      <w:r w:rsidR="00C700CB" w:rsidRPr="00B30A26">
        <w:rPr>
          <w:b/>
          <w:lang w:val="es-ES"/>
        </w:rPr>
        <w:instrText>:002</w:instrText>
      </w:r>
      <w:r w:rsidR="00C700CB" w:rsidRPr="00B30A26">
        <w:rPr>
          <w:lang w:val="es-ES"/>
        </w:rPr>
        <w:instrText xml:space="preserve">" </w:instrText>
      </w:r>
      <w:r w:rsidR="00C700CB" w:rsidRPr="00B30A26">
        <w:rPr>
          <w:b/>
          <w:lang w:val="es-ES"/>
        </w:rPr>
        <w:fldChar w:fldCharType="end"/>
      </w:r>
      <w:r w:rsidRPr="00B30A26">
        <w:rPr>
          <w:b/>
          <w:lang w:val="es-ES"/>
        </w:rPr>
        <w:t xml:space="preserve"> </w:t>
      </w:r>
      <w:r w:rsidR="00EA5025" w:rsidRPr="00B30A26">
        <w:rPr>
          <w:b/>
          <w:lang w:val="es-ES"/>
        </w:rPr>
        <w:t>Generadores de Carga:</w:t>
      </w:r>
      <w:r w:rsidR="00EA5025" w:rsidRPr="00B30A26">
        <w:rPr>
          <w:lang w:val="es-ES"/>
        </w:rPr>
        <w:t xml:space="preserve"> </w:t>
      </w:r>
      <w:r w:rsidRPr="00B30A26">
        <w:rPr>
          <w:lang w:val="es-ES"/>
        </w:rPr>
        <w:t>Los generadores de carga son empresas que ofrecen cargas para ser transportadas por las empresas de transporte</w:t>
      </w:r>
      <w:r w:rsidR="003237E6" w:rsidRPr="00B30A26">
        <w:rPr>
          <w:lang w:val="es-ES"/>
        </w:rPr>
        <w:t>.</w:t>
      </w:r>
      <w:sdt>
        <w:sdtPr>
          <w:rPr>
            <w:lang w:val="es-ES"/>
          </w:rPr>
          <w:id w:val="-771543491"/>
          <w:citation/>
        </w:sdtPr>
        <w:sdtContent>
          <w:r w:rsidRPr="00B30A26">
            <w:rPr>
              <w:lang w:val="es-ES"/>
            </w:rPr>
            <w:fldChar w:fldCharType="begin"/>
          </w:r>
          <w:r w:rsidRPr="00B30A26">
            <w:rPr>
              <w:lang w:val="es-ES"/>
            </w:rPr>
            <w:instrText xml:space="preserve"> CITATION Tra14 \l 3082 </w:instrText>
          </w:r>
          <w:r w:rsidRPr="00B30A26">
            <w:rPr>
              <w:lang w:val="es-ES"/>
            </w:rPr>
            <w:fldChar w:fldCharType="separate"/>
          </w:r>
          <w:ins w:id="790" w:author="felipe campo" w:date="2018-07-04T11:15:00Z">
            <w:r w:rsidR="00515FE7">
              <w:rPr>
                <w:noProof/>
                <w:lang w:val="es-ES"/>
              </w:rPr>
              <w:t xml:space="preserve"> </w:t>
            </w:r>
            <w:r w:rsidR="00515FE7" w:rsidRPr="00515FE7">
              <w:rPr>
                <w:noProof/>
                <w:lang w:val="es-ES"/>
                <w:rPrChange w:id="791" w:author="felipe campo" w:date="2018-07-04T11:15:00Z">
                  <w:rPr>
                    <w:rFonts w:eastAsia="Times New Roman"/>
                  </w:rPr>
                </w:rPrChange>
              </w:rPr>
              <w:t>[3]</w:t>
            </w:r>
          </w:ins>
          <w:del w:id="792" w:author="felipe campo" w:date="2018-07-04T11:15:00Z">
            <w:r w:rsidR="0048189B" w:rsidRPr="00B30A26" w:rsidDel="00515FE7">
              <w:rPr>
                <w:noProof/>
                <w:lang w:val="es-ES"/>
              </w:rPr>
              <w:delText xml:space="preserve"> [3]</w:delText>
            </w:r>
          </w:del>
          <w:r w:rsidRPr="00B30A26">
            <w:rPr>
              <w:lang w:val="es-ES"/>
            </w:rPr>
            <w:fldChar w:fldCharType="end"/>
          </w:r>
        </w:sdtContent>
      </w:sdt>
    </w:p>
    <w:p w14:paraId="2D78342C" w14:textId="77777777" w:rsidR="00EA5025" w:rsidRPr="00B30A26" w:rsidRDefault="00EA5025" w:rsidP="00C82A2F">
      <w:pPr>
        <w:rPr>
          <w:lang w:val="es-ES"/>
        </w:rPr>
      </w:pPr>
    </w:p>
    <w:p w14:paraId="56F58C6B" w14:textId="2A8D114E" w:rsidR="003F112F" w:rsidRPr="00B30A26" w:rsidRDefault="00DC7762" w:rsidP="003F112F">
      <w:pPr>
        <w:rPr>
          <w:lang w:val="es-ES"/>
        </w:rPr>
      </w:pPr>
      <w:r w:rsidRPr="00B30A26">
        <w:rPr>
          <w:b/>
          <w:lang w:val="es-ES"/>
        </w:rPr>
        <w:t>AC:003</w:t>
      </w:r>
      <w:r w:rsidR="00C700CB" w:rsidRPr="00B30A26">
        <w:rPr>
          <w:b/>
          <w:lang w:val="es-ES"/>
        </w:rPr>
        <w:fldChar w:fldCharType="begin"/>
      </w:r>
      <w:r w:rsidR="00C700CB" w:rsidRPr="00B30A26">
        <w:rPr>
          <w:lang w:val="es-ES"/>
        </w:rPr>
        <w:instrText xml:space="preserve"> XE "</w:instrText>
      </w:r>
      <w:r w:rsidR="00C700CB" w:rsidRPr="00B30A26">
        <w:rPr>
          <w:b/>
          <w:lang w:val="es-ES"/>
        </w:rPr>
        <w:instrText>AC</w:instrText>
      </w:r>
      <w:r w:rsidR="00C700CB" w:rsidRPr="00B30A26">
        <w:rPr>
          <w:lang w:val="es-ES"/>
        </w:rPr>
        <w:instrText>\</w:instrText>
      </w:r>
      <w:r w:rsidR="00C700CB" w:rsidRPr="00B30A26">
        <w:rPr>
          <w:b/>
          <w:lang w:val="es-ES"/>
        </w:rPr>
        <w:instrText>:003</w:instrText>
      </w:r>
      <w:r w:rsidR="00C700CB" w:rsidRPr="00B30A26">
        <w:rPr>
          <w:lang w:val="es-ES"/>
        </w:rPr>
        <w:instrText xml:space="preserve">" </w:instrText>
      </w:r>
      <w:r w:rsidR="00C700CB" w:rsidRPr="00B30A26">
        <w:rPr>
          <w:b/>
          <w:lang w:val="es-ES"/>
        </w:rPr>
        <w:fldChar w:fldCharType="end"/>
      </w:r>
      <w:r w:rsidRPr="00B30A26">
        <w:rPr>
          <w:b/>
          <w:lang w:val="es-ES"/>
        </w:rPr>
        <w:t xml:space="preserve"> </w:t>
      </w:r>
      <w:r w:rsidR="00EA5025" w:rsidRPr="00B30A26">
        <w:rPr>
          <w:b/>
          <w:lang w:val="es-ES"/>
        </w:rPr>
        <w:t>Transportistas</w:t>
      </w:r>
      <w:r w:rsidR="00066C84" w:rsidRPr="00B30A26">
        <w:rPr>
          <w:b/>
          <w:lang w:val="es-ES"/>
        </w:rPr>
        <w:t>:</w:t>
      </w:r>
      <w:r w:rsidRPr="00B30A26">
        <w:rPr>
          <w:lang w:val="es-ES"/>
        </w:rPr>
        <w:t xml:space="preserve"> </w:t>
      </w:r>
      <w:r w:rsidR="004B5E41">
        <w:rPr>
          <w:lang w:val="es-ES"/>
        </w:rPr>
        <w:t>E</w:t>
      </w:r>
      <w:r w:rsidRPr="00B30A26">
        <w:rPr>
          <w:lang w:val="es-ES"/>
        </w:rPr>
        <w:t>s una persona que se dedica profesionalmente a transportar mercaderías o encomiendas o materiales de algún tipo. Suele hacerlo con un camión, podría dedicarse al transporte de productos o materias primas de un sector</w:t>
      </w:r>
      <w:r w:rsidR="003F112F" w:rsidRPr="00B30A26">
        <w:rPr>
          <w:lang w:val="es-ES"/>
        </w:rPr>
        <w:t xml:space="preserve"> </w:t>
      </w:r>
      <w:sdt>
        <w:sdtPr>
          <w:rPr>
            <w:lang w:val="es-ES"/>
          </w:rPr>
          <w:id w:val="876047299"/>
          <w:citation/>
        </w:sdtPr>
        <w:sdtContent>
          <w:r w:rsidR="003F112F" w:rsidRPr="00B30A26">
            <w:rPr>
              <w:lang w:val="es-ES"/>
            </w:rPr>
            <w:fldChar w:fldCharType="begin"/>
          </w:r>
          <w:r w:rsidR="003F112F" w:rsidRPr="00B30A26">
            <w:rPr>
              <w:lang w:val="es-ES"/>
            </w:rPr>
            <w:instrText xml:space="preserve"> CITATION Wik16 \l 3082 </w:instrText>
          </w:r>
          <w:r w:rsidR="003F112F" w:rsidRPr="00B30A26">
            <w:rPr>
              <w:lang w:val="es-ES"/>
            </w:rPr>
            <w:fldChar w:fldCharType="separate"/>
          </w:r>
          <w:ins w:id="793" w:author="felipe campo" w:date="2018-07-04T11:15:00Z">
            <w:r w:rsidR="00515FE7" w:rsidRPr="00515FE7">
              <w:rPr>
                <w:noProof/>
                <w:lang w:val="es-ES"/>
                <w:rPrChange w:id="794" w:author="felipe campo" w:date="2018-07-04T11:15:00Z">
                  <w:rPr>
                    <w:rFonts w:eastAsia="Times New Roman"/>
                  </w:rPr>
                </w:rPrChange>
              </w:rPr>
              <w:t>[4]</w:t>
            </w:r>
          </w:ins>
          <w:del w:id="795" w:author="felipe campo" w:date="2018-07-04T11:15:00Z">
            <w:r w:rsidR="0048189B" w:rsidRPr="00B30A26" w:rsidDel="00515FE7">
              <w:rPr>
                <w:noProof/>
                <w:lang w:val="es-ES"/>
              </w:rPr>
              <w:delText>[4]</w:delText>
            </w:r>
          </w:del>
          <w:r w:rsidR="003F112F" w:rsidRPr="00B30A26">
            <w:rPr>
              <w:lang w:val="es-ES"/>
            </w:rPr>
            <w:fldChar w:fldCharType="end"/>
          </w:r>
        </w:sdtContent>
      </w:sdt>
      <w:r w:rsidR="00446794" w:rsidRPr="00B30A26">
        <w:rPr>
          <w:lang w:val="es-ES"/>
        </w:rPr>
        <w:t xml:space="preserve">. </w:t>
      </w:r>
      <w:r w:rsidR="003F112F" w:rsidRPr="00B30A26">
        <w:rPr>
          <w:lang w:val="es-ES"/>
        </w:rPr>
        <w:t xml:space="preserve">El vehículo puede ser propio o conducirlo por contrato o arriendo </w:t>
      </w:r>
    </w:p>
    <w:p w14:paraId="77765885" w14:textId="4D732F97" w:rsidR="00EA5025" w:rsidRPr="00B30A26" w:rsidRDefault="00EA5025" w:rsidP="00C82A2F">
      <w:pPr>
        <w:rPr>
          <w:lang w:val="es-ES"/>
        </w:rPr>
      </w:pPr>
    </w:p>
    <w:p w14:paraId="2736A746" w14:textId="77777777" w:rsidR="001F38CF" w:rsidRPr="00B30A26" w:rsidRDefault="001F38CF" w:rsidP="00C82A2F">
      <w:pPr>
        <w:rPr>
          <w:lang w:val="es-ES"/>
        </w:rPr>
      </w:pPr>
    </w:p>
    <w:p w14:paraId="463CA9AB" w14:textId="43E81FD3" w:rsidR="001F38CF" w:rsidRPr="00B30A26" w:rsidRDefault="001F38CF" w:rsidP="00C82A2F">
      <w:pPr>
        <w:rPr>
          <w:lang w:val="es-ES"/>
        </w:rPr>
      </w:pPr>
      <w:r w:rsidRPr="00B30A26">
        <w:rPr>
          <w:b/>
          <w:lang w:val="es-ES"/>
        </w:rPr>
        <w:t>AC:012</w:t>
      </w:r>
      <w:r w:rsidR="003F112F" w:rsidRPr="00B30A26">
        <w:rPr>
          <w:b/>
          <w:lang w:val="es-ES"/>
        </w:rPr>
        <w:fldChar w:fldCharType="begin"/>
      </w:r>
      <w:r w:rsidR="003F112F" w:rsidRPr="00B30A26">
        <w:rPr>
          <w:b/>
          <w:lang w:val="es-ES"/>
        </w:rPr>
        <w:instrText xml:space="preserve"> XE "AC\:012" </w:instrText>
      </w:r>
      <w:r w:rsidR="003F112F" w:rsidRPr="00B30A26">
        <w:rPr>
          <w:b/>
          <w:lang w:val="es-ES"/>
        </w:rPr>
        <w:fldChar w:fldCharType="end"/>
      </w:r>
      <w:r w:rsidRPr="00B30A26">
        <w:rPr>
          <w:b/>
          <w:lang w:val="es-ES"/>
        </w:rPr>
        <w:t xml:space="preserve"> Propietario</w:t>
      </w:r>
      <w:r w:rsidR="003F112F" w:rsidRPr="00B30A26">
        <w:rPr>
          <w:b/>
          <w:lang w:val="es-ES"/>
        </w:rPr>
        <w:fldChar w:fldCharType="begin"/>
      </w:r>
      <w:r w:rsidR="003F112F" w:rsidRPr="00B30A26">
        <w:rPr>
          <w:b/>
          <w:lang w:val="es-ES"/>
        </w:rPr>
        <w:instrText xml:space="preserve"> XE "Propietario" </w:instrText>
      </w:r>
      <w:r w:rsidR="003F112F" w:rsidRPr="00B30A26">
        <w:rPr>
          <w:b/>
          <w:lang w:val="es-ES"/>
        </w:rPr>
        <w:fldChar w:fldCharType="end"/>
      </w:r>
      <w:r w:rsidRPr="00B30A26">
        <w:rPr>
          <w:lang w:val="es-ES"/>
        </w:rPr>
        <w:t xml:space="preserve">: Es un caso especial de los actores </w:t>
      </w:r>
      <w:r w:rsidR="003F112F" w:rsidRPr="00B30A26">
        <w:rPr>
          <w:b/>
          <w:lang w:val="es-ES"/>
        </w:rPr>
        <w:t>AC:003</w:t>
      </w:r>
      <w:r w:rsidR="003F112F" w:rsidRPr="00B30A26">
        <w:rPr>
          <w:b/>
          <w:lang w:val="es-ES"/>
        </w:rPr>
        <w:fldChar w:fldCharType="begin"/>
      </w:r>
      <w:r w:rsidR="003F112F" w:rsidRPr="00B30A26">
        <w:rPr>
          <w:lang w:val="es-ES"/>
        </w:rPr>
        <w:instrText xml:space="preserve"> XE "</w:instrText>
      </w:r>
      <w:r w:rsidR="003F112F" w:rsidRPr="00B30A26">
        <w:rPr>
          <w:b/>
          <w:lang w:val="es-ES"/>
        </w:rPr>
        <w:instrText>AC</w:instrText>
      </w:r>
      <w:r w:rsidR="003F112F" w:rsidRPr="00B30A26">
        <w:rPr>
          <w:lang w:val="es-ES"/>
        </w:rPr>
        <w:instrText>\</w:instrText>
      </w:r>
      <w:r w:rsidR="003F112F" w:rsidRPr="00B30A26">
        <w:rPr>
          <w:b/>
          <w:lang w:val="es-ES"/>
        </w:rPr>
        <w:instrText>:003</w:instrText>
      </w:r>
      <w:r w:rsidR="003F112F" w:rsidRPr="00B30A26">
        <w:rPr>
          <w:lang w:val="es-ES"/>
        </w:rPr>
        <w:instrText xml:space="preserve">" </w:instrText>
      </w:r>
      <w:r w:rsidR="003F112F" w:rsidRPr="00B30A26">
        <w:rPr>
          <w:b/>
          <w:lang w:val="es-ES"/>
        </w:rPr>
        <w:fldChar w:fldCharType="end"/>
      </w:r>
      <w:r w:rsidR="003F112F" w:rsidRPr="00B30A26">
        <w:rPr>
          <w:b/>
          <w:lang w:val="es-ES"/>
        </w:rPr>
        <w:t xml:space="preserve"> Transportistas</w:t>
      </w:r>
      <w:r w:rsidRPr="00B30A26">
        <w:rPr>
          <w:lang w:val="es-ES"/>
        </w:rPr>
        <w:t xml:space="preserve">, en el cual este es propietario del </w:t>
      </w:r>
      <w:r w:rsidR="003F112F" w:rsidRPr="00B30A26">
        <w:rPr>
          <w:lang w:val="es-ES"/>
        </w:rPr>
        <w:t>vehículo</w:t>
      </w:r>
      <w:r w:rsidRPr="00B30A26">
        <w:rPr>
          <w:lang w:val="es-ES"/>
        </w:rPr>
        <w:t xml:space="preserve"> que conduce </w:t>
      </w:r>
    </w:p>
    <w:p w14:paraId="7B836205" w14:textId="77777777" w:rsidR="00EA5025" w:rsidRPr="00B30A26" w:rsidRDefault="00EA5025" w:rsidP="00C82A2F">
      <w:pPr>
        <w:rPr>
          <w:lang w:val="es-ES"/>
        </w:rPr>
      </w:pPr>
    </w:p>
    <w:p w14:paraId="5E7B09B4" w14:textId="56FB874F" w:rsidR="00EA5025" w:rsidRPr="00B30A26" w:rsidRDefault="00C700CB" w:rsidP="00C82A2F">
      <w:pPr>
        <w:rPr>
          <w:lang w:val="es-ES"/>
        </w:rPr>
      </w:pPr>
      <w:r w:rsidRPr="00B30A26">
        <w:rPr>
          <w:b/>
          <w:lang w:val="es-ES"/>
        </w:rPr>
        <w:t>AC:004</w:t>
      </w:r>
      <w:r w:rsidRPr="00B30A26">
        <w:rPr>
          <w:b/>
          <w:lang w:val="es-ES"/>
        </w:rPr>
        <w:fldChar w:fldCharType="begin"/>
      </w:r>
      <w:r w:rsidRPr="00B30A26">
        <w:rPr>
          <w:lang w:val="es-ES"/>
        </w:rPr>
        <w:instrText xml:space="preserve"> XE "</w:instrText>
      </w:r>
      <w:r w:rsidRPr="00B30A26">
        <w:rPr>
          <w:b/>
          <w:lang w:val="es-ES"/>
        </w:rPr>
        <w:instrText>AC</w:instrText>
      </w:r>
      <w:r w:rsidRPr="00B30A26">
        <w:rPr>
          <w:lang w:val="es-ES"/>
        </w:rPr>
        <w:instrText>\</w:instrText>
      </w:r>
      <w:r w:rsidRPr="00B30A26">
        <w:rPr>
          <w:b/>
          <w:lang w:val="es-ES"/>
        </w:rPr>
        <w:instrText>:004</w:instrText>
      </w:r>
      <w:r w:rsidRPr="00B30A26">
        <w:rPr>
          <w:lang w:val="es-ES"/>
        </w:rPr>
        <w:instrText xml:space="preserve">" </w:instrText>
      </w:r>
      <w:r w:rsidRPr="00B30A26">
        <w:rPr>
          <w:b/>
          <w:lang w:val="es-ES"/>
        </w:rPr>
        <w:fldChar w:fldCharType="end"/>
      </w:r>
      <w:r w:rsidRPr="00B30A26">
        <w:rPr>
          <w:b/>
          <w:lang w:val="es-ES"/>
        </w:rPr>
        <w:t xml:space="preserve"> </w:t>
      </w:r>
      <w:r w:rsidR="00EA5025" w:rsidRPr="00B30A26">
        <w:rPr>
          <w:b/>
          <w:lang w:val="es-ES"/>
        </w:rPr>
        <w:t>Empresas de transporte</w:t>
      </w:r>
      <w:r w:rsidRPr="00B30A26">
        <w:rPr>
          <w:lang w:val="es-ES"/>
        </w:rPr>
        <w:t xml:space="preserve">: es una unidad económico-social, integrada por elementos humanos, materiales y técnicos, que tiene el objetivo de obtener utilidades a través de su participación en el mercado de bienes y servicios (Derivada de </w:t>
      </w:r>
      <w:sdt>
        <w:sdtPr>
          <w:rPr>
            <w:lang w:val="es-ES"/>
          </w:rPr>
          <w:id w:val="-1584133073"/>
          <w:citation/>
        </w:sdtPr>
        <w:sdtContent>
          <w:r w:rsidRPr="00B30A26">
            <w:rPr>
              <w:lang w:val="es-ES"/>
            </w:rPr>
            <w:fldChar w:fldCharType="begin"/>
          </w:r>
          <w:r w:rsidRPr="00B30A26">
            <w:rPr>
              <w:lang w:val="es-ES"/>
            </w:rPr>
            <w:instrText xml:space="preserve"> CITATION Pér08 \l 3082 </w:instrText>
          </w:r>
          <w:r w:rsidRPr="00B30A26">
            <w:rPr>
              <w:lang w:val="es-ES"/>
            </w:rPr>
            <w:fldChar w:fldCharType="separate"/>
          </w:r>
          <w:ins w:id="796" w:author="felipe campo" w:date="2018-07-04T11:15:00Z">
            <w:r w:rsidR="00515FE7" w:rsidRPr="00515FE7">
              <w:rPr>
                <w:noProof/>
                <w:lang w:val="es-ES"/>
                <w:rPrChange w:id="797" w:author="felipe campo" w:date="2018-07-04T11:15:00Z">
                  <w:rPr>
                    <w:rFonts w:eastAsia="Times New Roman"/>
                  </w:rPr>
                </w:rPrChange>
              </w:rPr>
              <w:t>[5]</w:t>
            </w:r>
          </w:ins>
          <w:del w:id="798" w:author="felipe campo" w:date="2018-07-04T11:15:00Z">
            <w:r w:rsidR="0048189B" w:rsidRPr="00B30A26" w:rsidDel="00515FE7">
              <w:rPr>
                <w:noProof/>
                <w:lang w:val="es-ES"/>
              </w:rPr>
              <w:delText>[5]</w:delText>
            </w:r>
          </w:del>
          <w:r w:rsidRPr="00B30A26">
            <w:rPr>
              <w:lang w:val="es-ES"/>
            </w:rPr>
            <w:fldChar w:fldCharType="end"/>
          </w:r>
        </w:sdtContent>
      </w:sdt>
      <w:r w:rsidRPr="00B30A26">
        <w:rPr>
          <w:lang w:val="es-ES"/>
        </w:rPr>
        <w:t>)</w:t>
      </w:r>
    </w:p>
    <w:p w14:paraId="1F5A675F" w14:textId="77777777" w:rsidR="00EA5025" w:rsidRPr="00B30A26" w:rsidRDefault="00EA5025" w:rsidP="00C82A2F">
      <w:pPr>
        <w:rPr>
          <w:lang w:val="es-ES"/>
        </w:rPr>
      </w:pPr>
    </w:p>
    <w:p w14:paraId="0F522DDE" w14:textId="2A0243DE" w:rsidR="000C263E" w:rsidRPr="00B30A26" w:rsidRDefault="00B33D40" w:rsidP="00C82A2F">
      <w:pPr>
        <w:rPr>
          <w:lang w:val="es-ES"/>
        </w:rPr>
      </w:pPr>
      <w:r w:rsidRPr="00B30A26">
        <w:rPr>
          <w:lang w:val="es-ES"/>
        </w:rPr>
        <w:lastRenderedPageBreak/>
        <w:t>P</w:t>
      </w:r>
      <w:r w:rsidR="000C263E" w:rsidRPr="00B30A26">
        <w:rPr>
          <w:lang w:val="es-ES"/>
        </w:rPr>
        <w:t xml:space="preserve">or otro </w:t>
      </w:r>
      <w:r w:rsidR="00B751F5" w:rsidRPr="00B30A26">
        <w:rPr>
          <w:lang w:val="es-ES"/>
        </w:rPr>
        <w:t>lado,</w:t>
      </w:r>
      <w:r w:rsidR="000C263E" w:rsidRPr="00B30A26">
        <w:rPr>
          <w:lang w:val="es-ES"/>
        </w:rPr>
        <w:t xml:space="preserve"> es</w:t>
      </w:r>
      <w:r w:rsidR="00C700CB" w:rsidRPr="00B30A26">
        <w:rPr>
          <w:lang w:val="es-ES"/>
        </w:rPr>
        <w:t>tá</w:t>
      </w:r>
      <w:r w:rsidRPr="00B30A26">
        <w:rPr>
          <w:lang w:val="es-ES"/>
        </w:rPr>
        <w:t xml:space="preserve"> el Actor </w:t>
      </w:r>
      <w:r w:rsidR="00824B3B" w:rsidRPr="00B30A26">
        <w:rPr>
          <w:b/>
          <w:lang w:val="es-ES"/>
        </w:rPr>
        <w:t>AC:005</w:t>
      </w:r>
      <w:r w:rsidR="00824B3B" w:rsidRPr="00B30A26">
        <w:rPr>
          <w:b/>
          <w:lang w:val="es-ES"/>
        </w:rPr>
        <w:fldChar w:fldCharType="begin"/>
      </w:r>
      <w:r w:rsidR="00824B3B" w:rsidRPr="00B30A26">
        <w:rPr>
          <w:b/>
          <w:lang w:val="es-ES"/>
        </w:rPr>
        <w:instrText xml:space="preserve"> XE "AC\:005" </w:instrText>
      </w:r>
      <w:r w:rsidR="00824B3B" w:rsidRPr="00B30A26">
        <w:rPr>
          <w:b/>
          <w:lang w:val="es-ES"/>
        </w:rPr>
        <w:fldChar w:fldCharType="end"/>
      </w:r>
      <w:r w:rsidR="00824B3B" w:rsidRPr="00B30A26">
        <w:rPr>
          <w:b/>
          <w:lang w:val="es-ES"/>
        </w:rPr>
        <w:t xml:space="preserve"> </w:t>
      </w:r>
      <w:r w:rsidRPr="00B30A26">
        <w:rPr>
          <w:b/>
          <w:lang w:val="es-ES"/>
        </w:rPr>
        <w:t>LogCloud</w:t>
      </w:r>
      <w:r w:rsidR="00C700CB" w:rsidRPr="00B30A26">
        <w:rPr>
          <w:b/>
          <w:lang w:val="es-ES"/>
        </w:rPr>
        <w:fldChar w:fldCharType="begin"/>
      </w:r>
      <w:r w:rsidR="00C700CB" w:rsidRPr="00B30A26">
        <w:rPr>
          <w:lang w:val="es-ES"/>
        </w:rPr>
        <w:instrText xml:space="preserve"> XE "</w:instrText>
      </w:r>
      <w:r w:rsidR="00C700CB" w:rsidRPr="00B30A26">
        <w:rPr>
          <w:b/>
          <w:lang w:val="es-ES"/>
        </w:rPr>
        <w:instrText>LogCloud</w:instrText>
      </w:r>
      <w:r w:rsidR="00C700CB" w:rsidRPr="00B30A26">
        <w:rPr>
          <w:lang w:val="es-ES"/>
        </w:rPr>
        <w:instrText xml:space="preserve">" </w:instrText>
      </w:r>
      <w:r w:rsidR="00C700CB" w:rsidRPr="00B30A26">
        <w:rPr>
          <w:b/>
          <w:lang w:val="es-ES"/>
        </w:rPr>
        <w:fldChar w:fldCharType="end"/>
      </w:r>
      <w:r w:rsidRPr="00B30A26">
        <w:rPr>
          <w:lang w:val="es-ES"/>
        </w:rPr>
        <w:t xml:space="preserve"> como tal que agrupa a los subsistemas que integran la solución tecnológica</w:t>
      </w:r>
      <w:r w:rsidR="00EA5025" w:rsidRPr="00B30A26">
        <w:rPr>
          <w:lang w:val="es-ES"/>
        </w:rPr>
        <w:t xml:space="preserve"> y representa al Sistema</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lang w:val="es-ES"/>
        </w:rPr>
        <w:fldChar w:fldCharType="end"/>
      </w:r>
      <w:r w:rsidR="00EA5025" w:rsidRPr="00B30A26">
        <w:rPr>
          <w:lang w:val="es-ES"/>
        </w:rPr>
        <w:t xml:space="preserve"> de información como un todo, el cual no se considera un actor abstracto, sino concreto, ya que este desempeña roles y funciones más allá que la suma de los subsistemas que lo componen</w:t>
      </w:r>
    </w:p>
    <w:p w14:paraId="53A5E010" w14:textId="77777777" w:rsidR="00B33D40" w:rsidRPr="00B30A26" w:rsidRDefault="00B33D40" w:rsidP="00C82A2F">
      <w:pPr>
        <w:rPr>
          <w:lang w:val="es-ES"/>
        </w:rPr>
      </w:pPr>
    </w:p>
    <w:p w14:paraId="77C8EE46" w14:textId="3B0FAFFF" w:rsidR="00B33D40" w:rsidRPr="00B30A26" w:rsidRDefault="00824B3B" w:rsidP="00B33D40">
      <w:pPr>
        <w:rPr>
          <w:lang w:val="es-ES"/>
        </w:rPr>
      </w:pPr>
      <w:r w:rsidRPr="00B30A26">
        <w:rPr>
          <w:b/>
          <w:lang w:val="es-ES"/>
        </w:rPr>
        <w:t>AC:007</w:t>
      </w:r>
      <w:r w:rsidRPr="00B30A26">
        <w:rPr>
          <w:b/>
          <w:lang w:val="es-ES"/>
        </w:rPr>
        <w:fldChar w:fldCharType="begin"/>
      </w:r>
      <w:r w:rsidRPr="00B30A26">
        <w:rPr>
          <w:lang w:val="es-ES"/>
        </w:rPr>
        <w:instrText xml:space="preserve"> XE "</w:instrText>
      </w:r>
      <w:r w:rsidRPr="00B30A26">
        <w:rPr>
          <w:b/>
          <w:lang w:val="es-ES"/>
        </w:rPr>
        <w:instrText>AC</w:instrText>
      </w:r>
      <w:r w:rsidRPr="00B30A26">
        <w:rPr>
          <w:lang w:val="es-ES"/>
        </w:rPr>
        <w:instrText>\</w:instrText>
      </w:r>
      <w:r w:rsidRPr="00B30A26">
        <w:rPr>
          <w:b/>
          <w:lang w:val="es-ES"/>
        </w:rPr>
        <w:instrText>:007</w:instrText>
      </w:r>
      <w:r w:rsidRPr="00B30A26">
        <w:rPr>
          <w:lang w:val="es-ES"/>
        </w:rPr>
        <w:instrText xml:space="preserve">" </w:instrText>
      </w:r>
      <w:r w:rsidRPr="00B30A26">
        <w:rPr>
          <w:b/>
          <w:lang w:val="es-ES"/>
        </w:rPr>
        <w:fldChar w:fldCharType="end"/>
      </w:r>
      <w:r w:rsidRPr="00B30A26">
        <w:rPr>
          <w:b/>
          <w:lang w:val="es-ES"/>
        </w:rPr>
        <w:t xml:space="preserve"> </w:t>
      </w:r>
      <w:r w:rsidR="00B33D40" w:rsidRPr="00B30A26">
        <w:rPr>
          <w:b/>
          <w:lang w:val="es-ES"/>
        </w:rPr>
        <w:t>Cargo Modal</w:t>
      </w:r>
      <w:r w:rsidR="00B33D40" w:rsidRPr="00B30A26">
        <w:rPr>
          <w:lang w:val="es-ES"/>
        </w:rPr>
        <w:fldChar w:fldCharType="begin"/>
      </w:r>
      <w:r w:rsidR="00B33D40" w:rsidRPr="00B30A26">
        <w:rPr>
          <w:lang w:val="es-ES"/>
        </w:rPr>
        <w:instrText xml:space="preserve"> XE "Cargo Modal" </w:instrText>
      </w:r>
      <w:r w:rsidR="00B33D40" w:rsidRPr="00B30A26">
        <w:rPr>
          <w:lang w:val="es-ES"/>
        </w:rPr>
        <w:fldChar w:fldCharType="end"/>
      </w:r>
      <w:r w:rsidR="00B33D40" w:rsidRPr="00B30A26">
        <w:rPr>
          <w:lang w:val="es-ES"/>
        </w:rPr>
        <w:t xml:space="preserve">: Plataforma para automatización de la subasta de carga entre transportadores y generadores de carga y con los vehículos. De igual forma, es una plataforma que plantea un mejor uso de la flota por generar visibilidad de la carga y mejorar el eterno problema de "viajes </w:t>
      </w:r>
      <w:r w:rsidR="00B751F5" w:rsidRPr="00B30A26">
        <w:rPr>
          <w:lang w:val="es-ES"/>
        </w:rPr>
        <w:t>vacíos</w:t>
      </w:r>
      <w:r w:rsidR="00B33D40" w:rsidRPr="00B30A26">
        <w:rPr>
          <w:lang w:val="es-ES"/>
        </w:rPr>
        <w:t>."</w:t>
      </w:r>
    </w:p>
    <w:p w14:paraId="7269F8F3" w14:textId="77777777" w:rsidR="00B33D40" w:rsidRPr="00B30A26" w:rsidRDefault="00B33D40" w:rsidP="00B33D40">
      <w:pPr>
        <w:rPr>
          <w:b/>
          <w:lang w:val="es-ES"/>
        </w:rPr>
      </w:pPr>
    </w:p>
    <w:p w14:paraId="6680767D" w14:textId="082830E0" w:rsidR="00B33D40" w:rsidRPr="00B30A26" w:rsidRDefault="00824B3B" w:rsidP="00B33D40">
      <w:pPr>
        <w:rPr>
          <w:lang w:val="es-ES"/>
        </w:rPr>
      </w:pPr>
      <w:r w:rsidRPr="00B30A26">
        <w:rPr>
          <w:b/>
          <w:lang w:val="es-ES"/>
        </w:rPr>
        <w:t>AC:006</w:t>
      </w:r>
      <w:r w:rsidRPr="00B30A26">
        <w:rPr>
          <w:b/>
          <w:lang w:val="es-ES"/>
        </w:rPr>
        <w:fldChar w:fldCharType="begin"/>
      </w:r>
      <w:r w:rsidRPr="00B30A26">
        <w:rPr>
          <w:lang w:val="es-ES"/>
        </w:rPr>
        <w:instrText xml:space="preserve"> XE "</w:instrText>
      </w:r>
      <w:r w:rsidRPr="00B30A26">
        <w:rPr>
          <w:b/>
          <w:lang w:val="es-ES"/>
        </w:rPr>
        <w:instrText>AC</w:instrText>
      </w:r>
      <w:r w:rsidRPr="00B30A26">
        <w:rPr>
          <w:lang w:val="es-ES"/>
        </w:rPr>
        <w:instrText>\</w:instrText>
      </w:r>
      <w:r w:rsidRPr="00B30A26">
        <w:rPr>
          <w:b/>
          <w:lang w:val="es-ES"/>
        </w:rPr>
        <w:instrText>:006</w:instrText>
      </w:r>
      <w:r w:rsidRPr="00B30A26">
        <w:rPr>
          <w:lang w:val="es-ES"/>
        </w:rPr>
        <w:instrText xml:space="preserve">" </w:instrText>
      </w:r>
      <w:r w:rsidRPr="00B30A26">
        <w:rPr>
          <w:b/>
          <w:lang w:val="es-ES"/>
        </w:rPr>
        <w:fldChar w:fldCharType="end"/>
      </w:r>
      <w:r w:rsidRPr="00B30A26">
        <w:rPr>
          <w:b/>
          <w:lang w:val="es-ES"/>
        </w:rPr>
        <w:t xml:space="preserve"> </w:t>
      </w:r>
      <w:r w:rsidR="004F6A81" w:rsidRPr="00B30A26">
        <w:rPr>
          <w:b/>
          <w:lang w:val="es-ES"/>
        </w:rPr>
        <w:t>Cargo Planner</w:t>
      </w:r>
      <w:r w:rsidR="00B33D40" w:rsidRPr="00B30A26">
        <w:rPr>
          <w:lang w:val="es-ES"/>
        </w:rPr>
        <w:fldChar w:fldCharType="begin"/>
      </w:r>
      <w:r w:rsidR="00B33D40" w:rsidRPr="00B30A26">
        <w:rPr>
          <w:lang w:val="es-ES"/>
        </w:rPr>
        <w:instrText xml:space="preserve"> XE "</w:instrText>
      </w:r>
      <w:r w:rsidR="004F6A81" w:rsidRPr="00B30A26">
        <w:rPr>
          <w:lang w:val="es-ES"/>
        </w:rPr>
        <w:instrText>Cargo Planner</w:instrText>
      </w:r>
      <w:r w:rsidR="00B33D40" w:rsidRPr="00B30A26">
        <w:rPr>
          <w:lang w:val="es-ES"/>
        </w:rPr>
        <w:instrText xml:space="preserve">" </w:instrText>
      </w:r>
      <w:r w:rsidR="00B33D40" w:rsidRPr="00B30A26">
        <w:rPr>
          <w:lang w:val="es-ES"/>
        </w:rPr>
        <w:fldChar w:fldCharType="end"/>
      </w:r>
      <w:r w:rsidR="00B33D40" w:rsidRPr="00B30A26">
        <w:rPr>
          <w:lang w:val="es-ES"/>
        </w:rPr>
        <w:t xml:space="preserve">: </w:t>
      </w:r>
      <w:r w:rsidR="00772ABF">
        <w:rPr>
          <w:lang w:val="es-ES"/>
        </w:rPr>
        <w:t xml:space="preserve">Es un </w:t>
      </w:r>
      <w:r w:rsidR="00B33D40" w:rsidRPr="00B30A26">
        <w:rPr>
          <w:lang w:val="es-ES"/>
        </w:rPr>
        <w:t xml:space="preserve">Motor de optimización para </w:t>
      </w:r>
      <w:r w:rsidR="00B751F5" w:rsidRPr="00B30A26">
        <w:rPr>
          <w:lang w:val="es-ES"/>
        </w:rPr>
        <w:t>planeación</w:t>
      </w:r>
      <w:r w:rsidR="00B33D40" w:rsidRPr="00B30A26">
        <w:rPr>
          <w:lang w:val="es-ES"/>
        </w:rPr>
        <w:t xml:space="preserve"> de carga en rutas interurbanas</w:t>
      </w:r>
      <w:r w:rsidR="00772ABF">
        <w:rPr>
          <w:lang w:val="es-ES"/>
        </w:rPr>
        <w:t>, cuyo ajuste</w:t>
      </w:r>
      <w:r w:rsidR="00B33D40" w:rsidRPr="00B30A26">
        <w:rPr>
          <w:lang w:val="es-ES"/>
        </w:rPr>
        <w:t xml:space="preserve"> conlleva desarrollos orientados a la </w:t>
      </w:r>
      <w:r w:rsidR="00165BF4" w:rsidRPr="00B30A26">
        <w:rPr>
          <w:lang w:val="es-ES"/>
        </w:rPr>
        <w:t>gestión</w:t>
      </w:r>
      <w:r w:rsidR="00B33D40" w:rsidRPr="00B30A26">
        <w:rPr>
          <w:lang w:val="es-ES"/>
        </w:rPr>
        <w:t xml:space="preserve"> de </w:t>
      </w:r>
      <w:r w:rsidR="003232E0" w:rsidRPr="00B30A26">
        <w:rPr>
          <w:lang w:val="es-ES"/>
        </w:rPr>
        <w:t>optimización</w:t>
      </w:r>
      <w:r w:rsidR="00B33D40" w:rsidRPr="00B30A26">
        <w:rPr>
          <w:lang w:val="es-ES"/>
        </w:rPr>
        <w:t xml:space="preserve"> de todos los recursos del transporte. Debe ser integrado con las </w:t>
      </w:r>
      <w:r w:rsidR="00165BF4" w:rsidRPr="00B30A26">
        <w:rPr>
          <w:lang w:val="es-ES"/>
        </w:rPr>
        <w:t>demás</w:t>
      </w:r>
      <w:r w:rsidR="00B33D40" w:rsidRPr="00B30A26">
        <w:rPr>
          <w:lang w:val="es-ES"/>
        </w:rPr>
        <w:t xml:space="preserve"> plataformas de </w:t>
      </w:r>
      <w:r w:rsidR="00165BF4" w:rsidRPr="00B30A26">
        <w:rPr>
          <w:lang w:val="es-ES"/>
        </w:rPr>
        <w:t>gestión</w:t>
      </w:r>
      <w:r w:rsidR="00B33D40" w:rsidRPr="00B30A26">
        <w:rPr>
          <w:lang w:val="es-ES"/>
        </w:rPr>
        <w:t xml:space="preserve">. De igual forma, </w:t>
      </w:r>
      <w:r w:rsidR="004F6A81" w:rsidRPr="00B30A26">
        <w:rPr>
          <w:lang w:val="es-ES"/>
        </w:rPr>
        <w:t>Cargo Planner</w:t>
      </w:r>
      <w:r w:rsidR="00B33D40" w:rsidRPr="00B30A26">
        <w:rPr>
          <w:lang w:val="es-ES"/>
        </w:rPr>
        <w:t xml:space="preserve"> tiene un esquema de planes de rutas locales up-front, que optimiza la </w:t>
      </w:r>
      <w:r w:rsidR="00165BF4" w:rsidRPr="00B30A26">
        <w:rPr>
          <w:lang w:val="es-ES"/>
        </w:rPr>
        <w:t>asignación</w:t>
      </w:r>
      <w:r w:rsidR="00B33D40" w:rsidRPr="00B30A26">
        <w:rPr>
          <w:lang w:val="es-ES"/>
        </w:rPr>
        <w:t xml:space="preserve"> de carga a </w:t>
      </w:r>
      <w:r w:rsidR="00165BF4" w:rsidRPr="00B30A26">
        <w:rPr>
          <w:lang w:val="es-ES"/>
        </w:rPr>
        <w:t>vehículos</w:t>
      </w:r>
      <w:r w:rsidR="00B33D40" w:rsidRPr="00B30A26">
        <w:rPr>
          <w:lang w:val="es-ES"/>
        </w:rPr>
        <w:t xml:space="preserve"> previo a la </w:t>
      </w:r>
      <w:r w:rsidR="00165BF4" w:rsidRPr="00B30A26">
        <w:rPr>
          <w:lang w:val="es-ES"/>
        </w:rPr>
        <w:t>operación</w:t>
      </w:r>
      <w:r w:rsidR="00B33D40" w:rsidRPr="00B30A26">
        <w:rPr>
          <w:lang w:val="es-ES"/>
        </w:rPr>
        <w:t xml:space="preserve"> de </w:t>
      </w:r>
      <w:r w:rsidR="00165BF4" w:rsidRPr="00B30A26">
        <w:rPr>
          <w:lang w:val="es-ES"/>
        </w:rPr>
        <w:t>última</w:t>
      </w:r>
      <w:r w:rsidR="00B33D40" w:rsidRPr="00B30A26">
        <w:rPr>
          <w:lang w:val="es-ES"/>
        </w:rPr>
        <w:t xml:space="preserve"> milla y planifica las rutas de entrega. Debe ser ajustado a operar bajo </w:t>
      </w:r>
      <w:r w:rsidR="00165BF4" w:rsidRPr="00B30A26">
        <w:rPr>
          <w:lang w:val="es-ES"/>
        </w:rPr>
        <w:t>información</w:t>
      </w:r>
      <w:r w:rsidR="00B33D40" w:rsidRPr="00B30A26">
        <w:rPr>
          <w:lang w:val="es-ES"/>
        </w:rPr>
        <w:t xml:space="preserve"> </w:t>
      </w:r>
      <w:r w:rsidR="00165BF4" w:rsidRPr="00B30A26">
        <w:rPr>
          <w:lang w:val="es-ES"/>
        </w:rPr>
        <w:t>histórica</w:t>
      </w:r>
      <w:r w:rsidR="00B33D40" w:rsidRPr="00B30A26">
        <w:rPr>
          <w:lang w:val="es-ES"/>
        </w:rPr>
        <w:t xml:space="preserve"> de </w:t>
      </w:r>
      <w:r w:rsidR="00165BF4" w:rsidRPr="00B30A26">
        <w:rPr>
          <w:lang w:val="es-ES"/>
        </w:rPr>
        <w:t>congestión</w:t>
      </w:r>
      <w:r w:rsidR="00B33D40" w:rsidRPr="00B30A26">
        <w:rPr>
          <w:lang w:val="es-ES"/>
        </w:rPr>
        <w:t xml:space="preserve"> en el nodo urbano por horas de despacho. No es un esquema de </w:t>
      </w:r>
      <w:r w:rsidR="00165BF4" w:rsidRPr="00B30A26">
        <w:rPr>
          <w:lang w:val="es-ES"/>
        </w:rPr>
        <w:t>planeación</w:t>
      </w:r>
      <w:r w:rsidR="00B33D40" w:rsidRPr="00B30A26">
        <w:rPr>
          <w:lang w:val="es-ES"/>
        </w:rPr>
        <w:t xml:space="preserve"> en tiempo real. </w:t>
      </w:r>
      <w:r w:rsidR="004F6A81" w:rsidRPr="00B30A26">
        <w:rPr>
          <w:lang w:val="es-ES"/>
        </w:rPr>
        <w:t>Cargo Planner</w:t>
      </w:r>
      <w:r w:rsidR="00B33D40" w:rsidRPr="00B30A26">
        <w:rPr>
          <w:lang w:val="es-ES"/>
        </w:rPr>
        <w:t xml:space="preserve"> debe entregar control del </w:t>
      </w:r>
      <w:r w:rsidR="00165BF4" w:rsidRPr="00B30A26">
        <w:rPr>
          <w:lang w:val="es-ES"/>
        </w:rPr>
        <w:t>vehículo</w:t>
      </w:r>
      <w:r w:rsidR="00B33D40" w:rsidRPr="00B30A26">
        <w:rPr>
          <w:lang w:val="es-ES"/>
        </w:rPr>
        <w:t>, una vez cargado y despachado con su ruta planeada a Extreme Control.</w:t>
      </w:r>
    </w:p>
    <w:p w14:paraId="694E8F1F" w14:textId="77777777" w:rsidR="00B33D40" w:rsidRPr="00B30A26" w:rsidRDefault="00B33D40" w:rsidP="00B33D40">
      <w:pPr>
        <w:rPr>
          <w:lang w:val="es-ES"/>
        </w:rPr>
      </w:pPr>
    </w:p>
    <w:p w14:paraId="2EC54C18" w14:textId="6B03C0CA" w:rsidR="00824B3B" w:rsidRPr="00B30A26" w:rsidRDefault="009C769B" w:rsidP="00B33D40">
      <w:pPr>
        <w:rPr>
          <w:lang w:val="es-ES"/>
        </w:rPr>
      </w:pPr>
      <w:r w:rsidRPr="00B30A26">
        <w:rPr>
          <w:b/>
          <w:lang w:val="es-ES"/>
        </w:rPr>
        <w:t>AC:008</w:t>
      </w:r>
      <w:r w:rsidRPr="00B30A26">
        <w:rPr>
          <w:b/>
          <w:lang w:val="es-ES"/>
        </w:rPr>
        <w:fldChar w:fldCharType="begin"/>
      </w:r>
      <w:r w:rsidRPr="00B30A26">
        <w:rPr>
          <w:lang w:val="es-ES"/>
        </w:rPr>
        <w:instrText xml:space="preserve"> XE "</w:instrText>
      </w:r>
      <w:r w:rsidRPr="00B30A26">
        <w:rPr>
          <w:b/>
          <w:lang w:val="es-ES"/>
        </w:rPr>
        <w:instrText>AC</w:instrText>
      </w:r>
      <w:r w:rsidRPr="00B30A26">
        <w:rPr>
          <w:lang w:val="es-ES"/>
        </w:rPr>
        <w:instrText>\</w:instrText>
      </w:r>
      <w:r w:rsidRPr="00B30A26">
        <w:rPr>
          <w:b/>
          <w:lang w:val="es-ES"/>
        </w:rPr>
        <w:instrText>:008</w:instrText>
      </w:r>
      <w:r w:rsidRPr="00B30A26">
        <w:rPr>
          <w:lang w:val="es-ES"/>
        </w:rPr>
        <w:instrText xml:space="preserve">" </w:instrText>
      </w:r>
      <w:r w:rsidRPr="00B30A26">
        <w:rPr>
          <w:b/>
          <w:lang w:val="es-ES"/>
        </w:rPr>
        <w:fldChar w:fldCharType="end"/>
      </w:r>
      <w:r w:rsidRPr="00B30A26">
        <w:rPr>
          <w:b/>
          <w:lang w:val="es-ES"/>
        </w:rPr>
        <w:t xml:space="preserve"> </w:t>
      </w:r>
      <w:r w:rsidR="00824B3B" w:rsidRPr="00B30A26">
        <w:rPr>
          <w:b/>
          <w:lang w:val="es-ES"/>
        </w:rPr>
        <w:t>Extreme Platform</w:t>
      </w:r>
      <w:r w:rsidR="00EA5025" w:rsidRPr="00B30A26">
        <w:rPr>
          <w:b/>
          <w:lang w:val="es-ES"/>
        </w:rPr>
        <w:fldChar w:fldCharType="begin"/>
      </w:r>
      <w:r w:rsidR="00EA5025" w:rsidRPr="00B30A26">
        <w:rPr>
          <w:lang w:val="es-ES"/>
        </w:rPr>
        <w:instrText xml:space="preserve"> XE "</w:instrText>
      </w:r>
      <w:r w:rsidR="00EA5025" w:rsidRPr="00B30A26">
        <w:rPr>
          <w:b/>
          <w:lang w:val="es-ES"/>
        </w:rPr>
        <w:instrText>Extreme Platform</w:instrText>
      </w:r>
      <w:r w:rsidR="00EA5025" w:rsidRPr="00B30A26">
        <w:rPr>
          <w:lang w:val="es-ES"/>
        </w:rPr>
        <w:instrText xml:space="preserve">" </w:instrText>
      </w:r>
      <w:r w:rsidR="00EA5025" w:rsidRPr="00B30A26">
        <w:rPr>
          <w:b/>
          <w:lang w:val="es-ES"/>
        </w:rPr>
        <w:fldChar w:fldCharType="end"/>
      </w:r>
      <w:r w:rsidR="00824B3B" w:rsidRPr="00B30A26">
        <w:rPr>
          <w:b/>
          <w:lang w:val="es-ES"/>
        </w:rPr>
        <w:t>:</w:t>
      </w:r>
      <w:r w:rsidR="003237E6" w:rsidRPr="00B30A26">
        <w:rPr>
          <w:b/>
          <w:lang w:val="es-ES"/>
        </w:rPr>
        <w:t xml:space="preserve"> </w:t>
      </w:r>
      <w:r w:rsidR="00C700CB" w:rsidRPr="00B30A26">
        <w:rPr>
          <w:lang w:val="es-ES"/>
        </w:rPr>
        <w:t>Consiste en una plat</w:t>
      </w:r>
      <w:r w:rsidR="00C544A4" w:rsidRPr="00B30A26">
        <w:rPr>
          <w:lang w:val="es-ES"/>
        </w:rPr>
        <w:t>aforma conjunta de</w:t>
      </w:r>
      <w:r w:rsidR="00E94A81">
        <w:rPr>
          <w:lang w:val="es-ES"/>
        </w:rPr>
        <w:t>sarrollada por</w:t>
      </w:r>
      <w:r w:rsidR="00C544A4" w:rsidRPr="00B30A26">
        <w:rPr>
          <w:lang w:val="es-ES"/>
        </w:rPr>
        <w:t xml:space="preserve"> Extreme Techn</w:t>
      </w:r>
      <w:r w:rsidR="00C700CB" w:rsidRPr="00B30A26">
        <w:rPr>
          <w:lang w:val="es-ES"/>
        </w:rPr>
        <w:t>ologies, que integra a las plataformas Extreme Control y Extreme Track, es modelada como un caso de uso concreto.</w:t>
      </w:r>
    </w:p>
    <w:p w14:paraId="41608A40" w14:textId="77777777" w:rsidR="00C700CB" w:rsidRPr="00B30A26" w:rsidRDefault="00C700CB" w:rsidP="00B33D40">
      <w:pPr>
        <w:rPr>
          <w:lang w:val="es-ES"/>
        </w:rPr>
      </w:pPr>
    </w:p>
    <w:p w14:paraId="6C8A62D2" w14:textId="08E7B7DA" w:rsidR="00B33D40" w:rsidRPr="00B30A26" w:rsidRDefault="009C769B" w:rsidP="00B33D40">
      <w:pPr>
        <w:rPr>
          <w:lang w:val="es-ES"/>
        </w:rPr>
      </w:pPr>
      <w:r w:rsidRPr="00B30A26">
        <w:rPr>
          <w:b/>
          <w:lang w:val="es-ES"/>
        </w:rPr>
        <w:t>AC:010</w:t>
      </w:r>
      <w:r w:rsidRPr="00B30A26">
        <w:rPr>
          <w:b/>
          <w:lang w:val="es-ES"/>
        </w:rPr>
        <w:fldChar w:fldCharType="begin"/>
      </w:r>
      <w:r w:rsidRPr="00B30A26">
        <w:rPr>
          <w:lang w:val="es-ES"/>
        </w:rPr>
        <w:instrText xml:space="preserve"> XE "</w:instrText>
      </w:r>
      <w:r w:rsidRPr="00B30A26">
        <w:rPr>
          <w:b/>
          <w:lang w:val="es-ES"/>
        </w:rPr>
        <w:instrText>AC</w:instrText>
      </w:r>
      <w:r w:rsidRPr="00B30A26">
        <w:rPr>
          <w:lang w:val="es-ES"/>
        </w:rPr>
        <w:instrText>\</w:instrText>
      </w:r>
      <w:r w:rsidRPr="00B30A26">
        <w:rPr>
          <w:b/>
          <w:lang w:val="es-ES"/>
        </w:rPr>
        <w:instrText>:010</w:instrText>
      </w:r>
      <w:r w:rsidRPr="00B30A26">
        <w:rPr>
          <w:lang w:val="es-ES"/>
        </w:rPr>
        <w:instrText xml:space="preserve">" </w:instrText>
      </w:r>
      <w:r w:rsidRPr="00B30A26">
        <w:rPr>
          <w:b/>
          <w:lang w:val="es-ES"/>
        </w:rPr>
        <w:fldChar w:fldCharType="end"/>
      </w:r>
      <w:r w:rsidRPr="00B30A26">
        <w:rPr>
          <w:b/>
          <w:lang w:val="es-ES"/>
        </w:rPr>
        <w:t xml:space="preserve"> </w:t>
      </w:r>
      <w:r w:rsidR="00B33D40" w:rsidRPr="00B30A26">
        <w:rPr>
          <w:b/>
          <w:lang w:val="es-ES"/>
        </w:rPr>
        <w:t>Extreme Control</w:t>
      </w:r>
      <w:r w:rsidR="00B33D40" w:rsidRPr="00B30A26">
        <w:rPr>
          <w:lang w:val="es-ES"/>
        </w:rPr>
        <w:fldChar w:fldCharType="begin"/>
      </w:r>
      <w:r w:rsidR="00B33D40" w:rsidRPr="00B30A26">
        <w:rPr>
          <w:lang w:val="es-ES"/>
        </w:rPr>
        <w:instrText xml:space="preserve"> XE "Extreme Control" </w:instrText>
      </w:r>
      <w:r w:rsidR="00B33D40" w:rsidRPr="00B30A26">
        <w:rPr>
          <w:lang w:val="es-ES"/>
        </w:rPr>
        <w:fldChar w:fldCharType="end"/>
      </w:r>
      <w:r w:rsidR="00B33D40" w:rsidRPr="00B30A26">
        <w:rPr>
          <w:lang w:val="es-ES"/>
        </w:rPr>
        <w:t xml:space="preserve">: Plataforma de entregas certificadas y </w:t>
      </w:r>
      <w:r w:rsidR="00165BF4" w:rsidRPr="00B30A26">
        <w:rPr>
          <w:lang w:val="es-ES"/>
        </w:rPr>
        <w:t>planeación</w:t>
      </w:r>
      <w:r w:rsidR="00B33D40" w:rsidRPr="00B30A26">
        <w:rPr>
          <w:lang w:val="es-ES"/>
        </w:rPr>
        <w:t xml:space="preserve"> de rutas urbanas en tiempo real. Extreme Control es un producto que realiza ruteo operacional. Es un complemento a las rutas planteadas en </w:t>
      </w:r>
      <w:r w:rsidR="004F6A81" w:rsidRPr="00B30A26">
        <w:rPr>
          <w:lang w:val="es-ES"/>
        </w:rPr>
        <w:t>Cargo Planner</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Planner</w:instrText>
      </w:r>
      <w:r w:rsidR="004F6A81" w:rsidRPr="00B30A26">
        <w:rPr>
          <w:lang w:val="es-ES"/>
        </w:rPr>
        <w:instrText xml:space="preserve">" </w:instrText>
      </w:r>
      <w:r w:rsidR="004F6A81" w:rsidRPr="00B30A26">
        <w:rPr>
          <w:lang w:val="es-ES"/>
        </w:rPr>
        <w:fldChar w:fldCharType="end"/>
      </w:r>
      <w:r w:rsidR="00B33D40" w:rsidRPr="00B30A26">
        <w:rPr>
          <w:lang w:val="es-ES"/>
        </w:rPr>
        <w:t xml:space="preserve"> pues utiliza la </w:t>
      </w:r>
      <w:r w:rsidR="00165BF4" w:rsidRPr="00B30A26">
        <w:rPr>
          <w:lang w:val="es-ES"/>
        </w:rPr>
        <w:t>información</w:t>
      </w:r>
      <w:r w:rsidR="00B33D40" w:rsidRPr="00B30A26">
        <w:rPr>
          <w:lang w:val="es-ES"/>
        </w:rPr>
        <w:t xml:space="preserve"> de </w:t>
      </w:r>
      <w:r w:rsidR="00165BF4" w:rsidRPr="00B30A26">
        <w:rPr>
          <w:lang w:val="es-ES"/>
        </w:rPr>
        <w:t>congestión</w:t>
      </w:r>
      <w:r w:rsidR="00B33D40" w:rsidRPr="00B30A26">
        <w:rPr>
          <w:lang w:val="es-ES"/>
        </w:rPr>
        <w:t xml:space="preserve"> en tiempo real para aceptar o redefinir la secuencia asignada de entregas planificadas por </w:t>
      </w:r>
      <w:r w:rsidR="00165BF4" w:rsidRPr="00B30A26">
        <w:rPr>
          <w:lang w:val="es-ES"/>
        </w:rPr>
        <w:t>vehículo</w:t>
      </w:r>
      <w:r w:rsidR="00B33D40" w:rsidRPr="00B30A26">
        <w:rPr>
          <w:lang w:val="es-ES"/>
        </w:rPr>
        <w:t>.</w:t>
      </w:r>
    </w:p>
    <w:p w14:paraId="13FE12F2" w14:textId="77777777" w:rsidR="00B33D40" w:rsidRPr="00B30A26" w:rsidRDefault="00B33D40" w:rsidP="00B33D40">
      <w:pPr>
        <w:rPr>
          <w:lang w:val="es-ES"/>
        </w:rPr>
      </w:pPr>
    </w:p>
    <w:p w14:paraId="15297CBF" w14:textId="3C84DBB2" w:rsidR="00B33D40" w:rsidRPr="00B30A26" w:rsidRDefault="009C769B" w:rsidP="00B33D40">
      <w:pPr>
        <w:rPr>
          <w:lang w:val="es-ES"/>
        </w:rPr>
      </w:pPr>
      <w:r w:rsidRPr="00B30A26">
        <w:rPr>
          <w:b/>
          <w:lang w:val="es-ES"/>
        </w:rPr>
        <w:t>AC:011</w:t>
      </w:r>
      <w:r w:rsidRPr="00B30A26">
        <w:rPr>
          <w:b/>
          <w:lang w:val="es-ES"/>
        </w:rPr>
        <w:fldChar w:fldCharType="begin"/>
      </w:r>
      <w:r w:rsidRPr="00B30A26">
        <w:rPr>
          <w:lang w:val="es-ES"/>
        </w:rPr>
        <w:instrText xml:space="preserve"> XE "</w:instrText>
      </w:r>
      <w:r w:rsidRPr="00B30A26">
        <w:rPr>
          <w:b/>
          <w:lang w:val="es-ES"/>
        </w:rPr>
        <w:instrText>AC</w:instrText>
      </w:r>
      <w:r w:rsidRPr="00B30A26">
        <w:rPr>
          <w:lang w:val="es-ES"/>
        </w:rPr>
        <w:instrText>\</w:instrText>
      </w:r>
      <w:r w:rsidRPr="00B30A26">
        <w:rPr>
          <w:b/>
          <w:lang w:val="es-ES"/>
        </w:rPr>
        <w:instrText>:011</w:instrText>
      </w:r>
      <w:r w:rsidRPr="00B30A26">
        <w:rPr>
          <w:lang w:val="es-ES"/>
        </w:rPr>
        <w:instrText xml:space="preserve">" </w:instrText>
      </w:r>
      <w:r w:rsidRPr="00B30A26">
        <w:rPr>
          <w:b/>
          <w:lang w:val="es-ES"/>
        </w:rPr>
        <w:fldChar w:fldCharType="end"/>
      </w:r>
      <w:r w:rsidRPr="00B30A26">
        <w:rPr>
          <w:b/>
          <w:lang w:val="es-ES"/>
        </w:rPr>
        <w:t xml:space="preserve"> </w:t>
      </w:r>
      <w:r w:rsidR="00B33D40" w:rsidRPr="00B30A26">
        <w:rPr>
          <w:b/>
          <w:lang w:val="es-ES"/>
        </w:rPr>
        <w:t>Extreme Track</w:t>
      </w:r>
      <w:r w:rsidR="00B33D40" w:rsidRPr="00B30A26">
        <w:rPr>
          <w:lang w:val="es-ES"/>
        </w:rPr>
        <w:fldChar w:fldCharType="begin"/>
      </w:r>
      <w:r w:rsidR="00B33D40" w:rsidRPr="00B30A26">
        <w:rPr>
          <w:lang w:val="es-ES"/>
        </w:rPr>
        <w:instrText xml:space="preserve"> XE "Extreme Track" </w:instrText>
      </w:r>
      <w:r w:rsidR="00B33D40" w:rsidRPr="00B30A26">
        <w:rPr>
          <w:lang w:val="es-ES"/>
        </w:rPr>
        <w:fldChar w:fldCharType="end"/>
      </w:r>
      <w:r w:rsidR="00B33D40" w:rsidRPr="00B30A26">
        <w:rPr>
          <w:lang w:val="es-ES"/>
        </w:rPr>
        <w:t xml:space="preserve">: Plataforma de rastreo de </w:t>
      </w:r>
      <w:r w:rsidR="00165BF4" w:rsidRPr="00B30A26">
        <w:rPr>
          <w:lang w:val="es-ES"/>
        </w:rPr>
        <w:t>vehículos</w:t>
      </w:r>
      <w:r w:rsidR="00B33D40" w:rsidRPr="00B30A26">
        <w:rPr>
          <w:lang w:val="es-ES"/>
        </w:rPr>
        <w:t xml:space="preserve"> y trazabilidad de activos. La mejor </w:t>
      </w:r>
      <w:r w:rsidR="00165BF4" w:rsidRPr="00B30A26">
        <w:rPr>
          <w:lang w:val="es-ES"/>
        </w:rPr>
        <w:t>opción</w:t>
      </w:r>
      <w:r w:rsidR="00B33D40" w:rsidRPr="00B30A26">
        <w:rPr>
          <w:lang w:val="es-ES"/>
        </w:rPr>
        <w:t xml:space="preserve"> de nuestro grupo de desarrollo en la alianza para organizar el manejo de big data en posicionamiento de </w:t>
      </w:r>
      <w:r w:rsidR="00165BF4" w:rsidRPr="00B30A26">
        <w:rPr>
          <w:lang w:val="es-ES"/>
        </w:rPr>
        <w:t>vehículos</w:t>
      </w:r>
      <w:r w:rsidR="00B33D40" w:rsidRPr="00B30A26">
        <w:rPr>
          <w:lang w:val="es-ES"/>
        </w:rPr>
        <w:t xml:space="preserve"> y manejo de carga complementaria. Nuestro </w:t>
      </w:r>
      <w:r w:rsidR="00165BF4" w:rsidRPr="00B30A26">
        <w:rPr>
          <w:lang w:val="es-ES"/>
        </w:rPr>
        <w:t>propósito</w:t>
      </w:r>
      <w:r w:rsidR="00B33D40" w:rsidRPr="00B30A26">
        <w:rPr>
          <w:lang w:val="es-ES"/>
        </w:rPr>
        <w:t xml:space="preserve"> es poder realizar, en </w:t>
      </w:r>
      <w:r w:rsidR="00B33D40" w:rsidRPr="00B30A26">
        <w:rPr>
          <w:lang w:val="es-ES"/>
        </w:rPr>
        <w:lastRenderedPageBreak/>
        <w:t>conjunto con la plataforma CargaNet, programas de en</w:t>
      </w:r>
      <w:r w:rsidR="009B1711">
        <w:rPr>
          <w:lang w:val="es-ES"/>
        </w:rPr>
        <w:t>rut</w:t>
      </w:r>
      <w:r w:rsidR="00B33D40" w:rsidRPr="00B30A26">
        <w:rPr>
          <w:lang w:val="es-ES"/>
        </w:rPr>
        <w:t xml:space="preserve">amiento en el generador de carga que puedan usar </w:t>
      </w:r>
      <w:r w:rsidR="00165BF4" w:rsidRPr="00B30A26">
        <w:rPr>
          <w:lang w:val="es-ES"/>
        </w:rPr>
        <w:t>información</w:t>
      </w:r>
      <w:r w:rsidR="00B33D40" w:rsidRPr="00B30A26">
        <w:rPr>
          <w:lang w:val="es-ES"/>
        </w:rPr>
        <w:t xml:space="preserve"> predictiva de la </w:t>
      </w:r>
      <w:r w:rsidR="00165BF4" w:rsidRPr="00B30A26">
        <w:rPr>
          <w:lang w:val="es-ES"/>
        </w:rPr>
        <w:t>ubicación</w:t>
      </w:r>
      <w:r w:rsidR="00B33D40" w:rsidRPr="00B30A26">
        <w:rPr>
          <w:lang w:val="es-ES"/>
        </w:rPr>
        <w:t xml:space="preserve"> del </w:t>
      </w:r>
      <w:r w:rsidR="00165BF4" w:rsidRPr="00B30A26">
        <w:rPr>
          <w:lang w:val="es-ES"/>
        </w:rPr>
        <w:t>vehículo</w:t>
      </w:r>
      <w:r w:rsidR="00B33D40" w:rsidRPr="00B30A26">
        <w:rPr>
          <w:lang w:val="es-ES"/>
        </w:rPr>
        <w:t xml:space="preserve"> y de los tiempos en los cuales se encuentra disponible el </w:t>
      </w:r>
      <w:r w:rsidR="00165BF4" w:rsidRPr="00B30A26">
        <w:rPr>
          <w:lang w:val="es-ES"/>
        </w:rPr>
        <w:t>vehículo</w:t>
      </w:r>
      <w:r w:rsidR="00B33D40" w:rsidRPr="00B30A26">
        <w:rPr>
          <w:lang w:val="es-ES"/>
        </w:rPr>
        <w:t>.</w:t>
      </w:r>
    </w:p>
    <w:p w14:paraId="73A37304" w14:textId="77777777" w:rsidR="00B33D40" w:rsidRPr="00B30A26" w:rsidRDefault="00B33D40" w:rsidP="00B33D40">
      <w:pPr>
        <w:rPr>
          <w:lang w:val="es-ES"/>
        </w:rPr>
      </w:pPr>
    </w:p>
    <w:p w14:paraId="53D7A162" w14:textId="2FA0D2F2" w:rsidR="00563470" w:rsidRPr="00B30A26" w:rsidRDefault="00563470" w:rsidP="00563470">
      <w:pPr>
        <w:rPr>
          <w:lang w:val="es-ES"/>
        </w:rPr>
      </w:pPr>
      <w:r w:rsidRPr="00B30A26">
        <w:rPr>
          <w:b/>
          <w:lang w:val="es-ES"/>
        </w:rPr>
        <w:t>AC:009</w:t>
      </w:r>
      <w:r w:rsidRPr="00B30A26">
        <w:rPr>
          <w:b/>
          <w:lang w:val="es-ES"/>
        </w:rPr>
        <w:fldChar w:fldCharType="begin"/>
      </w:r>
      <w:r w:rsidRPr="00B30A26">
        <w:rPr>
          <w:lang w:val="es-ES"/>
        </w:rPr>
        <w:instrText xml:space="preserve"> XE "</w:instrText>
      </w:r>
      <w:r w:rsidRPr="00B30A26">
        <w:rPr>
          <w:b/>
          <w:lang w:val="es-ES"/>
        </w:rPr>
        <w:instrText>AC</w:instrText>
      </w:r>
      <w:r w:rsidRPr="00B30A26">
        <w:rPr>
          <w:lang w:val="es-ES"/>
        </w:rPr>
        <w:instrText>\</w:instrText>
      </w:r>
      <w:r w:rsidRPr="00B30A26">
        <w:rPr>
          <w:b/>
          <w:lang w:val="es-ES"/>
        </w:rPr>
        <w:instrText>:009</w:instrText>
      </w:r>
      <w:r w:rsidRPr="00B30A26">
        <w:rPr>
          <w:lang w:val="es-ES"/>
        </w:rPr>
        <w:instrText xml:space="preserve">" </w:instrText>
      </w:r>
      <w:r w:rsidRPr="00B30A26">
        <w:rPr>
          <w:b/>
          <w:lang w:val="es-ES"/>
        </w:rPr>
        <w:fldChar w:fldCharType="end"/>
      </w:r>
      <w:r w:rsidRPr="00B30A26">
        <w:rPr>
          <w:b/>
          <w:lang w:val="es-ES"/>
        </w:rPr>
        <w:t xml:space="preserve"> </w:t>
      </w:r>
      <w:r w:rsidR="0013039B" w:rsidRPr="00B30A26">
        <w:rPr>
          <w:b/>
          <w:lang w:val="es-ES"/>
        </w:rPr>
        <w:t>MESH</w:t>
      </w:r>
      <w:r w:rsidRPr="00B30A26">
        <w:rPr>
          <w:lang w:val="es-ES"/>
        </w:rPr>
        <w:fldChar w:fldCharType="begin"/>
      </w:r>
      <w:r w:rsidRPr="00B30A26">
        <w:rPr>
          <w:lang w:val="es-ES"/>
        </w:rPr>
        <w:instrText xml:space="preserve"> XE "</w:instrText>
      </w:r>
      <w:r w:rsidR="0013039B" w:rsidRPr="00B30A26">
        <w:rPr>
          <w:lang w:val="es-ES"/>
        </w:rPr>
        <w:instrText>MESH</w:instrText>
      </w:r>
      <w:r w:rsidRPr="00B30A26">
        <w:rPr>
          <w:lang w:val="es-ES"/>
        </w:rPr>
        <w:instrText xml:space="preserve">" </w:instrText>
      </w:r>
      <w:r w:rsidRPr="00B30A26">
        <w:rPr>
          <w:lang w:val="es-ES"/>
        </w:rPr>
        <w:fldChar w:fldCharType="end"/>
      </w:r>
      <w:r w:rsidRPr="00B30A26">
        <w:rPr>
          <w:lang w:val="es-ES"/>
        </w:rPr>
        <w:t>: Sistema</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lang w:val="es-ES"/>
        </w:rPr>
        <w:fldChar w:fldCharType="end"/>
      </w:r>
      <w:r w:rsidRPr="00B30A26">
        <w:rPr>
          <w:lang w:val="es-ES"/>
        </w:rPr>
        <w:t xml:space="preserve"> de planeación del mantenimiento de la flota de transporte basado en metodología RCM</w:t>
      </w:r>
      <w:r w:rsidR="0014070A">
        <w:rPr>
          <w:lang w:val="es-ES"/>
        </w:rPr>
        <w:t xml:space="preserve"> (</w:t>
      </w:r>
      <w:r w:rsidR="0014070A" w:rsidRPr="0014070A">
        <w:rPr>
          <w:lang w:val="es-ES"/>
        </w:rPr>
        <w:t>Reliability Centered Maintenance</w:t>
      </w:r>
      <w:r w:rsidR="0014070A">
        <w:rPr>
          <w:lang w:val="es-ES"/>
        </w:rPr>
        <w:t xml:space="preserve">) </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RCM</w:instrText>
      </w:r>
      <w:r w:rsidR="004F6A81" w:rsidRPr="00B30A26">
        <w:rPr>
          <w:lang w:val="es-ES"/>
        </w:rPr>
        <w:instrText xml:space="preserve">" </w:instrText>
      </w:r>
      <w:r w:rsidR="004F6A81" w:rsidRPr="00B30A26">
        <w:rPr>
          <w:lang w:val="es-ES"/>
        </w:rPr>
        <w:fldChar w:fldCharType="end"/>
      </w:r>
      <w:r w:rsidRPr="00B30A26">
        <w:rPr>
          <w:lang w:val="es-ES"/>
        </w:rPr>
        <w:t xml:space="preserve"> con manejo de data predictiva. Se considera un sistema "vivo" de predicción de eventos para la mejor planificación de mantenimientos de la flota y activos de la firma. </w:t>
      </w:r>
    </w:p>
    <w:p w14:paraId="1D91A739" w14:textId="77777777" w:rsidR="00B33D40" w:rsidRPr="00B30A26" w:rsidRDefault="00B33D40" w:rsidP="00C82A2F">
      <w:pPr>
        <w:rPr>
          <w:lang w:val="es-ES"/>
        </w:rPr>
      </w:pPr>
    </w:p>
    <w:p w14:paraId="4FED09AA" w14:textId="3BC26443" w:rsidR="00CF1BAD" w:rsidRDefault="00563470" w:rsidP="00C82A2F">
      <w:pPr>
        <w:rPr>
          <w:lang w:val="es-ES"/>
        </w:rPr>
      </w:pPr>
      <w:commentRangeStart w:id="799"/>
      <w:commentRangeStart w:id="800"/>
      <w:r w:rsidRPr="00B30A26">
        <w:rPr>
          <w:b/>
          <w:lang w:val="es-ES"/>
        </w:rPr>
        <w:t>AC:012</w:t>
      </w:r>
      <w:r w:rsidRPr="00B30A26">
        <w:rPr>
          <w:b/>
          <w:lang w:val="es-ES"/>
        </w:rPr>
        <w:fldChar w:fldCharType="begin"/>
      </w:r>
      <w:r w:rsidRPr="00B30A26">
        <w:rPr>
          <w:lang w:val="es-ES"/>
        </w:rPr>
        <w:instrText xml:space="preserve"> XE "</w:instrText>
      </w:r>
      <w:r w:rsidRPr="00B30A26">
        <w:rPr>
          <w:b/>
          <w:lang w:val="es-ES"/>
        </w:rPr>
        <w:instrText>AC</w:instrText>
      </w:r>
      <w:r w:rsidRPr="00B30A26">
        <w:rPr>
          <w:lang w:val="es-ES"/>
        </w:rPr>
        <w:instrText>\</w:instrText>
      </w:r>
      <w:r w:rsidRPr="00B30A26">
        <w:rPr>
          <w:b/>
          <w:lang w:val="es-ES"/>
        </w:rPr>
        <w:instrText>:0</w:instrText>
      </w:r>
      <w:r w:rsidR="00CF1BAD">
        <w:rPr>
          <w:b/>
          <w:lang w:val="es-ES"/>
        </w:rPr>
        <w:instrText>12</w:instrText>
      </w:r>
      <w:r w:rsidRPr="00B30A26">
        <w:rPr>
          <w:lang w:val="es-ES"/>
        </w:rPr>
        <w:instrText xml:space="preserve">" </w:instrText>
      </w:r>
      <w:r w:rsidRPr="00B30A26">
        <w:rPr>
          <w:b/>
          <w:lang w:val="es-ES"/>
        </w:rPr>
        <w:fldChar w:fldCharType="end"/>
      </w:r>
      <w:r w:rsidR="003237E6" w:rsidRPr="00B30A26">
        <w:rPr>
          <w:b/>
          <w:lang w:val="es-ES"/>
        </w:rPr>
        <w:t xml:space="preserve"> </w:t>
      </w:r>
      <w:r w:rsidR="00123431" w:rsidRPr="00B30A26">
        <w:rPr>
          <w:b/>
          <w:lang w:val="es-ES"/>
        </w:rPr>
        <w:t>Seguridad</w:t>
      </w:r>
      <w:r w:rsidR="00CB528B">
        <w:rPr>
          <w:b/>
          <w:lang w:val="es-ES"/>
        </w:rPr>
        <w:t xml:space="preserve"> </w:t>
      </w:r>
      <w:del w:id="801" w:author="felipe campo" w:date="2017-03-14T10:59:00Z">
        <w:r w:rsidR="00CB528B" w:rsidDel="00B160FE">
          <w:rPr>
            <w:b/>
            <w:lang w:val="es-ES"/>
          </w:rPr>
          <w:delText>FIsica</w:delText>
        </w:r>
      </w:del>
      <w:ins w:id="802" w:author="felipe campo" w:date="2017-03-14T10:59:00Z">
        <w:r w:rsidR="00B160FE">
          <w:rPr>
            <w:b/>
            <w:lang w:val="es-ES"/>
          </w:rPr>
          <w:t>Física</w:t>
        </w:r>
      </w:ins>
      <w:r w:rsidRPr="00B30A26">
        <w:rPr>
          <w:lang w:val="es-ES"/>
        </w:rPr>
        <w:t xml:space="preserve">: </w:t>
      </w:r>
      <w:commentRangeEnd w:id="799"/>
      <w:r w:rsidR="0014070A">
        <w:rPr>
          <w:rStyle w:val="Refdecomentario"/>
        </w:rPr>
        <w:commentReference w:id="799"/>
      </w:r>
      <w:r w:rsidR="00103B46" w:rsidRPr="00B30A26">
        <w:rPr>
          <w:lang w:val="es-ES"/>
        </w:rPr>
        <w:t>Sistema</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lang w:val="es-ES"/>
        </w:rPr>
        <w:fldChar w:fldCharType="end"/>
      </w:r>
      <w:r w:rsidR="00103B46" w:rsidRPr="00B30A26">
        <w:rPr>
          <w:lang w:val="es-ES"/>
        </w:rPr>
        <w:t xml:space="preserve"> que busca la integración con la infraestructura de seguridad existente en los puertos y terminales para reducir incidentes en materia de protección y seguridad</w:t>
      </w:r>
      <w:r w:rsidR="00CF1BAD">
        <w:rPr>
          <w:lang w:val="es-ES"/>
        </w:rPr>
        <w:t>.</w:t>
      </w:r>
    </w:p>
    <w:p w14:paraId="12728FBF" w14:textId="77777777" w:rsidR="00CF1BAD" w:rsidRDefault="00CF1BAD" w:rsidP="00C82A2F">
      <w:pPr>
        <w:rPr>
          <w:lang w:val="es-ES"/>
        </w:rPr>
      </w:pPr>
    </w:p>
    <w:p w14:paraId="74170D57" w14:textId="10C05B11" w:rsidR="00C82A2F" w:rsidRPr="00B30A26" w:rsidRDefault="00CF1BAD" w:rsidP="00C82A2F">
      <w:pPr>
        <w:rPr>
          <w:lang w:val="es-ES"/>
        </w:rPr>
      </w:pPr>
      <w:r w:rsidRPr="00B30A26">
        <w:rPr>
          <w:b/>
          <w:lang w:val="es-ES"/>
        </w:rPr>
        <w:t>AC:01</w:t>
      </w:r>
      <w:r>
        <w:rPr>
          <w:b/>
          <w:lang w:val="es-ES"/>
        </w:rPr>
        <w:t>4</w:t>
      </w:r>
      <w:r w:rsidRPr="00B30A26">
        <w:rPr>
          <w:b/>
          <w:lang w:val="es-ES"/>
        </w:rPr>
        <w:fldChar w:fldCharType="begin"/>
      </w:r>
      <w:r w:rsidRPr="00B30A26">
        <w:rPr>
          <w:lang w:val="es-ES"/>
        </w:rPr>
        <w:instrText xml:space="preserve"> XE "</w:instrText>
      </w:r>
      <w:r w:rsidRPr="00B30A26">
        <w:rPr>
          <w:b/>
          <w:lang w:val="es-ES"/>
        </w:rPr>
        <w:instrText>AC</w:instrText>
      </w:r>
      <w:r w:rsidRPr="00B30A26">
        <w:rPr>
          <w:lang w:val="es-ES"/>
        </w:rPr>
        <w:instrText>\</w:instrText>
      </w:r>
      <w:r w:rsidRPr="00B30A26">
        <w:rPr>
          <w:b/>
          <w:lang w:val="es-ES"/>
        </w:rPr>
        <w:instrText>:0</w:instrText>
      </w:r>
      <w:r>
        <w:rPr>
          <w:b/>
          <w:lang w:val="es-ES"/>
        </w:rPr>
        <w:instrText>14</w:instrText>
      </w:r>
      <w:r w:rsidRPr="00B30A26">
        <w:rPr>
          <w:lang w:val="es-ES"/>
        </w:rPr>
        <w:instrText xml:space="preserve">" </w:instrText>
      </w:r>
      <w:r w:rsidRPr="00B30A26">
        <w:rPr>
          <w:b/>
          <w:lang w:val="es-ES"/>
        </w:rPr>
        <w:fldChar w:fldCharType="end"/>
      </w:r>
      <w:r w:rsidRPr="00B30A26">
        <w:rPr>
          <w:b/>
          <w:lang w:val="es-ES"/>
        </w:rPr>
        <w:t xml:space="preserve"> Video </w:t>
      </w:r>
      <w:del w:id="803" w:author="felipe campo" w:date="2017-03-14T10:59:00Z">
        <w:r w:rsidRPr="00B30A26" w:rsidDel="00B160FE">
          <w:rPr>
            <w:b/>
            <w:lang w:val="es-ES"/>
          </w:rPr>
          <w:delText>Analítica</w:delText>
        </w:r>
        <w:r w:rsidRPr="00B30A26" w:rsidDel="00B160FE">
          <w:rPr>
            <w:lang w:val="es-ES"/>
          </w:rPr>
          <w:delText>:</w:delText>
        </w:r>
        <w:r w:rsidDel="00B160FE">
          <w:rPr>
            <w:lang w:val="es-ES"/>
          </w:rPr>
          <w:delText>Este</w:delText>
        </w:r>
      </w:del>
      <w:ins w:id="804" w:author="felipe campo" w:date="2017-03-14T10:59:00Z">
        <w:r w:rsidR="00B160FE" w:rsidRPr="00B30A26">
          <w:rPr>
            <w:b/>
            <w:lang w:val="es-ES"/>
          </w:rPr>
          <w:t>Analítica</w:t>
        </w:r>
        <w:r w:rsidR="00B160FE" w:rsidRPr="00B30A26">
          <w:rPr>
            <w:lang w:val="es-ES"/>
          </w:rPr>
          <w:t>:</w:t>
        </w:r>
        <w:r w:rsidR="00B160FE">
          <w:rPr>
            <w:lang w:val="es-ES"/>
          </w:rPr>
          <w:t xml:space="preserve"> Este</w:t>
        </w:r>
      </w:ins>
      <w:r>
        <w:rPr>
          <w:lang w:val="es-ES"/>
        </w:rPr>
        <w:t xml:space="preserve"> sistema busca </w:t>
      </w:r>
      <w:r w:rsidR="00103B46" w:rsidRPr="00B30A26">
        <w:rPr>
          <w:lang w:val="es-ES"/>
        </w:rPr>
        <w:t>disminuir los costos de inspección de los proveedores, apoyar la prevención de problemas mediante el reconocimiento de empleados, aumentará la seguridad en general y mejorará la comunicación entre la cadena de suministros.</w:t>
      </w:r>
    </w:p>
    <w:commentRangeEnd w:id="800"/>
    <w:p w14:paraId="3367B6F8" w14:textId="77777777" w:rsidR="00C82A2F" w:rsidRPr="00B30A26" w:rsidRDefault="0021758D" w:rsidP="00C82A2F">
      <w:pPr>
        <w:rPr>
          <w:lang w:val="es-ES"/>
        </w:rPr>
      </w:pPr>
      <w:r>
        <w:rPr>
          <w:rStyle w:val="Refdecomentario"/>
        </w:rPr>
        <w:commentReference w:id="800"/>
      </w:r>
    </w:p>
    <w:p w14:paraId="3B997F1F" w14:textId="73639ACC" w:rsidR="00595067" w:rsidRPr="00B30A26" w:rsidRDefault="009F1261" w:rsidP="00793321">
      <w:pPr>
        <w:pStyle w:val="Ttulo2"/>
        <w:rPr>
          <w:lang w:val="es-ES"/>
        </w:rPr>
      </w:pPr>
      <w:bookmarkStart w:id="805" w:name="_Toc518466247"/>
      <w:r w:rsidRPr="00B30A26">
        <w:rPr>
          <w:lang w:val="es-ES"/>
        </w:rPr>
        <w:lastRenderedPageBreak/>
        <w:t>Requisitos comunes de los sistemas TMS</w:t>
      </w:r>
      <w:bookmarkEnd w:id="805"/>
      <w:r w:rsidR="009D45F3" w:rsidRPr="00B30A26">
        <w:rPr>
          <w:lang w:val="es-ES"/>
        </w:rPr>
        <w:fldChar w:fldCharType="begin"/>
      </w:r>
      <w:r w:rsidR="009D45F3" w:rsidRPr="00B30A26">
        <w:rPr>
          <w:lang w:val="es-ES"/>
        </w:rPr>
        <w:instrText xml:space="preserve"> XE "TMS" </w:instrText>
      </w:r>
      <w:r w:rsidR="009D45F3" w:rsidRPr="00B30A26">
        <w:rPr>
          <w:lang w:val="es-ES"/>
        </w:rPr>
        <w:fldChar w:fldCharType="end"/>
      </w:r>
    </w:p>
    <w:p w14:paraId="01F9D7CF" w14:textId="77777777" w:rsidR="009D45F3" w:rsidRPr="00B30A26" w:rsidRDefault="009D45F3" w:rsidP="009D45F3">
      <w:pPr>
        <w:rPr>
          <w:lang w:val="es-ES"/>
        </w:rPr>
      </w:pPr>
    </w:p>
    <w:p w14:paraId="68D8D0AD" w14:textId="3DB6D5A3" w:rsidR="009D45F3" w:rsidRPr="00B30A26" w:rsidRDefault="009D45F3" w:rsidP="009D45F3">
      <w:pPr>
        <w:rPr>
          <w:lang w:val="es-ES"/>
        </w:rPr>
      </w:pPr>
      <w:r w:rsidRPr="00B30A26">
        <w:rPr>
          <w:lang w:val="es-ES"/>
        </w:rPr>
        <w:t>Como parte del análisis del para alcanzar RFP 002</w:t>
      </w:r>
      <w:r w:rsidR="00732506" w:rsidRPr="00B30A26">
        <w:rPr>
          <w:lang w:val="es-ES"/>
        </w:rPr>
        <w:fldChar w:fldCharType="begin"/>
      </w:r>
      <w:r w:rsidR="00732506" w:rsidRPr="00B30A26">
        <w:rPr>
          <w:lang w:val="es-ES"/>
        </w:rPr>
        <w:instrText xml:space="preserve"> XE "RFP 002" </w:instrText>
      </w:r>
      <w:r w:rsidR="00732506" w:rsidRPr="00B30A26">
        <w:rPr>
          <w:lang w:val="es-ES"/>
        </w:rPr>
        <w:fldChar w:fldCharType="end"/>
      </w:r>
      <w:r w:rsidRPr="00B30A26">
        <w:rPr>
          <w:lang w:val="es-ES"/>
        </w:rPr>
        <w:t xml:space="preserve">, de solicitó dentro del marco del proyecto </w:t>
      </w:r>
      <w:r w:rsidR="00367FC2" w:rsidRPr="00B30A26">
        <w:rPr>
          <w:lang w:val="es-ES"/>
        </w:rPr>
        <w:t>realizar</w:t>
      </w:r>
      <w:r w:rsidRPr="00B30A26">
        <w:rPr>
          <w:lang w:val="es-ES"/>
        </w:rPr>
        <w:t xml:space="preserve"> </w:t>
      </w:r>
      <w:r w:rsidR="004F283E" w:rsidRPr="00B30A26">
        <w:rPr>
          <w:lang w:val="es-ES"/>
        </w:rPr>
        <w:t xml:space="preserve">un análisis comparativo </w:t>
      </w:r>
      <w:sdt>
        <w:sdtPr>
          <w:rPr>
            <w:lang w:val="es-ES"/>
          </w:rPr>
          <w:id w:val="-1393427354"/>
          <w:citation/>
        </w:sdtPr>
        <w:sdtContent>
          <w:r w:rsidR="004F283E" w:rsidRPr="00B30A26">
            <w:rPr>
              <w:lang w:val="es-ES"/>
            </w:rPr>
            <w:fldChar w:fldCharType="begin"/>
          </w:r>
          <w:r w:rsidR="004F283E" w:rsidRPr="00B30A26">
            <w:rPr>
              <w:lang w:val="es-ES"/>
            </w:rPr>
            <w:instrText xml:space="preserve"> CITATION Cam17 \l 3082 </w:instrText>
          </w:r>
          <w:r w:rsidR="004F283E" w:rsidRPr="00B30A26">
            <w:rPr>
              <w:lang w:val="es-ES"/>
            </w:rPr>
            <w:fldChar w:fldCharType="separate"/>
          </w:r>
          <w:ins w:id="806" w:author="felipe campo" w:date="2018-07-04T11:15:00Z">
            <w:r w:rsidR="00515FE7" w:rsidRPr="00515FE7">
              <w:rPr>
                <w:noProof/>
                <w:lang w:val="es-ES"/>
                <w:rPrChange w:id="807" w:author="felipe campo" w:date="2018-07-04T11:15:00Z">
                  <w:rPr>
                    <w:rFonts w:eastAsia="Times New Roman"/>
                  </w:rPr>
                </w:rPrChange>
              </w:rPr>
              <w:t>[6]</w:t>
            </w:r>
          </w:ins>
          <w:del w:id="808" w:author="felipe campo" w:date="2018-07-04T11:15:00Z">
            <w:r w:rsidR="0048189B" w:rsidRPr="00B30A26" w:rsidDel="00515FE7">
              <w:rPr>
                <w:noProof/>
                <w:lang w:val="es-ES"/>
              </w:rPr>
              <w:delText>[6]</w:delText>
            </w:r>
          </w:del>
          <w:r w:rsidR="004F283E" w:rsidRPr="00B30A26">
            <w:rPr>
              <w:lang w:val="es-ES"/>
            </w:rPr>
            <w:fldChar w:fldCharType="end"/>
          </w:r>
        </w:sdtContent>
      </w:sdt>
      <w:r w:rsidRPr="00B30A26">
        <w:rPr>
          <w:lang w:val="es-ES"/>
        </w:rPr>
        <w:t xml:space="preserve"> para establecer los requisitos</w:t>
      </w:r>
      <w:r w:rsidR="004F283E" w:rsidRPr="00B30A26">
        <w:rPr>
          <w:lang w:val="es-ES"/>
        </w:rPr>
        <w:t xml:space="preserve"> funcionales</w:t>
      </w:r>
      <w:r w:rsidRPr="00B30A26">
        <w:rPr>
          <w:lang w:val="es-ES"/>
        </w:rPr>
        <w:t xml:space="preserve"> externos que debe cumplir el sistema LogCloud</w:t>
      </w:r>
      <w:r w:rsidR="00267BF3">
        <w:rPr>
          <w:lang w:val="es-ES"/>
        </w:rPr>
        <w:fldChar w:fldCharType="begin"/>
      </w:r>
      <w:r w:rsidR="00267BF3" w:rsidRPr="00180A00">
        <w:rPr>
          <w:lang w:val="es-ES_tradnl"/>
        </w:rPr>
        <w:instrText xml:space="preserve"> XE "</w:instrText>
      </w:r>
      <w:r w:rsidR="00267BF3">
        <w:rPr>
          <w:szCs w:val="28"/>
          <w:lang w:val="es-ES"/>
        </w:rPr>
        <w:instrText>LogCloud</w:instrText>
      </w:r>
      <w:r w:rsidR="00267BF3" w:rsidRPr="00180A00">
        <w:rPr>
          <w:lang w:val="es-ES_tradnl"/>
        </w:rPr>
        <w:instrText xml:space="preserve">" </w:instrText>
      </w:r>
      <w:r w:rsidR="00267BF3">
        <w:rPr>
          <w:lang w:val="es-ES"/>
        </w:rPr>
        <w:fldChar w:fldCharType="end"/>
      </w:r>
      <w:r w:rsidRPr="00B30A26">
        <w:rPr>
          <w:lang w:val="es-ES"/>
        </w:rPr>
        <w:t xml:space="preserve"> para cumplir con los criterios de comparabilidad </w:t>
      </w:r>
      <w:r w:rsidR="007E2C38">
        <w:rPr>
          <w:lang w:val="es-ES"/>
        </w:rPr>
        <w:t>interoperabilidad</w:t>
      </w:r>
      <w:r w:rsidR="007E2C38" w:rsidRPr="00B30A26">
        <w:rPr>
          <w:lang w:val="es-ES"/>
        </w:rPr>
        <w:t xml:space="preserve"> </w:t>
      </w:r>
      <w:r w:rsidRPr="00B30A26">
        <w:rPr>
          <w:lang w:val="es-ES"/>
        </w:rPr>
        <w:t xml:space="preserve">con las soluciones del </w:t>
      </w:r>
      <w:r w:rsidR="004F283E" w:rsidRPr="00B30A26">
        <w:rPr>
          <w:lang w:val="es-ES"/>
        </w:rPr>
        <w:t>mercado identificadas,</w:t>
      </w:r>
      <w:r w:rsidRPr="00B30A26">
        <w:rPr>
          <w:lang w:val="es-ES"/>
        </w:rPr>
        <w:t xml:space="preserve"> ya que como parte de los objetivos específicos del proyecto es</w:t>
      </w:r>
      <w:r w:rsidR="00367FC2" w:rsidRPr="00B30A26">
        <w:rPr>
          <w:lang w:val="es-ES"/>
        </w:rPr>
        <w:t xml:space="preserve"> la comercialización del producto en mercado</w:t>
      </w:r>
      <w:r w:rsidR="004F283E" w:rsidRPr="00B30A26">
        <w:rPr>
          <w:lang w:val="es-ES"/>
        </w:rPr>
        <w:t>s nacionales e hispanoparlantes, por lo cual es importante para este proyecto establecer una línea base funcionales para posteriormente establecer una hoja de ruta de desarrollo de producto.</w:t>
      </w:r>
    </w:p>
    <w:p w14:paraId="4E806E52" w14:textId="77777777" w:rsidR="006D5AB0" w:rsidRPr="00B30A26" w:rsidRDefault="006D5AB0" w:rsidP="009D45F3">
      <w:pPr>
        <w:rPr>
          <w:lang w:val="es-ES"/>
        </w:rPr>
      </w:pPr>
    </w:p>
    <w:p w14:paraId="30150E2A" w14:textId="77777777" w:rsidR="006D5AB0" w:rsidRPr="00B30A26" w:rsidRDefault="006D5AB0" w:rsidP="009D45F3">
      <w:pPr>
        <w:rPr>
          <w:lang w:val="es-ES"/>
        </w:rPr>
      </w:pPr>
    </w:p>
    <w:p w14:paraId="54905E82" w14:textId="77777777" w:rsidR="00367FC2" w:rsidRPr="00B30A26" w:rsidRDefault="00367FC2" w:rsidP="009D45F3">
      <w:pPr>
        <w:rPr>
          <w:lang w:val="es-ES"/>
        </w:rPr>
      </w:pPr>
    </w:p>
    <w:p w14:paraId="055D4AB0" w14:textId="77777777" w:rsidR="006D5AB0" w:rsidRPr="00B30A26" w:rsidRDefault="00773E41" w:rsidP="006D5AB0">
      <w:pPr>
        <w:keepNext/>
        <w:jc w:val="left"/>
        <w:rPr>
          <w:lang w:val="es-ES"/>
        </w:rPr>
      </w:pPr>
      <w:r w:rsidRPr="00B30A26">
        <w:rPr>
          <w:noProof/>
          <w:lang w:val="es-CO" w:eastAsia="es-CO"/>
        </w:rPr>
        <w:drawing>
          <wp:inline distT="0" distB="0" distL="0" distR="0" wp14:anchorId="4CC38CCD" wp14:editId="6726BE26">
            <wp:extent cx="6109335" cy="3200400"/>
            <wp:effectExtent l="0" t="0" r="571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13858D7F" w14:textId="455031D1" w:rsidR="00773E41" w:rsidRPr="00B30A26" w:rsidRDefault="006D5AB0" w:rsidP="00CE6E9B">
      <w:pPr>
        <w:pStyle w:val="Descripcin"/>
        <w:rPr>
          <w:sz w:val="20"/>
          <w:lang w:val="es-ES"/>
        </w:rPr>
      </w:pPr>
      <w:bookmarkStart w:id="809" w:name="_Toc477252563"/>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5</w:t>
      </w:r>
      <w:r w:rsidRPr="00B30A26">
        <w:rPr>
          <w:sz w:val="20"/>
          <w:lang w:val="es-ES"/>
        </w:rPr>
        <w:fldChar w:fldCharType="end"/>
      </w:r>
      <w:r w:rsidRPr="00B30A26">
        <w:rPr>
          <w:sz w:val="20"/>
          <w:lang w:val="es-ES"/>
        </w:rPr>
        <w:t xml:space="preserve"> Funcionalidades comunes de sistemas TMS</w:t>
      </w:r>
      <w:r w:rsidR="004F6A81" w:rsidRPr="00B30A26">
        <w:rPr>
          <w:sz w:val="20"/>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sz w:val="20"/>
          <w:lang w:val="es-ES"/>
        </w:rPr>
        <w:fldChar w:fldCharType="end"/>
      </w:r>
      <w:r w:rsidR="00057D7C" w:rsidRPr="00B30A26">
        <w:rPr>
          <w:sz w:val="20"/>
          <w:lang w:val="es-ES"/>
        </w:rPr>
        <w:t xml:space="preserve"> </w:t>
      </w:r>
      <w:sdt>
        <w:sdtPr>
          <w:rPr>
            <w:sz w:val="20"/>
            <w:lang w:val="es-ES"/>
          </w:rPr>
          <w:id w:val="564922187"/>
          <w:citation/>
        </w:sdtPr>
        <w:sdtContent>
          <w:r w:rsidR="00057D7C" w:rsidRPr="00B30A26">
            <w:rPr>
              <w:sz w:val="20"/>
              <w:lang w:val="es-ES"/>
            </w:rPr>
            <w:fldChar w:fldCharType="begin"/>
          </w:r>
          <w:r w:rsidR="00057D7C" w:rsidRPr="00B30A26">
            <w:rPr>
              <w:sz w:val="20"/>
              <w:lang w:val="es-ES"/>
            </w:rPr>
            <w:instrText xml:space="preserve"> CITATION Min15 \l 3082 </w:instrText>
          </w:r>
          <w:r w:rsidR="00057D7C" w:rsidRPr="00B30A26">
            <w:rPr>
              <w:sz w:val="20"/>
              <w:lang w:val="es-ES"/>
            </w:rPr>
            <w:fldChar w:fldCharType="separate"/>
          </w:r>
          <w:ins w:id="810" w:author="felipe campo" w:date="2018-07-04T11:15:00Z">
            <w:r w:rsidR="00515FE7" w:rsidRPr="00515FE7">
              <w:rPr>
                <w:noProof/>
                <w:sz w:val="20"/>
                <w:lang w:val="es-ES"/>
                <w:rPrChange w:id="811" w:author="felipe campo" w:date="2018-07-04T11:15:00Z">
                  <w:rPr>
                    <w:rFonts w:eastAsia="Times New Roman"/>
                  </w:rPr>
                </w:rPrChange>
              </w:rPr>
              <w:t>[7]</w:t>
            </w:r>
          </w:ins>
          <w:del w:id="812" w:author="felipe campo" w:date="2018-07-04T11:15:00Z">
            <w:r w:rsidR="0048189B" w:rsidRPr="00B30A26" w:rsidDel="00515FE7">
              <w:rPr>
                <w:noProof/>
                <w:sz w:val="20"/>
                <w:lang w:val="es-ES"/>
              </w:rPr>
              <w:delText>[7]</w:delText>
            </w:r>
          </w:del>
          <w:r w:rsidR="00057D7C" w:rsidRPr="00B30A26">
            <w:rPr>
              <w:sz w:val="20"/>
              <w:lang w:val="es-ES"/>
            </w:rPr>
            <w:fldChar w:fldCharType="end"/>
          </w:r>
        </w:sdtContent>
      </w:sdt>
      <w:bookmarkEnd w:id="809"/>
    </w:p>
    <w:p w14:paraId="14C15C3A" w14:textId="77777777" w:rsidR="008B4C80" w:rsidRPr="00B30A26" w:rsidRDefault="008B4C80" w:rsidP="008B4C80">
      <w:pPr>
        <w:rPr>
          <w:lang w:val="es-ES"/>
        </w:rPr>
      </w:pPr>
    </w:p>
    <w:p w14:paraId="6C472F83" w14:textId="2731C97C" w:rsidR="00365115" w:rsidRPr="00B30A26" w:rsidRDefault="00365115" w:rsidP="008B4C80">
      <w:pPr>
        <w:rPr>
          <w:lang w:val="es-ES"/>
        </w:rPr>
      </w:pPr>
      <w:r w:rsidRPr="00B30A26">
        <w:rPr>
          <w:lang w:val="es-ES"/>
        </w:rPr>
        <w:t xml:space="preserve">De acuerdo al análisis </w:t>
      </w:r>
      <w:r w:rsidR="00855148" w:rsidRPr="00B30A26">
        <w:rPr>
          <w:lang w:val="es-ES"/>
        </w:rPr>
        <w:t>realiz</w:t>
      </w:r>
      <w:r w:rsidR="00855148">
        <w:rPr>
          <w:lang w:val="es-ES"/>
        </w:rPr>
        <w:t xml:space="preserve">ado, </w:t>
      </w:r>
      <w:r w:rsidR="00855148" w:rsidRPr="00B30A26">
        <w:rPr>
          <w:lang w:val="es-ES"/>
        </w:rPr>
        <w:t>se</w:t>
      </w:r>
      <w:r w:rsidRPr="00B30A26">
        <w:rPr>
          <w:lang w:val="es-ES"/>
        </w:rPr>
        <w:t xml:space="preserve"> identificaron aquellos requisitos que son comunes o frecuentes entre los sistemas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Pr="00B30A26">
        <w:rPr>
          <w:lang w:val="es-ES"/>
        </w:rPr>
        <w:t xml:space="preserve"> a nivel global y que deben ser tenidos en cuenta para la elaboración de proyecto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Pr="00B30A26">
        <w:rPr>
          <w:lang w:val="es-ES"/>
        </w:rPr>
        <w:t>, ya sea integrándolos como requisitos propios del sistema en su primera versión o como parte de la ruta de producto a priorizar para versiones posteriores.</w:t>
      </w:r>
    </w:p>
    <w:p w14:paraId="1EDF13B9" w14:textId="77777777" w:rsidR="00367FC2" w:rsidRPr="00B30A26" w:rsidRDefault="00367FC2" w:rsidP="009D45F3">
      <w:pPr>
        <w:rPr>
          <w:lang w:val="es-ES"/>
        </w:rPr>
      </w:pPr>
    </w:p>
    <w:p w14:paraId="2FC83137" w14:textId="504F51BF" w:rsidR="00365115" w:rsidRPr="00B30A26" w:rsidRDefault="00365115" w:rsidP="009D45F3">
      <w:pPr>
        <w:rPr>
          <w:lang w:val="es-ES"/>
        </w:rPr>
      </w:pPr>
      <w:r w:rsidRPr="00B30A26">
        <w:rPr>
          <w:lang w:val="es-ES"/>
        </w:rPr>
        <w:lastRenderedPageBreak/>
        <w:t>Para este análisis debemos aclara</w:t>
      </w:r>
      <w:r w:rsidR="0004584D">
        <w:rPr>
          <w:lang w:val="es-ES"/>
        </w:rPr>
        <w:t>r</w:t>
      </w:r>
      <w:r w:rsidRPr="00B30A26">
        <w:rPr>
          <w:lang w:val="es-ES"/>
        </w:rPr>
        <w:t xml:space="preserve"> que se tuvieron en cuenta las características de los sistemas a nivel global, tomando en cuenta el estado del arte y del mercado global, sin embargo, como sus conclusiones lo indican se recomienda un estudio de mercado o incorporar proceso de validaciones continua tales como gestión ágil de proyectos, prototipado rápido o proceso de innovación abierta para lograr realizar una adaptación exitosa se estas funcionalidades y capacidades al contexto colombiano en el cual se espera hacer el lanzamiento de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Pr="00B30A26">
        <w:rPr>
          <w:lang w:val="es-ES"/>
        </w:rPr>
        <w:t>.</w:t>
      </w:r>
    </w:p>
    <w:p w14:paraId="1B05FC06" w14:textId="77777777" w:rsidR="00365115" w:rsidRPr="00B30A26" w:rsidRDefault="00365115" w:rsidP="009D45F3">
      <w:pPr>
        <w:rPr>
          <w:lang w:val="es-ES"/>
        </w:rPr>
      </w:pPr>
    </w:p>
    <w:p w14:paraId="4FA229ED" w14:textId="5CE52097" w:rsidR="00365115" w:rsidRPr="00B30A26" w:rsidRDefault="00365115" w:rsidP="009D45F3">
      <w:pPr>
        <w:rPr>
          <w:lang w:val="es-ES"/>
        </w:rPr>
      </w:pPr>
      <w:r w:rsidRPr="00B30A26">
        <w:rPr>
          <w:lang w:val="es-ES"/>
        </w:rPr>
        <w:t>Las funcionalidades identificadas en el análisis de los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Pr="00B30A26">
        <w:rPr>
          <w:lang w:val="es-ES"/>
        </w:rPr>
        <w:t xml:space="preserve">, luego de ser analizadas, se incorporan como requisitos externos o de referencia para establecer </w:t>
      </w:r>
      <w:r w:rsidR="00AF52BC" w:rsidRPr="00B30A26">
        <w:rPr>
          <w:lang w:val="es-ES"/>
        </w:rPr>
        <w:t>una la línea</w:t>
      </w:r>
      <w:r w:rsidRPr="00B30A26">
        <w:rPr>
          <w:lang w:val="es-ES"/>
        </w:rPr>
        <w:t xml:space="preserve"> base funcional a alcanzar durante el ciclo de vida del producto.</w:t>
      </w:r>
      <w:r w:rsidR="003237E6" w:rsidRPr="00B30A26">
        <w:rPr>
          <w:lang w:val="es-ES"/>
        </w:rPr>
        <w:t xml:space="preserve"> </w:t>
      </w:r>
      <w:r w:rsidR="00BF312C" w:rsidRPr="00B30A26">
        <w:rPr>
          <w:lang w:val="es-ES"/>
        </w:rPr>
        <w:t>Esta funcionalidad será</w:t>
      </w:r>
      <w:r w:rsidR="00761AE3" w:rsidRPr="00B30A26">
        <w:rPr>
          <w:lang w:val="es-ES"/>
        </w:rPr>
        <w:t xml:space="preserve"> </w:t>
      </w:r>
      <w:r w:rsidR="00BF312C" w:rsidRPr="00B30A26">
        <w:rPr>
          <w:lang w:val="es-ES"/>
        </w:rPr>
        <w:t>agrupada</w:t>
      </w:r>
      <w:r w:rsidR="00761AE3" w:rsidRPr="00B30A26">
        <w:rPr>
          <w:lang w:val="es-ES"/>
        </w:rPr>
        <w:t xml:space="preserve"> en Diagramas de Paquetes</w:t>
      </w:r>
      <w:r w:rsidR="00761AE3" w:rsidRPr="00B30A26">
        <w:rPr>
          <w:lang w:val="es-ES"/>
        </w:rPr>
        <w:fldChar w:fldCharType="begin"/>
      </w:r>
      <w:r w:rsidR="00761AE3" w:rsidRPr="00B30A26">
        <w:rPr>
          <w:lang w:val="es-ES"/>
        </w:rPr>
        <w:instrText xml:space="preserve"> XE "Diagramas de Paquetes" </w:instrText>
      </w:r>
      <w:r w:rsidR="00761AE3" w:rsidRPr="00B30A26">
        <w:rPr>
          <w:lang w:val="es-ES"/>
        </w:rPr>
        <w:fldChar w:fldCharType="end"/>
      </w:r>
      <w:r w:rsidR="00761AE3" w:rsidRPr="00B30A26">
        <w:rPr>
          <w:lang w:val="es-ES"/>
        </w:rPr>
        <w:t xml:space="preserve"> siguiendo la notación UML</w:t>
      </w:r>
      <w:r w:rsidR="00761AE3" w:rsidRPr="00B30A26">
        <w:rPr>
          <w:lang w:val="es-ES"/>
        </w:rPr>
        <w:fldChar w:fldCharType="begin"/>
      </w:r>
      <w:r w:rsidR="00761AE3" w:rsidRPr="00B30A26">
        <w:rPr>
          <w:lang w:val="es-ES"/>
        </w:rPr>
        <w:instrText xml:space="preserve"> XE "UML" </w:instrText>
      </w:r>
      <w:r w:rsidR="00761AE3" w:rsidRPr="00B30A26">
        <w:rPr>
          <w:lang w:val="es-ES"/>
        </w:rPr>
        <w:fldChar w:fldCharType="end"/>
      </w:r>
      <w:r w:rsidR="00BF312C" w:rsidRPr="00B30A26">
        <w:rPr>
          <w:lang w:val="es-ES"/>
        </w:rPr>
        <w:t>.</w:t>
      </w:r>
    </w:p>
    <w:p w14:paraId="487436EA" w14:textId="77777777" w:rsidR="00BF312C" w:rsidRPr="00B30A26" w:rsidRDefault="00BF312C" w:rsidP="00BF312C">
      <w:pPr>
        <w:rPr>
          <w:lang w:val="es-ES"/>
        </w:rPr>
      </w:pPr>
    </w:p>
    <w:p w14:paraId="2D6B8B65" w14:textId="77777777" w:rsidR="00BF312C" w:rsidRPr="00B30A26" w:rsidRDefault="00BF312C" w:rsidP="00BF312C">
      <w:pPr>
        <w:keepNext/>
        <w:rPr>
          <w:lang w:val="es-ES"/>
        </w:rPr>
      </w:pPr>
      <w:r w:rsidRPr="00B30A26">
        <w:rPr>
          <w:noProof/>
          <w:lang w:val="es-CO" w:eastAsia="es-CO"/>
        </w:rPr>
        <w:drawing>
          <wp:inline distT="0" distB="0" distL="0" distR="0" wp14:anchorId="5F8C4489" wp14:editId="1C7BE4B8">
            <wp:extent cx="5966460" cy="4861560"/>
            <wp:effectExtent l="25400" t="25400" r="27940" b="15240"/>
            <wp:docPr id="3" name="Picture 3" descr="reqs/export/RFE/png/Requisitos%20LogCloud__RFE%20Requisitos%20Funcionales%20Externos__RFE%20Requisitos%20Funcionales%20Externos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s/export/RFE/png/Requisitos%20LogCloud__RFE%20Requisitos%20Funcionales%20Externos__RFE%20Requisitos%20Funcionales%20Externos_1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6460" cy="4861560"/>
                    </a:xfrm>
                    <a:prstGeom prst="rect">
                      <a:avLst/>
                    </a:prstGeom>
                    <a:noFill/>
                    <a:ln>
                      <a:solidFill>
                        <a:schemeClr val="accent6"/>
                      </a:solidFill>
                    </a:ln>
                  </pic:spPr>
                </pic:pic>
              </a:graphicData>
            </a:graphic>
          </wp:inline>
        </w:drawing>
      </w:r>
    </w:p>
    <w:p w14:paraId="11CF7A1C" w14:textId="77777777" w:rsidR="00BF312C" w:rsidRPr="00B30A26" w:rsidRDefault="00BF312C" w:rsidP="00CE6E9B">
      <w:pPr>
        <w:pStyle w:val="Descripcin"/>
        <w:rPr>
          <w:sz w:val="20"/>
          <w:lang w:val="es-ES"/>
        </w:rPr>
      </w:pPr>
      <w:bookmarkStart w:id="813" w:name="_Toc477252564"/>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6</w:t>
      </w:r>
      <w:r w:rsidRPr="00B30A26">
        <w:rPr>
          <w:sz w:val="20"/>
          <w:lang w:val="es-ES"/>
        </w:rPr>
        <w:fldChar w:fldCharType="end"/>
      </w:r>
      <w:r w:rsidRPr="00B30A26">
        <w:rPr>
          <w:sz w:val="20"/>
          <w:lang w:val="es-ES"/>
        </w:rPr>
        <w:t xml:space="preserve"> Diagrama de Paquetes de los Requisitos Funcionales Externos</w:t>
      </w:r>
      <w:bookmarkEnd w:id="813"/>
    </w:p>
    <w:p w14:paraId="4CE05459" w14:textId="77777777" w:rsidR="00AF52BC" w:rsidRPr="00B30A26" w:rsidRDefault="00AF52BC" w:rsidP="009D45F3">
      <w:pPr>
        <w:rPr>
          <w:lang w:val="es-ES"/>
        </w:rPr>
      </w:pPr>
    </w:p>
    <w:p w14:paraId="3B835088" w14:textId="717DBBD9" w:rsidR="00BF312C" w:rsidRPr="00B30A26" w:rsidRDefault="00AF52BC" w:rsidP="009D45F3">
      <w:pPr>
        <w:rPr>
          <w:lang w:val="es-ES"/>
        </w:rPr>
      </w:pPr>
      <w:r w:rsidRPr="00B30A26">
        <w:rPr>
          <w:lang w:val="es-ES"/>
        </w:rPr>
        <w:t>Para la elaboración de estos requisitos primero s</w:t>
      </w:r>
      <w:r w:rsidR="007A12AD" w:rsidRPr="00B30A26">
        <w:rPr>
          <w:lang w:val="es-ES"/>
        </w:rPr>
        <w:t>e identificaron los</w:t>
      </w:r>
      <w:r w:rsidR="00BF312C" w:rsidRPr="00B30A26">
        <w:rPr>
          <w:lang w:val="es-ES"/>
        </w:rPr>
        <w:t xml:space="preserve"> </w:t>
      </w:r>
      <w:r w:rsidR="00A531A9" w:rsidRPr="00B30A26">
        <w:rPr>
          <w:lang w:val="es-ES"/>
        </w:rPr>
        <w:t>RFE</w:t>
      </w:r>
      <w:r w:rsidR="00A531A9" w:rsidRPr="00B30A26">
        <w:rPr>
          <w:lang w:val="es-ES"/>
        </w:rPr>
        <w:fldChar w:fldCharType="begin"/>
      </w:r>
      <w:r w:rsidR="00A531A9" w:rsidRPr="00B30A26">
        <w:rPr>
          <w:lang w:val="es-ES"/>
        </w:rPr>
        <w:instrText xml:space="preserve"> XE "RFE" </w:instrText>
      </w:r>
      <w:r w:rsidR="00A531A9" w:rsidRPr="00B30A26">
        <w:rPr>
          <w:lang w:val="es-ES"/>
        </w:rPr>
        <w:fldChar w:fldCharType="end"/>
      </w:r>
      <w:r w:rsidR="00A531A9" w:rsidRPr="00B30A26">
        <w:rPr>
          <w:lang w:val="es-ES"/>
        </w:rPr>
        <w:t xml:space="preserve"> </w:t>
      </w:r>
      <w:r w:rsidR="00BF312C" w:rsidRPr="00B30A26">
        <w:rPr>
          <w:lang w:val="es-ES"/>
        </w:rPr>
        <w:t>R</w:t>
      </w:r>
      <w:r w:rsidR="00F94CCC" w:rsidRPr="00B30A26">
        <w:rPr>
          <w:lang w:val="es-ES"/>
        </w:rPr>
        <w:t>equisitos funcionales</w:t>
      </w:r>
      <w:r w:rsidR="00BF312C" w:rsidRPr="00B30A26">
        <w:rPr>
          <w:lang w:val="es-ES"/>
        </w:rPr>
        <w:t xml:space="preserve"> externos</w:t>
      </w:r>
      <w:r w:rsidR="00BF312C" w:rsidRPr="00B30A26">
        <w:rPr>
          <w:lang w:val="es-ES"/>
        </w:rPr>
        <w:fldChar w:fldCharType="begin"/>
      </w:r>
      <w:r w:rsidR="00BF312C" w:rsidRPr="00B30A26">
        <w:rPr>
          <w:lang w:val="es-ES"/>
        </w:rPr>
        <w:instrText xml:space="preserve"> XE "Requisitos funcionales:externos" </w:instrText>
      </w:r>
      <w:r w:rsidR="00BF312C" w:rsidRPr="00B30A26">
        <w:rPr>
          <w:lang w:val="es-ES"/>
        </w:rPr>
        <w:fldChar w:fldCharType="end"/>
      </w:r>
      <w:r w:rsidR="00F94CCC" w:rsidRPr="00B30A26">
        <w:rPr>
          <w:lang w:val="es-ES"/>
        </w:rPr>
        <w:t xml:space="preserve"> de primer nivel y se esquematizaron en un diagrama de caso de uso</w:t>
      </w:r>
      <w:r w:rsidR="00F94CCC" w:rsidRPr="00B30A26">
        <w:rPr>
          <w:lang w:val="es-ES"/>
        </w:rPr>
        <w:fldChar w:fldCharType="begin"/>
      </w:r>
      <w:r w:rsidR="00F94CCC" w:rsidRPr="00B30A26">
        <w:rPr>
          <w:lang w:val="es-ES"/>
        </w:rPr>
        <w:instrText xml:space="preserve"> XE "diagrama de caso de uso" </w:instrText>
      </w:r>
      <w:r w:rsidR="00F94CCC" w:rsidRPr="00B30A26">
        <w:rPr>
          <w:lang w:val="es-ES"/>
        </w:rPr>
        <w:fldChar w:fldCharType="end"/>
      </w:r>
      <w:r w:rsidR="00761AE3" w:rsidRPr="00B30A26">
        <w:rPr>
          <w:lang w:val="es-ES"/>
        </w:rPr>
        <w:t xml:space="preserve"> de primer nivel para identificar aque</w:t>
      </w:r>
      <w:r w:rsidR="00BF312C" w:rsidRPr="00B30A26">
        <w:rPr>
          <w:lang w:val="es-ES"/>
        </w:rPr>
        <w:t>llos C</w:t>
      </w:r>
      <w:r w:rsidR="00761AE3" w:rsidRPr="00B30A26">
        <w:rPr>
          <w:lang w:val="es-ES"/>
        </w:rPr>
        <w:t>asos de uso</w:t>
      </w:r>
      <w:r w:rsidR="00BF312C" w:rsidRPr="00B30A26">
        <w:rPr>
          <w:lang w:val="es-ES"/>
        </w:rPr>
        <w:fldChar w:fldCharType="begin"/>
      </w:r>
      <w:r w:rsidR="00BF312C" w:rsidRPr="00B30A26">
        <w:rPr>
          <w:lang w:val="es-ES"/>
        </w:rPr>
        <w:instrText xml:space="preserve"> XE "Casos de uso" </w:instrText>
      </w:r>
      <w:r w:rsidR="00BF312C" w:rsidRPr="00B30A26">
        <w:rPr>
          <w:lang w:val="es-ES"/>
        </w:rPr>
        <w:fldChar w:fldCharType="end"/>
      </w:r>
      <w:r w:rsidR="00761AE3" w:rsidRPr="00B30A26">
        <w:rPr>
          <w:lang w:val="es-ES"/>
        </w:rPr>
        <w:t xml:space="preserve"> </w:t>
      </w:r>
    </w:p>
    <w:p w14:paraId="5510A5A2" w14:textId="4FDB7997" w:rsidR="00AF52BC" w:rsidRPr="00B30A26" w:rsidRDefault="00761AE3" w:rsidP="009D45F3">
      <w:pPr>
        <w:rPr>
          <w:lang w:val="es-ES"/>
        </w:rPr>
      </w:pPr>
      <w:r w:rsidRPr="00B30A26">
        <w:rPr>
          <w:lang w:val="es-ES"/>
        </w:rPr>
        <w:t>externos primarios (CUEP</w:t>
      </w:r>
      <w:r w:rsidRPr="00B30A26">
        <w:rPr>
          <w:lang w:val="es-ES"/>
        </w:rPr>
        <w:fldChar w:fldCharType="begin"/>
      </w:r>
      <w:r w:rsidRPr="00B30A26">
        <w:rPr>
          <w:lang w:val="es-ES"/>
        </w:rPr>
        <w:instrText xml:space="preserve"> XE "CUEP" </w:instrText>
      </w:r>
      <w:r w:rsidRPr="00B30A26">
        <w:rPr>
          <w:lang w:val="es-ES"/>
        </w:rPr>
        <w:fldChar w:fldCharType="end"/>
      </w:r>
      <w:r w:rsidRPr="00B30A26">
        <w:rPr>
          <w:lang w:val="es-ES"/>
        </w:rPr>
        <w:t>) que son comunes en los sistemas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Pr="00B30A26">
        <w:rPr>
          <w:lang w:val="es-ES"/>
        </w:rPr>
        <w:t xml:space="preserve"> y que se reconocen como diferenciadores generales entre los productos </w:t>
      </w:r>
      <w:r w:rsidR="00BF312C" w:rsidRPr="00B30A26">
        <w:rPr>
          <w:lang w:val="es-ES"/>
        </w:rPr>
        <w:t>TMS analizados.</w:t>
      </w:r>
    </w:p>
    <w:p w14:paraId="5CB4601F" w14:textId="77777777" w:rsidR="005F164B" w:rsidRPr="00B30A26" w:rsidRDefault="005F164B" w:rsidP="009D45F3">
      <w:pPr>
        <w:rPr>
          <w:lang w:val="es-ES"/>
        </w:rPr>
      </w:pPr>
    </w:p>
    <w:p w14:paraId="066AE212" w14:textId="4436E5CA" w:rsidR="005F164B" w:rsidRPr="00B30A26" w:rsidRDefault="005F164B" w:rsidP="005F164B">
      <w:pPr>
        <w:pStyle w:val="Ttulo3"/>
        <w:rPr>
          <w:lang w:val="es-ES"/>
        </w:rPr>
      </w:pPr>
      <w:bookmarkStart w:id="814" w:name="_Toc518466248"/>
      <w:r w:rsidRPr="00B30A26">
        <w:rPr>
          <w:lang w:val="es-ES"/>
        </w:rPr>
        <w:t>RFE Requisitos Funcionales Externos</w:t>
      </w:r>
      <w:bookmarkEnd w:id="814"/>
    </w:p>
    <w:p w14:paraId="48AAD4D9" w14:textId="77777777" w:rsidR="005F164B" w:rsidRPr="00B30A26" w:rsidRDefault="005F164B" w:rsidP="009D45F3">
      <w:pPr>
        <w:rPr>
          <w:lang w:val="es-ES"/>
        </w:rPr>
      </w:pPr>
    </w:p>
    <w:p w14:paraId="091A6222" w14:textId="0327788A" w:rsidR="005F164B" w:rsidRPr="00B30A26" w:rsidRDefault="005F164B" w:rsidP="009D45F3">
      <w:pPr>
        <w:rPr>
          <w:lang w:val="es-ES"/>
        </w:rPr>
      </w:pPr>
      <w:r w:rsidRPr="00B30A26">
        <w:rPr>
          <w:lang w:val="es-ES"/>
        </w:rPr>
        <w:t>Para el análisis de los RFE requisitos funcionales externos de primer nivel, se tomaron casos de uso</w:t>
      </w:r>
      <w:r w:rsidR="003237E6" w:rsidRPr="00B30A26">
        <w:rPr>
          <w:lang w:val="es-ES"/>
        </w:rPr>
        <w:t xml:space="preserve"> </w:t>
      </w:r>
      <w:r w:rsidR="008A2BAB" w:rsidRPr="00B30A26">
        <w:rPr>
          <w:lang w:val="es-ES"/>
        </w:rPr>
        <w:t xml:space="preserve">primarios o </w:t>
      </w:r>
      <w:r w:rsidRPr="00B30A26">
        <w:rPr>
          <w:lang w:val="es-ES"/>
        </w:rPr>
        <w:t>de negocio de hacen parte común de los sistemas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Pr="00B30A26">
        <w:rPr>
          <w:lang w:val="es-ES"/>
        </w:rPr>
        <w:t>.</w:t>
      </w:r>
    </w:p>
    <w:p w14:paraId="2143D047" w14:textId="77777777" w:rsidR="005F164B" w:rsidRPr="00B30A26" w:rsidRDefault="005F164B" w:rsidP="009D45F3">
      <w:pPr>
        <w:rPr>
          <w:lang w:val="es-ES"/>
        </w:rPr>
      </w:pPr>
    </w:p>
    <w:p w14:paraId="64D380E4" w14:textId="5856B794" w:rsidR="008A2BAB" w:rsidRPr="00B30A26" w:rsidRDefault="00357C72" w:rsidP="00CE6E9B">
      <w:pPr>
        <w:keepNext/>
        <w:jc w:val="center"/>
        <w:rPr>
          <w:lang w:val="es-ES"/>
        </w:rPr>
      </w:pPr>
      <w:r w:rsidRPr="00B30A26">
        <w:rPr>
          <w:noProof/>
          <w:lang w:val="es-CO" w:eastAsia="es-CO"/>
        </w:rPr>
        <w:lastRenderedPageBreak/>
        <w:drawing>
          <wp:inline distT="0" distB="0" distL="0" distR="0" wp14:anchorId="0BA76B68" wp14:editId="240E6C1F">
            <wp:extent cx="5937885" cy="7512050"/>
            <wp:effectExtent l="0" t="0" r="0" b="0"/>
            <wp:docPr id="13" name="Picture 13" descr="Requisitos/export/RFE/png/Requisitos%20LogCloud__RFE%20Requisitos%20Funcionales%20Externos__RFE%20Nivel%201__RFE%20Nivel%20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quisitos/export/RFE/png/Requisitos%20LogCloud__RFE%20Requisitos%20Funcionales%20Externos__RFE%20Nivel%201__RFE%20Nivel%201_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7512050"/>
                    </a:xfrm>
                    <a:prstGeom prst="rect">
                      <a:avLst/>
                    </a:prstGeom>
                    <a:noFill/>
                    <a:ln>
                      <a:noFill/>
                    </a:ln>
                  </pic:spPr>
                </pic:pic>
              </a:graphicData>
            </a:graphic>
          </wp:inline>
        </w:drawing>
      </w:r>
    </w:p>
    <w:p w14:paraId="48F3AC1C" w14:textId="752137B3" w:rsidR="005F164B" w:rsidRPr="00B30A26" w:rsidRDefault="008A2BAB" w:rsidP="00CE6E9B">
      <w:pPr>
        <w:pStyle w:val="Descripcin"/>
        <w:rPr>
          <w:sz w:val="20"/>
          <w:lang w:val="es-ES"/>
        </w:rPr>
      </w:pPr>
      <w:bookmarkStart w:id="815" w:name="_Toc477252565"/>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7</w:t>
      </w:r>
      <w:r w:rsidRPr="00B30A26">
        <w:rPr>
          <w:sz w:val="20"/>
          <w:lang w:val="es-ES"/>
        </w:rPr>
        <w:fldChar w:fldCharType="end"/>
      </w:r>
      <w:r w:rsidRPr="00B30A26">
        <w:rPr>
          <w:sz w:val="20"/>
          <w:lang w:val="es-ES"/>
        </w:rPr>
        <w:t xml:space="preserve"> RFE Requisitos Funcionales Externos Nivel 1</w:t>
      </w:r>
      <w:bookmarkEnd w:id="815"/>
    </w:p>
    <w:p w14:paraId="0367E54E" w14:textId="03A2FBB6" w:rsidR="003B7B32" w:rsidRPr="00B30A26" w:rsidRDefault="003B7B32" w:rsidP="003B7B32">
      <w:pPr>
        <w:rPr>
          <w:lang w:val="es-ES"/>
        </w:rPr>
      </w:pPr>
      <w:r w:rsidRPr="00B30A26">
        <w:rPr>
          <w:lang w:val="es-ES"/>
        </w:rPr>
        <w:t xml:space="preserve">Cada uno de los </w:t>
      </w:r>
      <w:r w:rsidR="00057D7C" w:rsidRPr="00B30A26">
        <w:rPr>
          <w:lang w:val="es-ES"/>
        </w:rPr>
        <w:t>CUEP</w:t>
      </w:r>
      <w:r w:rsidR="00057D7C" w:rsidRPr="00B30A26">
        <w:rPr>
          <w:lang w:val="es-ES"/>
        </w:rPr>
        <w:fldChar w:fldCharType="begin"/>
      </w:r>
      <w:r w:rsidR="00057D7C" w:rsidRPr="00B30A26">
        <w:rPr>
          <w:lang w:val="es-ES"/>
        </w:rPr>
        <w:instrText xml:space="preserve"> XE "CUEP" </w:instrText>
      </w:r>
      <w:r w:rsidR="00057D7C" w:rsidRPr="00B30A26">
        <w:rPr>
          <w:lang w:val="es-ES"/>
        </w:rPr>
        <w:fldChar w:fldCharType="end"/>
      </w:r>
      <w:r w:rsidR="003237E6" w:rsidRPr="00B30A26">
        <w:rPr>
          <w:lang w:val="es-ES"/>
        </w:rPr>
        <w:t xml:space="preserve"> </w:t>
      </w:r>
      <w:r w:rsidR="00057D7C" w:rsidRPr="00B30A26">
        <w:rPr>
          <w:lang w:val="es-ES"/>
        </w:rPr>
        <w:t xml:space="preserve">de Nivel 1 ha sido </w:t>
      </w:r>
      <w:r w:rsidR="00311062" w:rsidRPr="00B30A26">
        <w:rPr>
          <w:lang w:val="es-ES"/>
        </w:rPr>
        <w:t>especificado</w:t>
      </w:r>
      <w:r w:rsidR="00057D7C" w:rsidRPr="00B30A26">
        <w:rPr>
          <w:lang w:val="es-ES"/>
        </w:rPr>
        <w:t xml:space="preserve"> a nivel 2. En este nivel se especifica cada una de las funcionalidades que cumplen con el </w:t>
      </w:r>
      <w:r w:rsidR="00057D7C" w:rsidRPr="00B30A26">
        <w:rPr>
          <w:lang w:val="es-ES"/>
        </w:rPr>
        <w:lastRenderedPageBreak/>
        <w:t>requisito de negocio propio</w:t>
      </w:r>
      <w:r w:rsidR="00CB5560" w:rsidRPr="00B30A26">
        <w:rPr>
          <w:lang w:val="es-ES"/>
        </w:rPr>
        <w:t>, para esto se utilizarán los estereotipos de los Casos de Uso Externos (CUE</w:t>
      </w:r>
      <w:r w:rsidR="00CB5560" w:rsidRPr="00B30A26">
        <w:rPr>
          <w:lang w:val="es-ES"/>
        </w:rPr>
        <w:fldChar w:fldCharType="begin"/>
      </w:r>
      <w:r w:rsidR="00CB5560" w:rsidRPr="00B30A26">
        <w:rPr>
          <w:lang w:val="es-ES"/>
        </w:rPr>
        <w:instrText xml:space="preserve"> XE "CUE" </w:instrText>
      </w:r>
      <w:r w:rsidR="00CB5560" w:rsidRPr="00B30A26">
        <w:rPr>
          <w:lang w:val="es-ES"/>
        </w:rPr>
        <w:fldChar w:fldCharType="end"/>
      </w:r>
      <w:r w:rsidR="00CB5560" w:rsidRPr="00B30A26">
        <w:rPr>
          <w:lang w:val="es-ES"/>
        </w:rPr>
        <w:t>)</w:t>
      </w:r>
      <w:r w:rsidR="00311062" w:rsidRPr="00B30A26">
        <w:rPr>
          <w:lang w:val="es-ES"/>
        </w:rPr>
        <w:t>. El propósito de este nivel es listar las funcionalidades de alto nivel que hacen parte de los sistemas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00311062" w:rsidRPr="00B30A26">
        <w:rPr>
          <w:lang w:val="es-ES"/>
        </w:rPr>
        <w:t>, para poder establecer posteriormente un análisis de estas con</w:t>
      </w:r>
      <w:r w:rsidR="00441C20" w:rsidRPr="00B30A26">
        <w:rPr>
          <w:lang w:val="es-ES"/>
        </w:rPr>
        <w:t xml:space="preserve"> las funcionalidades del sistema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00441C20" w:rsidRPr="00B30A26">
        <w:rPr>
          <w:lang w:val="es-ES"/>
        </w:rPr>
        <w:t>.</w:t>
      </w:r>
    </w:p>
    <w:p w14:paraId="1122E2A7" w14:textId="77777777" w:rsidR="00441C20" w:rsidRPr="00B30A26" w:rsidRDefault="00441C20" w:rsidP="003B7B32">
      <w:pPr>
        <w:rPr>
          <w:lang w:val="es-ES"/>
        </w:rPr>
      </w:pPr>
    </w:p>
    <w:p w14:paraId="64FC5CF9" w14:textId="4975787F" w:rsidR="00441C20" w:rsidRPr="00B30A26" w:rsidRDefault="00441C20" w:rsidP="00441C20">
      <w:pPr>
        <w:pStyle w:val="Ttulo4"/>
        <w:rPr>
          <w:lang w:val="es-ES"/>
        </w:rPr>
      </w:pPr>
      <w:bookmarkStart w:id="816" w:name="_Toc518466249"/>
      <w:r w:rsidRPr="00B30A26">
        <w:rPr>
          <w:lang w:val="es-ES"/>
        </w:rPr>
        <w:t>Gestión de Envíos y pedidos</w:t>
      </w:r>
      <w:bookmarkEnd w:id="816"/>
    </w:p>
    <w:p w14:paraId="1013628E" w14:textId="1A2322EA" w:rsidR="00441C20" w:rsidRPr="00B30A26" w:rsidRDefault="00441C20" w:rsidP="00441C20">
      <w:pPr>
        <w:rPr>
          <w:lang w:val="es-ES"/>
        </w:rPr>
      </w:pPr>
      <w:r w:rsidRPr="00B30A26">
        <w:rPr>
          <w:lang w:val="es-ES"/>
        </w:rPr>
        <w:t>Los envíos son parte fundamental de los procesos logístico</w:t>
      </w:r>
      <w:r w:rsidR="00A4489B">
        <w:rPr>
          <w:lang w:val="es-ES"/>
        </w:rPr>
        <w:t>s</w:t>
      </w:r>
      <w:r w:rsidRPr="00B30A26">
        <w:rPr>
          <w:lang w:val="es-ES"/>
        </w:rPr>
        <w:t>, es por lo que operativamente un sistema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Pr="00B30A26">
        <w:rPr>
          <w:lang w:val="es-ES"/>
        </w:rPr>
        <w:t xml:space="preserve"> debe ser capaz de gestionarlos durante su ciclo de vida y de facilitar su ubicación e información relacionada.</w:t>
      </w:r>
    </w:p>
    <w:p w14:paraId="1873A4AD" w14:textId="77777777" w:rsidR="00013D03" w:rsidRPr="00B30A26" w:rsidRDefault="00013D03" w:rsidP="00013D03">
      <w:pPr>
        <w:keepNext/>
        <w:rPr>
          <w:lang w:val="es-ES"/>
        </w:rPr>
      </w:pPr>
      <w:r w:rsidRPr="00B30A26">
        <w:rPr>
          <w:noProof/>
          <w:lang w:val="es-CO" w:eastAsia="es-CO"/>
        </w:rPr>
        <w:drawing>
          <wp:inline distT="0" distB="0" distL="0" distR="0" wp14:anchorId="219F1A98" wp14:editId="54A2A9F5">
            <wp:extent cx="5930900" cy="4432300"/>
            <wp:effectExtent l="25400" t="25400" r="38100" b="38100"/>
            <wp:docPr id="14" name="Picture 14" descr="reqs/export/RFE/png/Requisitos%20LogCloud__RFE%20Requisitos%20Funcionales%20Externos__RFE%20Nivel%202%20Gestionar%20%20Envios%20y%20Pedidos__RFE%20Nivel%202%20Gestionar%20%20Envios%20y%20Pedidos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qs/export/RFE/png/Requisitos%20LogCloud__RFE%20Requisitos%20Funcionales%20Externos__RFE%20Nivel%202%20Gestionar%20%20Envios%20y%20Pedidos__RFE%20Nivel%202%20Gestionar%20%20Envios%20y%20Pedidos_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0900" cy="4432300"/>
                    </a:xfrm>
                    <a:prstGeom prst="rect">
                      <a:avLst/>
                    </a:prstGeom>
                    <a:noFill/>
                    <a:ln>
                      <a:solidFill>
                        <a:schemeClr val="accent6"/>
                      </a:solidFill>
                    </a:ln>
                  </pic:spPr>
                </pic:pic>
              </a:graphicData>
            </a:graphic>
          </wp:inline>
        </w:drawing>
      </w:r>
    </w:p>
    <w:p w14:paraId="664D7DC2" w14:textId="1C58E7A1" w:rsidR="00CB5560" w:rsidRPr="00B30A26" w:rsidRDefault="00013D03" w:rsidP="00CE6E9B">
      <w:pPr>
        <w:pStyle w:val="Descripcin"/>
        <w:rPr>
          <w:sz w:val="20"/>
          <w:lang w:val="es-ES"/>
        </w:rPr>
      </w:pPr>
      <w:bookmarkStart w:id="817" w:name="_Toc477252566"/>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8</w:t>
      </w:r>
      <w:r w:rsidRPr="00B30A26">
        <w:rPr>
          <w:sz w:val="20"/>
          <w:lang w:val="es-ES"/>
        </w:rPr>
        <w:fldChar w:fldCharType="end"/>
      </w:r>
      <w:r w:rsidRPr="00B30A26">
        <w:rPr>
          <w:sz w:val="20"/>
          <w:lang w:val="es-ES"/>
        </w:rPr>
        <w:t xml:space="preserve"> RFE Nivel 2 </w:t>
      </w:r>
      <w:r w:rsidR="00B70178" w:rsidRPr="00B30A26">
        <w:rPr>
          <w:sz w:val="20"/>
          <w:lang w:val="es-ES"/>
        </w:rPr>
        <w:t>Gestionar Envíos</w:t>
      </w:r>
      <w:r w:rsidRPr="00B30A26">
        <w:rPr>
          <w:sz w:val="20"/>
          <w:lang w:val="es-ES"/>
        </w:rPr>
        <w:t xml:space="preserve"> y Pedidos</w:t>
      </w:r>
      <w:bookmarkEnd w:id="817"/>
    </w:p>
    <w:p w14:paraId="45DE6B7F" w14:textId="77777777" w:rsidR="00CB5560" w:rsidRPr="00B30A26" w:rsidRDefault="00CB5560" w:rsidP="00441C20">
      <w:pPr>
        <w:rPr>
          <w:lang w:val="es-ES"/>
        </w:rPr>
      </w:pPr>
    </w:p>
    <w:p w14:paraId="18429487" w14:textId="421E3CF1" w:rsidR="00441C20" w:rsidRPr="00B30A26" w:rsidRDefault="00EA6B1B" w:rsidP="00EA6B1B">
      <w:pPr>
        <w:pStyle w:val="Ttulo4"/>
        <w:rPr>
          <w:lang w:val="es-ES"/>
        </w:rPr>
      </w:pPr>
      <w:bookmarkStart w:id="818" w:name="_Toc518466250"/>
      <w:r w:rsidRPr="00B30A26">
        <w:rPr>
          <w:lang w:val="es-ES"/>
        </w:rPr>
        <w:t>Planificar la Carga</w:t>
      </w:r>
      <w:bookmarkEnd w:id="818"/>
    </w:p>
    <w:p w14:paraId="3BE44061" w14:textId="77777777" w:rsidR="00013D03" w:rsidRPr="00B30A26" w:rsidRDefault="00013D03" w:rsidP="00441C20">
      <w:pPr>
        <w:rPr>
          <w:lang w:val="es-ES"/>
        </w:rPr>
      </w:pPr>
    </w:p>
    <w:p w14:paraId="671223F2" w14:textId="08881DF1" w:rsidR="00EB40BC" w:rsidRPr="00B30A26" w:rsidRDefault="00EB40BC" w:rsidP="00EB40BC">
      <w:pPr>
        <w:rPr>
          <w:lang w:val="es-ES"/>
        </w:rPr>
      </w:pPr>
      <w:r w:rsidRPr="00B30A26">
        <w:rPr>
          <w:lang w:val="es-ES"/>
        </w:rPr>
        <w:t>Esta característica permite optimizar la disposición de los productos en las pallets y contenedores. Con el fin de hacer éstos los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Pr="00B30A26">
        <w:rPr>
          <w:lang w:val="es-ES"/>
        </w:rPr>
        <w:t xml:space="preserve"> están provistos </w:t>
      </w:r>
      <w:r w:rsidRPr="00B30A26">
        <w:rPr>
          <w:lang w:val="es-ES"/>
        </w:rPr>
        <w:lastRenderedPageBreak/>
        <w:t>de datos sobre las dimensiones del paquete, los requisitos de carga y las capacidades de los equipos y vehículos a utilizar en los procesos. Con estos datos, junto con las características de un envío específico, el sistema es capaz de encontrar la mejor manera de cargarlo. Mediante la implementación de esta</w:t>
      </w:r>
      <w:r w:rsidR="00F33D8B" w:rsidRPr="00B30A26">
        <w:rPr>
          <w:lang w:val="es-ES"/>
        </w:rPr>
        <w:t xml:space="preserve"> f</w:t>
      </w:r>
      <w:r w:rsidRPr="00B30A26">
        <w:rPr>
          <w:lang w:val="es-ES"/>
        </w:rPr>
        <w:t>uncionalidad, la empresa utiliza de una manera más eficiente de su espacio de carga, reduce las cargas que se envía, y los daños a los productos.</w:t>
      </w:r>
      <w:r w:rsidR="00F33D8B" w:rsidRPr="00B30A26">
        <w:rPr>
          <w:lang w:val="es-ES"/>
        </w:rPr>
        <w:t xml:space="preserve"> </w:t>
      </w:r>
      <w:sdt>
        <w:sdtPr>
          <w:rPr>
            <w:lang w:val="es-ES"/>
          </w:rPr>
          <w:id w:val="1834488613"/>
          <w:citation/>
        </w:sdtPr>
        <w:sdtContent>
          <w:r w:rsidR="00F33D8B" w:rsidRPr="00B30A26">
            <w:rPr>
              <w:lang w:val="es-ES"/>
            </w:rPr>
            <w:fldChar w:fldCharType="begin"/>
          </w:r>
          <w:r w:rsidR="00F33D8B" w:rsidRPr="00B30A26">
            <w:rPr>
              <w:lang w:val="es-ES"/>
            </w:rPr>
            <w:instrText xml:space="preserve"> CITATION Sot \l 3082 </w:instrText>
          </w:r>
          <w:r w:rsidR="00F33D8B" w:rsidRPr="00B30A26">
            <w:rPr>
              <w:lang w:val="es-ES"/>
            </w:rPr>
            <w:fldChar w:fldCharType="separate"/>
          </w:r>
          <w:ins w:id="819" w:author="felipe campo" w:date="2018-07-04T11:15:00Z">
            <w:r w:rsidR="00515FE7" w:rsidRPr="00515FE7">
              <w:rPr>
                <w:noProof/>
                <w:lang w:val="es-ES"/>
                <w:rPrChange w:id="820" w:author="felipe campo" w:date="2018-07-04T11:15:00Z">
                  <w:rPr>
                    <w:rFonts w:eastAsia="Times New Roman"/>
                  </w:rPr>
                </w:rPrChange>
              </w:rPr>
              <w:t>[8]</w:t>
            </w:r>
          </w:ins>
          <w:del w:id="821" w:author="felipe campo" w:date="2018-07-04T11:15:00Z">
            <w:r w:rsidR="0048189B" w:rsidRPr="00B30A26" w:rsidDel="00515FE7">
              <w:rPr>
                <w:noProof/>
                <w:lang w:val="es-ES"/>
              </w:rPr>
              <w:delText>[8]</w:delText>
            </w:r>
          </w:del>
          <w:r w:rsidR="00F33D8B" w:rsidRPr="00B30A26">
            <w:rPr>
              <w:lang w:val="es-ES"/>
            </w:rPr>
            <w:fldChar w:fldCharType="end"/>
          </w:r>
        </w:sdtContent>
      </w:sdt>
    </w:p>
    <w:p w14:paraId="3DF9FB0B" w14:textId="77777777" w:rsidR="00EB40BC" w:rsidRPr="00B30A26" w:rsidRDefault="00EB40BC" w:rsidP="00EB40BC">
      <w:pPr>
        <w:rPr>
          <w:lang w:val="es-ES"/>
        </w:rPr>
      </w:pPr>
    </w:p>
    <w:p w14:paraId="7A510B84" w14:textId="77777777" w:rsidR="00F33D8B" w:rsidRPr="00B30A26" w:rsidRDefault="00F33D8B" w:rsidP="00F33D8B">
      <w:pPr>
        <w:keepNext/>
        <w:rPr>
          <w:lang w:val="es-ES"/>
        </w:rPr>
      </w:pPr>
      <w:r w:rsidRPr="00B30A26">
        <w:rPr>
          <w:noProof/>
          <w:lang w:val="es-CO" w:eastAsia="es-CO"/>
        </w:rPr>
        <w:drawing>
          <wp:inline distT="0" distB="0" distL="0" distR="0" wp14:anchorId="6D4B34A0" wp14:editId="792EC17A">
            <wp:extent cx="5930900" cy="5054600"/>
            <wp:effectExtent l="25400" t="25400" r="38100" b="25400"/>
            <wp:docPr id="15" name="Picture 15" descr="reqs/export/RFE/png/Requisitos%20LogCloud__RFE%20Requisitos%20Funcionales%20Externos__RFE%20Nivel%202%20Planificar%20la%20Carga__RFE%20Nivel%202%20Planificar%20la%20Carga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qs/export/RFE/png/Requisitos%20LogCloud__RFE%20Requisitos%20Funcionales%20Externos__RFE%20Nivel%202%20Planificar%20la%20Carga__RFE%20Nivel%202%20Planificar%20la%20Carga_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0900" cy="5054600"/>
                    </a:xfrm>
                    <a:prstGeom prst="rect">
                      <a:avLst/>
                    </a:prstGeom>
                    <a:noFill/>
                    <a:ln>
                      <a:solidFill>
                        <a:schemeClr val="accent6"/>
                      </a:solidFill>
                    </a:ln>
                  </pic:spPr>
                </pic:pic>
              </a:graphicData>
            </a:graphic>
          </wp:inline>
        </w:drawing>
      </w:r>
    </w:p>
    <w:p w14:paraId="2102057C" w14:textId="2D51098B" w:rsidR="00013D03" w:rsidRPr="00B30A26" w:rsidRDefault="00F33D8B" w:rsidP="00CE6E9B">
      <w:pPr>
        <w:pStyle w:val="Descripcin"/>
        <w:rPr>
          <w:sz w:val="20"/>
          <w:lang w:val="es-ES"/>
        </w:rPr>
      </w:pPr>
      <w:bookmarkStart w:id="822" w:name="_Toc477252567"/>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9</w:t>
      </w:r>
      <w:r w:rsidRPr="00B30A26">
        <w:rPr>
          <w:sz w:val="20"/>
          <w:lang w:val="es-ES"/>
        </w:rPr>
        <w:fldChar w:fldCharType="end"/>
      </w:r>
      <w:r w:rsidRPr="00B30A26">
        <w:rPr>
          <w:sz w:val="20"/>
          <w:lang w:val="es-ES"/>
        </w:rPr>
        <w:t xml:space="preserve"> RFE Nivel 2 Planificar la Carga</w:t>
      </w:r>
      <w:bookmarkEnd w:id="822"/>
    </w:p>
    <w:p w14:paraId="00651A28" w14:textId="77777777" w:rsidR="00B70178" w:rsidRPr="00B30A26" w:rsidRDefault="00B70178" w:rsidP="00B70178">
      <w:pPr>
        <w:rPr>
          <w:lang w:val="es-ES"/>
        </w:rPr>
      </w:pPr>
    </w:p>
    <w:p w14:paraId="41A911F4" w14:textId="42EAF726" w:rsidR="00B70178" w:rsidRPr="00B30A26" w:rsidRDefault="00B70178" w:rsidP="00B70178">
      <w:pPr>
        <w:pStyle w:val="Ttulo4"/>
        <w:rPr>
          <w:lang w:val="es-ES"/>
        </w:rPr>
      </w:pPr>
      <w:bookmarkStart w:id="823" w:name="_Toc518466251"/>
      <w:r w:rsidRPr="00B30A26">
        <w:rPr>
          <w:lang w:val="es-ES"/>
        </w:rPr>
        <w:t>Gestión de Eventos</w:t>
      </w:r>
      <w:bookmarkEnd w:id="823"/>
    </w:p>
    <w:p w14:paraId="3F0CA8DF" w14:textId="77777777" w:rsidR="00B70178" w:rsidRPr="00B30A26" w:rsidRDefault="00B70178" w:rsidP="00B70178">
      <w:pPr>
        <w:rPr>
          <w:lang w:val="es-ES"/>
        </w:rPr>
      </w:pPr>
    </w:p>
    <w:p w14:paraId="06D8DDBB" w14:textId="7899F6F1" w:rsidR="00B70178" w:rsidRPr="00B30A26" w:rsidRDefault="00B70178" w:rsidP="00B70178">
      <w:pPr>
        <w:rPr>
          <w:lang w:val="es-ES"/>
        </w:rPr>
      </w:pPr>
      <w:r w:rsidRPr="00B30A26">
        <w:rPr>
          <w:lang w:val="es-ES"/>
        </w:rPr>
        <w:t xml:space="preserve">El transporte es un proceso complejo y delicado, una de las razones por las que es una fuente de sobrecostos y problemas es debido a las muchas </w:t>
      </w:r>
      <w:r w:rsidRPr="00B30A26">
        <w:rPr>
          <w:lang w:val="es-ES"/>
        </w:rPr>
        <w:lastRenderedPageBreak/>
        <w:t>veces que un producto es manejado por diferentes actores, lo cual aumenta la probabilidad de dañar el producto. Además, es un proceso susceptible de errores; es común ver errores en las cantidades entregadas, los productos, e inclusive en los puntos de entrega. Si sumamos a todo esto, el hecho de que los transportes son influenciados por muchas variables externas, como accidentes de tránsito, o el clima, es evidente que hay un gran número de problemas y eventos que se producen durante el proceso.</w:t>
      </w:r>
      <w:sdt>
        <w:sdtPr>
          <w:rPr>
            <w:lang w:val="es-ES"/>
          </w:rPr>
          <w:id w:val="-350030538"/>
          <w:citation/>
        </w:sdtPr>
        <w:sdtContent>
          <w:r w:rsidRPr="00B30A26">
            <w:rPr>
              <w:lang w:val="es-ES"/>
            </w:rPr>
            <w:fldChar w:fldCharType="begin"/>
          </w:r>
          <w:r w:rsidRPr="00B30A26">
            <w:rPr>
              <w:lang w:val="es-ES"/>
            </w:rPr>
            <w:instrText xml:space="preserve"> CITATION Cam17 \l 3082 </w:instrText>
          </w:r>
          <w:r w:rsidRPr="00B30A26">
            <w:rPr>
              <w:lang w:val="es-ES"/>
            </w:rPr>
            <w:fldChar w:fldCharType="separate"/>
          </w:r>
          <w:ins w:id="824" w:author="felipe campo" w:date="2018-07-04T11:15:00Z">
            <w:r w:rsidR="00515FE7">
              <w:rPr>
                <w:noProof/>
                <w:lang w:val="es-ES"/>
              </w:rPr>
              <w:t xml:space="preserve"> </w:t>
            </w:r>
            <w:r w:rsidR="00515FE7" w:rsidRPr="00515FE7">
              <w:rPr>
                <w:noProof/>
                <w:lang w:val="es-ES"/>
                <w:rPrChange w:id="825" w:author="felipe campo" w:date="2018-07-04T11:15:00Z">
                  <w:rPr>
                    <w:rFonts w:eastAsia="Times New Roman"/>
                  </w:rPr>
                </w:rPrChange>
              </w:rPr>
              <w:t>[6]</w:t>
            </w:r>
          </w:ins>
          <w:del w:id="826" w:author="felipe campo" w:date="2018-07-04T11:15:00Z">
            <w:r w:rsidR="0048189B" w:rsidRPr="00B30A26" w:rsidDel="00515FE7">
              <w:rPr>
                <w:noProof/>
                <w:lang w:val="es-ES"/>
              </w:rPr>
              <w:delText xml:space="preserve"> [6]</w:delText>
            </w:r>
          </w:del>
          <w:r w:rsidRPr="00B30A26">
            <w:rPr>
              <w:lang w:val="es-ES"/>
            </w:rPr>
            <w:fldChar w:fldCharType="end"/>
          </w:r>
        </w:sdtContent>
      </w:sdt>
    </w:p>
    <w:p w14:paraId="4B7BDE45" w14:textId="77777777" w:rsidR="00564C8B" w:rsidRPr="00B30A26" w:rsidRDefault="00564C8B" w:rsidP="00564C8B">
      <w:pPr>
        <w:rPr>
          <w:lang w:val="es-ES"/>
        </w:rPr>
      </w:pPr>
    </w:p>
    <w:p w14:paraId="6A0AE64D" w14:textId="77777777" w:rsidR="00564C8B" w:rsidRPr="00B30A26" w:rsidRDefault="00564C8B" w:rsidP="00564C8B">
      <w:pPr>
        <w:keepNext/>
        <w:rPr>
          <w:lang w:val="es-ES"/>
        </w:rPr>
      </w:pPr>
      <w:r w:rsidRPr="00B30A26">
        <w:rPr>
          <w:noProof/>
          <w:lang w:val="es-CO" w:eastAsia="es-CO"/>
        </w:rPr>
        <w:drawing>
          <wp:inline distT="0" distB="0" distL="0" distR="0" wp14:anchorId="7DA0017E" wp14:editId="7E6644BE">
            <wp:extent cx="5969000" cy="1828800"/>
            <wp:effectExtent l="25400" t="25400" r="25400" b="25400"/>
            <wp:docPr id="16" name="Picture 16" descr="reqs/export/RFE/usados/Requisitos%20LogCloud__RFE%20Requisitos%20Funcionales%20Externos__RFE%20Nivel%202%20Gestionar%20Eventos__RFE%20Nivel%202%20Gestionar%20Eventos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qs/export/RFE/usados/Requisitos%20LogCloud__RFE%20Requisitos%20Funcionales%20Externos__RFE%20Nivel%202%20Gestionar%20Eventos__RFE%20Nivel%202%20Gestionar%20Eventos_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9000" cy="1828800"/>
                    </a:xfrm>
                    <a:prstGeom prst="rect">
                      <a:avLst/>
                    </a:prstGeom>
                    <a:noFill/>
                    <a:ln>
                      <a:solidFill>
                        <a:schemeClr val="accent6"/>
                      </a:solidFill>
                    </a:ln>
                  </pic:spPr>
                </pic:pic>
              </a:graphicData>
            </a:graphic>
          </wp:inline>
        </w:drawing>
      </w:r>
    </w:p>
    <w:p w14:paraId="3F32096A" w14:textId="77777777" w:rsidR="00564C8B" w:rsidRPr="00B30A26" w:rsidRDefault="00564C8B" w:rsidP="00CE6E9B">
      <w:pPr>
        <w:pStyle w:val="Descripcin"/>
        <w:rPr>
          <w:sz w:val="20"/>
          <w:lang w:val="es-ES"/>
        </w:rPr>
      </w:pPr>
      <w:bookmarkStart w:id="827" w:name="_Toc477252568"/>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10</w:t>
      </w:r>
      <w:r w:rsidRPr="00B30A26">
        <w:rPr>
          <w:sz w:val="20"/>
          <w:lang w:val="es-ES"/>
        </w:rPr>
        <w:fldChar w:fldCharType="end"/>
      </w:r>
      <w:r w:rsidRPr="00B30A26">
        <w:rPr>
          <w:sz w:val="20"/>
          <w:lang w:val="es-ES"/>
        </w:rPr>
        <w:t xml:space="preserve"> RFE Nivel 2 Gestionar Eventos</w:t>
      </w:r>
      <w:bookmarkEnd w:id="827"/>
    </w:p>
    <w:p w14:paraId="123E3A39" w14:textId="2B6B2E3D" w:rsidR="00564C8B" w:rsidRPr="00B30A26" w:rsidRDefault="00564C8B" w:rsidP="00564C8B">
      <w:pPr>
        <w:pStyle w:val="Ttulo4"/>
        <w:rPr>
          <w:lang w:val="es-ES"/>
        </w:rPr>
      </w:pPr>
      <w:bookmarkStart w:id="828" w:name="_Toc518466252"/>
      <w:r w:rsidRPr="00B30A26">
        <w:rPr>
          <w:lang w:val="es-ES"/>
        </w:rPr>
        <w:t>Gestionar la operación</w:t>
      </w:r>
      <w:bookmarkEnd w:id="828"/>
    </w:p>
    <w:p w14:paraId="6F535D63" w14:textId="77777777" w:rsidR="00564C8B" w:rsidRPr="00B30A26" w:rsidRDefault="00564C8B" w:rsidP="00B70178">
      <w:pPr>
        <w:rPr>
          <w:lang w:val="es-ES"/>
        </w:rPr>
      </w:pPr>
    </w:p>
    <w:p w14:paraId="34682489" w14:textId="777F0734" w:rsidR="00564C8B" w:rsidRPr="00B30A26" w:rsidRDefault="00564C8B" w:rsidP="00B70178">
      <w:pPr>
        <w:rPr>
          <w:lang w:val="es-ES"/>
        </w:rPr>
      </w:pPr>
      <w:r w:rsidRPr="00B30A26">
        <w:rPr>
          <w:lang w:val="es-ES"/>
        </w:rPr>
        <w:t>Los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Pr="00B30A26">
        <w:rPr>
          <w:lang w:val="es-ES"/>
        </w:rPr>
        <w:t xml:space="preserve"> también poseen funcionalidades analíticas y de gestión que permiten evaluar el desempeño transportador en términos de costos y servicio. Con el fin de lograr esto, los TMS recogen la información de los diferentes puntos de la cadena de suministro con los que tuvo contacto con el transportador, midiendo los KPI, brindando así los elementos para evaluar al transportador</w:t>
      </w:r>
    </w:p>
    <w:p w14:paraId="7992D91A" w14:textId="77777777" w:rsidR="00564C8B" w:rsidRPr="00B30A26" w:rsidRDefault="00564C8B" w:rsidP="00564C8B">
      <w:pPr>
        <w:keepNext/>
        <w:rPr>
          <w:lang w:val="es-ES"/>
        </w:rPr>
      </w:pPr>
      <w:r w:rsidRPr="00B30A26">
        <w:rPr>
          <w:noProof/>
          <w:lang w:val="es-CO" w:eastAsia="es-CO"/>
        </w:rPr>
        <w:lastRenderedPageBreak/>
        <w:drawing>
          <wp:inline distT="0" distB="0" distL="0" distR="0" wp14:anchorId="6A08E949" wp14:editId="3B7FA4A3">
            <wp:extent cx="5973770" cy="6549399"/>
            <wp:effectExtent l="25400" t="25400" r="20955" b="29210"/>
            <wp:docPr id="17" name="Picture 17" descr="reqs/export/RFE/png/Requisitos%20LogCloud__RFE%20Requisitos%20Funcionales%20Externos__RFE%20Nivel%202%20Gestionar%20la%20operación__RFE%20Nivel%202%20Gestionar%20la%20operación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qs/export/RFE/png/Requisitos%20LogCloud__RFE%20Requisitos%20Funcionales%20Externos__RFE%20Nivel%202%20Gestionar%20la%20operación__RFE%20Nivel%202%20Gestionar%20la%20operación_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4836" cy="6583458"/>
                    </a:xfrm>
                    <a:prstGeom prst="rect">
                      <a:avLst/>
                    </a:prstGeom>
                    <a:noFill/>
                    <a:ln>
                      <a:solidFill>
                        <a:schemeClr val="accent6"/>
                      </a:solidFill>
                    </a:ln>
                  </pic:spPr>
                </pic:pic>
              </a:graphicData>
            </a:graphic>
          </wp:inline>
        </w:drawing>
      </w:r>
    </w:p>
    <w:p w14:paraId="2E0B801B" w14:textId="0E88D96C" w:rsidR="00564C8B" w:rsidRPr="00B30A26" w:rsidRDefault="00564C8B" w:rsidP="00CE6E9B">
      <w:pPr>
        <w:pStyle w:val="Descripcin"/>
        <w:rPr>
          <w:sz w:val="20"/>
          <w:lang w:val="es-ES"/>
        </w:rPr>
      </w:pPr>
      <w:bookmarkStart w:id="829" w:name="_Toc477252569"/>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11</w:t>
      </w:r>
      <w:r w:rsidRPr="00B30A26">
        <w:rPr>
          <w:sz w:val="20"/>
          <w:lang w:val="es-ES"/>
        </w:rPr>
        <w:fldChar w:fldCharType="end"/>
      </w:r>
      <w:r w:rsidRPr="00B30A26">
        <w:rPr>
          <w:sz w:val="20"/>
          <w:lang w:val="es-ES"/>
        </w:rPr>
        <w:t xml:space="preserve"> Gestión de la Operación</w:t>
      </w:r>
      <w:bookmarkEnd w:id="829"/>
    </w:p>
    <w:p w14:paraId="0A3E4A74" w14:textId="77777777" w:rsidR="00564C8B" w:rsidRPr="00B30A26" w:rsidRDefault="00564C8B" w:rsidP="00B70178">
      <w:pPr>
        <w:rPr>
          <w:lang w:val="es-ES"/>
        </w:rPr>
      </w:pPr>
    </w:p>
    <w:p w14:paraId="34050A59" w14:textId="5E4345AC" w:rsidR="00564C8B" w:rsidRPr="00B30A26" w:rsidRDefault="00125E75" w:rsidP="00125E75">
      <w:pPr>
        <w:pStyle w:val="Ttulo4"/>
        <w:rPr>
          <w:lang w:val="es-ES"/>
        </w:rPr>
      </w:pPr>
      <w:bookmarkStart w:id="830" w:name="_Toc518466253"/>
      <w:r w:rsidRPr="00B30A26">
        <w:rPr>
          <w:lang w:val="es-ES"/>
        </w:rPr>
        <w:t>Visibilizar la Carga</w:t>
      </w:r>
      <w:bookmarkEnd w:id="830"/>
    </w:p>
    <w:p w14:paraId="7FD9B6B5" w14:textId="77777777" w:rsidR="00125E75" w:rsidRPr="00B30A26" w:rsidRDefault="00125E75" w:rsidP="00B70178">
      <w:pPr>
        <w:rPr>
          <w:lang w:val="es-ES"/>
        </w:rPr>
      </w:pPr>
    </w:p>
    <w:p w14:paraId="0C7562F1" w14:textId="08E55490" w:rsidR="00564C8B" w:rsidRPr="00B30A26" w:rsidRDefault="00125E75" w:rsidP="00B70178">
      <w:pPr>
        <w:rPr>
          <w:lang w:val="es-ES"/>
        </w:rPr>
      </w:pPr>
      <w:r w:rsidRPr="00B30A26">
        <w:rPr>
          <w:lang w:val="es-ES"/>
        </w:rPr>
        <w:lastRenderedPageBreak/>
        <w:t>Este tipo de soluciones ofrecen una visibilidad de extremo a extremo de la cadena de suministro para los actores, lo que permite un enfoque de colaboración en las actividades de ejecución.</w:t>
      </w:r>
      <w:sdt>
        <w:sdtPr>
          <w:rPr>
            <w:lang w:val="es-ES"/>
          </w:rPr>
          <w:id w:val="-1404284503"/>
          <w:citation/>
        </w:sdtPr>
        <w:sdtContent>
          <w:r w:rsidRPr="00B30A26">
            <w:rPr>
              <w:lang w:val="es-ES"/>
            </w:rPr>
            <w:fldChar w:fldCharType="begin"/>
          </w:r>
          <w:r w:rsidRPr="00B30A26">
            <w:rPr>
              <w:lang w:val="es-ES"/>
            </w:rPr>
            <w:instrText xml:space="preserve"> CITATION Sot \l 3082 </w:instrText>
          </w:r>
          <w:r w:rsidRPr="00B30A26">
            <w:rPr>
              <w:lang w:val="es-ES"/>
            </w:rPr>
            <w:fldChar w:fldCharType="separate"/>
          </w:r>
          <w:ins w:id="831" w:author="felipe campo" w:date="2018-07-04T11:15:00Z">
            <w:r w:rsidR="00515FE7">
              <w:rPr>
                <w:noProof/>
                <w:lang w:val="es-ES"/>
              </w:rPr>
              <w:t xml:space="preserve"> </w:t>
            </w:r>
            <w:r w:rsidR="00515FE7" w:rsidRPr="00515FE7">
              <w:rPr>
                <w:noProof/>
                <w:lang w:val="es-ES"/>
                <w:rPrChange w:id="832" w:author="felipe campo" w:date="2018-07-04T11:15:00Z">
                  <w:rPr>
                    <w:rFonts w:eastAsia="Times New Roman"/>
                  </w:rPr>
                </w:rPrChange>
              </w:rPr>
              <w:t>[8]</w:t>
            </w:r>
          </w:ins>
          <w:del w:id="833" w:author="felipe campo" w:date="2018-07-04T11:15:00Z">
            <w:r w:rsidR="0048189B" w:rsidRPr="00B30A26" w:rsidDel="00515FE7">
              <w:rPr>
                <w:noProof/>
                <w:lang w:val="es-ES"/>
              </w:rPr>
              <w:delText xml:space="preserve"> [8]</w:delText>
            </w:r>
          </w:del>
          <w:r w:rsidRPr="00B30A26">
            <w:rPr>
              <w:lang w:val="es-ES"/>
            </w:rPr>
            <w:fldChar w:fldCharType="end"/>
          </w:r>
        </w:sdtContent>
      </w:sdt>
    </w:p>
    <w:p w14:paraId="6F73EF5F" w14:textId="77777777" w:rsidR="00125E75" w:rsidRPr="00B30A26" w:rsidRDefault="00125E75" w:rsidP="00125E75">
      <w:pPr>
        <w:keepNext/>
        <w:rPr>
          <w:lang w:val="es-ES"/>
        </w:rPr>
      </w:pPr>
      <w:r w:rsidRPr="00B30A26">
        <w:rPr>
          <w:noProof/>
          <w:lang w:val="es-CO" w:eastAsia="es-CO"/>
        </w:rPr>
        <w:drawing>
          <wp:inline distT="0" distB="0" distL="0" distR="0" wp14:anchorId="079DEACB" wp14:editId="3E585EE8">
            <wp:extent cx="5943600" cy="2360295"/>
            <wp:effectExtent l="25400" t="25400" r="25400" b="27305"/>
            <wp:docPr id="18" name="Picture 18" descr="reqs/export/RFE/usados/Requisitos%20LogCloud__RFE%20Requisitos%20Funcionales%20Externos__RFE%20Nivel%202%20Visibilizar%20la%20Carga__RFE%20Nivel%202%20Visibilizar%20la%20Carga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qs/export/RFE/usados/Requisitos%20LogCloud__RFE%20Requisitos%20Funcionales%20Externos__RFE%20Nivel%202%20Visibilizar%20la%20Carga__RFE%20Nivel%202%20Visibilizar%20la%20Carga_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60295"/>
                    </a:xfrm>
                    <a:prstGeom prst="rect">
                      <a:avLst/>
                    </a:prstGeom>
                    <a:noFill/>
                    <a:ln>
                      <a:solidFill>
                        <a:schemeClr val="accent6"/>
                      </a:solidFill>
                    </a:ln>
                  </pic:spPr>
                </pic:pic>
              </a:graphicData>
            </a:graphic>
          </wp:inline>
        </w:drawing>
      </w:r>
    </w:p>
    <w:p w14:paraId="0E6172C0" w14:textId="11A10358" w:rsidR="00564C8B" w:rsidRPr="00B30A26" w:rsidRDefault="00125E75" w:rsidP="00CE6E9B">
      <w:pPr>
        <w:pStyle w:val="Descripcin"/>
        <w:rPr>
          <w:sz w:val="20"/>
          <w:lang w:val="es-ES"/>
        </w:rPr>
      </w:pPr>
      <w:bookmarkStart w:id="834" w:name="_Toc477252570"/>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12</w:t>
      </w:r>
      <w:r w:rsidRPr="00B30A26">
        <w:rPr>
          <w:sz w:val="20"/>
          <w:lang w:val="es-ES"/>
        </w:rPr>
        <w:fldChar w:fldCharType="end"/>
      </w:r>
      <w:r w:rsidRPr="00B30A26">
        <w:rPr>
          <w:sz w:val="20"/>
          <w:lang w:val="es-ES"/>
        </w:rPr>
        <w:t xml:space="preserve"> </w:t>
      </w:r>
      <w:r w:rsidRPr="00B30A26">
        <w:rPr>
          <w:noProof/>
          <w:sz w:val="20"/>
          <w:lang w:val="es-ES"/>
        </w:rPr>
        <w:t>RFE Nivel 2 Visibilizar la Carga</w:t>
      </w:r>
      <w:bookmarkEnd w:id="834"/>
    </w:p>
    <w:p w14:paraId="730E5368" w14:textId="77777777" w:rsidR="00125E75" w:rsidRPr="00B30A26" w:rsidRDefault="00125E75" w:rsidP="00B70178">
      <w:pPr>
        <w:rPr>
          <w:lang w:val="es-ES"/>
        </w:rPr>
      </w:pPr>
    </w:p>
    <w:p w14:paraId="06495DAA" w14:textId="30A1114C" w:rsidR="00125E75" w:rsidRPr="00B30A26" w:rsidRDefault="00D064BF" w:rsidP="00D064BF">
      <w:pPr>
        <w:pStyle w:val="Ttulo4"/>
        <w:rPr>
          <w:lang w:val="es-ES"/>
        </w:rPr>
      </w:pPr>
      <w:bookmarkStart w:id="835" w:name="_Toc518466254"/>
      <w:r w:rsidRPr="00B30A26">
        <w:rPr>
          <w:lang w:val="es-ES"/>
        </w:rPr>
        <w:t>Rut</w:t>
      </w:r>
      <w:r w:rsidR="00802051" w:rsidRPr="00B30A26">
        <w:rPr>
          <w:lang w:val="es-ES"/>
        </w:rPr>
        <w:t>e</w:t>
      </w:r>
      <w:r w:rsidRPr="00B30A26">
        <w:rPr>
          <w:lang w:val="es-ES"/>
        </w:rPr>
        <w:t>ar y programar envíos</w:t>
      </w:r>
      <w:bookmarkEnd w:id="835"/>
    </w:p>
    <w:p w14:paraId="5D8A231C" w14:textId="77777777" w:rsidR="00D064BF" w:rsidRPr="00B30A26" w:rsidRDefault="00D064BF" w:rsidP="00D064BF">
      <w:pPr>
        <w:rPr>
          <w:lang w:val="es-ES"/>
        </w:rPr>
      </w:pPr>
    </w:p>
    <w:p w14:paraId="6341EFB9" w14:textId="3C0B6041" w:rsidR="00D064BF" w:rsidRPr="00B30A26" w:rsidRDefault="00D064BF" w:rsidP="00D064BF">
      <w:pPr>
        <w:rPr>
          <w:lang w:val="es-ES"/>
        </w:rPr>
      </w:pPr>
      <w:r w:rsidRPr="00B30A26">
        <w:rPr>
          <w:lang w:val="es-ES"/>
        </w:rPr>
        <w:t>Los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Pr="00B30A26">
        <w:rPr>
          <w:lang w:val="es-ES"/>
        </w:rPr>
        <w:t xml:space="preserve"> utiliza</w:t>
      </w:r>
      <w:r w:rsidR="00125592">
        <w:rPr>
          <w:lang w:val="es-ES"/>
        </w:rPr>
        <w:t>n</w:t>
      </w:r>
      <w:r w:rsidRPr="00B30A26">
        <w:rPr>
          <w:lang w:val="es-ES"/>
        </w:rPr>
        <w:t xml:space="preserve"> algoritmos de optimización y métodos matemáticos para encontrar una solución que ofrezca ofrece un costo o tiempo mínimo entre las diferentes rutas posibles. Utilizando como entrada las órdenes de entrega y teniendo en cuenta las limitaciones (capacidad, ventanas de entrega, etc.), un TMS devuelve como salida una programación de rutas, análisis de costos y mapas. La importancia de esta funcionalidad es el impacto que tiene en la satisfacción del cliente, así como el cumplimiento puntual y oportuno de la ordenes lo cual lleva al éxito de. Esta característica ofrece también una reducción de costos y un menor consumo de combustible, lo que afecta positivamente el medio ambiente debido a la reducción de las emisiones de CO2.</w:t>
      </w:r>
    </w:p>
    <w:p w14:paraId="0F0F9132" w14:textId="77777777" w:rsidR="00D064BF" w:rsidRPr="00B30A26" w:rsidRDefault="00D064BF" w:rsidP="00B70178">
      <w:pPr>
        <w:rPr>
          <w:lang w:val="es-ES"/>
        </w:rPr>
      </w:pPr>
    </w:p>
    <w:p w14:paraId="4767FF4D" w14:textId="77777777" w:rsidR="00C57794" w:rsidRPr="00B30A26" w:rsidRDefault="00C57794" w:rsidP="00C57794">
      <w:pPr>
        <w:keepNext/>
        <w:rPr>
          <w:lang w:val="es-ES"/>
        </w:rPr>
      </w:pPr>
      <w:r w:rsidRPr="00B30A26">
        <w:rPr>
          <w:noProof/>
          <w:lang w:val="es-CO" w:eastAsia="es-CO"/>
        </w:rPr>
        <w:lastRenderedPageBreak/>
        <w:drawing>
          <wp:inline distT="0" distB="0" distL="0" distR="0" wp14:anchorId="2A1A6424" wp14:editId="010AC5D9">
            <wp:extent cx="5932805" cy="2594610"/>
            <wp:effectExtent l="25400" t="25400" r="36195" b="21590"/>
            <wp:docPr id="19" name="Picture 19" descr="reqs/export/RFE/png/Requisitos%20LogCloud__RFE%20Requisitos%20Funcionales%20Externos__RFE%20Nivel%202%20Rutear%20y%20programar%20envios__RFE%20Nivel%202%20Rutear%20y%20programar%20envios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qs/export/RFE/png/Requisitos%20LogCloud__RFE%20Requisitos%20Funcionales%20Externos__RFE%20Nivel%202%20Rutear%20y%20programar%20envios__RFE%20Nivel%202%20Rutear%20y%20programar%20envios_1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2805" cy="2594610"/>
                    </a:xfrm>
                    <a:prstGeom prst="rect">
                      <a:avLst/>
                    </a:prstGeom>
                    <a:noFill/>
                    <a:ln>
                      <a:solidFill>
                        <a:schemeClr val="accent6"/>
                      </a:solidFill>
                    </a:ln>
                  </pic:spPr>
                </pic:pic>
              </a:graphicData>
            </a:graphic>
          </wp:inline>
        </w:drawing>
      </w:r>
    </w:p>
    <w:p w14:paraId="5142124E" w14:textId="62DCA74E" w:rsidR="00D064BF" w:rsidRPr="00B30A26" w:rsidRDefault="00C57794" w:rsidP="00CE6E9B">
      <w:pPr>
        <w:pStyle w:val="Descripcin"/>
        <w:rPr>
          <w:sz w:val="20"/>
          <w:lang w:val="es-ES"/>
        </w:rPr>
      </w:pPr>
      <w:bookmarkStart w:id="836" w:name="_Toc477252571"/>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13</w:t>
      </w:r>
      <w:r w:rsidRPr="00B30A26">
        <w:rPr>
          <w:sz w:val="20"/>
          <w:lang w:val="es-ES"/>
        </w:rPr>
        <w:fldChar w:fldCharType="end"/>
      </w:r>
      <w:r w:rsidR="00BD7B3C" w:rsidRPr="00B30A26">
        <w:rPr>
          <w:sz w:val="20"/>
          <w:lang w:val="es-ES"/>
        </w:rPr>
        <w:t xml:space="preserve"> </w:t>
      </w:r>
      <w:r w:rsidRPr="00B30A26">
        <w:rPr>
          <w:sz w:val="20"/>
          <w:lang w:val="es-ES"/>
        </w:rPr>
        <w:t>RFE Nivel 2 Rutear y programar envíos</w:t>
      </w:r>
      <w:bookmarkEnd w:id="836"/>
    </w:p>
    <w:p w14:paraId="679FE677" w14:textId="11FD13C9" w:rsidR="00C57794" w:rsidRPr="00B30A26" w:rsidRDefault="00C57794" w:rsidP="00C57794">
      <w:pPr>
        <w:pStyle w:val="Ttulo4"/>
        <w:rPr>
          <w:lang w:val="es-ES"/>
        </w:rPr>
      </w:pPr>
      <w:bookmarkStart w:id="837" w:name="_Toc518466255"/>
      <w:r w:rsidRPr="00B30A26">
        <w:rPr>
          <w:lang w:val="es-ES"/>
        </w:rPr>
        <w:t xml:space="preserve">Finalizar </w:t>
      </w:r>
      <w:r w:rsidR="00E60402" w:rsidRPr="00B30A26">
        <w:rPr>
          <w:lang w:val="es-ES"/>
        </w:rPr>
        <w:t>Envíos</w:t>
      </w:r>
      <w:bookmarkEnd w:id="837"/>
    </w:p>
    <w:p w14:paraId="6E7F0628" w14:textId="77777777" w:rsidR="00C57794" w:rsidRPr="00B30A26" w:rsidRDefault="00C57794" w:rsidP="00C57794">
      <w:pPr>
        <w:rPr>
          <w:lang w:val="es-ES"/>
        </w:rPr>
      </w:pPr>
    </w:p>
    <w:p w14:paraId="1DD85EB3" w14:textId="77777777" w:rsidR="00C57794" w:rsidRPr="00B30A26" w:rsidRDefault="00C57794" w:rsidP="00C57794">
      <w:pPr>
        <w:rPr>
          <w:lang w:val="es-ES"/>
        </w:rPr>
      </w:pPr>
    </w:p>
    <w:p w14:paraId="60813572" w14:textId="39A85CCF" w:rsidR="00C57794" w:rsidRPr="00B30A26" w:rsidRDefault="00C57794" w:rsidP="00C57794">
      <w:pPr>
        <w:rPr>
          <w:lang w:val="es-ES"/>
        </w:rPr>
      </w:pPr>
      <w:r w:rsidRPr="00B30A26">
        <w:rPr>
          <w:lang w:val="es-ES"/>
        </w:rPr>
        <w:t>Los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Pr="00B30A26">
        <w:rPr>
          <w:lang w:val="es-ES"/>
        </w:rPr>
        <w:t xml:space="preserve"> permiten apoyar la automatización de estos procesos, haciéndolos más rápidos y reduciendo los errores que se producen cuando se introducen manualmente la información de facturas y envíos en el sistema</w:t>
      </w:r>
    </w:p>
    <w:p w14:paraId="64D478D2" w14:textId="77777777" w:rsidR="00C57794" w:rsidRPr="00B30A26" w:rsidRDefault="00C57794" w:rsidP="00C57794">
      <w:pPr>
        <w:keepNext/>
        <w:rPr>
          <w:lang w:val="es-ES"/>
        </w:rPr>
      </w:pPr>
      <w:r w:rsidRPr="00B30A26">
        <w:rPr>
          <w:noProof/>
          <w:lang w:val="es-CO" w:eastAsia="es-CO"/>
        </w:rPr>
        <w:drawing>
          <wp:inline distT="0" distB="0" distL="0" distR="0" wp14:anchorId="28BEDA1F" wp14:editId="21DCB269">
            <wp:extent cx="5943600" cy="3072765"/>
            <wp:effectExtent l="25400" t="25400" r="25400" b="26035"/>
            <wp:docPr id="20" name="Picture 20" descr="reqs/export/RFE/png/Requisitos%20LogCloud__RFE%20Requisitos%20Funcionales%20Externos__RFE%20Nivel%202%20Finalizar%20Envios__RFE%20Nivel%202%20Finalizar%20Envios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qs/export/RFE/png/Requisitos%20LogCloud__RFE%20Requisitos%20Funcionales%20Externos__RFE%20Nivel%202%20Finalizar%20Envios__RFE%20Nivel%202%20Finalizar%20Envios_1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72765"/>
                    </a:xfrm>
                    <a:prstGeom prst="rect">
                      <a:avLst/>
                    </a:prstGeom>
                    <a:noFill/>
                    <a:ln>
                      <a:solidFill>
                        <a:schemeClr val="accent6"/>
                      </a:solidFill>
                    </a:ln>
                  </pic:spPr>
                </pic:pic>
              </a:graphicData>
            </a:graphic>
          </wp:inline>
        </w:drawing>
      </w:r>
    </w:p>
    <w:p w14:paraId="543A0280" w14:textId="00A68F60" w:rsidR="00C57794" w:rsidRPr="00B30A26" w:rsidRDefault="00C57794" w:rsidP="00CE6E9B">
      <w:pPr>
        <w:pStyle w:val="Descripcin"/>
        <w:rPr>
          <w:noProof/>
          <w:sz w:val="20"/>
          <w:lang w:val="es-ES"/>
        </w:rPr>
      </w:pPr>
      <w:bookmarkStart w:id="838" w:name="_Toc477252572"/>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14</w:t>
      </w:r>
      <w:r w:rsidRPr="00B30A26">
        <w:rPr>
          <w:sz w:val="20"/>
          <w:lang w:val="es-ES"/>
        </w:rPr>
        <w:fldChar w:fldCharType="end"/>
      </w:r>
      <w:r w:rsidRPr="00B30A26">
        <w:rPr>
          <w:sz w:val="20"/>
          <w:lang w:val="es-ES"/>
        </w:rPr>
        <w:t xml:space="preserve"> </w:t>
      </w:r>
      <w:r w:rsidRPr="00B30A26">
        <w:rPr>
          <w:noProof/>
          <w:sz w:val="20"/>
          <w:lang w:val="es-ES"/>
        </w:rPr>
        <w:t>RFE Nivel 2 Finalizar Envíos</w:t>
      </w:r>
      <w:bookmarkEnd w:id="838"/>
    </w:p>
    <w:p w14:paraId="3087DC79" w14:textId="77777777" w:rsidR="00C57794" w:rsidRPr="00B30A26" w:rsidRDefault="00C57794" w:rsidP="00C57794">
      <w:pPr>
        <w:rPr>
          <w:lang w:val="es-ES"/>
        </w:rPr>
      </w:pPr>
    </w:p>
    <w:p w14:paraId="6721EA57" w14:textId="32D7722F" w:rsidR="00C57794" w:rsidRPr="00B30A26" w:rsidRDefault="00C57794" w:rsidP="00C57794">
      <w:pPr>
        <w:rPr>
          <w:lang w:val="es-ES"/>
        </w:rPr>
      </w:pPr>
      <w:r w:rsidRPr="00B30A26">
        <w:rPr>
          <w:lang w:val="es-ES"/>
        </w:rPr>
        <w:lastRenderedPageBreak/>
        <w:t xml:space="preserve">En </w:t>
      </w:r>
      <w:r w:rsidR="000D3F30" w:rsidRPr="00B30A26">
        <w:rPr>
          <w:lang w:val="es-ES"/>
        </w:rPr>
        <w:t>conclusión,</w:t>
      </w:r>
      <w:r w:rsidR="00A54959" w:rsidRPr="00B30A26">
        <w:rPr>
          <w:lang w:val="es-ES"/>
        </w:rPr>
        <w:t xml:space="preserve"> los </w:t>
      </w:r>
      <w:r w:rsidR="000D3F30" w:rsidRPr="00B30A26">
        <w:rPr>
          <w:lang w:val="es-ES"/>
        </w:rPr>
        <w:t>requisitos</w:t>
      </w:r>
      <w:r w:rsidR="00A54959" w:rsidRPr="00B30A26">
        <w:rPr>
          <w:lang w:val="es-ES"/>
        </w:rPr>
        <w:t xml:space="preserve"> funcionales externos se </w:t>
      </w:r>
      <w:r w:rsidR="000D3F30" w:rsidRPr="00B30A26">
        <w:rPr>
          <w:lang w:val="es-ES"/>
        </w:rPr>
        <w:t>han modelado de acuerdo a su precedencia y especificidad en los sistemas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000D3F30" w:rsidRPr="00B30A26">
        <w:rPr>
          <w:lang w:val="es-ES"/>
        </w:rPr>
        <w:t xml:space="preserve">. En la </w:t>
      </w:r>
      <w:r w:rsidR="000D3F30" w:rsidRPr="00B30A26">
        <w:rPr>
          <w:lang w:val="es-ES"/>
        </w:rPr>
        <w:fldChar w:fldCharType="begin"/>
      </w:r>
      <w:r w:rsidR="000D3F30" w:rsidRPr="00B30A26">
        <w:rPr>
          <w:lang w:val="es-ES"/>
        </w:rPr>
        <w:instrText xml:space="preserve"> REF _Ref476583516 \h </w:instrText>
      </w:r>
      <w:r w:rsidR="008760D8">
        <w:rPr>
          <w:lang w:val="es-ES"/>
        </w:rPr>
        <w:instrText xml:space="preserve"> \* MERGEFORMAT </w:instrText>
      </w:r>
      <w:r w:rsidR="000D3F30" w:rsidRPr="00B30A26">
        <w:rPr>
          <w:lang w:val="es-ES"/>
        </w:rPr>
      </w:r>
      <w:r w:rsidR="000D3F30" w:rsidRPr="00B30A26">
        <w:rPr>
          <w:lang w:val="es-ES"/>
        </w:rPr>
        <w:fldChar w:fldCharType="separate"/>
      </w:r>
      <w:ins w:id="839" w:author="felipe campo" w:date="2018-07-04T11:15:00Z">
        <w:r w:rsidR="00515FE7" w:rsidRPr="00515FE7">
          <w:rPr>
            <w:lang w:val="es-ES"/>
            <w:rPrChange w:id="840" w:author="felipe campo" w:date="2018-07-04T11:15:00Z">
              <w:rPr>
                <w:sz w:val="20"/>
                <w:lang w:val="es-ES"/>
              </w:rPr>
            </w:rPrChange>
          </w:rPr>
          <w:t>Figura 15 Diagrama de Casos de Uso de Requisitos Funcionales Externos</w:t>
        </w:r>
      </w:ins>
      <w:del w:id="841" w:author="felipe campo" w:date="2018-07-04T11:15:00Z">
        <w:r w:rsidR="005863FA" w:rsidRPr="00855148" w:rsidDel="00515FE7">
          <w:rPr>
            <w:lang w:val="es-ES"/>
          </w:rPr>
          <w:delText>Figura 15 Diagrama de Casos de Uso de Requisitos Funcionales Externos</w:delText>
        </w:r>
      </w:del>
      <w:r w:rsidR="000D3F30" w:rsidRPr="00B30A26">
        <w:rPr>
          <w:lang w:val="es-ES"/>
        </w:rPr>
        <w:fldChar w:fldCharType="end"/>
      </w:r>
      <w:r w:rsidR="000D3F30" w:rsidRPr="00B30A26">
        <w:rPr>
          <w:lang w:val="es-ES"/>
        </w:rPr>
        <w:t>, podemos apreciar como todos los requisitos funcionales externos nos permiten caracterizar a los TMS nos permiten establecer una base funcional para evaluar al sistema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000D3F30" w:rsidRPr="00B30A26">
        <w:rPr>
          <w:lang w:val="es-ES"/>
        </w:rPr>
        <w:t xml:space="preserve"> dentro como parte de los sistemas de información TMS globales.</w:t>
      </w:r>
    </w:p>
    <w:p w14:paraId="6434C97A" w14:textId="77777777" w:rsidR="00C57794" w:rsidRPr="00B30A26" w:rsidRDefault="00C57794" w:rsidP="00C57794">
      <w:pPr>
        <w:rPr>
          <w:lang w:val="es-ES"/>
        </w:rPr>
      </w:pPr>
    </w:p>
    <w:p w14:paraId="0555DB08" w14:textId="77777777" w:rsidR="00E60402" w:rsidRPr="00B30A26" w:rsidRDefault="00E60402" w:rsidP="00A54959">
      <w:pPr>
        <w:keepNext/>
        <w:rPr>
          <w:lang w:val="es-ES"/>
        </w:rPr>
        <w:sectPr w:rsidR="00E60402" w:rsidRPr="00B30A26" w:rsidSect="0097050D">
          <w:type w:val="continuous"/>
          <w:pgSz w:w="12240" w:h="15840"/>
          <w:pgMar w:top="1440" w:right="1440" w:bottom="1440" w:left="1440" w:header="709" w:footer="709" w:gutter="0"/>
          <w:cols w:space="708"/>
          <w:titlePg/>
          <w:docGrid w:linePitch="360"/>
        </w:sectPr>
      </w:pPr>
    </w:p>
    <w:p w14:paraId="7935AD52" w14:textId="72036AAD" w:rsidR="00E60402" w:rsidRPr="00B30A26" w:rsidRDefault="00E60402" w:rsidP="00A54959">
      <w:pPr>
        <w:keepNext/>
        <w:rPr>
          <w:lang w:val="es-ES"/>
        </w:rPr>
      </w:pPr>
      <w:r w:rsidRPr="00B30A26">
        <w:rPr>
          <w:noProof/>
          <w:lang w:val="es-CO" w:eastAsia="es-CO"/>
        </w:rPr>
        <w:lastRenderedPageBreak/>
        <w:drawing>
          <wp:inline distT="0" distB="0" distL="0" distR="0" wp14:anchorId="192DD631" wp14:editId="045417D0">
            <wp:extent cx="8242935" cy="5473065"/>
            <wp:effectExtent l="0" t="0" r="0" b="0"/>
            <wp:docPr id="22" name="Picture 22" descr="reqs/export/RFE/usados/Requisitos%20LogCloud__RFE%20Requisitos%20Funcionales%20Externos__RFE%20%20Diagrama%20Complet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qs/export/RFE/usados/Requisitos%20LogCloud__RFE%20Requisitos%20Funcionales%20Externos__RFE%20%20Diagrama%20Completo_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54567" cy="5480788"/>
                    </a:xfrm>
                    <a:prstGeom prst="rect">
                      <a:avLst/>
                    </a:prstGeom>
                    <a:noFill/>
                    <a:ln>
                      <a:noFill/>
                    </a:ln>
                  </pic:spPr>
                </pic:pic>
              </a:graphicData>
            </a:graphic>
          </wp:inline>
        </w:drawing>
      </w:r>
    </w:p>
    <w:p w14:paraId="09ABFAB4" w14:textId="166962DC" w:rsidR="00E60402" w:rsidRPr="00B30A26" w:rsidRDefault="00E60402" w:rsidP="00CE6E9B">
      <w:pPr>
        <w:pStyle w:val="Descripcin"/>
        <w:rPr>
          <w:sz w:val="20"/>
          <w:lang w:val="es-ES"/>
        </w:rPr>
        <w:sectPr w:rsidR="00E60402" w:rsidRPr="00B30A26" w:rsidSect="0097050D">
          <w:pgSz w:w="15842" w:h="12242" w:orient="landscape"/>
          <w:pgMar w:top="1440" w:right="1440" w:bottom="1440" w:left="1440" w:header="709" w:footer="709" w:gutter="0"/>
          <w:cols w:space="708"/>
          <w:docGrid w:linePitch="360"/>
        </w:sectPr>
      </w:pPr>
      <w:bookmarkStart w:id="842" w:name="_Ref476583516"/>
      <w:bookmarkStart w:id="843" w:name="_Toc477252573"/>
      <w:r w:rsidRPr="00B30A26">
        <w:rPr>
          <w:sz w:val="20"/>
          <w:lang w:val="es-ES"/>
        </w:rPr>
        <w:t xml:space="preserve">Figura </w:t>
      </w:r>
      <w:r w:rsidRPr="00B30A26">
        <w:rPr>
          <w:sz w:val="20"/>
          <w:lang w:val="es-ES"/>
        </w:rPr>
        <w:fldChar w:fldCharType="begin"/>
      </w:r>
      <w:r w:rsidRPr="00B30A26">
        <w:rPr>
          <w:sz w:val="20"/>
          <w:lang w:val="es-ES"/>
        </w:rPr>
        <w:instrText xml:space="preserve"> SEQ Figura \* ARABIC </w:instrText>
      </w:r>
      <w:r w:rsidRPr="00B30A26">
        <w:rPr>
          <w:sz w:val="20"/>
          <w:lang w:val="es-ES"/>
        </w:rPr>
        <w:fldChar w:fldCharType="separate"/>
      </w:r>
      <w:r w:rsidR="00515FE7">
        <w:rPr>
          <w:noProof/>
          <w:sz w:val="20"/>
          <w:lang w:val="es-ES"/>
        </w:rPr>
        <w:t>15</w:t>
      </w:r>
      <w:r w:rsidRPr="00B30A26">
        <w:rPr>
          <w:sz w:val="20"/>
          <w:lang w:val="es-ES"/>
        </w:rPr>
        <w:fldChar w:fldCharType="end"/>
      </w:r>
      <w:r w:rsidRPr="00B30A26">
        <w:rPr>
          <w:sz w:val="20"/>
          <w:lang w:val="es-ES"/>
        </w:rPr>
        <w:t xml:space="preserve"> Diagrama de Casos de Uso de Requisitos Funcionales Externos</w:t>
      </w:r>
      <w:bookmarkEnd w:id="842"/>
      <w:bookmarkEnd w:id="843"/>
    </w:p>
    <w:p w14:paraId="0AAEAACC" w14:textId="78D087C0" w:rsidR="009F1261" w:rsidRPr="00B30A26" w:rsidRDefault="009F1261" w:rsidP="00E60402">
      <w:pPr>
        <w:pStyle w:val="Ttulo2"/>
        <w:rPr>
          <w:lang w:val="es-ES"/>
        </w:rPr>
      </w:pPr>
      <w:bookmarkStart w:id="844" w:name="_Toc518466256"/>
      <w:r w:rsidRPr="00B30A26">
        <w:rPr>
          <w:lang w:val="es-ES"/>
        </w:rPr>
        <w:lastRenderedPageBreak/>
        <w:t>Funcionalidades y requisitos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007E45EF" w:rsidRPr="00B30A26">
        <w:rPr>
          <w:lang w:val="es-ES"/>
        </w:rPr>
        <w:t xml:space="preserve"> y sus subsistemas</w:t>
      </w:r>
      <w:bookmarkEnd w:id="844"/>
    </w:p>
    <w:p w14:paraId="35DF1AE2" w14:textId="77777777" w:rsidR="009360D2" w:rsidRPr="00B30A26" w:rsidRDefault="009360D2" w:rsidP="009360D2">
      <w:pPr>
        <w:rPr>
          <w:lang w:val="es-ES"/>
        </w:rPr>
      </w:pPr>
    </w:p>
    <w:p w14:paraId="2BB5FB84" w14:textId="538B4A65" w:rsidR="00802051" w:rsidRPr="00B30A26" w:rsidRDefault="003C3922" w:rsidP="003C3922">
      <w:pPr>
        <w:pStyle w:val="Ttulo3"/>
        <w:rPr>
          <w:lang w:val="es-ES"/>
        </w:rPr>
      </w:pPr>
      <w:bookmarkStart w:id="845" w:name="_Toc518466257"/>
      <w:r w:rsidRPr="00B30A26">
        <w:rPr>
          <w:lang w:val="es-ES"/>
        </w:rPr>
        <w:t>Requisitos Funcionales de Negocio</w:t>
      </w:r>
      <w:r w:rsidR="009360D2" w:rsidRPr="00B30A26">
        <w:rPr>
          <w:lang w:val="es-ES"/>
        </w:rPr>
        <w:t xml:space="preserve"> </w:t>
      </w:r>
      <w:r w:rsidRPr="00B30A26">
        <w:rPr>
          <w:lang w:val="es-ES"/>
        </w:rPr>
        <w:t xml:space="preserve"> Primarios</w:t>
      </w:r>
      <w:bookmarkEnd w:id="845"/>
    </w:p>
    <w:p w14:paraId="0EC03AFB" w14:textId="77777777" w:rsidR="003C3922" w:rsidRPr="00B30A26" w:rsidRDefault="003C3922" w:rsidP="003C3922">
      <w:pPr>
        <w:rPr>
          <w:lang w:val="es-ES"/>
        </w:rPr>
      </w:pPr>
    </w:p>
    <w:p w14:paraId="7FA355B1" w14:textId="27AEB94E" w:rsidR="003C3922" w:rsidRPr="00B30A26" w:rsidRDefault="003C3922" w:rsidP="003C3922">
      <w:pPr>
        <w:rPr>
          <w:lang w:val="es-ES"/>
        </w:rPr>
      </w:pPr>
      <w:r w:rsidRPr="00B30A26">
        <w:rPr>
          <w:lang w:val="es-ES"/>
        </w:rPr>
        <w:t>Los requisitos funcionales primarios o de negocio conforman la base de funciones de negocio del sistema, estos requisitos serán modelados por medio del estereotipo de Casos de Uso primarios (CUP), los cuáles serán utilizar como insumo funcional dentro de la metodología ADD</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ADD</w:instrText>
      </w:r>
      <w:r w:rsidR="004F6A81" w:rsidRPr="00B30A26">
        <w:rPr>
          <w:lang w:val="es-ES"/>
        </w:rPr>
        <w:instrText xml:space="preserve">" </w:instrText>
      </w:r>
      <w:r w:rsidR="004F6A81" w:rsidRPr="00B30A26">
        <w:rPr>
          <w:lang w:val="es-ES"/>
        </w:rPr>
        <w:fldChar w:fldCharType="end"/>
      </w:r>
      <w:r w:rsidRPr="00B30A26">
        <w:rPr>
          <w:lang w:val="es-ES"/>
        </w:rPr>
        <w:t xml:space="preserve">. </w:t>
      </w:r>
    </w:p>
    <w:p w14:paraId="22A4476D" w14:textId="77777777" w:rsidR="003C3922" w:rsidRPr="00B30A26" w:rsidRDefault="003C3922" w:rsidP="003C3922">
      <w:pPr>
        <w:keepNext/>
        <w:rPr>
          <w:lang w:val="es-ES"/>
        </w:rPr>
      </w:pPr>
    </w:p>
    <w:p w14:paraId="1354DA98" w14:textId="77777777" w:rsidR="003C3922" w:rsidRPr="00B30A26" w:rsidRDefault="003C3922" w:rsidP="003C3922">
      <w:pPr>
        <w:keepNext/>
        <w:rPr>
          <w:lang w:val="es-ES"/>
        </w:rPr>
      </w:pPr>
      <w:r w:rsidRPr="00B30A26">
        <w:rPr>
          <w:noProof/>
          <w:lang w:val="es-CO" w:eastAsia="es-CO"/>
        </w:rPr>
        <w:drawing>
          <wp:inline distT="0" distB="0" distL="0" distR="0" wp14:anchorId="371C1348" wp14:editId="5AC422D0">
            <wp:extent cx="5140149" cy="5451322"/>
            <wp:effectExtent l="0" t="0" r="0" b="0"/>
            <wp:docPr id="6" name="Picture 6" descr="Requisitos/export/RFE/png/Requisitos%20LogCloud__RF%20Requisitos%20Funcionales%20__RF%20Nivel%202%20Requisitos%20Funcionales%20Primarios__RF%20Nivel%202%20Requisitos%20Funcionales%20Primarios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isitos/export/RFE/png/Requisitos%20LogCloud__RF%20Requisitos%20Funcionales%20__RF%20Nivel%202%20Requisitos%20Funcionales%20Primarios__RF%20Nivel%202%20Requisitos%20Funcionales%20Primarios_4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4385" cy="5466420"/>
                    </a:xfrm>
                    <a:prstGeom prst="rect">
                      <a:avLst/>
                    </a:prstGeom>
                    <a:noFill/>
                    <a:ln>
                      <a:noFill/>
                    </a:ln>
                  </pic:spPr>
                </pic:pic>
              </a:graphicData>
            </a:graphic>
          </wp:inline>
        </w:drawing>
      </w:r>
    </w:p>
    <w:p w14:paraId="3952C353" w14:textId="77777777" w:rsidR="003C3922" w:rsidRPr="00B30A26" w:rsidRDefault="003C3922" w:rsidP="003C3922">
      <w:pPr>
        <w:pStyle w:val="Descripcin"/>
        <w:jc w:val="both"/>
        <w:rPr>
          <w:lang w:val="es-ES"/>
        </w:rPr>
      </w:pPr>
      <w:bookmarkStart w:id="846" w:name="_Toc477252574"/>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16</w:t>
      </w:r>
      <w:r w:rsidRPr="00B30A26">
        <w:rPr>
          <w:lang w:val="es-ES"/>
        </w:rPr>
        <w:fldChar w:fldCharType="end"/>
      </w:r>
      <w:r w:rsidRPr="00B30A26">
        <w:rPr>
          <w:lang w:val="es-ES"/>
        </w:rPr>
        <w:t xml:space="preserve"> Nivel 2 Requisitos Funcionales Primarios</w:t>
      </w:r>
      <w:bookmarkEnd w:id="846"/>
    </w:p>
    <w:p w14:paraId="0080EE43" w14:textId="77777777" w:rsidR="003C3922" w:rsidRPr="00B30A26" w:rsidRDefault="003C3922" w:rsidP="003C3922">
      <w:pPr>
        <w:rPr>
          <w:lang w:val="es-ES"/>
        </w:rPr>
      </w:pPr>
    </w:p>
    <w:p w14:paraId="7797AF62" w14:textId="73C26F23" w:rsidR="003C3922" w:rsidRDefault="003C3922" w:rsidP="003C3922">
      <w:pPr>
        <w:rPr>
          <w:lang w:val="es-ES"/>
        </w:rPr>
      </w:pPr>
      <w:r w:rsidRPr="00B30A26">
        <w:rPr>
          <w:lang w:val="es-ES"/>
        </w:rPr>
        <w:lastRenderedPageBreak/>
        <w:t>Dentro del modelo de requisitos de este documento, los CUP serán detallados por medio de diagramas más específicos</w:t>
      </w:r>
    </w:p>
    <w:p w14:paraId="7AAEBECE" w14:textId="77777777" w:rsidR="00284489" w:rsidRPr="00B30A26" w:rsidRDefault="00284489" w:rsidP="003C3922">
      <w:pPr>
        <w:rPr>
          <w:lang w:val="es-ES"/>
        </w:rPr>
      </w:pPr>
    </w:p>
    <w:p w14:paraId="27627661" w14:textId="31828BE0" w:rsidR="00DB6E66" w:rsidRPr="00B30A26" w:rsidRDefault="00DB6E66" w:rsidP="00802051">
      <w:pPr>
        <w:pStyle w:val="Ttulo3"/>
        <w:rPr>
          <w:rFonts w:eastAsiaTheme="minorHAnsi"/>
          <w:lang w:val="es-ES"/>
        </w:rPr>
      </w:pPr>
      <w:bookmarkStart w:id="847" w:name="_Toc518466258"/>
      <w:r w:rsidRPr="00B30A26">
        <w:rPr>
          <w:rFonts w:eastAsiaTheme="minorHAnsi"/>
          <w:lang w:val="es-ES"/>
        </w:rPr>
        <w:t>Requisitos Funcionales</w:t>
      </w:r>
      <w:r w:rsidR="007C32FC" w:rsidRPr="00B30A26">
        <w:rPr>
          <w:rFonts w:eastAsiaTheme="minorHAnsi"/>
          <w:lang w:val="es-ES"/>
        </w:rPr>
        <w:t xml:space="preserve"> Detallados</w:t>
      </w:r>
      <w:bookmarkEnd w:id="847"/>
    </w:p>
    <w:p w14:paraId="025F49C4" w14:textId="77777777" w:rsidR="003C3922" w:rsidRPr="00B30A26" w:rsidRDefault="003C3922" w:rsidP="003C3922">
      <w:pPr>
        <w:rPr>
          <w:lang w:val="es-ES"/>
        </w:rPr>
      </w:pPr>
    </w:p>
    <w:p w14:paraId="0FA39DF1" w14:textId="2F982E8C" w:rsidR="00DB6E66" w:rsidRPr="00B30A26" w:rsidRDefault="00DB6E66" w:rsidP="00DB6E66">
      <w:pPr>
        <w:pStyle w:val="Ttulo4"/>
        <w:rPr>
          <w:lang w:val="es-ES"/>
        </w:rPr>
      </w:pPr>
      <w:bookmarkStart w:id="848" w:name="_Toc518466259"/>
      <w:r w:rsidRPr="00B30A26">
        <w:rPr>
          <w:lang w:val="es-ES"/>
        </w:rPr>
        <w:t>Cargo Modal</w:t>
      </w:r>
      <w:bookmarkEnd w:id="848"/>
      <w:r w:rsidR="004F6A81" w:rsidRPr="00B30A26">
        <w:rPr>
          <w:lang w:val="es-ES"/>
        </w:rPr>
        <w:fldChar w:fldCharType="begin"/>
      </w:r>
      <w:r w:rsidR="004F6A81" w:rsidRPr="00B30A26">
        <w:rPr>
          <w:lang w:val="es-ES"/>
        </w:rPr>
        <w:instrText xml:space="preserve"> XE "</w:instrText>
      </w:r>
      <w:r w:rsidR="004F6A81" w:rsidRPr="00B30A26">
        <w:rPr>
          <w:b w:val="0"/>
          <w:szCs w:val="28"/>
          <w:lang w:val="es-ES"/>
        </w:rPr>
        <w:instrText>Cargo Modal</w:instrText>
      </w:r>
      <w:r w:rsidR="004F6A81" w:rsidRPr="00B30A26">
        <w:rPr>
          <w:lang w:val="es-ES"/>
        </w:rPr>
        <w:instrText xml:space="preserve">" </w:instrText>
      </w:r>
      <w:r w:rsidR="004F6A81" w:rsidRPr="00B30A26">
        <w:rPr>
          <w:lang w:val="es-ES"/>
        </w:rPr>
        <w:fldChar w:fldCharType="end"/>
      </w:r>
    </w:p>
    <w:p w14:paraId="5CC7D9DC" w14:textId="77777777" w:rsidR="003C3922" w:rsidRPr="00B30A26" w:rsidRDefault="003C3922" w:rsidP="003C3922">
      <w:pPr>
        <w:rPr>
          <w:lang w:val="es-ES"/>
        </w:rPr>
      </w:pPr>
    </w:p>
    <w:p w14:paraId="79FDABA1" w14:textId="77777777" w:rsidR="003C3922" w:rsidRPr="00B30A26" w:rsidRDefault="003C3922" w:rsidP="003C3922">
      <w:pPr>
        <w:keepNext/>
        <w:rPr>
          <w:lang w:val="es-ES"/>
        </w:rPr>
      </w:pPr>
      <w:r w:rsidRPr="00B30A26">
        <w:rPr>
          <w:noProof/>
          <w:lang w:val="es-CO" w:eastAsia="es-CO"/>
        </w:rPr>
        <w:drawing>
          <wp:inline distT="0" distB="0" distL="0" distR="0" wp14:anchorId="5473D8A7" wp14:editId="7B4B62B2">
            <wp:extent cx="5937885" cy="6343015"/>
            <wp:effectExtent l="0" t="0" r="0" b="0"/>
            <wp:docPr id="8" name="Picture 8" descr="Requisitos/export/RFE/png/Requisitos%20LogCloud__RF%20Requisitos%20Funcionales%20__RF%20Nivel%203%20Requisitos%20Funcionales%20Cargo%20Modal__RF%20Nivel%203%20Actor%20Cargo%20Modal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quisitos/export/RFE/png/Requisitos%20LogCloud__RF%20Requisitos%20Funcionales%20__RF%20Nivel%203%20Requisitos%20Funcionales%20Cargo%20Modal__RF%20Nivel%203%20Actor%20Cargo%20Modal_4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6343015"/>
                    </a:xfrm>
                    <a:prstGeom prst="rect">
                      <a:avLst/>
                    </a:prstGeom>
                    <a:noFill/>
                    <a:ln>
                      <a:noFill/>
                    </a:ln>
                  </pic:spPr>
                </pic:pic>
              </a:graphicData>
            </a:graphic>
          </wp:inline>
        </w:drawing>
      </w:r>
    </w:p>
    <w:p w14:paraId="13AE301C" w14:textId="239EA558" w:rsidR="003C3922" w:rsidRPr="00B30A26" w:rsidRDefault="003C3922" w:rsidP="003C3922">
      <w:pPr>
        <w:pStyle w:val="Descripcin"/>
        <w:jc w:val="both"/>
        <w:rPr>
          <w:lang w:val="es-ES"/>
        </w:rPr>
      </w:pPr>
      <w:bookmarkStart w:id="849" w:name="_Toc477252575"/>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17</w:t>
      </w:r>
      <w:r w:rsidRPr="00B30A26">
        <w:rPr>
          <w:lang w:val="es-ES"/>
        </w:rPr>
        <w:fldChar w:fldCharType="end"/>
      </w:r>
      <w:r w:rsidRPr="00B30A26">
        <w:rPr>
          <w:lang w:val="es-ES"/>
        </w:rPr>
        <w:t xml:space="preserve"> Casos de Uso Nivel 2 para el Actor Cargo Modal</w:t>
      </w:r>
      <w:bookmarkEnd w:id="849"/>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p>
    <w:p w14:paraId="1C7855F3" w14:textId="77777777" w:rsidR="003C3922" w:rsidRPr="00B30A26" w:rsidRDefault="003C3922" w:rsidP="003C3922">
      <w:pPr>
        <w:rPr>
          <w:lang w:val="es-ES"/>
        </w:rPr>
      </w:pPr>
    </w:p>
    <w:p w14:paraId="4F861275" w14:textId="77777777" w:rsidR="003C3922" w:rsidRPr="00B30A26" w:rsidRDefault="003C3922" w:rsidP="003C3922">
      <w:pPr>
        <w:keepNext/>
        <w:rPr>
          <w:lang w:val="es-ES"/>
        </w:rPr>
      </w:pPr>
      <w:r w:rsidRPr="00B30A26">
        <w:rPr>
          <w:noProof/>
          <w:lang w:val="es-CO" w:eastAsia="es-CO"/>
        </w:rPr>
        <w:drawing>
          <wp:inline distT="0" distB="0" distL="0" distR="0" wp14:anchorId="16163350" wp14:editId="6CBB4639">
            <wp:extent cx="5937885" cy="5393690"/>
            <wp:effectExtent l="0" t="0" r="0" b="0"/>
            <wp:docPr id="9" name="Picture 9" descr="Requisitos/export/RFE/png/Requisitos%20LogCloud__RF%20Requisitos%20Funcionales%20__RF%20Nivel%203%20Requisitos%20Funcionales%20Cargo%20Modal__RF%20Nivel%203%20Requisitos%20Funcionales%20Cargo%20Modal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quisitos/export/RFE/png/Requisitos%20LogCloud__RF%20Requisitos%20Funcionales%20__RF%20Nivel%203%20Requisitos%20Funcionales%20Cargo%20Modal__RF%20Nivel%203%20Requisitos%20Funcionales%20Cargo%20Modal_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5393690"/>
                    </a:xfrm>
                    <a:prstGeom prst="rect">
                      <a:avLst/>
                    </a:prstGeom>
                    <a:noFill/>
                    <a:ln>
                      <a:noFill/>
                    </a:ln>
                  </pic:spPr>
                </pic:pic>
              </a:graphicData>
            </a:graphic>
          </wp:inline>
        </w:drawing>
      </w:r>
    </w:p>
    <w:p w14:paraId="657F01C5" w14:textId="304BAA43" w:rsidR="003C3922" w:rsidRPr="00B30A26" w:rsidRDefault="003C3922" w:rsidP="003C3922">
      <w:pPr>
        <w:pStyle w:val="Descripcin"/>
        <w:jc w:val="both"/>
        <w:rPr>
          <w:lang w:val="es-ES"/>
        </w:rPr>
      </w:pPr>
      <w:bookmarkStart w:id="850" w:name="_Toc477252576"/>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18</w:t>
      </w:r>
      <w:r w:rsidRPr="00B30A26">
        <w:rPr>
          <w:lang w:val="es-ES"/>
        </w:rPr>
        <w:fldChar w:fldCharType="end"/>
      </w:r>
      <w:r w:rsidRPr="00B30A26">
        <w:rPr>
          <w:lang w:val="es-ES"/>
        </w:rPr>
        <w:t xml:space="preserve">  Casos de Uso Nivel 2 para usuario de Cargo Modal</w:t>
      </w:r>
      <w:bookmarkEnd w:id="850"/>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p>
    <w:p w14:paraId="5F717545" w14:textId="77777777" w:rsidR="00357C72" w:rsidRPr="00B30A26" w:rsidRDefault="00357C72" w:rsidP="00357C72">
      <w:pPr>
        <w:keepNext/>
        <w:rPr>
          <w:lang w:val="es-ES"/>
        </w:rPr>
      </w:pPr>
      <w:r w:rsidRPr="00B30A26">
        <w:rPr>
          <w:noProof/>
          <w:lang w:val="es-CO" w:eastAsia="es-CO"/>
        </w:rPr>
        <w:lastRenderedPageBreak/>
        <w:drawing>
          <wp:inline distT="0" distB="0" distL="0" distR="0" wp14:anchorId="0EEE9F38" wp14:editId="0ADAD5B2">
            <wp:extent cx="5937885" cy="7558413"/>
            <wp:effectExtent l="0" t="0" r="0" b="0"/>
            <wp:docPr id="11" name="Picture 11" descr="Requisitos/export/RFE/png/Requisitos%20LogCloud__RF%20Requisitos%20Funcionales%20__RF%20Nivel%203%20Requisitos%20Funcionales%20Cargo%20Modal__RF%20Nivel%204%20Requisitos%20Detallados%20de%20Cargo%20Modal__RF%20Nivel%204%20Requisitos%20Detallados%20de%20Cargo%20Modal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uisitos/export/RFE/png/Requisitos%20LogCloud__RF%20Requisitos%20Funcionales%20__RF%20Nivel%203%20Requisitos%20Funcionales%20Cargo%20Modal__RF%20Nivel%204%20Requisitos%20Detallados%20de%20Cargo%20Modal__RF%20Nivel%204%20Requisitos%20Detallados%20de%20Cargo%20Modal_49.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8028"/>
                    <a:stretch/>
                  </pic:blipFill>
                  <pic:spPr bwMode="auto">
                    <a:xfrm>
                      <a:off x="0" y="0"/>
                      <a:ext cx="5937885" cy="7558413"/>
                    </a:xfrm>
                    <a:prstGeom prst="rect">
                      <a:avLst/>
                    </a:prstGeom>
                    <a:noFill/>
                    <a:ln>
                      <a:noFill/>
                    </a:ln>
                    <a:extLst>
                      <a:ext uri="{53640926-AAD7-44D8-BBD7-CCE9431645EC}">
                        <a14:shadowObscured xmlns:a14="http://schemas.microsoft.com/office/drawing/2010/main"/>
                      </a:ext>
                    </a:extLst>
                  </pic:spPr>
                </pic:pic>
              </a:graphicData>
            </a:graphic>
          </wp:inline>
        </w:drawing>
      </w:r>
    </w:p>
    <w:p w14:paraId="12EED409" w14:textId="78593C54" w:rsidR="00DB6E66" w:rsidRPr="00B30A26" w:rsidRDefault="00357C72" w:rsidP="00357C72">
      <w:pPr>
        <w:pStyle w:val="Descripcin"/>
        <w:jc w:val="both"/>
        <w:rPr>
          <w:lang w:val="es-ES"/>
        </w:rPr>
      </w:pPr>
      <w:bookmarkStart w:id="851" w:name="_Toc477252577"/>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19</w:t>
      </w:r>
      <w:r w:rsidRPr="00B30A26">
        <w:rPr>
          <w:lang w:val="es-ES"/>
        </w:rPr>
        <w:fldChar w:fldCharType="end"/>
      </w:r>
      <w:r w:rsidRPr="00B30A26">
        <w:rPr>
          <w:lang w:val="es-ES"/>
        </w:rPr>
        <w:t xml:space="preserve"> Requisitos funcionales detallados de Cargo Modal</w:t>
      </w:r>
      <w:bookmarkEnd w:id="851"/>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p>
    <w:p w14:paraId="24B93851" w14:textId="5EC95251" w:rsidR="00DB6E66" w:rsidRPr="00B30A26" w:rsidRDefault="00B80A54" w:rsidP="00B80A54">
      <w:pPr>
        <w:pStyle w:val="Ttulo5"/>
        <w:rPr>
          <w:lang w:val="es-ES"/>
        </w:rPr>
      </w:pPr>
      <w:bookmarkStart w:id="852" w:name="_Toc518466260"/>
      <w:r w:rsidRPr="00B30A26">
        <w:rPr>
          <w:lang w:val="es-ES"/>
        </w:rPr>
        <w:lastRenderedPageBreak/>
        <w:t>Solicitudes</w:t>
      </w:r>
      <w:bookmarkEnd w:id="852"/>
    </w:p>
    <w:p w14:paraId="70B23BB6" w14:textId="41DCDFF6" w:rsidR="00DB6E66" w:rsidRPr="00B30A26" w:rsidRDefault="00D541A2" w:rsidP="00B80A54">
      <w:pPr>
        <w:pStyle w:val="Ttulo6"/>
        <w:rPr>
          <w:lang w:val="es-ES"/>
        </w:rPr>
      </w:pPr>
      <w:r w:rsidRPr="00B30A26">
        <w:rPr>
          <w:lang w:val="es-ES"/>
        </w:rPr>
        <w:t>RFCM-</w:t>
      </w:r>
      <w:r w:rsidR="00DB6E66" w:rsidRPr="00B30A26">
        <w:rPr>
          <w:lang w:val="es-ES"/>
        </w:rPr>
        <w:t>031</w:t>
      </w:r>
      <w:r w:rsidR="003237E6" w:rsidRPr="00B30A26">
        <w:rPr>
          <w:lang w:val="es-ES"/>
        </w:rPr>
        <w:t xml:space="preserve"> </w:t>
      </w:r>
      <w:r w:rsidR="00DB6E66" w:rsidRPr="00B30A26">
        <w:rPr>
          <w:lang w:val="es-ES"/>
        </w:rPr>
        <w:t>Registrar</w:t>
      </w:r>
      <w:r w:rsidR="003237E6" w:rsidRPr="00B30A26">
        <w:rPr>
          <w:lang w:val="es-ES"/>
        </w:rPr>
        <w:t xml:space="preserve"> </w:t>
      </w:r>
      <w:r w:rsidR="00DB6E66" w:rsidRPr="00B30A26">
        <w:rPr>
          <w:lang w:val="es-ES"/>
        </w:rPr>
        <w:t>solicitud</w:t>
      </w:r>
      <w:r w:rsidR="003237E6" w:rsidRPr="00B30A26">
        <w:rPr>
          <w:lang w:val="es-ES"/>
        </w:rPr>
        <w:t xml:space="preserve"> </w:t>
      </w:r>
      <w:r w:rsidR="00DB6E66" w:rsidRPr="00B30A26">
        <w:rPr>
          <w:lang w:val="es-ES"/>
        </w:rPr>
        <w:t>de</w:t>
      </w:r>
      <w:r w:rsidR="003237E6" w:rsidRPr="00B30A26">
        <w:rPr>
          <w:lang w:val="es-ES"/>
        </w:rPr>
        <w:t xml:space="preserve"> </w:t>
      </w:r>
      <w:r w:rsidR="00DB6E66" w:rsidRPr="00B30A26">
        <w:rPr>
          <w:lang w:val="es-ES"/>
        </w:rPr>
        <w:t>vehículo</w:t>
      </w:r>
    </w:p>
    <w:p w14:paraId="5311CA39" w14:textId="24682EE0" w:rsidR="00DB6E66" w:rsidRPr="00B30A26" w:rsidRDefault="00DB6E66" w:rsidP="00DB6E66">
      <w:pPr>
        <w:rPr>
          <w:lang w:val="es-ES"/>
        </w:rPr>
      </w:pPr>
      <w:r w:rsidRPr="00B30A26">
        <w:rPr>
          <w:lang w:val="es-ES"/>
        </w:rPr>
        <w:t>Permite</w:t>
      </w:r>
      <w:r w:rsidR="003237E6" w:rsidRPr="00B30A26">
        <w:rPr>
          <w:lang w:val="es-ES"/>
        </w:rPr>
        <w:t xml:space="preserve"> </w:t>
      </w:r>
      <w:r w:rsidRPr="00B30A26">
        <w:rPr>
          <w:lang w:val="es-ES"/>
        </w:rPr>
        <w:t>al</w:t>
      </w:r>
      <w:r w:rsidR="003237E6" w:rsidRPr="00B30A26">
        <w:rPr>
          <w:lang w:val="es-ES"/>
        </w:rPr>
        <w:t xml:space="preserve"> </w:t>
      </w:r>
      <w:r w:rsidRPr="00B30A26">
        <w:rPr>
          <w:lang w:val="es-ES"/>
        </w:rPr>
        <w:t>usuario</w:t>
      </w:r>
      <w:r w:rsidR="003237E6" w:rsidRPr="00B30A26">
        <w:rPr>
          <w:lang w:val="es-ES"/>
        </w:rPr>
        <w:t xml:space="preserve"> </w:t>
      </w:r>
      <w:r w:rsidRPr="00B30A26">
        <w:rPr>
          <w:lang w:val="es-ES"/>
        </w:rPr>
        <w:t>del</w:t>
      </w:r>
      <w:r w:rsidR="003237E6" w:rsidRPr="00B30A26">
        <w:rPr>
          <w:lang w:val="es-ES"/>
        </w:rPr>
        <w:t xml:space="preserve"> </w:t>
      </w:r>
      <w:r w:rsidRPr="00B30A26">
        <w:rPr>
          <w:lang w:val="es-ES"/>
        </w:rPr>
        <w:t>generador</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carga</w:t>
      </w:r>
      <w:r w:rsidR="003237E6" w:rsidRPr="00B30A26">
        <w:rPr>
          <w:lang w:val="es-ES"/>
        </w:rPr>
        <w:t xml:space="preserve"> </w:t>
      </w:r>
      <w:r w:rsidRPr="00B30A26">
        <w:rPr>
          <w:lang w:val="es-ES"/>
        </w:rPr>
        <w:t>ingresar</w:t>
      </w:r>
      <w:r w:rsidR="003237E6" w:rsidRPr="00B30A26">
        <w:rPr>
          <w:lang w:val="es-ES"/>
        </w:rPr>
        <w:t xml:space="preserve"> </w:t>
      </w:r>
      <w:r w:rsidRPr="00B30A26">
        <w:rPr>
          <w:lang w:val="es-ES"/>
        </w:rPr>
        <w:t>la</w:t>
      </w:r>
      <w:r w:rsidR="003237E6" w:rsidRPr="00B30A26">
        <w:rPr>
          <w:lang w:val="es-ES"/>
        </w:rPr>
        <w:t xml:space="preserve"> </w:t>
      </w:r>
      <w:r w:rsidRPr="00B30A26">
        <w:rPr>
          <w:lang w:val="es-ES"/>
        </w:rPr>
        <w:t>necesidad</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vehículo</w:t>
      </w:r>
      <w:r w:rsidR="003237E6" w:rsidRPr="00B30A26">
        <w:rPr>
          <w:lang w:val="es-ES"/>
        </w:rPr>
        <w:t xml:space="preserve"> </w:t>
      </w:r>
      <w:r w:rsidRPr="00B30A26">
        <w:rPr>
          <w:lang w:val="es-ES"/>
        </w:rPr>
        <w:t>y</w:t>
      </w:r>
      <w:r w:rsidR="003237E6" w:rsidRPr="00B30A26">
        <w:rPr>
          <w:lang w:val="es-ES"/>
        </w:rPr>
        <w:t xml:space="preserve"> </w:t>
      </w:r>
      <w:r w:rsidRPr="00B30A26">
        <w:rPr>
          <w:lang w:val="es-ES"/>
        </w:rPr>
        <w:t>ofertar</w:t>
      </w:r>
      <w:r w:rsidR="003237E6" w:rsidRPr="00B30A26">
        <w:rPr>
          <w:lang w:val="es-ES"/>
        </w:rPr>
        <w:t xml:space="preserve"> </w:t>
      </w:r>
      <w:r w:rsidRPr="00B30A26">
        <w:rPr>
          <w:lang w:val="es-ES"/>
        </w:rPr>
        <w:t>la</w:t>
      </w:r>
      <w:r w:rsidR="003237E6" w:rsidRPr="00B30A26">
        <w:rPr>
          <w:lang w:val="es-ES"/>
        </w:rPr>
        <w:t xml:space="preserve"> </w:t>
      </w:r>
      <w:r w:rsidRPr="00B30A26">
        <w:rPr>
          <w:lang w:val="es-ES"/>
        </w:rPr>
        <w:t>carga que</w:t>
      </w:r>
      <w:r w:rsidR="003237E6" w:rsidRPr="00B30A26">
        <w:rPr>
          <w:lang w:val="es-ES"/>
        </w:rPr>
        <w:t xml:space="preserve"> </w:t>
      </w:r>
      <w:r w:rsidRPr="00B30A26">
        <w:rPr>
          <w:lang w:val="es-ES"/>
        </w:rPr>
        <w:t>tiene</w:t>
      </w:r>
      <w:r w:rsidR="003237E6" w:rsidRPr="00B30A26">
        <w:rPr>
          <w:lang w:val="es-ES"/>
        </w:rPr>
        <w:t xml:space="preserve"> </w:t>
      </w:r>
      <w:r w:rsidRPr="00B30A26">
        <w:rPr>
          <w:lang w:val="es-ES"/>
        </w:rPr>
        <w:t>disponible</w:t>
      </w:r>
      <w:r w:rsidR="003237E6" w:rsidRPr="00B30A26">
        <w:rPr>
          <w:lang w:val="es-ES"/>
        </w:rPr>
        <w:t xml:space="preserve"> </w:t>
      </w:r>
      <w:r w:rsidRPr="00B30A26">
        <w:rPr>
          <w:lang w:val="es-ES"/>
        </w:rPr>
        <w:t>para</w:t>
      </w:r>
      <w:r w:rsidR="003237E6" w:rsidRPr="00B30A26">
        <w:rPr>
          <w:lang w:val="es-ES"/>
        </w:rPr>
        <w:t xml:space="preserve"> </w:t>
      </w:r>
      <w:r w:rsidRPr="00B30A26">
        <w:rPr>
          <w:lang w:val="es-ES"/>
        </w:rPr>
        <w:t>ser</w:t>
      </w:r>
      <w:r w:rsidR="003237E6" w:rsidRPr="00B30A26">
        <w:rPr>
          <w:lang w:val="es-ES"/>
        </w:rPr>
        <w:t xml:space="preserve"> </w:t>
      </w:r>
      <w:r w:rsidRPr="00B30A26">
        <w:rPr>
          <w:lang w:val="es-ES"/>
        </w:rPr>
        <w:t>transportada.</w:t>
      </w:r>
    </w:p>
    <w:p w14:paraId="77BD7290" w14:textId="77777777" w:rsidR="00DB6E66" w:rsidRPr="00B30A26" w:rsidRDefault="00DB6E66" w:rsidP="00DB6E66">
      <w:pPr>
        <w:rPr>
          <w:lang w:val="es-ES"/>
        </w:rPr>
      </w:pPr>
    </w:p>
    <w:p w14:paraId="6C87C678" w14:textId="08E74CC8" w:rsidR="00DB6E66" w:rsidRPr="00B30A26" w:rsidRDefault="00D541A2" w:rsidP="00B80A54">
      <w:pPr>
        <w:pStyle w:val="Ttulo6"/>
        <w:rPr>
          <w:lang w:val="es-ES"/>
        </w:rPr>
      </w:pPr>
      <w:r w:rsidRPr="00B30A26">
        <w:rPr>
          <w:lang w:val="es-ES"/>
        </w:rPr>
        <w:t>RFCM-</w:t>
      </w:r>
      <w:r w:rsidR="00DB6E66" w:rsidRPr="00B30A26">
        <w:rPr>
          <w:lang w:val="es-ES"/>
        </w:rPr>
        <w:t>032</w:t>
      </w:r>
      <w:r w:rsidR="003237E6" w:rsidRPr="00B30A26">
        <w:rPr>
          <w:lang w:val="es-ES"/>
        </w:rPr>
        <w:t xml:space="preserve"> </w:t>
      </w:r>
      <w:r w:rsidR="00DB6E66" w:rsidRPr="00B30A26">
        <w:rPr>
          <w:lang w:val="es-ES"/>
        </w:rPr>
        <w:t>Registrarlo</w:t>
      </w:r>
      <w:r w:rsidR="003237E6" w:rsidRPr="00B30A26">
        <w:rPr>
          <w:lang w:val="es-ES"/>
        </w:rPr>
        <w:t xml:space="preserve"> </w:t>
      </w:r>
      <w:r w:rsidR="00DB6E66" w:rsidRPr="00B30A26">
        <w:rPr>
          <w:lang w:val="es-ES"/>
        </w:rPr>
        <w:t>en</w:t>
      </w:r>
      <w:r w:rsidR="003237E6" w:rsidRPr="00B30A26">
        <w:rPr>
          <w:lang w:val="es-ES"/>
        </w:rPr>
        <w:t xml:space="preserve"> </w:t>
      </w:r>
      <w:r w:rsidR="00DB6E66" w:rsidRPr="00B30A26">
        <w:rPr>
          <w:lang w:val="es-ES"/>
        </w:rPr>
        <w:t>formato</w:t>
      </w:r>
      <w:r w:rsidR="003237E6" w:rsidRPr="00B30A26">
        <w:rPr>
          <w:lang w:val="es-ES"/>
        </w:rPr>
        <w:t xml:space="preserve"> </w:t>
      </w:r>
      <w:r w:rsidR="00DB6E66" w:rsidRPr="00B30A26">
        <w:rPr>
          <w:lang w:val="es-ES"/>
        </w:rPr>
        <w:t>en</w:t>
      </w:r>
      <w:r w:rsidR="003237E6" w:rsidRPr="00B30A26">
        <w:rPr>
          <w:lang w:val="es-ES"/>
        </w:rPr>
        <w:t xml:space="preserve"> </w:t>
      </w:r>
      <w:r w:rsidR="00DB6E66" w:rsidRPr="00B30A26">
        <w:rPr>
          <w:lang w:val="es-ES"/>
        </w:rPr>
        <w:t>Wizard</w:t>
      </w:r>
    </w:p>
    <w:p w14:paraId="56B5009D" w14:textId="1D719C89" w:rsidR="00DB6E66" w:rsidRPr="00B30A26" w:rsidRDefault="00DB6E66" w:rsidP="00DB6E66">
      <w:pPr>
        <w:rPr>
          <w:lang w:val="es-ES"/>
        </w:rPr>
      </w:pPr>
      <w:r w:rsidRPr="00B30A26">
        <w:rPr>
          <w:lang w:val="es-ES"/>
        </w:rPr>
        <w:t>Permite</w:t>
      </w:r>
      <w:r w:rsidR="003237E6" w:rsidRPr="00B30A26">
        <w:rPr>
          <w:lang w:val="es-ES"/>
        </w:rPr>
        <w:t xml:space="preserve"> </w:t>
      </w:r>
      <w:r w:rsidRPr="00B30A26">
        <w:rPr>
          <w:lang w:val="es-ES"/>
        </w:rPr>
        <w:t>al</w:t>
      </w:r>
      <w:r w:rsidR="003237E6" w:rsidRPr="00B30A26">
        <w:rPr>
          <w:lang w:val="es-ES"/>
        </w:rPr>
        <w:t xml:space="preserve"> </w:t>
      </w:r>
      <w:r w:rsidRPr="00B30A26">
        <w:rPr>
          <w:lang w:val="es-ES"/>
        </w:rPr>
        <w:t>usuario</w:t>
      </w:r>
      <w:r w:rsidR="003237E6" w:rsidRPr="00B30A26">
        <w:rPr>
          <w:lang w:val="es-ES"/>
        </w:rPr>
        <w:t xml:space="preserve"> </w:t>
      </w:r>
      <w:r w:rsidRPr="00B30A26">
        <w:rPr>
          <w:lang w:val="es-ES"/>
        </w:rPr>
        <w:t>del</w:t>
      </w:r>
      <w:r w:rsidR="003237E6" w:rsidRPr="00B30A26">
        <w:rPr>
          <w:lang w:val="es-ES"/>
        </w:rPr>
        <w:t xml:space="preserve"> </w:t>
      </w:r>
      <w:r w:rsidRPr="00B30A26">
        <w:rPr>
          <w:lang w:val="es-ES"/>
        </w:rPr>
        <w:t>generador</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carga</w:t>
      </w:r>
      <w:r w:rsidR="003237E6" w:rsidRPr="00B30A26">
        <w:rPr>
          <w:lang w:val="es-ES"/>
        </w:rPr>
        <w:t xml:space="preserve"> </w:t>
      </w:r>
      <w:r w:rsidRPr="00B30A26">
        <w:rPr>
          <w:lang w:val="es-ES"/>
        </w:rPr>
        <w:t>ingresar</w:t>
      </w:r>
      <w:r w:rsidR="003237E6" w:rsidRPr="00B30A26">
        <w:rPr>
          <w:lang w:val="es-ES"/>
        </w:rPr>
        <w:t xml:space="preserve"> </w:t>
      </w:r>
      <w:r w:rsidRPr="00B30A26">
        <w:rPr>
          <w:lang w:val="es-ES"/>
        </w:rPr>
        <w:t>la</w:t>
      </w:r>
      <w:r w:rsidR="003237E6" w:rsidRPr="00B30A26">
        <w:rPr>
          <w:lang w:val="es-ES"/>
        </w:rPr>
        <w:t xml:space="preserve"> </w:t>
      </w:r>
      <w:r w:rsidRPr="00B30A26">
        <w:rPr>
          <w:lang w:val="es-ES"/>
        </w:rPr>
        <w:t>necesidad</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vehículo</w:t>
      </w:r>
      <w:r w:rsidR="003237E6" w:rsidRPr="00B30A26">
        <w:rPr>
          <w:lang w:val="es-ES"/>
        </w:rPr>
        <w:t xml:space="preserve"> </w:t>
      </w:r>
      <w:r w:rsidRPr="00B30A26">
        <w:rPr>
          <w:lang w:val="es-ES"/>
        </w:rPr>
        <w:t>y</w:t>
      </w:r>
      <w:r w:rsidR="003237E6" w:rsidRPr="00B30A26">
        <w:rPr>
          <w:lang w:val="es-ES"/>
        </w:rPr>
        <w:t xml:space="preserve"> </w:t>
      </w:r>
      <w:r w:rsidRPr="00B30A26">
        <w:rPr>
          <w:lang w:val="es-ES"/>
        </w:rPr>
        <w:t>ofertar</w:t>
      </w:r>
      <w:r w:rsidR="003237E6" w:rsidRPr="00B30A26">
        <w:rPr>
          <w:lang w:val="es-ES"/>
        </w:rPr>
        <w:t xml:space="preserve"> </w:t>
      </w:r>
      <w:r w:rsidRPr="00B30A26">
        <w:rPr>
          <w:lang w:val="es-ES"/>
        </w:rPr>
        <w:t>la</w:t>
      </w:r>
      <w:r w:rsidR="003237E6" w:rsidRPr="00B30A26">
        <w:rPr>
          <w:lang w:val="es-ES"/>
        </w:rPr>
        <w:t xml:space="preserve"> </w:t>
      </w:r>
      <w:r w:rsidRPr="00B30A26">
        <w:rPr>
          <w:lang w:val="es-ES"/>
        </w:rPr>
        <w:t>carga que</w:t>
      </w:r>
      <w:r w:rsidR="003237E6" w:rsidRPr="00B30A26">
        <w:rPr>
          <w:lang w:val="es-ES"/>
        </w:rPr>
        <w:t xml:space="preserve"> </w:t>
      </w:r>
      <w:r w:rsidRPr="00B30A26">
        <w:rPr>
          <w:lang w:val="es-ES"/>
        </w:rPr>
        <w:t>tiene</w:t>
      </w:r>
      <w:r w:rsidR="003237E6" w:rsidRPr="00B30A26">
        <w:rPr>
          <w:lang w:val="es-ES"/>
        </w:rPr>
        <w:t xml:space="preserve"> </w:t>
      </w:r>
      <w:r w:rsidRPr="00B30A26">
        <w:rPr>
          <w:lang w:val="es-ES"/>
        </w:rPr>
        <w:t>disponible</w:t>
      </w:r>
      <w:r w:rsidR="003237E6" w:rsidRPr="00B30A26">
        <w:rPr>
          <w:lang w:val="es-ES"/>
        </w:rPr>
        <w:t xml:space="preserve"> </w:t>
      </w:r>
      <w:r w:rsidRPr="00B30A26">
        <w:rPr>
          <w:lang w:val="es-ES"/>
        </w:rPr>
        <w:t>para</w:t>
      </w:r>
      <w:r w:rsidR="003237E6" w:rsidRPr="00B30A26">
        <w:rPr>
          <w:lang w:val="es-ES"/>
        </w:rPr>
        <w:t xml:space="preserve"> </w:t>
      </w:r>
      <w:r w:rsidRPr="00B30A26">
        <w:rPr>
          <w:lang w:val="es-ES"/>
        </w:rPr>
        <w:t>ser</w:t>
      </w:r>
      <w:r w:rsidR="003237E6" w:rsidRPr="00B30A26">
        <w:rPr>
          <w:lang w:val="es-ES"/>
        </w:rPr>
        <w:t xml:space="preserve"> </w:t>
      </w:r>
      <w:r w:rsidRPr="00B30A26">
        <w:rPr>
          <w:lang w:val="es-ES"/>
        </w:rPr>
        <w:t>transportada</w:t>
      </w:r>
      <w:r w:rsidR="003237E6" w:rsidRPr="00B30A26">
        <w:rPr>
          <w:lang w:val="es-ES"/>
        </w:rPr>
        <w:t xml:space="preserve"> </w:t>
      </w:r>
      <w:r w:rsidRPr="00B30A26">
        <w:rPr>
          <w:lang w:val="es-ES"/>
        </w:rPr>
        <w:t>paso</w:t>
      </w:r>
      <w:r w:rsidR="003237E6" w:rsidRPr="00B30A26">
        <w:rPr>
          <w:lang w:val="es-ES"/>
        </w:rPr>
        <w:t xml:space="preserve"> </w:t>
      </w:r>
      <w:r w:rsidRPr="00B30A26">
        <w:rPr>
          <w:lang w:val="es-ES"/>
        </w:rPr>
        <w:t>a</w:t>
      </w:r>
      <w:r w:rsidR="003237E6" w:rsidRPr="00B30A26">
        <w:rPr>
          <w:lang w:val="es-ES"/>
        </w:rPr>
        <w:t xml:space="preserve"> </w:t>
      </w:r>
      <w:r w:rsidRPr="00B30A26">
        <w:rPr>
          <w:lang w:val="es-ES"/>
        </w:rPr>
        <w:t>paso,</w:t>
      </w:r>
      <w:r w:rsidR="003237E6" w:rsidRPr="00B30A26">
        <w:rPr>
          <w:lang w:val="es-ES"/>
        </w:rPr>
        <w:t xml:space="preserve"> </w:t>
      </w:r>
      <w:r w:rsidRPr="00B30A26">
        <w:rPr>
          <w:lang w:val="es-ES"/>
        </w:rPr>
        <w:t>esta</w:t>
      </w:r>
      <w:r w:rsidR="003237E6" w:rsidRPr="00B30A26">
        <w:rPr>
          <w:lang w:val="es-ES"/>
        </w:rPr>
        <w:t xml:space="preserve"> </w:t>
      </w:r>
      <w:r w:rsidRPr="00B30A26">
        <w:rPr>
          <w:lang w:val="es-ES"/>
        </w:rPr>
        <w:t>alternativa</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la</w:t>
      </w:r>
      <w:r w:rsidR="003237E6" w:rsidRPr="00B30A26">
        <w:rPr>
          <w:lang w:val="es-ES"/>
        </w:rPr>
        <w:t xml:space="preserve"> </w:t>
      </w:r>
      <w:r w:rsidRPr="00B30A26">
        <w:rPr>
          <w:lang w:val="es-ES"/>
        </w:rPr>
        <w:t>solicitud</w:t>
      </w:r>
      <w:r w:rsidR="003237E6" w:rsidRPr="00B30A26">
        <w:rPr>
          <w:lang w:val="es-ES"/>
        </w:rPr>
        <w:t xml:space="preserve"> </w:t>
      </w:r>
      <w:r w:rsidRPr="00B30A26">
        <w:rPr>
          <w:lang w:val="es-ES"/>
        </w:rPr>
        <w:t>de vehículo</w:t>
      </w:r>
      <w:r w:rsidR="003237E6" w:rsidRPr="00B30A26">
        <w:rPr>
          <w:lang w:val="es-ES"/>
        </w:rPr>
        <w:t xml:space="preserve"> </w:t>
      </w:r>
      <w:r w:rsidRPr="00B30A26">
        <w:rPr>
          <w:lang w:val="es-ES"/>
        </w:rPr>
        <w:t>tendrá</w:t>
      </w:r>
      <w:r w:rsidR="003237E6" w:rsidRPr="00B30A26">
        <w:rPr>
          <w:lang w:val="es-ES"/>
        </w:rPr>
        <w:t xml:space="preserve"> </w:t>
      </w:r>
      <w:r w:rsidRPr="00B30A26">
        <w:rPr>
          <w:lang w:val="es-ES"/>
        </w:rPr>
        <w:t>mucha</w:t>
      </w:r>
      <w:r w:rsidR="003237E6" w:rsidRPr="00B30A26">
        <w:rPr>
          <w:lang w:val="es-ES"/>
        </w:rPr>
        <w:t xml:space="preserve"> </w:t>
      </w:r>
      <w:r w:rsidRPr="00B30A26">
        <w:rPr>
          <w:lang w:val="es-ES"/>
        </w:rPr>
        <w:t>más</w:t>
      </w:r>
      <w:r w:rsidR="003237E6" w:rsidRPr="00B30A26">
        <w:rPr>
          <w:lang w:val="es-ES"/>
        </w:rPr>
        <w:t xml:space="preserve"> </w:t>
      </w:r>
      <w:r w:rsidRPr="00B30A26">
        <w:rPr>
          <w:lang w:val="es-ES"/>
        </w:rPr>
        <w:t>información</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ayuda</w:t>
      </w:r>
      <w:r w:rsidR="003237E6" w:rsidRPr="00B30A26">
        <w:rPr>
          <w:lang w:val="es-ES"/>
        </w:rPr>
        <w:t xml:space="preserve"> </w:t>
      </w:r>
      <w:r w:rsidRPr="00B30A26">
        <w:rPr>
          <w:lang w:val="es-ES"/>
        </w:rPr>
        <w:t>al</w:t>
      </w:r>
      <w:r w:rsidR="003237E6" w:rsidRPr="00B30A26">
        <w:rPr>
          <w:lang w:val="es-ES"/>
        </w:rPr>
        <w:t xml:space="preserve"> </w:t>
      </w:r>
      <w:r w:rsidRPr="00B30A26">
        <w:rPr>
          <w:lang w:val="es-ES"/>
        </w:rPr>
        <w:t>usuario.</w:t>
      </w:r>
    </w:p>
    <w:p w14:paraId="78E5709B" w14:textId="1943B44D" w:rsidR="00DB6E66" w:rsidRPr="00B30A26" w:rsidRDefault="00D541A2" w:rsidP="00B80A54">
      <w:pPr>
        <w:pStyle w:val="Ttulo6"/>
        <w:rPr>
          <w:lang w:val="es-ES"/>
        </w:rPr>
      </w:pPr>
      <w:r w:rsidRPr="00B30A26">
        <w:rPr>
          <w:lang w:val="es-ES"/>
        </w:rPr>
        <w:t>RFCM-</w:t>
      </w:r>
      <w:r w:rsidR="00DB6E66" w:rsidRPr="00B30A26">
        <w:rPr>
          <w:lang w:val="es-ES"/>
        </w:rPr>
        <w:t>033</w:t>
      </w:r>
      <w:r w:rsidR="003237E6" w:rsidRPr="00B30A26">
        <w:rPr>
          <w:lang w:val="es-ES"/>
        </w:rPr>
        <w:t xml:space="preserve"> </w:t>
      </w:r>
      <w:r w:rsidR="00DB6E66" w:rsidRPr="00B30A26">
        <w:rPr>
          <w:lang w:val="es-ES"/>
        </w:rPr>
        <w:t>Permitir</w:t>
      </w:r>
      <w:r w:rsidR="003237E6" w:rsidRPr="00B30A26">
        <w:rPr>
          <w:lang w:val="es-ES"/>
        </w:rPr>
        <w:t xml:space="preserve"> </w:t>
      </w:r>
      <w:r w:rsidR="00DB6E66" w:rsidRPr="00B30A26">
        <w:rPr>
          <w:lang w:val="es-ES"/>
        </w:rPr>
        <w:t>consulta</w:t>
      </w:r>
      <w:r w:rsidR="003237E6" w:rsidRPr="00B30A26">
        <w:rPr>
          <w:lang w:val="es-ES"/>
        </w:rPr>
        <w:t xml:space="preserve"> </w:t>
      </w:r>
      <w:r w:rsidR="00DB6E66" w:rsidRPr="00B30A26">
        <w:rPr>
          <w:lang w:val="es-ES"/>
        </w:rPr>
        <w:t>de</w:t>
      </w:r>
      <w:r w:rsidR="003237E6" w:rsidRPr="00B30A26">
        <w:rPr>
          <w:lang w:val="es-ES"/>
        </w:rPr>
        <w:t xml:space="preserve"> </w:t>
      </w:r>
      <w:r w:rsidR="00DB6E66" w:rsidRPr="00B30A26">
        <w:rPr>
          <w:lang w:val="es-ES"/>
        </w:rPr>
        <w:t>solicitudes</w:t>
      </w:r>
    </w:p>
    <w:p w14:paraId="7390EA8E" w14:textId="03F2EC5C" w:rsidR="00DB6E66" w:rsidRPr="00B30A26" w:rsidRDefault="00DB6E66" w:rsidP="00DB6E66">
      <w:pPr>
        <w:rPr>
          <w:lang w:val="es-ES"/>
        </w:rPr>
      </w:pPr>
      <w:r w:rsidRPr="00B30A26">
        <w:rPr>
          <w:lang w:val="es-ES"/>
        </w:rPr>
        <w:t>Permite</w:t>
      </w:r>
      <w:r w:rsidR="003237E6" w:rsidRPr="00B30A26">
        <w:rPr>
          <w:lang w:val="es-ES"/>
        </w:rPr>
        <w:t xml:space="preserve"> </w:t>
      </w:r>
      <w:r w:rsidRPr="00B30A26">
        <w:rPr>
          <w:lang w:val="es-ES"/>
        </w:rPr>
        <w:t>al</w:t>
      </w:r>
      <w:r w:rsidR="003237E6" w:rsidRPr="00B30A26">
        <w:rPr>
          <w:lang w:val="es-ES"/>
        </w:rPr>
        <w:t xml:space="preserve"> </w:t>
      </w:r>
      <w:r w:rsidRPr="00B30A26">
        <w:rPr>
          <w:lang w:val="es-ES"/>
        </w:rPr>
        <w:t>usuario</w:t>
      </w:r>
      <w:r w:rsidR="003237E6" w:rsidRPr="00B30A26">
        <w:rPr>
          <w:lang w:val="es-ES"/>
        </w:rPr>
        <w:t xml:space="preserve"> </w:t>
      </w:r>
      <w:r w:rsidRPr="00B30A26">
        <w:rPr>
          <w:lang w:val="es-ES"/>
        </w:rPr>
        <w:t>del</w:t>
      </w:r>
      <w:r w:rsidR="003237E6" w:rsidRPr="00B30A26">
        <w:rPr>
          <w:lang w:val="es-ES"/>
        </w:rPr>
        <w:t xml:space="preserve"> </w:t>
      </w:r>
      <w:r w:rsidRPr="00B30A26">
        <w:rPr>
          <w:lang w:val="es-ES"/>
        </w:rPr>
        <w:t>generador</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carga</w:t>
      </w:r>
      <w:r w:rsidR="003237E6" w:rsidRPr="00B30A26">
        <w:rPr>
          <w:lang w:val="es-ES"/>
        </w:rPr>
        <w:t xml:space="preserve"> </w:t>
      </w:r>
      <w:r w:rsidRPr="00B30A26">
        <w:rPr>
          <w:lang w:val="es-ES"/>
        </w:rPr>
        <w:t>y</w:t>
      </w:r>
      <w:r w:rsidR="003237E6" w:rsidRPr="00B30A26">
        <w:rPr>
          <w:lang w:val="es-ES"/>
        </w:rPr>
        <w:t xml:space="preserve"> </w:t>
      </w:r>
      <w:r w:rsidRPr="00B30A26">
        <w:rPr>
          <w:lang w:val="es-ES"/>
        </w:rPr>
        <w:t>consultar</w:t>
      </w:r>
      <w:r w:rsidR="003237E6" w:rsidRPr="00B30A26">
        <w:rPr>
          <w:lang w:val="es-ES"/>
        </w:rPr>
        <w:t xml:space="preserve"> </w:t>
      </w:r>
      <w:r w:rsidRPr="00B30A26">
        <w:rPr>
          <w:lang w:val="es-ES"/>
        </w:rPr>
        <w:t>las</w:t>
      </w:r>
      <w:r w:rsidR="003237E6" w:rsidRPr="00B30A26">
        <w:rPr>
          <w:lang w:val="es-ES"/>
        </w:rPr>
        <w:t xml:space="preserve"> </w:t>
      </w:r>
      <w:r w:rsidRPr="00B30A26">
        <w:rPr>
          <w:lang w:val="es-ES"/>
        </w:rPr>
        <w:t>solicitudes</w:t>
      </w:r>
      <w:r w:rsidR="003237E6" w:rsidRPr="00B30A26">
        <w:rPr>
          <w:lang w:val="es-ES"/>
        </w:rPr>
        <w:t xml:space="preserve"> </w:t>
      </w:r>
      <w:r w:rsidRPr="00B30A26">
        <w:rPr>
          <w:lang w:val="es-ES"/>
        </w:rPr>
        <w:t>que</w:t>
      </w:r>
      <w:r w:rsidR="003237E6" w:rsidRPr="00B30A26">
        <w:rPr>
          <w:lang w:val="es-ES"/>
        </w:rPr>
        <w:t xml:space="preserve"> </w:t>
      </w:r>
      <w:r w:rsidRPr="00B30A26">
        <w:rPr>
          <w:lang w:val="es-ES"/>
        </w:rPr>
        <w:t>ha</w:t>
      </w:r>
      <w:r w:rsidR="003237E6" w:rsidRPr="00B30A26">
        <w:rPr>
          <w:lang w:val="es-ES"/>
        </w:rPr>
        <w:t xml:space="preserve"> </w:t>
      </w:r>
      <w:r w:rsidRPr="00B30A26">
        <w:rPr>
          <w:lang w:val="es-ES"/>
        </w:rPr>
        <w:t>registrado. También</w:t>
      </w:r>
      <w:r w:rsidR="003237E6" w:rsidRPr="00B30A26">
        <w:rPr>
          <w:lang w:val="es-ES"/>
        </w:rPr>
        <w:t xml:space="preserve"> </w:t>
      </w:r>
      <w:r w:rsidRPr="00B30A26">
        <w:rPr>
          <w:lang w:val="es-ES"/>
        </w:rPr>
        <w:t>al</w:t>
      </w:r>
      <w:r w:rsidR="003237E6" w:rsidRPr="00B30A26">
        <w:rPr>
          <w:lang w:val="es-ES"/>
        </w:rPr>
        <w:t xml:space="preserve"> </w:t>
      </w:r>
      <w:r w:rsidRPr="00B30A26">
        <w:rPr>
          <w:lang w:val="es-ES"/>
        </w:rPr>
        <w:t>administrador</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la</w:t>
      </w:r>
      <w:r w:rsidR="003237E6" w:rsidRPr="00B30A26">
        <w:rPr>
          <w:lang w:val="es-ES"/>
        </w:rPr>
        <w:t xml:space="preserve"> </w:t>
      </w:r>
      <w:r w:rsidRPr="00B30A26">
        <w:rPr>
          <w:lang w:val="es-ES"/>
        </w:rPr>
        <w:t>plataforma</w:t>
      </w:r>
      <w:r w:rsidR="003237E6" w:rsidRPr="00B30A26">
        <w:rPr>
          <w:lang w:val="es-ES"/>
        </w:rPr>
        <w:t xml:space="preserve"> </w:t>
      </w:r>
      <w:r w:rsidRPr="00B30A26">
        <w:rPr>
          <w:lang w:val="es-ES"/>
        </w:rPr>
        <w:t>consultar</w:t>
      </w:r>
      <w:r w:rsidR="003237E6" w:rsidRPr="00B30A26">
        <w:rPr>
          <w:lang w:val="es-ES"/>
        </w:rPr>
        <w:t xml:space="preserve"> </w:t>
      </w:r>
      <w:r w:rsidRPr="00B30A26">
        <w:rPr>
          <w:lang w:val="es-ES"/>
        </w:rPr>
        <w:t>todas</w:t>
      </w:r>
      <w:r w:rsidR="003237E6" w:rsidRPr="00B30A26">
        <w:rPr>
          <w:lang w:val="es-ES"/>
        </w:rPr>
        <w:t xml:space="preserve"> </w:t>
      </w:r>
      <w:r w:rsidRPr="00B30A26">
        <w:rPr>
          <w:lang w:val="es-ES"/>
        </w:rPr>
        <w:t>las</w:t>
      </w:r>
      <w:r w:rsidR="003237E6" w:rsidRPr="00B30A26">
        <w:rPr>
          <w:lang w:val="es-ES"/>
        </w:rPr>
        <w:t xml:space="preserve"> </w:t>
      </w:r>
      <w:r w:rsidRPr="00B30A26">
        <w:rPr>
          <w:lang w:val="es-ES"/>
        </w:rPr>
        <w:t>solicitudes</w:t>
      </w:r>
      <w:r w:rsidR="003237E6" w:rsidRPr="00B30A26">
        <w:rPr>
          <w:lang w:val="es-ES"/>
        </w:rPr>
        <w:t xml:space="preserve"> </w:t>
      </w:r>
      <w:r w:rsidRPr="00B30A26">
        <w:rPr>
          <w:lang w:val="es-ES"/>
        </w:rPr>
        <w:t>se</w:t>
      </w:r>
      <w:r w:rsidR="003237E6" w:rsidRPr="00B30A26">
        <w:rPr>
          <w:lang w:val="es-ES"/>
        </w:rPr>
        <w:t xml:space="preserve"> </w:t>
      </w:r>
      <w:r w:rsidRPr="00B30A26">
        <w:rPr>
          <w:lang w:val="es-ES"/>
        </w:rPr>
        <w:t>han</w:t>
      </w:r>
      <w:r w:rsidR="003237E6" w:rsidRPr="00B30A26">
        <w:rPr>
          <w:lang w:val="es-ES"/>
        </w:rPr>
        <w:t xml:space="preserve"> </w:t>
      </w:r>
      <w:r w:rsidRPr="00B30A26">
        <w:rPr>
          <w:lang w:val="es-ES"/>
        </w:rPr>
        <w:t>registrado independiente</w:t>
      </w:r>
      <w:r w:rsidR="003237E6" w:rsidRPr="00B30A26">
        <w:rPr>
          <w:lang w:val="es-ES"/>
        </w:rPr>
        <w:t xml:space="preserve"> </w:t>
      </w:r>
      <w:r w:rsidRPr="00B30A26">
        <w:rPr>
          <w:lang w:val="es-ES"/>
        </w:rPr>
        <w:t>del generador de carga.</w:t>
      </w:r>
    </w:p>
    <w:p w14:paraId="5EC88386" w14:textId="77777777" w:rsidR="00DB6E66" w:rsidRPr="00B30A26" w:rsidRDefault="00DB6E66" w:rsidP="00DB6E66">
      <w:pPr>
        <w:rPr>
          <w:lang w:val="es-ES"/>
        </w:rPr>
      </w:pPr>
    </w:p>
    <w:p w14:paraId="4D6A830C" w14:textId="6614FAB1" w:rsidR="00DB6E66" w:rsidRPr="00B30A26" w:rsidRDefault="00D541A2" w:rsidP="003B4C75">
      <w:pPr>
        <w:pStyle w:val="Ttulo6"/>
        <w:rPr>
          <w:lang w:val="es-ES"/>
        </w:rPr>
      </w:pPr>
      <w:r w:rsidRPr="00B30A26">
        <w:rPr>
          <w:lang w:val="es-ES"/>
        </w:rPr>
        <w:t>RFCM-</w:t>
      </w:r>
      <w:r w:rsidR="00DB6E66" w:rsidRPr="00B30A26">
        <w:rPr>
          <w:lang w:val="es-ES"/>
        </w:rPr>
        <w:t>034</w:t>
      </w:r>
      <w:r w:rsidR="003237E6" w:rsidRPr="00B30A26">
        <w:rPr>
          <w:lang w:val="es-ES"/>
        </w:rPr>
        <w:t xml:space="preserve"> </w:t>
      </w:r>
      <w:r w:rsidR="00DB6E66" w:rsidRPr="00B30A26">
        <w:rPr>
          <w:lang w:val="es-ES"/>
        </w:rPr>
        <w:t>Aceptación</w:t>
      </w:r>
      <w:r w:rsidR="003237E6" w:rsidRPr="00B30A26">
        <w:rPr>
          <w:lang w:val="es-ES"/>
        </w:rPr>
        <w:t xml:space="preserve"> </w:t>
      </w:r>
      <w:r w:rsidR="00DB6E66" w:rsidRPr="00B30A26">
        <w:rPr>
          <w:lang w:val="es-ES"/>
        </w:rPr>
        <w:t>de</w:t>
      </w:r>
      <w:r w:rsidR="003237E6" w:rsidRPr="00B30A26">
        <w:rPr>
          <w:lang w:val="es-ES"/>
        </w:rPr>
        <w:t xml:space="preserve"> </w:t>
      </w:r>
      <w:r w:rsidR="00DB6E66" w:rsidRPr="00B30A26">
        <w:rPr>
          <w:lang w:val="es-ES"/>
        </w:rPr>
        <w:t>cotizaciones</w:t>
      </w:r>
    </w:p>
    <w:p w14:paraId="4331ECE8" w14:textId="7A06127B" w:rsidR="00DB6E66" w:rsidRPr="00B30A26" w:rsidRDefault="00DB6E66" w:rsidP="00DB6E66">
      <w:pPr>
        <w:rPr>
          <w:lang w:val="es-ES"/>
        </w:rPr>
      </w:pPr>
      <w:r w:rsidRPr="00B30A26">
        <w:rPr>
          <w:lang w:val="es-ES"/>
        </w:rPr>
        <w:t>Permitirá</w:t>
      </w:r>
      <w:r w:rsidR="003237E6" w:rsidRPr="00B30A26">
        <w:rPr>
          <w:lang w:val="es-ES"/>
        </w:rPr>
        <w:t xml:space="preserve"> </w:t>
      </w:r>
      <w:r w:rsidRPr="00B30A26">
        <w:rPr>
          <w:lang w:val="es-ES"/>
        </w:rPr>
        <w:t>al</w:t>
      </w:r>
      <w:r w:rsidR="003237E6" w:rsidRPr="00B30A26">
        <w:rPr>
          <w:lang w:val="es-ES"/>
        </w:rPr>
        <w:t xml:space="preserve"> </w:t>
      </w:r>
      <w:r w:rsidRPr="00B30A26">
        <w:rPr>
          <w:lang w:val="es-ES"/>
        </w:rPr>
        <w:t>generador</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carga</w:t>
      </w:r>
      <w:r w:rsidR="003237E6" w:rsidRPr="00B30A26">
        <w:rPr>
          <w:lang w:val="es-ES"/>
        </w:rPr>
        <w:t xml:space="preserve"> </w:t>
      </w:r>
      <w:r w:rsidRPr="00B30A26">
        <w:rPr>
          <w:lang w:val="es-ES"/>
        </w:rPr>
        <w:t>revisar,</w:t>
      </w:r>
      <w:r w:rsidR="003237E6" w:rsidRPr="00B30A26">
        <w:rPr>
          <w:lang w:val="es-ES"/>
        </w:rPr>
        <w:t xml:space="preserve"> </w:t>
      </w:r>
      <w:r w:rsidRPr="00B30A26">
        <w:rPr>
          <w:lang w:val="es-ES"/>
        </w:rPr>
        <w:t>seleccionar</w:t>
      </w:r>
      <w:r w:rsidR="003237E6" w:rsidRPr="00B30A26">
        <w:rPr>
          <w:lang w:val="es-ES"/>
        </w:rPr>
        <w:t xml:space="preserve"> </w:t>
      </w:r>
      <w:r w:rsidRPr="00B30A26">
        <w:rPr>
          <w:lang w:val="es-ES"/>
        </w:rPr>
        <w:t>y</w:t>
      </w:r>
      <w:r w:rsidR="003237E6" w:rsidRPr="00B30A26">
        <w:rPr>
          <w:lang w:val="es-ES"/>
        </w:rPr>
        <w:t xml:space="preserve"> </w:t>
      </w:r>
      <w:r w:rsidRPr="00B30A26">
        <w:rPr>
          <w:lang w:val="es-ES"/>
        </w:rPr>
        <w:t>aceptar</w:t>
      </w:r>
      <w:r w:rsidR="003237E6" w:rsidRPr="00B30A26">
        <w:rPr>
          <w:lang w:val="es-ES"/>
        </w:rPr>
        <w:t xml:space="preserve"> </w:t>
      </w:r>
      <w:r w:rsidRPr="00B30A26">
        <w:rPr>
          <w:lang w:val="es-ES"/>
        </w:rPr>
        <w:t>una</w:t>
      </w:r>
      <w:r w:rsidR="003237E6" w:rsidRPr="00B30A26">
        <w:rPr>
          <w:lang w:val="es-ES"/>
        </w:rPr>
        <w:t xml:space="preserve"> </w:t>
      </w:r>
      <w:r w:rsidRPr="00B30A26">
        <w:rPr>
          <w:lang w:val="es-ES"/>
        </w:rPr>
        <w:t>cotización</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servicios</w:t>
      </w:r>
      <w:r w:rsidR="003237E6" w:rsidRPr="00B30A26">
        <w:rPr>
          <w:lang w:val="es-ES"/>
        </w:rPr>
        <w:t xml:space="preserve"> </w:t>
      </w:r>
      <w:r w:rsidRPr="00B30A26">
        <w:rPr>
          <w:lang w:val="es-ES"/>
        </w:rPr>
        <w:t>de entre</w:t>
      </w:r>
      <w:r w:rsidR="003237E6" w:rsidRPr="00B30A26">
        <w:rPr>
          <w:lang w:val="es-ES"/>
        </w:rPr>
        <w:t xml:space="preserve"> </w:t>
      </w:r>
      <w:r w:rsidRPr="00B30A26">
        <w:rPr>
          <w:lang w:val="es-ES"/>
        </w:rPr>
        <w:t>todas</w:t>
      </w:r>
      <w:r w:rsidR="003237E6" w:rsidRPr="00B30A26">
        <w:rPr>
          <w:lang w:val="es-ES"/>
        </w:rPr>
        <w:t xml:space="preserve"> </w:t>
      </w:r>
      <w:r w:rsidRPr="00B30A26">
        <w:rPr>
          <w:lang w:val="es-ES"/>
        </w:rPr>
        <w:t>las</w:t>
      </w:r>
      <w:r w:rsidR="003237E6" w:rsidRPr="00B30A26">
        <w:rPr>
          <w:lang w:val="es-ES"/>
        </w:rPr>
        <w:t xml:space="preserve"> </w:t>
      </w:r>
      <w:r w:rsidRPr="00B30A26">
        <w:rPr>
          <w:lang w:val="es-ES"/>
        </w:rPr>
        <w:t>que</w:t>
      </w:r>
      <w:r w:rsidR="003237E6" w:rsidRPr="00B30A26">
        <w:rPr>
          <w:lang w:val="es-ES"/>
        </w:rPr>
        <w:t xml:space="preserve"> </w:t>
      </w:r>
      <w:r w:rsidRPr="00B30A26">
        <w:rPr>
          <w:lang w:val="es-ES"/>
        </w:rPr>
        <w:t>registren</w:t>
      </w:r>
      <w:r w:rsidR="003237E6" w:rsidRPr="00B30A26">
        <w:rPr>
          <w:lang w:val="es-ES"/>
        </w:rPr>
        <w:t xml:space="preserve"> </w:t>
      </w:r>
      <w:r w:rsidRPr="00B30A26">
        <w:rPr>
          <w:lang w:val="es-ES"/>
        </w:rPr>
        <w:t>las</w:t>
      </w:r>
      <w:r w:rsidR="003237E6" w:rsidRPr="00B30A26">
        <w:rPr>
          <w:lang w:val="es-ES"/>
        </w:rPr>
        <w:t xml:space="preserve"> </w:t>
      </w:r>
      <w:r w:rsidRPr="00B30A26">
        <w:rPr>
          <w:lang w:val="es-ES"/>
        </w:rPr>
        <w:t>empresas</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transporte</w:t>
      </w:r>
      <w:r w:rsidR="003237E6" w:rsidRPr="00B30A26">
        <w:rPr>
          <w:lang w:val="es-ES"/>
        </w:rPr>
        <w:t xml:space="preserve"> </w:t>
      </w:r>
      <w:r w:rsidRPr="00B30A26">
        <w:rPr>
          <w:lang w:val="es-ES"/>
        </w:rPr>
        <w:t>dentro</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la</w:t>
      </w:r>
      <w:r w:rsidR="003237E6" w:rsidRPr="00B30A26">
        <w:rPr>
          <w:lang w:val="es-ES"/>
        </w:rPr>
        <w:t xml:space="preserve"> </w:t>
      </w:r>
      <w:r w:rsidRPr="00B30A26">
        <w:rPr>
          <w:lang w:val="es-ES"/>
        </w:rPr>
        <w:t>plataforma.</w:t>
      </w:r>
    </w:p>
    <w:p w14:paraId="44281CE1" w14:textId="77777777" w:rsidR="00DB6E66" w:rsidRPr="00B30A26" w:rsidRDefault="00DB6E66" w:rsidP="00DB6E66">
      <w:pPr>
        <w:rPr>
          <w:lang w:val="es-ES"/>
        </w:rPr>
      </w:pPr>
    </w:p>
    <w:p w14:paraId="51E8B5C9" w14:textId="71271250" w:rsidR="00DB6E66" w:rsidRPr="00B30A26" w:rsidRDefault="00D541A2" w:rsidP="00B80A54">
      <w:pPr>
        <w:pStyle w:val="Ttulo6"/>
        <w:rPr>
          <w:lang w:val="es-ES"/>
        </w:rPr>
      </w:pPr>
      <w:r w:rsidRPr="00B30A26">
        <w:rPr>
          <w:lang w:val="es-ES"/>
        </w:rPr>
        <w:t>RFCM-</w:t>
      </w:r>
      <w:r w:rsidR="00DB6E66" w:rsidRPr="00B30A26">
        <w:rPr>
          <w:lang w:val="es-ES"/>
        </w:rPr>
        <w:t>035</w:t>
      </w:r>
      <w:r w:rsidR="003237E6" w:rsidRPr="00B30A26">
        <w:rPr>
          <w:lang w:val="es-ES"/>
        </w:rPr>
        <w:t xml:space="preserve"> </w:t>
      </w:r>
      <w:r w:rsidR="00DB6E66" w:rsidRPr="00B30A26">
        <w:rPr>
          <w:lang w:val="es-ES"/>
        </w:rPr>
        <w:t>Anulación</w:t>
      </w:r>
      <w:r w:rsidR="003237E6" w:rsidRPr="00B30A26">
        <w:rPr>
          <w:lang w:val="es-ES"/>
        </w:rPr>
        <w:t xml:space="preserve"> </w:t>
      </w:r>
      <w:r w:rsidR="00DB6E66" w:rsidRPr="00B30A26">
        <w:rPr>
          <w:lang w:val="es-ES"/>
        </w:rPr>
        <w:t>de</w:t>
      </w:r>
      <w:r w:rsidR="003237E6" w:rsidRPr="00B30A26">
        <w:rPr>
          <w:lang w:val="es-ES"/>
        </w:rPr>
        <w:t xml:space="preserve"> </w:t>
      </w:r>
      <w:r w:rsidR="00DB6E66" w:rsidRPr="00B30A26">
        <w:rPr>
          <w:lang w:val="es-ES"/>
        </w:rPr>
        <w:t>solicitudes</w:t>
      </w:r>
    </w:p>
    <w:p w14:paraId="1DCFFA68" w14:textId="7063A8F5" w:rsidR="00DB6E66" w:rsidRPr="00B30A26" w:rsidRDefault="00DB6E66" w:rsidP="00DB6E66">
      <w:pPr>
        <w:rPr>
          <w:lang w:val="es-ES"/>
        </w:rPr>
      </w:pPr>
      <w:r w:rsidRPr="00B30A26">
        <w:rPr>
          <w:lang w:val="es-ES"/>
        </w:rPr>
        <w:t>Permitirá</w:t>
      </w:r>
      <w:r w:rsidR="003237E6" w:rsidRPr="00B30A26">
        <w:rPr>
          <w:lang w:val="es-ES"/>
        </w:rPr>
        <w:t xml:space="preserve"> </w:t>
      </w:r>
      <w:r w:rsidRPr="00B30A26">
        <w:rPr>
          <w:lang w:val="es-ES"/>
        </w:rPr>
        <w:t>al</w:t>
      </w:r>
      <w:r w:rsidR="003237E6" w:rsidRPr="00B30A26">
        <w:rPr>
          <w:lang w:val="es-ES"/>
        </w:rPr>
        <w:t xml:space="preserve"> </w:t>
      </w:r>
      <w:r w:rsidRPr="00B30A26">
        <w:rPr>
          <w:lang w:val="es-ES"/>
        </w:rPr>
        <w:t>generador</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carga</w:t>
      </w:r>
      <w:r w:rsidR="003237E6" w:rsidRPr="00B30A26">
        <w:rPr>
          <w:lang w:val="es-ES"/>
        </w:rPr>
        <w:t xml:space="preserve"> </w:t>
      </w:r>
      <w:r w:rsidRPr="00B30A26">
        <w:rPr>
          <w:lang w:val="es-ES"/>
        </w:rPr>
        <w:t>anular</w:t>
      </w:r>
      <w:r w:rsidR="003237E6" w:rsidRPr="00B30A26">
        <w:rPr>
          <w:lang w:val="es-ES"/>
        </w:rPr>
        <w:t xml:space="preserve"> </w:t>
      </w:r>
      <w:r w:rsidRPr="00B30A26">
        <w:rPr>
          <w:lang w:val="es-ES"/>
        </w:rPr>
        <w:t>la</w:t>
      </w:r>
      <w:r w:rsidR="003237E6" w:rsidRPr="00B30A26">
        <w:rPr>
          <w:lang w:val="es-ES"/>
        </w:rPr>
        <w:t xml:space="preserve"> </w:t>
      </w:r>
      <w:r w:rsidRPr="00B30A26">
        <w:rPr>
          <w:lang w:val="es-ES"/>
        </w:rPr>
        <w:t>solicitud</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vehículo</w:t>
      </w:r>
      <w:r w:rsidR="003237E6" w:rsidRPr="00B30A26">
        <w:rPr>
          <w:lang w:val="es-ES"/>
        </w:rPr>
        <w:t xml:space="preserve"> </w:t>
      </w:r>
      <w:r w:rsidRPr="00B30A26">
        <w:rPr>
          <w:lang w:val="es-ES"/>
        </w:rPr>
        <w:t>que</w:t>
      </w:r>
      <w:r w:rsidR="003237E6" w:rsidRPr="00B30A26">
        <w:rPr>
          <w:lang w:val="es-ES"/>
        </w:rPr>
        <w:t xml:space="preserve"> </w:t>
      </w:r>
      <w:r w:rsidRPr="00B30A26">
        <w:rPr>
          <w:lang w:val="es-ES"/>
        </w:rPr>
        <w:t>ha</w:t>
      </w:r>
      <w:r w:rsidR="003237E6" w:rsidRPr="00B30A26">
        <w:rPr>
          <w:lang w:val="es-ES"/>
        </w:rPr>
        <w:t xml:space="preserve"> </w:t>
      </w:r>
      <w:r w:rsidRPr="00B30A26">
        <w:rPr>
          <w:lang w:val="es-ES"/>
        </w:rPr>
        <w:t>registrado</w:t>
      </w:r>
      <w:r w:rsidR="003237E6" w:rsidRPr="00B30A26">
        <w:rPr>
          <w:lang w:val="es-ES"/>
        </w:rPr>
        <w:t xml:space="preserve"> </w:t>
      </w:r>
      <w:r w:rsidRPr="00B30A26">
        <w:rPr>
          <w:lang w:val="es-ES"/>
        </w:rPr>
        <w:t>en</w:t>
      </w:r>
      <w:r w:rsidR="003237E6" w:rsidRPr="00B30A26">
        <w:rPr>
          <w:lang w:val="es-ES"/>
        </w:rPr>
        <w:t xml:space="preserve"> </w:t>
      </w:r>
      <w:r w:rsidRPr="00B30A26">
        <w:rPr>
          <w:lang w:val="es-ES"/>
        </w:rPr>
        <w:t>caso</w:t>
      </w:r>
      <w:r w:rsidR="003237E6" w:rsidRPr="00B30A26">
        <w:rPr>
          <w:lang w:val="es-ES"/>
        </w:rPr>
        <w:t xml:space="preserve"> </w:t>
      </w:r>
      <w:r w:rsidRPr="00B30A26">
        <w:rPr>
          <w:lang w:val="es-ES"/>
        </w:rPr>
        <w:t>de que</w:t>
      </w:r>
      <w:r w:rsidR="003237E6" w:rsidRPr="00B30A26">
        <w:rPr>
          <w:lang w:val="es-ES"/>
        </w:rPr>
        <w:t xml:space="preserve"> </w:t>
      </w:r>
      <w:r w:rsidRPr="00B30A26">
        <w:rPr>
          <w:lang w:val="es-ES"/>
        </w:rPr>
        <w:t>no</w:t>
      </w:r>
      <w:r w:rsidR="003237E6" w:rsidRPr="00B30A26">
        <w:rPr>
          <w:lang w:val="es-ES"/>
        </w:rPr>
        <w:t xml:space="preserve"> </w:t>
      </w:r>
      <w:r w:rsidRPr="00B30A26">
        <w:rPr>
          <w:lang w:val="es-ES"/>
        </w:rPr>
        <w:t>desee</w:t>
      </w:r>
      <w:r w:rsidR="003237E6" w:rsidRPr="00B30A26">
        <w:rPr>
          <w:lang w:val="es-ES"/>
        </w:rPr>
        <w:t xml:space="preserve"> </w:t>
      </w:r>
      <w:r w:rsidRPr="00B30A26">
        <w:rPr>
          <w:lang w:val="es-ES"/>
        </w:rPr>
        <w:t>continuar</w:t>
      </w:r>
      <w:r w:rsidR="003237E6" w:rsidRPr="00B30A26">
        <w:rPr>
          <w:lang w:val="es-ES"/>
        </w:rPr>
        <w:t xml:space="preserve"> </w:t>
      </w:r>
      <w:r w:rsidRPr="00B30A26">
        <w:rPr>
          <w:lang w:val="es-ES"/>
        </w:rPr>
        <w:t>con</w:t>
      </w:r>
      <w:r w:rsidR="003237E6" w:rsidRPr="00B30A26">
        <w:rPr>
          <w:lang w:val="es-ES"/>
        </w:rPr>
        <w:t xml:space="preserve"> </w:t>
      </w:r>
      <w:r w:rsidRPr="00B30A26">
        <w:rPr>
          <w:lang w:val="es-ES"/>
        </w:rPr>
        <w:t>el</w:t>
      </w:r>
      <w:r w:rsidR="003237E6" w:rsidRPr="00B30A26">
        <w:rPr>
          <w:lang w:val="es-ES"/>
        </w:rPr>
        <w:t xml:space="preserve"> </w:t>
      </w:r>
      <w:r w:rsidRPr="00B30A26">
        <w:rPr>
          <w:lang w:val="es-ES"/>
        </w:rPr>
        <w:t>proceso.</w:t>
      </w:r>
      <w:r w:rsidR="003237E6" w:rsidRPr="00B30A26">
        <w:rPr>
          <w:lang w:val="es-ES"/>
        </w:rPr>
        <w:t xml:space="preserve"> </w:t>
      </w:r>
      <w:r w:rsidRPr="00B30A26">
        <w:rPr>
          <w:lang w:val="es-ES"/>
        </w:rPr>
        <w:t xml:space="preserve">Esto </w:t>
      </w:r>
      <w:r w:rsidR="003237E6" w:rsidRPr="00B30A26">
        <w:rPr>
          <w:lang w:val="es-ES"/>
        </w:rPr>
        <w:t xml:space="preserve">se permitirá </w:t>
      </w:r>
      <w:r w:rsidRPr="00B30A26">
        <w:rPr>
          <w:lang w:val="es-ES"/>
        </w:rPr>
        <w:t>siempre</w:t>
      </w:r>
      <w:r w:rsidR="003237E6" w:rsidRPr="00B30A26">
        <w:rPr>
          <w:lang w:val="es-ES"/>
        </w:rPr>
        <w:t xml:space="preserve"> </w:t>
      </w:r>
      <w:r w:rsidRPr="00B30A26">
        <w:rPr>
          <w:lang w:val="es-ES"/>
        </w:rPr>
        <w:t>y</w:t>
      </w:r>
      <w:r w:rsidR="003237E6" w:rsidRPr="00B30A26">
        <w:rPr>
          <w:lang w:val="es-ES"/>
        </w:rPr>
        <w:t xml:space="preserve"> </w:t>
      </w:r>
      <w:r w:rsidRPr="00B30A26">
        <w:rPr>
          <w:lang w:val="es-ES"/>
        </w:rPr>
        <w:t>cuando</w:t>
      </w:r>
      <w:r w:rsidR="003237E6" w:rsidRPr="00B30A26">
        <w:rPr>
          <w:lang w:val="es-ES"/>
        </w:rPr>
        <w:t xml:space="preserve"> </w:t>
      </w:r>
      <w:r w:rsidRPr="00B30A26">
        <w:rPr>
          <w:lang w:val="es-ES"/>
        </w:rPr>
        <w:t>no</w:t>
      </w:r>
      <w:r w:rsidR="003237E6" w:rsidRPr="00B30A26">
        <w:rPr>
          <w:lang w:val="es-ES"/>
        </w:rPr>
        <w:t xml:space="preserve"> </w:t>
      </w:r>
      <w:r w:rsidRPr="00B30A26">
        <w:rPr>
          <w:lang w:val="es-ES"/>
        </w:rPr>
        <w:t>tenga</w:t>
      </w:r>
      <w:r w:rsidR="003237E6" w:rsidRPr="00B30A26">
        <w:rPr>
          <w:lang w:val="es-ES"/>
        </w:rPr>
        <w:t xml:space="preserve"> </w:t>
      </w:r>
      <w:r w:rsidRPr="00B30A26">
        <w:rPr>
          <w:lang w:val="es-ES"/>
        </w:rPr>
        <w:t>una cotización</w:t>
      </w:r>
      <w:r w:rsidR="003237E6" w:rsidRPr="00B30A26">
        <w:rPr>
          <w:lang w:val="es-ES"/>
        </w:rPr>
        <w:t xml:space="preserve"> </w:t>
      </w:r>
      <w:r w:rsidRPr="00B30A26">
        <w:rPr>
          <w:lang w:val="es-ES"/>
        </w:rPr>
        <w:t>ya</w:t>
      </w:r>
      <w:r w:rsidR="003237E6" w:rsidRPr="00B30A26">
        <w:rPr>
          <w:lang w:val="es-ES"/>
        </w:rPr>
        <w:t xml:space="preserve"> </w:t>
      </w:r>
      <w:r w:rsidRPr="00B30A26">
        <w:rPr>
          <w:lang w:val="es-ES"/>
        </w:rPr>
        <w:t>aceptada.</w:t>
      </w:r>
    </w:p>
    <w:p w14:paraId="4204E65C" w14:textId="77777777" w:rsidR="00DB6E66" w:rsidRPr="00B30A26" w:rsidRDefault="00DB6E66" w:rsidP="00DB6E66">
      <w:pPr>
        <w:rPr>
          <w:lang w:val="es-ES"/>
        </w:rPr>
      </w:pPr>
    </w:p>
    <w:p w14:paraId="33408D25" w14:textId="26204A96" w:rsidR="00DB6E66" w:rsidRPr="00B30A26" w:rsidRDefault="00D541A2" w:rsidP="00B80A54">
      <w:pPr>
        <w:pStyle w:val="Ttulo6"/>
        <w:rPr>
          <w:lang w:val="es-ES"/>
        </w:rPr>
      </w:pPr>
      <w:r w:rsidRPr="00B30A26">
        <w:rPr>
          <w:lang w:val="es-ES"/>
        </w:rPr>
        <w:t>RFCM-</w:t>
      </w:r>
      <w:r w:rsidR="00DB6E66" w:rsidRPr="00B30A26">
        <w:rPr>
          <w:lang w:val="es-ES"/>
        </w:rPr>
        <w:t>036</w:t>
      </w:r>
      <w:r w:rsidR="003237E6" w:rsidRPr="00B30A26">
        <w:rPr>
          <w:lang w:val="es-ES"/>
        </w:rPr>
        <w:t xml:space="preserve"> </w:t>
      </w:r>
      <w:r w:rsidR="00DB6E66" w:rsidRPr="00B30A26">
        <w:rPr>
          <w:lang w:val="es-ES"/>
        </w:rPr>
        <w:t>Visualizar</w:t>
      </w:r>
      <w:r w:rsidR="003237E6" w:rsidRPr="00B30A26">
        <w:rPr>
          <w:lang w:val="es-ES"/>
        </w:rPr>
        <w:t xml:space="preserve"> </w:t>
      </w:r>
      <w:r w:rsidR="00DB6E66" w:rsidRPr="00B30A26">
        <w:rPr>
          <w:lang w:val="es-ES"/>
        </w:rPr>
        <w:t>las</w:t>
      </w:r>
      <w:r w:rsidR="003237E6" w:rsidRPr="00B30A26">
        <w:rPr>
          <w:lang w:val="es-ES"/>
        </w:rPr>
        <w:t xml:space="preserve"> </w:t>
      </w:r>
      <w:r w:rsidR="00DB6E66" w:rsidRPr="00B30A26">
        <w:rPr>
          <w:lang w:val="es-ES"/>
        </w:rPr>
        <w:t>solicitudes</w:t>
      </w:r>
    </w:p>
    <w:p w14:paraId="4E73924B" w14:textId="0E325AD7" w:rsidR="00DB6E66" w:rsidRPr="00B30A26" w:rsidRDefault="00DB6E66" w:rsidP="00DB6E66">
      <w:pPr>
        <w:rPr>
          <w:lang w:val="es-ES"/>
        </w:rPr>
      </w:pPr>
      <w:r w:rsidRPr="00B30A26">
        <w:rPr>
          <w:lang w:val="es-ES"/>
        </w:rPr>
        <w:t>Formulario</w:t>
      </w:r>
      <w:r w:rsidR="003237E6" w:rsidRPr="00B30A26">
        <w:rPr>
          <w:lang w:val="es-ES"/>
        </w:rPr>
        <w:t xml:space="preserve"> </w:t>
      </w:r>
      <w:r w:rsidRPr="00B30A26">
        <w:rPr>
          <w:lang w:val="es-ES"/>
        </w:rPr>
        <w:t>que</w:t>
      </w:r>
      <w:r w:rsidR="003237E6" w:rsidRPr="00B30A26">
        <w:rPr>
          <w:lang w:val="es-ES"/>
        </w:rPr>
        <w:t xml:space="preserve"> </w:t>
      </w:r>
      <w:r w:rsidRPr="00B30A26">
        <w:rPr>
          <w:lang w:val="es-ES"/>
        </w:rPr>
        <w:t>permite</w:t>
      </w:r>
      <w:r w:rsidR="003237E6" w:rsidRPr="00B30A26">
        <w:rPr>
          <w:lang w:val="es-ES"/>
        </w:rPr>
        <w:t xml:space="preserve"> </w:t>
      </w:r>
      <w:r w:rsidRPr="00B30A26">
        <w:rPr>
          <w:lang w:val="es-ES"/>
        </w:rPr>
        <w:t>visualizar</w:t>
      </w:r>
      <w:r w:rsidR="003237E6" w:rsidRPr="00B30A26">
        <w:rPr>
          <w:lang w:val="es-ES"/>
        </w:rPr>
        <w:t xml:space="preserve"> </w:t>
      </w:r>
      <w:r w:rsidRPr="00B30A26">
        <w:rPr>
          <w:lang w:val="es-ES"/>
        </w:rPr>
        <w:t>el</w:t>
      </w:r>
      <w:r w:rsidR="003237E6" w:rsidRPr="00B30A26">
        <w:rPr>
          <w:lang w:val="es-ES"/>
        </w:rPr>
        <w:t xml:space="preserve"> </w:t>
      </w:r>
      <w:r w:rsidRPr="00B30A26">
        <w:rPr>
          <w:lang w:val="es-ES"/>
        </w:rPr>
        <w:t>contenido</w:t>
      </w:r>
      <w:r w:rsidR="003237E6" w:rsidRPr="00B30A26">
        <w:rPr>
          <w:lang w:val="es-ES"/>
        </w:rPr>
        <w:t xml:space="preserve"> </w:t>
      </w:r>
      <w:r w:rsidRPr="00B30A26">
        <w:rPr>
          <w:lang w:val="es-ES"/>
        </w:rPr>
        <w:t>de</w:t>
      </w:r>
      <w:r w:rsidR="003237E6" w:rsidRPr="00B30A26">
        <w:rPr>
          <w:lang w:val="es-ES"/>
        </w:rPr>
        <w:t xml:space="preserve"> </w:t>
      </w:r>
      <w:r w:rsidRPr="00B30A26">
        <w:rPr>
          <w:lang w:val="es-ES"/>
        </w:rPr>
        <w:t>una</w:t>
      </w:r>
      <w:r w:rsidR="003237E6" w:rsidRPr="00B30A26">
        <w:rPr>
          <w:lang w:val="es-ES"/>
        </w:rPr>
        <w:t xml:space="preserve"> </w:t>
      </w:r>
      <w:r w:rsidRPr="00B30A26">
        <w:rPr>
          <w:lang w:val="es-ES"/>
        </w:rPr>
        <w:t>solicitud</w:t>
      </w:r>
      <w:r w:rsidR="003237E6" w:rsidRPr="00B30A26">
        <w:rPr>
          <w:lang w:val="es-ES"/>
        </w:rPr>
        <w:t xml:space="preserve"> </w:t>
      </w:r>
      <w:r w:rsidRPr="00B30A26">
        <w:rPr>
          <w:lang w:val="es-ES"/>
        </w:rPr>
        <w:t>previamente</w:t>
      </w:r>
      <w:r w:rsidR="003237E6" w:rsidRPr="00B30A26">
        <w:rPr>
          <w:lang w:val="es-ES"/>
        </w:rPr>
        <w:t xml:space="preserve"> </w:t>
      </w:r>
      <w:r w:rsidRPr="00B30A26">
        <w:rPr>
          <w:lang w:val="es-ES"/>
        </w:rPr>
        <w:t>registrada.</w:t>
      </w:r>
    </w:p>
    <w:p w14:paraId="0EB06EBA" w14:textId="77777777" w:rsidR="003B4C75" w:rsidRPr="00B30A26" w:rsidRDefault="003B4C75" w:rsidP="00DB6E66">
      <w:pPr>
        <w:rPr>
          <w:lang w:val="es-ES"/>
        </w:rPr>
      </w:pPr>
    </w:p>
    <w:p w14:paraId="51062B44" w14:textId="6C67C799" w:rsidR="00DB6E66" w:rsidRPr="00B30A26" w:rsidRDefault="00B80A54" w:rsidP="00B80A54">
      <w:pPr>
        <w:pStyle w:val="Ttulo5"/>
        <w:rPr>
          <w:lang w:val="es-ES"/>
        </w:rPr>
      </w:pPr>
      <w:bookmarkStart w:id="853" w:name="_Toc518466261"/>
      <w:r w:rsidRPr="00B30A26">
        <w:rPr>
          <w:lang w:val="es-ES"/>
        </w:rPr>
        <w:t>Clientes</w:t>
      </w:r>
      <w:bookmarkEnd w:id="853"/>
    </w:p>
    <w:p w14:paraId="00ACCF5D" w14:textId="77777777" w:rsidR="003B4C75" w:rsidRPr="00B30A26" w:rsidRDefault="003B4C75" w:rsidP="003B4C75">
      <w:pPr>
        <w:rPr>
          <w:lang w:val="es-ES"/>
        </w:rPr>
      </w:pPr>
    </w:p>
    <w:p w14:paraId="43376E0B" w14:textId="7669DEB9" w:rsidR="003237E6" w:rsidRPr="00B30A26" w:rsidRDefault="00D541A2" w:rsidP="00B80A54">
      <w:pPr>
        <w:pStyle w:val="Ttulo6"/>
        <w:rPr>
          <w:lang w:val="es-ES"/>
        </w:rPr>
      </w:pPr>
      <w:r w:rsidRPr="00B30A26">
        <w:rPr>
          <w:lang w:val="es-ES"/>
        </w:rPr>
        <w:t>RFCM-</w:t>
      </w:r>
      <w:r w:rsidR="003237E6" w:rsidRPr="00B30A26">
        <w:rPr>
          <w:lang w:val="es-ES"/>
        </w:rPr>
        <w:t>056 Creación de clientes</w:t>
      </w:r>
    </w:p>
    <w:p w14:paraId="5A00D02E" w14:textId="0CFB6434" w:rsidR="003237E6" w:rsidRPr="00B30A26" w:rsidRDefault="003237E6" w:rsidP="003237E6">
      <w:pPr>
        <w:rPr>
          <w:lang w:val="es-ES"/>
        </w:rPr>
      </w:pPr>
      <w:r w:rsidRPr="00B30A26">
        <w:rPr>
          <w:lang w:val="es-ES"/>
        </w:rPr>
        <w:t>Permite al usuario de Cargo Modal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r w:rsidRPr="00B30A26">
        <w:rPr>
          <w:lang w:val="es-ES"/>
        </w:rPr>
        <w:t xml:space="preserve"> crear clientes (generadores de carga y empresas de transporte, conductores, propietarios) en la plataforma.</w:t>
      </w:r>
    </w:p>
    <w:p w14:paraId="5A460DE7" w14:textId="77777777" w:rsidR="003237E6" w:rsidRPr="00B30A26" w:rsidRDefault="003237E6" w:rsidP="003237E6">
      <w:pPr>
        <w:rPr>
          <w:lang w:val="es-ES"/>
        </w:rPr>
      </w:pPr>
    </w:p>
    <w:p w14:paraId="56AD85FA" w14:textId="311E4AF0" w:rsidR="003237E6" w:rsidRPr="00B30A26" w:rsidRDefault="00D541A2" w:rsidP="00B80A54">
      <w:pPr>
        <w:pStyle w:val="Ttulo6"/>
        <w:rPr>
          <w:lang w:val="es-ES"/>
        </w:rPr>
      </w:pPr>
      <w:r w:rsidRPr="00B30A26">
        <w:rPr>
          <w:lang w:val="es-ES"/>
        </w:rPr>
        <w:t>RFCM-</w:t>
      </w:r>
      <w:r w:rsidR="003237E6" w:rsidRPr="00B30A26">
        <w:rPr>
          <w:lang w:val="es-ES"/>
        </w:rPr>
        <w:t>057 Actualizar información de clientes</w:t>
      </w:r>
    </w:p>
    <w:p w14:paraId="5C6797C7" w14:textId="74510447" w:rsidR="003237E6" w:rsidRPr="00B30A26" w:rsidRDefault="003237E6" w:rsidP="003237E6">
      <w:pPr>
        <w:rPr>
          <w:lang w:val="es-ES"/>
        </w:rPr>
      </w:pPr>
      <w:r w:rsidRPr="00B30A26">
        <w:rPr>
          <w:lang w:val="es-ES"/>
        </w:rPr>
        <w:t>Formulario permite al usuario del cliente actualizar información de contacto dentro de la plataforma.</w:t>
      </w:r>
    </w:p>
    <w:p w14:paraId="009BDD9C" w14:textId="77777777" w:rsidR="003B4C75" w:rsidRPr="00B30A26" w:rsidRDefault="003B4C75" w:rsidP="003237E6">
      <w:pPr>
        <w:rPr>
          <w:lang w:val="es-ES"/>
        </w:rPr>
      </w:pPr>
    </w:p>
    <w:p w14:paraId="64613CC1" w14:textId="3E662A51" w:rsidR="00B80A54" w:rsidRPr="00B30A26" w:rsidRDefault="00B80A54" w:rsidP="00B80A54">
      <w:pPr>
        <w:pStyle w:val="Ttulo5"/>
        <w:rPr>
          <w:lang w:val="es-ES"/>
        </w:rPr>
      </w:pPr>
      <w:bookmarkStart w:id="854" w:name="_Toc518466262"/>
      <w:r w:rsidRPr="00B30A26">
        <w:rPr>
          <w:lang w:val="es-ES"/>
        </w:rPr>
        <w:t>Configuración</w:t>
      </w:r>
      <w:bookmarkEnd w:id="854"/>
    </w:p>
    <w:p w14:paraId="29FD186A" w14:textId="77777777" w:rsidR="003B4C75" w:rsidRPr="00B30A26" w:rsidRDefault="003B4C75" w:rsidP="003B4C75">
      <w:pPr>
        <w:rPr>
          <w:lang w:val="es-ES"/>
        </w:rPr>
      </w:pPr>
    </w:p>
    <w:p w14:paraId="42BE8CAB" w14:textId="7483D934" w:rsidR="003237E6" w:rsidRPr="00B30A26" w:rsidRDefault="00D541A2" w:rsidP="00B80A54">
      <w:pPr>
        <w:pStyle w:val="Ttulo6"/>
        <w:rPr>
          <w:lang w:val="es-ES"/>
        </w:rPr>
      </w:pPr>
      <w:r w:rsidRPr="00B30A26">
        <w:rPr>
          <w:lang w:val="es-ES"/>
        </w:rPr>
        <w:t>RFCM-</w:t>
      </w:r>
      <w:r w:rsidR="003237E6" w:rsidRPr="00B30A26">
        <w:rPr>
          <w:lang w:val="es-ES"/>
        </w:rPr>
        <w:t>058 Configuración de parámetros del sistema</w:t>
      </w:r>
    </w:p>
    <w:p w14:paraId="74B691C4" w14:textId="219A0BAB" w:rsidR="003237E6" w:rsidRPr="00B30A26" w:rsidRDefault="003237E6" w:rsidP="003237E6">
      <w:pPr>
        <w:rPr>
          <w:lang w:val="es-ES"/>
        </w:rPr>
      </w:pPr>
      <w:r w:rsidRPr="00B30A26">
        <w:rPr>
          <w:lang w:val="es-ES"/>
        </w:rPr>
        <w:t>Se permitirá la configuración de tablas de parámetros necesarias para el funcionamiento de la plataforma. Serán formularios CRUD con los cuales se podrán mantener actualizados los parámetros del sistema.</w:t>
      </w:r>
    </w:p>
    <w:p w14:paraId="4DFAB899" w14:textId="77777777" w:rsidR="003237E6" w:rsidRPr="00B30A26" w:rsidRDefault="003237E6" w:rsidP="003237E6">
      <w:pPr>
        <w:rPr>
          <w:lang w:val="es-ES"/>
        </w:rPr>
      </w:pPr>
    </w:p>
    <w:p w14:paraId="2688AAE3" w14:textId="5BDB29EF" w:rsidR="003237E6" w:rsidRPr="00B30A26" w:rsidRDefault="00D541A2" w:rsidP="00B80A54">
      <w:pPr>
        <w:pStyle w:val="Ttulo6"/>
        <w:rPr>
          <w:lang w:val="es-ES"/>
        </w:rPr>
      </w:pPr>
      <w:r w:rsidRPr="00B30A26">
        <w:rPr>
          <w:lang w:val="es-ES"/>
        </w:rPr>
        <w:t>RFCM-</w:t>
      </w:r>
      <w:r w:rsidR="003237E6" w:rsidRPr="00B30A26">
        <w:rPr>
          <w:lang w:val="es-ES"/>
        </w:rPr>
        <w:t>059 Autorización de conductores</w:t>
      </w:r>
    </w:p>
    <w:p w14:paraId="1817BEB9" w14:textId="1123ED48" w:rsidR="003237E6" w:rsidRPr="00B30A26" w:rsidRDefault="003237E6" w:rsidP="003237E6">
      <w:pPr>
        <w:rPr>
          <w:lang w:val="es-ES"/>
        </w:rPr>
      </w:pPr>
      <w:r w:rsidRPr="00B30A26">
        <w:rPr>
          <w:lang w:val="es-ES"/>
        </w:rPr>
        <w:t>Permite al propietario de un vehículo autorizar o desautorizar a un conductor para que tenga la facultad de ofertar fletes dentro de la plataforma</w:t>
      </w:r>
    </w:p>
    <w:p w14:paraId="4B0DA260" w14:textId="77777777" w:rsidR="003237E6" w:rsidRPr="00B30A26" w:rsidRDefault="003237E6" w:rsidP="003237E6">
      <w:pPr>
        <w:rPr>
          <w:lang w:val="es-ES"/>
        </w:rPr>
      </w:pPr>
    </w:p>
    <w:p w14:paraId="4DE20568" w14:textId="09C1F151" w:rsidR="00280882" w:rsidRPr="00B30A26" w:rsidRDefault="00D541A2" w:rsidP="00B80A54">
      <w:pPr>
        <w:pStyle w:val="Ttulo6"/>
        <w:rPr>
          <w:lang w:val="es-ES"/>
        </w:rPr>
      </w:pPr>
      <w:r w:rsidRPr="00B30A26">
        <w:rPr>
          <w:lang w:val="es-ES"/>
        </w:rPr>
        <w:t>RFCM-</w:t>
      </w:r>
      <w:r w:rsidR="00280882" w:rsidRPr="00B30A26">
        <w:rPr>
          <w:lang w:val="es-ES"/>
        </w:rPr>
        <w:t xml:space="preserve">060 Modificar </w:t>
      </w:r>
      <w:r w:rsidR="0078629B" w:rsidRPr="00B30A26">
        <w:rPr>
          <w:lang w:val="es-ES"/>
        </w:rPr>
        <w:t>semirremolque</w:t>
      </w:r>
    </w:p>
    <w:p w14:paraId="4F4030C6" w14:textId="4E872A81" w:rsidR="003237E6" w:rsidRPr="00B30A26" w:rsidRDefault="003237E6" w:rsidP="003237E6">
      <w:pPr>
        <w:rPr>
          <w:lang w:val="es-ES"/>
        </w:rPr>
      </w:pPr>
      <w:r w:rsidRPr="00B30A26">
        <w:rPr>
          <w:lang w:val="es-ES"/>
        </w:rPr>
        <w:t>Permite</w:t>
      </w:r>
      <w:r w:rsidR="00280882" w:rsidRPr="00B30A26">
        <w:rPr>
          <w:lang w:val="es-ES"/>
        </w:rPr>
        <w:t xml:space="preserve"> </w:t>
      </w:r>
      <w:r w:rsidRPr="00B30A26">
        <w:rPr>
          <w:lang w:val="es-ES"/>
        </w:rPr>
        <w:t>al</w:t>
      </w:r>
      <w:r w:rsidR="00280882" w:rsidRPr="00B30A26">
        <w:rPr>
          <w:lang w:val="es-ES"/>
        </w:rPr>
        <w:t xml:space="preserve"> </w:t>
      </w:r>
      <w:r w:rsidRPr="00B30A26">
        <w:rPr>
          <w:lang w:val="es-ES"/>
        </w:rPr>
        <w:t>propietario</w:t>
      </w:r>
      <w:r w:rsidR="00280882" w:rsidRPr="00B30A26">
        <w:rPr>
          <w:lang w:val="es-ES"/>
        </w:rPr>
        <w:t xml:space="preserve"> </w:t>
      </w:r>
      <w:r w:rsidRPr="00B30A26">
        <w:rPr>
          <w:lang w:val="es-ES"/>
        </w:rPr>
        <w:t>o</w:t>
      </w:r>
      <w:r w:rsidR="00280882" w:rsidRPr="00B30A26">
        <w:rPr>
          <w:lang w:val="es-ES"/>
        </w:rPr>
        <w:t xml:space="preserve"> </w:t>
      </w:r>
      <w:r w:rsidRPr="00B30A26">
        <w:rPr>
          <w:lang w:val="es-ES"/>
        </w:rPr>
        <w:t>al</w:t>
      </w:r>
      <w:r w:rsidR="00280882" w:rsidRPr="00B30A26">
        <w:rPr>
          <w:lang w:val="es-ES"/>
        </w:rPr>
        <w:t xml:space="preserve"> </w:t>
      </w:r>
      <w:r w:rsidRPr="00B30A26">
        <w:rPr>
          <w:lang w:val="es-ES"/>
        </w:rPr>
        <w:t>conductor</w:t>
      </w:r>
      <w:r w:rsidR="00280882" w:rsidRPr="00B30A26">
        <w:rPr>
          <w:lang w:val="es-ES"/>
        </w:rPr>
        <w:t xml:space="preserve"> </w:t>
      </w:r>
      <w:r w:rsidRPr="00B30A26">
        <w:rPr>
          <w:lang w:val="es-ES"/>
        </w:rPr>
        <w:t>de</w:t>
      </w:r>
      <w:r w:rsidR="00280882" w:rsidRPr="00B30A26">
        <w:rPr>
          <w:lang w:val="es-ES"/>
        </w:rPr>
        <w:t xml:space="preserve"> </w:t>
      </w:r>
      <w:r w:rsidR="0078629B" w:rsidRPr="00B30A26">
        <w:rPr>
          <w:lang w:val="es-ES"/>
        </w:rPr>
        <w:t>tracto camiones</w:t>
      </w:r>
      <w:r w:rsidR="00280882" w:rsidRPr="00B30A26">
        <w:rPr>
          <w:lang w:val="es-ES"/>
        </w:rPr>
        <w:t xml:space="preserve"> </w:t>
      </w:r>
      <w:r w:rsidRPr="00B30A26">
        <w:rPr>
          <w:lang w:val="es-ES"/>
        </w:rPr>
        <w:t>modificar</w:t>
      </w:r>
      <w:r w:rsidR="00280882" w:rsidRPr="00B30A26">
        <w:rPr>
          <w:lang w:val="es-ES"/>
        </w:rPr>
        <w:t xml:space="preserve"> </w:t>
      </w:r>
      <w:r w:rsidRPr="00B30A26">
        <w:rPr>
          <w:lang w:val="es-ES"/>
        </w:rPr>
        <w:t>la</w:t>
      </w:r>
      <w:r w:rsidR="00280882" w:rsidRPr="00B30A26">
        <w:rPr>
          <w:lang w:val="es-ES"/>
        </w:rPr>
        <w:t xml:space="preserve"> </w:t>
      </w:r>
      <w:r w:rsidRPr="00B30A26">
        <w:rPr>
          <w:lang w:val="es-ES"/>
        </w:rPr>
        <w:t>placa</w:t>
      </w:r>
      <w:r w:rsidR="00280882" w:rsidRPr="00B30A26">
        <w:rPr>
          <w:lang w:val="es-ES"/>
        </w:rPr>
        <w:t xml:space="preserve"> </w:t>
      </w:r>
      <w:r w:rsidRPr="00B30A26">
        <w:rPr>
          <w:lang w:val="es-ES"/>
        </w:rPr>
        <w:t>de</w:t>
      </w:r>
      <w:r w:rsidR="00280882" w:rsidRPr="00B30A26">
        <w:rPr>
          <w:lang w:val="es-ES"/>
        </w:rPr>
        <w:t xml:space="preserve"> </w:t>
      </w:r>
      <w:r w:rsidRPr="00B30A26">
        <w:rPr>
          <w:lang w:val="es-ES"/>
        </w:rPr>
        <w:t>semirremolque</w:t>
      </w:r>
      <w:r w:rsidR="00280882" w:rsidRPr="00B30A26">
        <w:rPr>
          <w:lang w:val="es-ES"/>
        </w:rPr>
        <w:t xml:space="preserve"> </w:t>
      </w:r>
      <w:r w:rsidRPr="00B30A26">
        <w:rPr>
          <w:lang w:val="es-ES"/>
        </w:rPr>
        <w:t>con</w:t>
      </w:r>
      <w:r w:rsidR="00280882" w:rsidRPr="00B30A26">
        <w:rPr>
          <w:lang w:val="es-ES"/>
        </w:rPr>
        <w:t xml:space="preserve"> </w:t>
      </w:r>
      <w:r w:rsidRPr="00B30A26">
        <w:rPr>
          <w:lang w:val="es-ES"/>
        </w:rPr>
        <w:t>la</w:t>
      </w:r>
      <w:r w:rsidR="00280882" w:rsidRPr="00B30A26">
        <w:rPr>
          <w:lang w:val="es-ES"/>
        </w:rPr>
        <w:t xml:space="preserve"> </w:t>
      </w:r>
      <w:r w:rsidRPr="00B30A26">
        <w:rPr>
          <w:lang w:val="es-ES"/>
        </w:rPr>
        <w:t>que</w:t>
      </w:r>
      <w:r w:rsidR="00280882" w:rsidRPr="00B30A26">
        <w:rPr>
          <w:lang w:val="es-ES"/>
        </w:rPr>
        <w:t xml:space="preserve"> </w:t>
      </w:r>
      <w:r w:rsidRPr="00B30A26">
        <w:rPr>
          <w:lang w:val="es-ES"/>
        </w:rPr>
        <w:t>estar</w:t>
      </w:r>
      <w:r w:rsidR="00280882" w:rsidRPr="00B30A26">
        <w:rPr>
          <w:lang w:val="es-ES"/>
        </w:rPr>
        <w:t xml:space="preserve"> </w:t>
      </w:r>
      <w:r w:rsidRPr="00B30A26">
        <w:rPr>
          <w:lang w:val="es-ES"/>
        </w:rPr>
        <w:t>trabajando</w:t>
      </w:r>
      <w:r w:rsidR="00280882" w:rsidRPr="00B30A26">
        <w:rPr>
          <w:lang w:val="es-ES"/>
        </w:rPr>
        <w:t xml:space="preserve"> </w:t>
      </w:r>
      <w:r w:rsidRPr="00B30A26">
        <w:rPr>
          <w:lang w:val="es-ES"/>
        </w:rPr>
        <w:t>en</w:t>
      </w:r>
      <w:r w:rsidR="00280882" w:rsidRPr="00B30A26">
        <w:rPr>
          <w:lang w:val="es-ES"/>
        </w:rPr>
        <w:t xml:space="preserve"> </w:t>
      </w:r>
      <w:r w:rsidRPr="00B30A26">
        <w:rPr>
          <w:lang w:val="es-ES"/>
        </w:rPr>
        <w:t>la</w:t>
      </w:r>
      <w:r w:rsidR="00280882" w:rsidRPr="00B30A26">
        <w:rPr>
          <w:lang w:val="es-ES"/>
        </w:rPr>
        <w:t xml:space="preserve"> </w:t>
      </w:r>
      <w:r w:rsidRPr="00B30A26">
        <w:rPr>
          <w:lang w:val="es-ES"/>
        </w:rPr>
        <w:t>actualidad.</w:t>
      </w:r>
      <w:r w:rsidR="00280882" w:rsidRPr="00B30A26">
        <w:rPr>
          <w:lang w:val="es-ES"/>
        </w:rPr>
        <w:t xml:space="preserve"> </w:t>
      </w:r>
      <w:r w:rsidRPr="00B30A26">
        <w:rPr>
          <w:lang w:val="es-ES"/>
        </w:rPr>
        <w:t>El</w:t>
      </w:r>
      <w:r w:rsidR="00280882" w:rsidRPr="00B30A26">
        <w:rPr>
          <w:lang w:val="es-ES"/>
        </w:rPr>
        <w:t xml:space="preserve"> </w:t>
      </w:r>
      <w:r w:rsidRPr="00B30A26">
        <w:rPr>
          <w:lang w:val="es-ES"/>
        </w:rPr>
        <w:t>semirremolque</w:t>
      </w:r>
      <w:r w:rsidR="00280882" w:rsidRPr="00B30A26">
        <w:rPr>
          <w:lang w:val="es-ES"/>
        </w:rPr>
        <w:t xml:space="preserve"> </w:t>
      </w:r>
      <w:r w:rsidRPr="00B30A26">
        <w:rPr>
          <w:lang w:val="es-ES"/>
        </w:rPr>
        <w:t>debe</w:t>
      </w:r>
      <w:r w:rsidR="00280882" w:rsidRPr="00B30A26">
        <w:rPr>
          <w:lang w:val="es-ES"/>
        </w:rPr>
        <w:t xml:space="preserve"> </w:t>
      </w:r>
      <w:r w:rsidRPr="00B30A26">
        <w:rPr>
          <w:lang w:val="es-ES"/>
        </w:rPr>
        <w:t>estar</w:t>
      </w:r>
      <w:r w:rsidR="00280882" w:rsidRPr="00B30A26">
        <w:rPr>
          <w:lang w:val="es-ES"/>
        </w:rPr>
        <w:t xml:space="preserve"> </w:t>
      </w:r>
      <w:r w:rsidRPr="00B30A26">
        <w:rPr>
          <w:lang w:val="es-ES"/>
        </w:rPr>
        <w:t>previamente</w:t>
      </w:r>
      <w:r w:rsidR="00280882" w:rsidRPr="00B30A26">
        <w:rPr>
          <w:lang w:val="es-ES"/>
        </w:rPr>
        <w:t xml:space="preserve"> </w:t>
      </w:r>
      <w:r w:rsidRPr="00B30A26">
        <w:rPr>
          <w:lang w:val="es-ES"/>
        </w:rPr>
        <w:t>registrado.</w:t>
      </w:r>
    </w:p>
    <w:p w14:paraId="73A945CA" w14:textId="77777777" w:rsidR="003237E6" w:rsidRPr="00B30A26" w:rsidRDefault="003237E6" w:rsidP="003237E6">
      <w:pPr>
        <w:rPr>
          <w:lang w:val="es-ES"/>
        </w:rPr>
      </w:pPr>
    </w:p>
    <w:p w14:paraId="3FE75862" w14:textId="469B0AC7" w:rsidR="003237E6" w:rsidRPr="00B30A26" w:rsidRDefault="00D541A2" w:rsidP="00B80A54">
      <w:pPr>
        <w:pStyle w:val="Ttulo6"/>
        <w:rPr>
          <w:lang w:val="es-ES"/>
        </w:rPr>
      </w:pPr>
      <w:r w:rsidRPr="00B30A26">
        <w:rPr>
          <w:lang w:val="es-ES"/>
        </w:rPr>
        <w:t>RFCM-</w:t>
      </w:r>
      <w:r w:rsidR="003237E6" w:rsidRPr="00B30A26">
        <w:rPr>
          <w:lang w:val="es-ES"/>
        </w:rPr>
        <w:t>061</w:t>
      </w:r>
      <w:r w:rsidR="00280882" w:rsidRPr="00B30A26">
        <w:rPr>
          <w:lang w:val="es-ES"/>
        </w:rPr>
        <w:t xml:space="preserve"> </w:t>
      </w:r>
      <w:r w:rsidR="003237E6" w:rsidRPr="00B30A26">
        <w:rPr>
          <w:lang w:val="es-ES"/>
        </w:rPr>
        <w:t>Modificar</w:t>
      </w:r>
      <w:r w:rsidR="00280882" w:rsidRPr="00B30A26">
        <w:rPr>
          <w:lang w:val="es-ES"/>
        </w:rPr>
        <w:t xml:space="preserve"> </w:t>
      </w:r>
      <w:r w:rsidR="003237E6" w:rsidRPr="00B30A26">
        <w:rPr>
          <w:lang w:val="es-ES"/>
        </w:rPr>
        <w:t>conductor</w:t>
      </w:r>
    </w:p>
    <w:p w14:paraId="2BEB13E5" w14:textId="197BC511" w:rsidR="003237E6" w:rsidRPr="00B30A26" w:rsidRDefault="003237E6" w:rsidP="003237E6">
      <w:pPr>
        <w:rPr>
          <w:lang w:val="es-ES"/>
        </w:rPr>
      </w:pPr>
      <w:r w:rsidRPr="00B30A26">
        <w:rPr>
          <w:lang w:val="es-ES"/>
        </w:rPr>
        <w:t>Permite</w:t>
      </w:r>
      <w:r w:rsidR="00280882" w:rsidRPr="00B30A26">
        <w:rPr>
          <w:lang w:val="es-ES"/>
        </w:rPr>
        <w:t xml:space="preserve"> </w:t>
      </w:r>
      <w:r w:rsidRPr="00B30A26">
        <w:rPr>
          <w:lang w:val="es-ES"/>
        </w:rPr>
        <w:t>al</w:t>
      </w:r>
      <w:r w:rsidR="00280882" w:rsidRPr="00B30A26">
        <w:rPr>
          <w:lang w:val="es-ES"/>
        </w:rPr>
        <w:t xml:space="preserve"> </w:t>
      </w:r>
      <w:r w:rsidRPr="00B30A26">
        <w:rPr>
          <w:lang w:val="es-ES"/>
        </w:rPr>
        <w:t>propietario</w:t>
      </w:r>
      <w:r w:rsidR="00280882" w:rsidRPr="00B30A26">
        <w:rPr>
          <w:lang w:val="es-ES"/>
        </w:rPr>
        <w:t xml:space="preserve"> </w:t>
      </w:r>
      <w:r w:rsidRPr="00B30A26">
        <w:rPr>
          <w:lang w:val="es-ES"/>
        </w:rPr>
        <w:t>de</w:t>
      </w:r>
      <w:r w:rsidR="00280882" w:rsidRPr="00B30A26">
        <w:rPr>
          <w:lang w:val="es-ES"/>
        </w:rPr>
        <w:t xml:space="preserve"> </w:t>
      </w:r>
      <w:r w:rsidRPr="00B30A26">
        <w:rPr>
          <w:lang w:val="es-ES"/>
        </w:rPr>
        <w:t>un</w:t>
      </w:r>
      <w:r w:rsidR="00280882" w:rsidRPr="00B30A26">
        <w:rPr>
          <w:lang w:val="es-ES"/>
        </w:rPr>
        <w:t xml:space="preserve"> </w:t>
      </w:r>
      <w:r w:rsidRPr="00B30A26">
        <w:rPr>
          <w:lang w:val="es-ES"/>
        </w:rPr>
        <w:t>vehículo</w:t>
      </w:r>
      <w:r w:rsidR="00280882" w:rsidRPr="00B30A26">
        <w:rPr>
          <w:lang w:val="es-ES"/>
        </w:rPr>
        <w:t xml:space="preserve"> </w:t>
      </w:r>
      <w:r w:rsidRPr="00B30A26">
        <w:rPr>
          <w:lang w:val="es-ES"/>
        </w:rPr>
        <w:t>modificar</w:t>
      </w:r>
      <w:r w:rsidR="00280882" w:rsidRPr="00B30A26">
        <w:rPr>
          <w:lang w:val="es-ES"/>
        </w:rPr>
        <w:t xml:space="preserve"> </w:t>
      </w:r>
      <w:r w:rsidRPr="00B30A26">
        <w:rPr>
          <w:lang w:val="es-ES"/>
        </w:rPr>
        <w:t>el</w:t>
      </w:r>
      <w:r w:rsidR="00280882" w:rsidRPr="00B30A26">
        <w:rPr>
          <w:lang w:val="es-ES"/>
        </w:rPr>
        <w:t xml:space="preserve"> </w:t>
      </w:r>
      <w:r w:rsidRPr="00B30A26">
        <w:rPr>
          <w:lang w:val="es-ES"/>
        </w:rPr>
        <w:t>conductor</w:t>
      </w:r>
      <w:r w:rsidR="00280882" w:rsidRPr="00B30A26">
        <w:rPr>
          <w:lang w:val="es-ES"/>
        </w:rPr>
        <w:t xml:space="preserve"> </w:t>
      </w:r>
      <w:r w:rsidRPr="00B30A26">
        <w:rPr>
          <w:lang w:val="es-ES"/>
        </w:rPr>
        <w:t>que</w:t>
      </w:r>
      <w:r w:rsidR="00280882" w:rsidRPr="00B30A26">
        <w:rPr>
          <w:lang w:val="es-ES"/>
        </w:rPr>
        <w:t xml:space="preserve"> </w:t>
      </w:r>
      <w:r w:rsidRPr="00B30A26">
        <w:rPr>
          <w:lang w:val="es-ES"/>
        </w:rPr>
        <w:t>usa</w:t>
      </w:r>
      <w:r w:rsidR="00280882" w:rsidRPr="00B30A26">
        <w:rPr>
          <w:lang w:val="es-ES"/>
        </w:rPr>
        <w:t xml:space="preserve"> </w:t>
      </w:r>
      <w:r w:rsidRPr="00B30A26">
        <w:rPr>
          <w:lang w:val="es-ES"/>
        </w:rPr>
        <w:t>para</w:t>
      </w:r>
      <w:r w:rsidR="00280882" w:rsidRPr="00B30A26">
        <w:rPr>
          <w:lang w:val="es-ES"/>
        </w:rPr>
        <w:t xml:space="preserve"> </w:t>
      </w:r>
      <w:r w:rsidRPr="00B30A26">
        <w:rPr>
          <w:lang w:val="es-ES"/>
        </w:rPr>
        <w:t>su</w:t>
      </w:r>
      <w:r w:rsidR="00280882" w:rsidRPr="00B30A26">
        <w:rPr>
          <w:lang w:val="es-ES"/>
        </w:rPr>
        <w:t xml:space="preserve"> </w:t>
      </w:r>
      <w:r w:rsidRPr="00B30A26">
        <w:rPr>
          <w:lang w:val="es-ES"/>
        </w:rPr>
        <w:t>vehículo.</w:t>
      </w:r>
      <w:r w:rsidR="00280882" w:rsidRPr="00B30A26">
        <w:rPr>
          <w:lang w:val="es-ES"/>
        </w:rPr>
        <w:t xml:space="preserve"> </w:t>
      </w:r>
      <w:r w:rsidRPr="00B30A26">
        <w:rPr>
          <w:lang w:val="es-ES"/>
        </w:rPr>
        <w:t>El</w:t>
      </w:r>
      <w:r w:rsidR="00280882" w:rsidRPr="00B30A26">
        <w:rPr>
          <w:lang w:val="es-ES"/>
        </w:rPr>
        <w:t xml:space="preserve"> </w:t>
      </w:r>
      <w:r w:rsidRPr="00B30A26">
        <w:rPr>
          <w:lang w:val="es-ES"/>
        </w:rPr>
        <w:t>conductor</w:t>
      </w:r>
      <w:r w:rsidR="00280882" w:rsidRPr="00B30A26">
        <w:rPr>
          <w:lang w:val="es-ES"/>
        </w:rPr>
        <w:t xml:space="preserve"> </w:t>
      </w:r>
      <w:r w:rsidRPr="00B30A26">
        <w:rPr>
          <w:lang w:val="es-ES"/>
        </w:rPr>
        <w:t>debe</w:t>
      </w:r>
      <w:r w:rsidR="00280882" w:rsidRPr="00B30A26">
        <w:rPr>
          <w:lang w:val="es-ES"/>
        </w:rPr>
        <w:t xml:space="preserve"> </w:t>
      </w:r>
      <w:r w:rsidRPr="00B30A26">
        <w:rPr>
          <w:lang w:val="es-ES"/>
        </w:rPr>
        <w:t>estar</w:t>
      </w:r>
      <w:r w:rsidR="00280882" w:rsidRPr="00B30A26">
        <w:rPr>
          <w:lang w:val="es-ES"/>
        </w:rPr>
        <w:t xml:space="preserve"> </w:t>
      </w:r>
      <w:r w:rsidRPr="00B30A26">
        <w:rPr>
          <w:lang w:val="es-ES"/>
        </w:rPr>
        <w:t>previamente</w:t>
      </w:r>
      <w:r w:rsidR="00280882" w:rsidRPr="00B30A26">
        <w:rPr>
          <w:lang w:val="es-ES"/>
        </w:rPr>
        <w:t xml:space="preserve"> </w:t>
      </w:r>
      <w:r w:rsidRPr="00B30A26">
        <w:rPr>
          <w:lang w:val="es-ES"/>
        </w:rPr>
        <w:t>registrado</w:t>
      </w:r>
      <w:r w:rsidR="00280882" w:rsidRPr="00B30A26">
        <w:rPr>
          <w:lang w:val="es-ES"/>
        </w:rPr>
        <w:t xml:space="preserve"> </w:t>
      </w:r>
      <w:r w:rsidRPr="00B30A26">
        <w:rPr>
          <w:lang w:val="es-ES"/>
        </w:rPr>
        <w:t>en</w:t>
      </w:r>
      <w:r w:rsidR="00280882" w:rsidRPr="00B30A26">
        <w:rPr>
          <w:lang w:val="es-ES"/>
        </w:rPr>
        <w:t xml:space="preserve"> </w:t>
      </w:r>
      <w:r w:rsidRPr="00B30A26">
        <w:rPr>
          <w:lang w:val="es-ES"/>
        </w:rPr>
        <w:t>la</w:t>
      </w:r>
      <w:r w:rsidR="00280882" w:rsidRPr="00B30A26">
        <w:rPr>
          <w:lang w:val="es-ES"/>
        </w:rPr>
        <w:t xml:space="preserve"> </w:t>
      </w:r>
      <w:r w:rsidRPr="00B30A26">
        <w:rPr>
          <w:lang w:val="es-ES"/>
        </w:rPr>
        <w:t>plataforma.</w:t>
      </w:r>
    </w:p>
    <w:p w14:paraId="360AA382" w14:textId="77777777" w:rsidR="003237E6" w:rsidRPr="00B30A26" w:rsidRDefault="003237E6" w:rsidP="003237E6">
      <w:pPr>
        <w:rPr>
          <w:lang w:val="es-ES"/>
        </w:rPr>
      </w:pPr>
    </w:p>
    <w:p w14:paraId="512F8805" w14:textId="7ABA9F26" w:rsidR="003237E6" w:rsidRPr="00B30A26" w:rsidRDefault="00D541A2" w:rsidP="00B80A54">
      <w:pPr>
        <w:pStyle w:val="Ttulo6"/>
        <w:rPr>
          <w:lang w:val="es-ES"/>
        </w:rPr>
      </w:pPr>
      <w:r w:rsidRPr="00B30A26">
        <w:rPr>
          <w:lang w:val="es-ES"/>
        </w:rPr>
        <w:t>RFCM-</w:t>
      </w:r>
      <w:r w:rsidR="003237E6" w:rsidRPr="00B30A26">
        <w:rPr>
          <w:lang w:val="es-ES"/>
        </w:rPr>
        <w:t>062</w:t>
      </w:r>
      <w:r w:rsidR="00280882" w:rsidRPr="00B30A26">
        <w:rPr>
          <w:lang w:val="es-ES"/>
        </w:rPr>
        <w:t xml:space="preserve"> </w:t>
      </w:r>
      <w:r w:rsidR="003237E6" w:rsidRPr="00B30A26">
        <w:rPr>
          <w:lang w:val="es-ES"/>
        </w:rPr>
        <w:t>Creación</w:t>
      </w:r>
      <w:r w:rsidR="00280882" w:rsidRPr="00B30A26">
        <w:rPr>
          <w:lang w:val="es-ES"/>
        </w:rPr>
        <w:t xml:space="preserve"> </w:t>
      </w:r>
      <w:r w:rsidR="003237E6" w:rsidRPr="00B30A26">
        <w:rPr>
          <w:lang w:val="es-ES"/>
        </w:rPr>
        <w:t>de</w:t>
      </w:r>
      <w:r w:rsidR="00280882" w:rsidRPr="00B30A26">
        <w:rPr>
          <w:lang w:val="es-ES"/>
        </w:rPr>
        <w:t xml:space="preserve"> </w:t>
      </w:r>
      <w:r w:rsidR="003237E6" w:rsidRPr="00B30A26">
        <w:rPr>
          <w:lang w:val="es-ES"/>
        </w:rPr>
        <w:t>terceros</w:t>
      </w:r>
    </w:p>
    <w:p w14:paraId="463311A7" w14:textId="1C2AB7E8" w:rsidR="003237E6" w:rsidRPr="00B30A26" w:rsidRDefault="003237E6" w:rsidP="003237E6">
      <w:pPr>
        <w:rPr>
          <w:lang w:val="es-ES"/>
        </w:rPr>
      </w:pPr>
      <w:r w:rsidRPr="00B30A26">
        <w:rPr>
          <w:lang w:val="es-ES"/>
        </w:rPr>
        <w:t>Permite</w:t>
      </w:r>
      <w:r w:rsidR="00280882" w:rsidRPr="00B30A26">
        <w:rPr>
          <w:lang w:val="es-ES"/>
        </w:rPr>
        <w:t xml:space="preserve"> </w:t>
      </w:r>
      <w:r w:rsidRPr="00B30A26">
        <w:rPr>
          <w:lang w:val="es-ES"/>
        </w:rPr>
        <w:t>al</w:t>
      </w:r>
      <w:r w:rsidR="00280882" w:rsidRPr="00B30A26">
        <w:rPr>
          <w:lang w:val="es-ES"/>
        </w:rPr>
        <w:t xml:space="preserve"> </w:t>
      </w:r>
      <w:r w:rsidRPr="00B30A26">
        <w:rPr>
          <w:lang w:val="es-ES"/>
        </w:rPr>
        <w:t>usuario</w:t>
      </w:r>
      <w:r w:rsidR="00280882" w:rsidRPr="00B30A26">
        <w:rPr>
          <w:lang w:val="es-ES"/>
        </w:rPr>
        <w:t xml:space="preserve"> </w:t>
      </w:r>
      <w:r w:rsidRPr="00B30A26">
        <w:rPr>
          <w:lang w:val="es-ES"/>
        </w:rPr>
        <w:t>de</w:t>
      </w:r>
      <w:r w:rsidR="00280882" w:rsidRPr="00B30A26">
        <w:rPr>
          <w:lang w:val="es-ES"/>
        </w:rPr>
        <w:t xml:space="preserve"> </w:t>
      </w:r>
      <w:r w:rsidR="0078629B" w:rsidRPr="00B30A26">
        <w:rPr>
          <w:lang w:val="es-ES"/>
        </w:rPr>
        <w:t>Cargo Modal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r w:rsidR="00280882" w:rsidRPr="00B30A26">
        <w:rPr>
          <w:lang w:val="es-ES"/>
        </w:rPr>
        <w:t xml:space="preserve"> </w:t>
      </w:r>
      <w:r w:rsidRPr="00B30A26">
        <w:rPr>
          <w:lang w:val="es-ES"/>
        </w:rPr>
        <w:t>la</w:t>
      </w:r>
      <w:r w:rsidR="00280882" w:rsidRPr="00B30A26">
        <w:rPr>
          <w:lang w:val="es-ES"/>
        </w:rPr>
        <w:t xml:space="preserve"> </w:t>
      </w:r>
      <w:r w:rsidRPr="00B30A26">
        <w:rPr>
          <w:lang w:val="es-ES"/>
        </w:rPr>
        <w:t>creación</w:t>
      </w:r>
      <w:r w:rsidR="00280882" w:rsidRPr="00B30A26">
        <w:rPr>
          <w:lang w:val="es-ES"/>
        </w:rPr>
        <w:t xml:space="preserve"> </w:t>
      </w:r>
      <w:r w:rsidRPr="00B30A26">
        <w:rPr>
          <w:lang w:val="es-ES"/>
        </w:rPr>
        <w:t>de</w:t>
      </w:r>
      <w:r w:rsidR="00280882" w:rsidRPr="00B30A26">
        <w:rPr>
          <w:lang w:val="es-ES"/>
        </w:rPr>
        <w:t xml:space="preserve"> </w:t>
      </w:r>
      <w:r w:rsidRPr="00B30A26">
        <w:rPr>
          <w:lang w:val="es-ES"/>
        </w:rPr>
        <w:t>propietarios,</w:t>
      </w:r>
      <w:r w:rsidR="00280882" w:rsidRPr="00B30A26">
        <w:rPr>
          <w:lang w:val="es-ES"/>
        </w:rPr>
        <w:t xml:space="preserve"> </w:t>
      </w:r>
      <w:r w:rsidRPr="00B30A26">
        <w:rPr>
          <w:lang w:val="es-ES"/>
        </w:rPr>
        <w:t>tenedores</w:t>
      </w:r>
      <w:r w:rsidR="00280882" w:rsidRPr="00B30A26">
        <w:rPr>
          <w:lang w:val="es-ES"/>
        </w:rPr>
        <w:t xml:space="preserve"> </w:t>
      </w:r>
      <w:r w:rsidRPr="00B30A26">
        <w:rPr>
          <w:lang w:val="es-ES"/>
        </w:rPr>
        <w:t>y</w:t>
      </w:r>
      <w:r w:rsidR="00280882" w:rsidRPr="00B30A26">
        <w:rPr>
          <w:lang w:val="es-ES"/>
        </w:rPr>
        <w:t xml:space="preserve"> </w:t>
      </w:r>
      <w:r w:rsidRPr="00B30A26">
        <w:rPr>
          <w:lang w:val="es-ES"/>
        </w:rPr>
        <w:t>conductores.</w:t>
      </w:r>
    </w:p>
    <w:p w14:paraId="3038FFCC" w14:textId="77777777" w:rsidR="003237E6" w:rsidRPr="00B30A26" w:rsidRDefault="003237E6" w:rsidP="003237E6">
      <w:pPr>
        <w:rPr>
          <w:lang w:val="es-ES"/>
        </w:rPr>
      </w:pPr>
    </w:p>
    <w:p w14:paraId="15B9FD91" w14:textId="181E75E6" w:rsidR="003237E6" w:rsidRPr="00B30A26" w:rsidRDefault="00D541A2" w:rsidP="00B80A54">
      <w:pPr>
        <w:pStyle w:val="Ttulo6"/>
        <w:rPr>
          <w:lang w:val="es-ES"/>
        </w:rPr>
      </w:pPr>
      <w:r w:rsidRPr="00B30A26">
        <w:rPr>
          <w:lang w:val="es-ES"/>
        </w:rPr>
        <w:t>RFCM-</w:t>
      </w:r>
      <w:r w:rsidR="003237E6" w:rsidRPr="00B30A26">
        <w:rPr>
          <w:lang w:val="es-ES"/>
        </w:rPr>
        <w:t>063</w:t>
      </w:r>
      <w:r w:rsidR="00280882" w:rsidRPr="00B30A26">
        <w:rPr>
          <w:lang w:val="es-ES"/>
        </w:rPr>
        <w:t xml:space="preserve"> </w:t>
      </w:r>
      <w:r w:rsidR="003237E6" w:rsidRPr="00B30A26">
        <w:rPr>
          <w:lang w:val="es-ES"/>
        </w:rPr>
        <w:t>Registro</w:t>
      </w:r>
      <w:r w:rsidR="00280882" w:rsidRPr="00B30A26">
        <w:rPr>
          <w:lang w:val="es-ES"/>
        </w:rPr>
        <w:t xml:space="preserve"> </w:t>
      </w:r>
      <w:r w:rsidR="003237E6" w:rsidRPr="00B30A26">
        <w:rPr>
          <w:lang w:val="es-ES"/>
        </w:rPr>
        <w:t>de</w:t>
      </w:r>
      <w:r w:rsidR="00280882" w:rsidRPr="00B30A26">
        <w:rPr>
          <w:lang w:val="es-ES"/>
        </w:rPr>
        <w:t xml:space="preserve"> </w:t>
      </w:r>
      <w:r w:rsidR="003237E6" w:rsidRPr="00B30A26">
        <w:rPr>
          <w:lang w:val="es-ES"/>
        </w:rPr>
        <w:t>vehículos</w:t>
      </w:r>
    </w:p>
    <w:p w14:paraId="3870BA09" w14:textId="3D8F68EE" w:rsidR="003237E6" w:rsidRPr="00B30A26" w:rsidRDefault="003237E6" w:rsidP="003237E6">
      <w:pPr>
        <w:rPr>
          <w:lang w:val="es-ES"/>
        </w:rPr>
      </w:pPr>
      <w:r w:rsidRPr="00B30A26">
        <w:rPr>
          <w:lang w:val="es-ES"/>
        </w:rPr>
        <w:t>Permite</w:t>
      </w:r>
      <w:r w:rsidR="00280882" w:rsidRPr="00B30A26">
        <w:rPr>
          <w:lang w:val="es-ES"/>
        </w:rPr>
        <w:t xml:space="preserve"> </w:t>
      </w:r>
      <w:r w:rsidRPr="00B30A26">
        <w:rPr>
          <w:lang w:val="es-ES"/>
        </w:rPr>
        <w:t>al</w:t>
      </w:r>
      <w:r w:rsidR="00280882" w:rsidRPr="00B30A26">
        <w:rPr>
          <w:lang w:val="es-ES"/>
        </w:rPr>
        <w:t xml:space="preserve"> </w:t>
      </w:r>
      <w:r w:rsidRPr="00B30A26">
        <w:rPr>
          <w:lang w:val="es-ES"/>
        </w:rPr>
        <w:t>usuario</w:t>
      </w:r>
      <w:r w:rsidR="00280882" w:rsidRPr="00B30A26">
        <w:rPr>
          <w:lang w:val="es-ES"/>
        </w:rPr>
        <w:t xml:space="preserve"> </w:t>
      </w:r>
      <w:r w:rsidRPr="00B30A26">
        <w:rPr>
          <w:lang w:val="es-ES"/>
        </w:rPr>
        <w:t>de</w:t>
      </w:r>
      <w:r w:rsidR="00280882" w:rsidRPr="00B30A26">
        <w:rPr>
          <w:lang w:val="es-ES"/>
        </w:rPr>
        <w:t xml:space="preserve"> </w:t>
      </w:r>
      <w:r w:rsidR="0078629B" w:rsidRPr="00B30A26">
        <w:rPr>
          <w:lang w:val="es-ES"/>
        </w:rPr>
        <w:t>Cargo Modal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r w:rsidR="00280882" w:rsidRPr="00B30A26">
        <w:rPr>
          <w:lang w:val="es-ES"/>
        </w:rPr>
        <w:t xml:space="preserve"> </w:t>
      </w:r>
      <w:r w:rsidRPr="00B30A26">
        <w:rPr>
          <w:lang w:val="es-ES"/>
        </w:rPr>
        <w:t>la</w:t>
      </w:r>
      <w:r w:rsidR="00280882" w:rsidRPr="00B30A26">
        <w:rPr>
          <w:lang w:val="es-ES"/>
        </w:rPr>
        <w:t xml:space="preserve"> </w:t>
      </w:r>
      <w:r w:rsidRPr="00B30A26">
        <w:rPr>
          <w:lang w:val="es-ES"/>
        </w:rPr>
        <w:t>creación</w:t>
      </w:r>
      <w:r w:rsidR="00280882" w:rsidRPr="00B30A26">
        <w:rPr>
          <w:lang w:val="es-ES"/>
        </w:rPr>
        <w:t xml:space="preserve"> </w:t>
      </w:r>
      <w:r w:rsidRPr="00B30A26">
        <w:rPr>
          <w:lang w:val="es-ES"/>
        </w:rPr>
        <w:t>y</w:t>
      </w:r>
      <w:r w:rsidR="00280882" w:rsidRPr="00B30A26">
        <w:rPr>
          <w:lang w:val="es-ES"/>
        </w:rPr>
        <w:t xml:space="preserve"> </w:t>
      </w:r>
      <w:r w:rsidRPr="00B30A26">
        <w:rPr>
          <w:lang w:val="es-ES"/>
        </w:rPr>
        <w:t>actualización</w:t>
      </w:r>
      <w:r w:rsidR="00280882" w:rsidRPr="00B30A26">
        <w:rPr>
          <w:lang w:val="es-ES"/>
        </w:rPr>
        <w:t xml:space="preserve"> </w:t>
      </w:r>
      <w:r w:rsidRPr="00B30A26">
        <w:rPr>
          <w:lang w:val="es-ES"/>
        </w:rPr>
        <w:t>de</w:t>
      </w:r>
      <w:r w:rsidR="00280882" w:rsidRPr="00B30A26">
        <w:rPr>
          <w:lang w:val="es-ES"/>
        </w:rPr>
        <w:t xml:space="preserve"> </w:t>
      </w:r>
      <w:r w:rsidRPr="00B30A26">
        <w:rPr>
          <w:lang w:val="es-ES"/>
        </w:rPr>
        <w:t>los</w:t>
      </w:r>
      <w:r w:rsidR="00280882" w:rsidRPr="00B30A26">
        <w:rPr>
          <w:lang w:val="es-ES"/>
        </w:rPr>
        <w:t xml:space="preserve"> </w:t>
      </w:r>
      <w:r w:rsidRPr="00B30A26">
        <w:rPr>
          <w:lang w:val="es-ES"/>
        </w:rPr>
        <w:t>vehículos</w:t>
      </w:r>
      <w:r w:rsidR="00280882" w:rsidRPr="00B30A26">
        <w:rPr>
          <w:lang w:val="es-ES"/>
        </w:rPr>
        <w:t xml:space="preserve"> </w:t>
      </w:r>
      <w:r w:rsidRPr="00B30A26">
        <w:rPr>
          <w:lang w:val="es-ES"/>
        </w:rPr>
        <w:t>y</w:t>
      </w:r>
      <w:r w:rsidR="00280882" w:rsidRPr="00B30A26">
        <w:rPr>
          <w:lang w:val="es-ES"/>
        </w:rPr>
        <w:t xml:space="preserve"> </w:t>
      </w:r>
      <w:r w:rsidRPr="00B30A26">
        <w:rPr>
          <w:lang w:val="es-ES"/>
        </w:rPr>
        <w:t>sus</w:t>
      </w:r>
      <w:r w:rsidR="00280882" w:rsidRPr="00B30A26">
        <w:rPr>
          <w:lang w:val="es-ES"/>
        </w:rPr>
        <w:t xml:space="preserve"> </w:t>
      </w:r>
      <w:r w:rsidRPr="00B30A26">
        <w:rPr>
          <w:lang w:val="es-ES"/>
        </w:rPr>
        <w:t>características</w:t>
      </w:r>
      <w:r w:rsidR="00280882" w:rsidRPr="00B30A26">
        <w:rPr>
          <w:lang w:val="es-ES"/>
        </w:rPr>
        <w:t xml:space="preserve"> </w:t>
      </w:r>
      <w:r w:rsidRPr="00B30A26">
        <w:rPr>
          <w:lang w:val="es-ES"/>
        </w:rPr>
        <w:t>que</w:t>
      </w:r>
      <w:r w:rsidR="00280882" w:rsidRPr="00B30A26">
        <w:rPr>
          <w:lang w:val="es-ES"/>
        </w:rPr>
        <w:t xml:space="preserve"> </w:t>
      </w:r>
      <w:r w:rsidRPr="00B30A26">
        <w:rPr>
          <w:lang w:val="es-ES"/>
        </w:rPr>
        <w:t>trabajaran</w:t>
      </w:r>
      <w:r w:rsidR="00280882" w:rsidRPr="00B30A26">
        <w:rPr>
          <w:lang w:val="es-ES"/>
        </w:rPr>
        <w:t xml:space="preserve"> </w:t>
      </w:r>
      <w:r w:rsidRPr="00B30A26">
        <w:rPr>
          <w:lang w:val="es-ES"/>
        </w:rPr>
        <w:t>con</w:t>
      </w:r>
      <w:r w:rsidR="00280882" w:rsidRPr="00B30A26">
        <w:rPr>
          <w:lang w:val="es-ES"/>
        </w:rPr>
        <w:t xml:space="preserve"> </w:t>
      </w:r>
      <w:r w:rsidRPr="00B30A26">
        <w:rPr>
          <w:lang w:val="es-ES"/>
        </w:rPr>
        <w:t>la</w:t>
      </w:r>
      <w:r w:rsidR="00280882" w:rsidRPr="00B30A26">
        <w:rPr>
          <w:lang w:val="es-ES"/>
        </w:rPr>
        <w:t xml:space="preserve"> </w:t>
      </w:r>
      <w:r w:rsidRPr="00B30A26">
        <w:rPr>
          <w:lang w:val="es-ES"/>
        </w:rPr>
        <w:t>plataforma.</w:t>
      </w:r>
    </w:p>
    <w:p w14:paraId="5494CA24" w14:textId="77777777" w:rsidR="003237E6" w:rsidRPr="00B30A26" w:rsidRDefault="003237E6" w:rsidP="003237E6">
      <w:pPr>
        <w:rPr>
          <w:lang w:val="es-ES"/>
        </w:rPr>
      </w:pPr>
    </w:p>
    <w:p w14:paraId="6B1BAE2D" w14:textId="1FB55C56" w:rsidR="003237E6" w:rsidRPr="00B30A26" w:rsidRDefault="00D541A2" w:rsidP="00B80A54">
      <w:pPr>
        <w:pStyle w:val="Ttulo6"/>
        <w:rPr>
          <w:lang w:val="es-ES"/>
        </w:rPr>
      </w:pPr>
      <w:r w:rsidRPr="00B30A26">
        <w:rPr>
          <w:lang w:val="es-ES"/>
        </w:rPr>
        <w:t>RFCM-</w:t>
      </w:r>
      <w:r w:rsidR="003237E6" w:rsidRPr="00B30A26">
        <w:rPr>
          <w:lang w:val="es-ES"/>
        </w:rPr>
        <w:t>064</w:t>
      </w:r>
      <w:r w:rsidR="00280882" w:rsidRPr="00B30A26">
        <w:rPr>
          <w:lang w:val="es-ES"/>
        </w:rPr>
        <w:t xml:space="preserve"> </w:t>
      </w:r>
      <w:r w:rsidR="003237E6" w:rsidRPr="00B30A26">
        <w:rPr>
          <w:lang w:val="es-ES"/>
        </w:rPr>
        <w:t>Actualización</w:t>
      </w:r>
      <w:r w:rsidR="00280882" w:rsidRPr="00B30A26">
        <w:rPr>
          <w:lang w:val="es-ES"/>
        </w:rPr>
        <w:t xml:space="preserve"> </w:t>
      </w:r>
      <w:r w:rsidR="003237E6" w:rsidRPr="00B30A26">
        <w:rPr>
          <w:lang w:val="es-ES"/>
        </w:rPr>
        <w:t>de</w:t>
      </w:r>
      <w:r w:rsidR="00280882" w:rsidRPr="00B30A26">
        <w:rPr>
          <w:lang w:val="es-ES"/>
        </w:rPr>
        <w:t xml:space="preserve"> </w:t>
      </w:r>
      <w:r w:rsidR="003237E6" w:rsidRPr="00B30A26">
        <w:rPr>
          <w:lang w:val="es-ES"/>
        </w:rPr>
        <w:t>datos</w:t>
      </w:r>
      <w:r w:rsidR="00280882" w:rsidRPr="00B30A26">
        <w:rPr>
          <w:lang w:val="es-ES"/>
        </w:rPr>
        <w:t xml:space="preserve"> </w:t>
      </w:r>
      <w:r w:rsidR="003237E6" w:rsidRPr="00B30A26">
        <w:rPr>
          <w:lang w:val="es-ES"/>
        </w:rPr>
        <w:t>de</w:t>
      </w:r>
      <w:r w:rsidR="00280882" w:rsidRPr="00B30A26">
        <w:rPr>
          <w:lang w:val="es-ES"/>
        </w:rPr>
        <w:t xml:space="preserve"> </w:t>
      </w:r>
      <w:r w:rsidR="003237E6" w:rsidRPr="00B30A26">
        <w:rPr>
          <w:lang w:val="es-ES"/>
        </w:rPr>
        <w:t>Terceros</w:t>
      </w:r>
    </w:p>
    <w:p w14:paraId="39579B1C" w14:textId="5BB9D758" w:rsidR="003237E6" w:rsidRPr="00B30A26" w:rsidRDefault="003237E6" w:rsidP="003237E6">
      <w:pPr>
        <w:rPr>
          <w:lang w:val="es-ES"/>
        </w:rPr>
      </w:pPr>
      <w:r w:rsidRPr="00B30A26">
        <w:rPr>
          <w:lang w:val="es-ES"/>
        </w:rPr>
        <w:t>Permite</w:t>
      </w:r>
      <w:r w:rsidR="00280882" w:rsidRPr="00B30A26">
        <w:rPr>
          <w:lang w:val="es-ES"/>
        </w:rPr>
        <w:t xml:space="preserve"> </w:t>
      </w:r>
      <w:r w:rsidRPr="00B30A26">
        <w:rPr>
          <w:lang w:val="es-ES"/>
        </w:rPr>
        <w:t>la</w:t>
      </w:r>
      <w:r w:rsidR="00280882" w:rsidRPr="00B30A26">
        <w:rPr>
          <w:lang w:val="es-ES"/>
        </w:rPr>
        <w:t xml:space="preserve"> </w:t>
      </w:r>
      <w:r w:rsidRPr="00B30A26">
        <w:rPr>
          <w:lang w:val="es-ES"/>
        </w:rPr>
        <w:t>actualización</w:t>
      </w:r>
      <w:r w:rsidR="00280882" w:rsidRPr="00B30A26">
        <w:rPr>
          <w:lang w:val="es-ES"/>
        </w:rPr>
        <w:t xml:space="preserve"> </w:t>
      </w:r>
      <w:r w:rsidRPr="00B30A26">
        <w:rPr>
          <w:lang w:val="es-ES"/>
        </w:rPr>
        <w:t>de</w:t>
      </w:r>
      <w:r w:rsidR="00280882" w:rsidRPr="00B30A26">
        <w:rPr>
          <w:lang w:val="es-ES"/>
        </w:rPr>
        <w:t xml:space="preserve"> </w:t>
      </w:r>
      <w:r w:rsidRPr="00B30A26">
        <w:rPr>
          <w:lang w:val="es-ES"/>
        </w:rPr>
        <w:t>los</w:t>
      </w:r>
      <w:r w:rsidR="00280882" w:rsidRPr="00B30A26">
        <w:rPr>
          <w:lang w:val="es-ES"/>
        </w:rPr>
        <w:t xml:space="preserve"> </w:t>
      </w:r>
      <w:r w:rsidRPr="00B30A26">
        <w:rPr>
          <w:lang w:val="es-ES"/>
        </w:rPr>
        <w:t>datos</w:t>
      </w:r>
      <w:r w:rsidR="00280882" w:rsidRPr="00B30A26">
        <w:rPr>
          <w:lang w:val="es-ES"/>
        </w:rPr>
        <w:t xml:space="preserve"> </w:t>
      </w:r>
      <w:r w:rsidRPr="00B30A26">
        <w:rPr>
          <w:lang w:val="es-ES"/>
        </w:rPr>
        <w:t>de</w:t>
      </w:r>
      <w:r w:rsidR="00280882" w:rsidRPr="00B30A26">
        <w:rPr>
          <w:lang w:val="es-ES"/>
        </w:rPr>
        <w:t xml:space="preserve"> </w:t>
      </w:r>
      <w:r w:rsidRPr="00B30A26">
        <w:rPr>
          <w:lang w:val="es-ES"/>
        </w:rPr>
        <w:t>conductores,</w:t>
      </w:r>
      <w:r w:rsidR="00280882" w:rsidRPr="00B30A26">
        <w:rPr>
          <w:lang w:val="es-ES"/>
        </w:rPr>
        <w:t xml:space="preserve"> </w:t>
      </w:r>
      <w:r w:rsidRPr="00B30A26">
        <w:rPr>
          <w:lang w:val="es-ES"/>
        </w:rPr>
        <w:t>propietarios</w:t>
      </w:r>
      <w:r w:rsidR="00280882" w:rsidRPr="00B30A26">
        <w:rPr>
          <w:lang w:val="es-ES"/>
        </w:rPr>
        <w:t xml:space="preserve"> </w:t>
      </w:r>
      <w:r w:rsidRPr="00B30A26">
        <w:rPr>
          <w:lang w:val="es-ES"/>
        </w:rPr>
        <w:t>y</w:t>
      </w:r>
      <w:r w:rsidR="00280882" w:rsidRPr="00B30A26">
        <w:rPr>
          <w:lang w:val="es-ES"/>
        </w:rPr>
        <w:t xml:space="preserve"> </w:t>
      </w:r>
      <w:r w:rsidRPr="00B30A26">
        <w:rPr>
          <w:lang w:val="es-ES"/>
        </w:rPr>
        <w:t>tenedores</w:t>
      </w:r>
      <w:r w:rsidR="00280882" w:rsidRPr="00B30A26">
        <w:rPr>
          <w:lang w:val="es-ES"/>
        </w:rPr>
        <w:t xml:space="preserve"> </w:t>
      </w:r>
      <w:r w:rsidRPr="00B30A26">
        <w:rPr>
          <w:lang w:val="es-ES"/>
        </w:rPr>
        <w:t>dentro</w:t>
      </w:r>
      <w:r w:rsidR="00280882" w:rsidRPr="00B30A26">
        <w:rPr>
          <w:lang w:val="es-ES"/>
        </w:rPr>
        <w:t xml:space="preserve"> </w:t>
      </w:r>
      <w:r w:rsidRPr="00B30A26">
        <w:rPr>
          <w:lang w:val="es-ES"/>
        </w:rPr>
        <w:t>de</w:t>
      </w:r>
      <w:r w:rsidR="00280882" w:rsidRPr="00B30A26">
        <w:rPr>
          <w:lang w:val="es-ES"/>
        </w:rPr>
        <w:t xml:space="preserve"> </w:t>
      </w:r>
      <w:r w:rsidRPr="00B30A26">
        <w:rPr>
          <w:lang w:val="es-ES"/>
        </w:rPr>
        <w:t>la</w:t>
      </w:r>
      <w:r w:rsidR="00280882" w:rsidRPr="00B30A26">
        <w:rPr>
          <w:lang w:val="es-ES"/>
        </w:rPr>
        <w:t xml:space="preserve"> </w:t>
      </w:r>
      <w:r w:rsidRPr="00B30A26">
        <w:rPr>
          <w:lang w:val="es-ES"/>
        </w:rPr>
        <w:t>plataforma.</w:t>
      </w:r>
    </w:p>
    <w:p w14:paraId="125841C7" w14:textId="77777777" w:rsidR="003237E6" w:rsidRPr="00B30A26" w:rsidRDefault="003237E6" w:rsidP="003237E6">
      <w:pPr>
        <w:rPr>
          <w:lang w:val="es-ES"/>
        </w:rPr>
      </w:pPr>
    </w:p>
    <w:p w14:paraId="5EE021DE" w14:textId="3B053BCC" w:rsidR="003237E6" w:rsidRPr="00B30A26" w:rsidRDefault="00D541A2" w:rsidP="00B80A54">
      <w:pPr>
        <w:pStyle w:val="Ttulo6"/>
        <w:rPr>
          <w:lang w:val="es-ES"/>
        </w:rPr>
      </w:pPr>
      <w:r w:rsidRPr="00B30A26">
        <w:rPr>
          <w:lang w:val="es-ES"/>
        </w:rPr>
        <w:t>RFCM-</w:t>
      </w:r>
      <w:r w:rsidR="003237E6" w:rsidRPr="00B30A26">
        <w:rPr>
          <w:lang w:val="es-ES"/>
        </w:rPr>
        <w:t>065</w:t>
      </w:r>
      <w:r w:rsidR="00280882" w:rsidRPr="00B30A26">
        <w:rPr>
          <w:lang w:val="es-ES"/>
        </w:rPr>
        <w:t xml:space="preserve"> </w:t>
      </w:r>
      <w:r w:rsidR="003237E6" w:rsidRPr="00B30A26">
        <w:rPr>
          <w:lang w:val="es-ES"/>
        </w:rPr>
        <w:t>Cambio</w:t>
      </w:r>
      <w:r w:rsidR="00280882" w:rsidRPr="00B30A26">
        <w:rPr>
          <w:lang w:val="es-ES"/>
        </w:rPr>
        <w:t xml:space="preserve"> </w:t>
      </w:r>
      <w:r w:rsidR="003237E6" w:rsidRPr="00B30A26">
        <w:rPr>
          <w:lang w:val="es-ES"/>
        </w:rPr>
        <w:t>de</w:t>
      </w:r>
      <w:r w:rsidR="00280882" w:rsidRPr="00B30A26">
        <w:rPr>
          <w:lang w:val="es-ES"/>
        </w:rPr>
        <w:t xml:space="preserve"> </w:t>
      </w:r>
      <w:r w:rsidR="003237E6" w:rsidRPr="00B30A26">
        <w:rPr>
          <w:lang w:val="es-ES"/>
        </w:rPr>
        <w:t>datos</w:t>
      </w:r>
      <w:r w:rsidR="00280882" w:rsidRPr="00B30A26">
        <w:rPr>
          <w:lang w:val="es-ES"/>
        </w:rPr>
        <w:t xml:space="preserve"> </w:t>
      </w:r>
      <w:r w:rsidR="003237E6" w:rsidRPr="00B30A26">
        <w:rPr>
          <w:lang w:val="es-ES"/>
        </w:rPr>
        <w:t>de</w:t>
      </w:r>
      <w:r w:rsidR="00280882" w:rsidRPr="00B30A26">
        <w:rPr>
          <w:lang w:val="es-ES"/>
        </w:rPr>
        <w:t xml:space="preserve"> </w:t>
      </w:r>
      <w:r w:rsidR="003237E6" w:rsidRPr="00B30A26">
        <w:rPr>
          <w:lang w:val="es-ES"/>
        </w:rPr>
        <w:t>autenticación</w:t>
      </w:r>
    </w:p>
    <w:p w14:paraId="578032CA" w14:textId="0DE328FF" w:rsidR="003237E6" w:rsidRPr="00B30A26" w:rsidRDefault="003237E6" w:rsidP="003237E6">
      <w:pPr>
        <w:rPr>
          <w:lang w:val="es-ES"/>
        </w:rPr>
      </w:pPr>
      <w:r w:rsidRPr="00B30A26">
        <w:rPr>
          <w:lang w:val="es-ES"/>
        </w:rPr>
        <w:t>Permite</w:t>
      </w:r>
      <w:r w:rsidR="00280882" w:rsidRPr="00B30A26">
        <w:rPr>
          <w:lang w:val="es-ES"/>
        </w:rPr>
        <w:t xml:space="preserve"> </w:t>
      </w:r>
      <w:r w:rsidRPr="00B30A26">
        <w:rPr>
          <w:lang w:val="es-ES"/>
        </w:rPr>
        <w:t>que</w:t>
      </w:r>
      <w:r w:rsidR="00280882" w:rsidRPr="00B30A26">
        <w:rPr>
          <w:lang w:val="es-ES"/>
        </w:rPr>
        <w:t xml:space="preserve"> </w:t>
      </w:r>
      <w:r w:rsidRPr="00B30A26">
        <w:rPr>
          <w:lang w:val="es-ES"/>
        </w:rPr>
        <w:t>un</w:t>
      </w:r>
      <w:r w:rsidR="00280882" w:rsidRPr="00B30A26">
        <w:rPr>
          <w:lang w:val="es-ES"/>
        </w:rPr>
        <w:t xml:space="preserve"> </w:t>
      </w:r>
      <w:r w:rsidRPr="00B30A26">
        <w:rPr>
          <w:lang w:val="es-ES"/>
        </w:rPr>
        <w:t>usuario</w:t>
      </w:r>
      <w:r w:rsidR="00280882" w:rsidRPr="00B30A26">
        <w:rPr>
          <w:lang w:val="es-ES"/>
        </w:rPr>
        <w:t xml:space="preserve"> </w:t>
      </w:r>
      <w:r w:rsidRPr="00B30A26">
        <w:rPr>
          <w:lang w:val="es-ES"/>
        </w:rPr>
        <w:t>pueda</w:t>
      </w:r>
      <w:r w:rsidR="00280882" w:rsidRPr="00B30A26">
        <w:rPr>
          <w:lang w:val="es-ES"/>
        </w:rPr>
        <w:t xml:space="preserve"> </w:t>
      </w:r>
      <w:r w:rsidRPr="00B30A26">
        <w:rPr>
          <w:lang w:val="es-ES"/>
        </w:rPr>
        <w:t>cambiar</w:t>
      </w:r>
      <w:r w:rsidR="00280882" w:rsidRPr="00B30A26">
        <w:rPr>
          <w:lang w:val="es-ES"/>
        </w:rPr>
        <w:t xml:space="preserve"> </w:t>
      </w:r>
      <w:r w:rsidRPr="00B30A26">
        <w:rPr>
          <w:lang w:val="es-ES"/>
        </w:rPr>
        <w:t>su contraseña de ingreso</w:t>
      </w:r>
      <w:r w:rsidR="00280882" w:rsidRPr="00B30A26">
        <w:rPr>
          <w:lang w:val="es-ES"/>
        </w:rPr>
        <w:t xml:space="preserve"> </w:t>
      </w:r>
      <w:r w:rsidRPr="00B30A26">
        <w:rPr>
          <w:lang w:val="es-ES"/>
        </w:rPr>
        <w:t>a</w:t>
      </w:r>
      <w:r w:rsidR="00280882" w:rsidRPr="00B30A26">
        <w:rPr>
          <w:lang w:val="es-ES"/>
        </w:rPr>
        <w:t xml:space="preserve"> </w:t>
      </w:r>
      <w:r w:rsidRPr="00B30A26">
        <w:rPr>
          <w:lang w:val="es-ES"/>
        </w:rPr>
        <w:t>la</w:t>
      </w:r>
      <w:r w:rsidR="00280882" w:rsidRPr="00B30A26">
        <w:rPr>
          <w:lang w:val="es-ES"/>
        </w:rPr>
        <w:t xml:space="preserve"> </w:t>
      </w:r>
      <w:r w:rsidRPr="00B30A26">
        <w:rPr>
          <w:lang w:val="es-ES"/>
        </w:rPr>
        <w:t>plataforma</w:t>
      </w:r>
    </w:p>
    <w:p w14:paraId="25AB30BE" w14:textId="77777777" w:rsidR="00B80A54" w:rsidRPr="00B30A26" w:rsidRDefault="00B80A54" w:rsidP="00B80A54">
      <w:pPr>
        <w:pStyle w:val="Ttulo5"/>
        <w:rPr>
          <w:lang w:val="es-ES"/>
        </w:rPr>
      </w:pPr>
      <w:bookmarkStart w:id="855" w:name="_Toc518466263"/>
      <w:r w:rsidRPr="00B30A26">
        <w:rPr>
          <w:lang w:val="es-ES"/>
        </w:rPr>
        <w:t>Dashboard</w:t>
      </w:r>
      <w:bookmarkEnd w:id="855"/>
    </w:p>
    <w:p w14:paraId="72517EA5" w14:textId="77777777" w:rsidR="003237E6" w:rsidRPr="00B30A26" w:rsidRDefault="003237E6" w:rsidP="0062345F">
      <w:pPr>
        <w:rPr>
          <w:lang w:val="es-ES"/>
        </w:rPr>
      </w:pPr>
    </w:p>
    <w:p w14:paraId="7D120B8A" w14:textId="29BD8B06" w:rsidR="00280882" w:rsidRPr="00B30A26" w:rsidRDefault="00D541A2" w:rsidP="00B80A54">
      <w:pPr>
        <w:pStyle w:val="Ttulo6"/>
        <w:rPr>
          <w:lang w:val="es-ES"/>
        </w:rPr>
      </w:pPr>
      <w:r w:rsidRPr="00B30A26">
        <w:rPr>
          <w:lang w:val="es-ES"/>
        </w:rPr>
        <w:lastRenderedPageBreak/>
        <w:t>RFCM-</w:t>
      </w:r>
      <w:r w:rsidR="00280882" w:rsidRPr="00B30A26">
        <w:rPr>
          <w:lang w:val="es-ES"/>
        </w:rPr>
        <w:t>037 Permitir visualizar indicadores de los subsistemas</w:t>
      </w:r>
    </w:p>
    <w:p w14:paraId="3851A133" w14:textId="10384320" w:rsidR="00280882" w:rsidRPr="00B30A26" w:rsidRDefault="00280882" w:rsidP="0062345F">
      <w:pPr>
        <w:rPr>
          <w:lang w:val="es-ES"/>
        </w:rPr>
      </w:pPr>
      <w:r w:rsidRPr="00B30A26">
        <w:rPr>
          <w:lang w:val="es-ES"/>
        </w:rPr>
        <w:t>Formulario que permite visualizar los indicadores predefinidos para cada tipo de usuario.</w:t>
      </w:r>
    </w:p>
    <w:p w14:paraId="727510EA" w14:textId="77777777" w:rsidR="003B4C75" w:rsidRPr="00B30A26" w:rsidRDefault="003B4C75" w:rsidP="00280882">
      <w:pPr>
        <w:rPr>
          <w:lang w:val="es-ES"/>
        </w:rPr>
      </w:pPr>
    </w:p>
    <w:p w14:paraId="33799E26" w14:textId="76671550" w:rsidR="00B80A54" w:rsidRPr="00B30A26" w:rsidRDefault="00B80A54" w:rsidP="00B80A54">
      <w:pPr>
        <w:pStyle w:val="Ttulo5"/>
        <w:rPr>
          <w:lang w:val="es-ES"/>
        </w:rPr>
      </w:pPr>
      <w:bookmarkStart w:id="856" w:name="_Toc518466264"/>
      <w:r w:rsidRPr="00B30A26">
        <w:rPr>
          <w:lang w:val="es-ES"/>
        </w:rPr>
        <w:t>Informes</w:t>
      </w:r>
      <w:bookmarkEnd w:id="856"/>
    </w:p>
    <w:p w14:paraId="63B098E0" w14:textId="77777777" w:rsidR="003B4C75" w:rsidRPr="00B30A26" w:rsidRDefault="003B4C75" w:rsidP="003B4C75">
      <w:pPr>
        <w:rPr>
          <w:lang w:val="es-ES"/>
        </w:rPr>
      </w:pPr>
    </w:p>
    <w:p w14:paraId="48E60467" w14:textId="3518BF28" w:rsidR="00280882" w:rsidRPr="00B30A26" w:rsidRDefault="00D541A2" w:rsidP="00B80A54">
      <w:pPr>
        <w:pStyle w:val="Ttulo6"/>
        <w:rPr>
          <w:lang w:val="es-ES"/>
        </w:rPr>
      </w:pPr>
      <w:r w:rsidRPr="00B30A26">
        <w:rPr>
          <w:lang w:val="es-ES"/>
        </w:rPr>
        <w:t>RFCM-</w:t>
      </w:r>
      <w:r w:rsidR="00280882" w:rsidRPr="00B30A26">
        <w:rPr>
          <w:lang w:val="es-ES"/>
        </w:rPr>
        <w:t>066 Visualización de informes</w:t>
      </w:r>
    </w:p>
    <w:p w14:paraId="322A8E5B" w14:textId="3BB133A6" w:rsidR="00280882" w:rsidRPr="00B30A26" w:rsidRDefault="00280882" w:rsidP="00280882">
      <w:pPr>
        <w:rPr>
          <w:lang w:val="es-ES"/>
        </w:rPr>
      </w:pPr>
      <w:r w:rsidRPr="00B30A26">
        <w:rPr>
          <w:lang w:val="es-ES"/>
        </w:rPr>
        <w:t>Formulario que permite visualizar e imprimir informes predefinidos para cada tipo de usuario dentro de la plataforma.</w:t>
      </w:r>
    </w:p>
    <w:p w14:paraId="6D9E717F" w14:textId="77777777" w:rsidR="003B4C75" w:rsidRPr="00B30A26" w:rsidRDefault="003B4C75" w:rsidP="00280882">
      <w:pPr>
        <w:rPr>
          <w:lang w:val="es-ES"/>
        </w:rPr>
      </w:pPr>
    </w:p>
    <w:p w14:paraId="6BA99772" w14:textId="6A10D058" w:rsidR="00B80A54" w:rsidRPr="00B30A26" w:rsidRDefault="00B80A54" w:rsidP="00B80A54">
      <w:pPr>
        <w:pStyle w:val="Ttulo5"/>
        <w:rPr>
          <w:lang w:val="es-ES"/>
        </w:rPr>
      </w:pPr>
      <w:bookmarkStart w:id="857" w:name="_Toc518466265"/>
      <w:r w:rsidRPr="00B30A26">
        <w:rPr>
          <w:lang w:val="es-ES"/>
        </w:rPr>
        <w:t>Ofertas</w:t>
      </w:r>
      <w:bookmarkEnd w:id="857"/>
    </w:p>
    <w:p w14:paraId="060622F5" w14:textId="77777777" w:rsidR="00280882" w:rsidRPr="00B30A26" w:rsidRDefault="00280882" w:rsidP="00280882">
      <w:pPr>
        <w:rPr>
          <w:lang w:val="es-ES"/>
        </w:rPr>
      </w:pPr>
    </w:p>
    <w:p w14:paraId="3477CAD9" w14:textId="303C1CEB" w:rsidR="00280882" w:rsidRPr="00B30A26" w:rsidRDefault="00D541A2" w:rsidP="00B80A54">
      <w:pPr>
        <w:pStyle w:val="Ttulo6"/>
        <w:rPr>
          <w:lang w:val="es-ES"/>
        </w:rPr>
      </w:pPr>
      <w:r w:rsidRPr="00B30A26">
        <w:rPr>
          <w:lang w:val="es-ES"/>
        </w:rPr>
        <w:t>RFCM-</w:t>
      </w:r>
      <w:r w:rsidR="00280882" w:rsidRPr="00B30A26">
        <w:rPr>
          <w:lang w:val="es-ES"/>
        </w:rPr>
        <w:t>040 Registro de ofertas por aplicación móvil</w:t>
      </w:r>
    </w:p>
    <w:p w14:paraId="075B59B4" w14:textId="4E711E17" w:rsidR="00280882" w:rsidRPr="00B30A26" w:rsidRDefault="00280882" w:rsidP="00280882">
      <w:pPr>
        <w:rPr>
          <w:lang w:val="es-ES"/>
        </w:rPr>
      </w:pPr>
      <w:r w:rsidRPr="00B30A26">
        <w:rPr>
          <w:lang w:val="es-ES"/>
        </w:rPr>
        <w:t>Permite al conductor del vehículo, si está autorizado por el propietario, registrar ofertas de flete a solicitudes colocadas por los generadores de carga. Estas ofertas serán usadas por las empresas de transporte para la realización de las cotizaciones, que eventualmente, serán aceptadas por los generadores de carga.</w:t>
      </w:r>
    </w:p>
    <w:p w14:paraId="568CF068" w14:textId="77777777" w:rsidR="00280882" w:rsidRPr="00B30A26" w:rsidRDefault="00280882" w:rsidP="00280882">
      <w:pPr>
        <w:rPr>
          <w:lang w:val="es-ES"/>
        </w:rPr>
      </w:pPr>
    </w:p>
    <w:p w14:paraId="77EFB173" w14:textId="44F5131F" w:rsidR="00280882" w:rsidRPr="00B30A26" w:rsidRDefault="00D541A2" w:rsidP="00B80A54">
      <w:pPr>
        <w:pStyle w:val="Ttulo6"/>
        <w:rPr>
          <w:lang w:val="es-ES"/>
        </w:rPr>
      </w:pPr>
      <w:r w:rsidRPr="00B30A26">
        <w:rPr>
          <w:lang w:val="es-ES"/>
        </w:rPr>
        <w:t>RFCM-</w:t>
      </w:r>
      <w:r w:rsidR="00280882" w:rsidRPr="00B30A26">
        <w:rPr>
          <w:lang w:val="es-ES"/>
        </w:rPr>
        <w:t>041 Registro de ofertas por aplicación web</w:t>
      </w:r>
    </w:p>
    <w:p w14:paraId="778F21F6" w14:textId="0FB2F0B7" w:rsidR="00280882" w:rsidRPr="00B30A26" w:rsidRDefault="00280882" w:rsidP="00280882">
      <w:pPr>
        <w:rPr>
          <w:lang w:val="es-ES"/>
        </w:rPr>
      </w:pPr>
      <w:r w:rsidRPr="00B30A26">
        <w:rPr>
          <w:lang w:val="es-ES"/>
        </w:rPr>
        <w:t xml:space="preserve">Permite al propietario de </w:t>
      </w:r>
      <w:r w:rsidR="00B80A54" w:rsidRPr="00B30A26">
        <w:rPr>
          <w:lang w:val="es-ES"/>
        </w:rPr>
        <w:t>vehículo</w:t>
      </w:r>
      <w:r w:rsidRPr="00B30A26">
        <w:rPr>
          <w:lang w:val="es-ES"/>
        </w:rPr>
        <w:t xml:space="preserve">(s) registrar oferta de fletes colocadas por los generadores de carga. Estas ofertas serán </w:t>
      </w:r>
      <w:r w:rsidR="00B80A54" w:rsidRPr="00B30A26">
        <w:rPr>
          <w:lang w:val="es-ES"/>
        </w:rPr>
        <w:t>usadas</w:t>
      </w:r>
      <w:r w:rsidRPr="00B30A26">
        <w:rPr>
          <w:lang w:val="es-ES"/>
        </w:rPr>
        <w:t xml:space="preserve"> por las empresas de transporte para realizar las cotizaciones de servicio que serán aceptadas por el generador de carga.</w:t>
      </w:r>
    </w:p>
    <w:p w14:paraId="2033840A" w14:textId="77777777" w:rsidR="00280882" w:rsidRPr="00B30A26" w:rsidRDefault="00280882" w:rsidP="00280882">
      <w:pPr>
        <w:rPr>
          <w:lang w:val="es-ES"/>
        </w:rPr>
      </w:pPr>
    </w:p>
    <w:p w14:paraId="735D4381" w14:textId="5965B61D" w:rsidR="00280882" w:rsidRPr="00B30A26" w:rsidRDefault="00D541A2" w:rsidP="00B80A54">
      <w:pPr>
        <w:pStyle w:val="Ttulo6"/>
        <w:rPr>
          <w:lang w:val="es-ES"/>
        </w:rPr>
      </w:pPr>
      <w:r w:rsidRPr="00B30A26">
        <w:rPr>
          <w:lang w:val="es-ES"/>
        </w:rPr>
        <w:t>RFCM-</w:t>
      </w:r>
      <w:r w:rsidR="00280882" w:rsidRPr="00B30A26">
        <w:rPr>
          <w:lang w:val="es-ES"/>
        </w:rPr>
        <w:t>042 Permitir consultas por aplicación móvil</w:t>
      </w:r>
    </w:p>
    <w:p w14:paraId="2BFAB27F" w14:textId="2A7749E3" w:rsidR="00280882" w:rsidRPr="00B30A26" w:rsidRDefault="00280882" w:rsidP="00280882">
      <w:pPr>
        <w:rPr>
          <w:lang w:val="es-ES"/>
        </w:rPr>
      </w:pPr>
      <w:r w:rsidRPr="00B30A26">
        <w:rPr>
          <w:lang w:val="es-ES"/>
        </w:rPr>
        <w:t>Permite al conductor consultar, desde la aplicación móvil, las ofertas realizadas y viajes realizados a través de la aplicación web.</w:t>
      </w:r>
    </w:p>
    <w:p w14:paraId="7F97EBE2" w14:textId="77777777" w:rsidR="00280882" w:rsidRPr="00B30A26" w:rsidRDefault="00280882" w:rsidP="00280882">
      <w:pPr>
        <w:rPr>
          <w:lang w:val="es-ES"/>
        </w:rPr>
      </w:pPr>
    </w:p>
    <w:p w14:paraId="02414B8B" w14:textId="2DE8E441" w:rsidR="00280882" w:rsidRPr="00B30A26" w:rsidRDefault="00D541A2" w:rsidP="00B80A54">
      <w:pPr>
        <w:pStyle w:val="Ttulo6"/>
        <w:rPr>
          <w:lang w:val="es-ES"/>
        </w:rPr>
      </w:pPr>
      <w:r w:rsidRPr="00B30A26">
        <w:rPr>
          <w:lang w:val="es-ES"/>
        </w:rPr>
        <w:t>RFCM-</w:t>
      </w:r>
      <w:r w:rsidR="00280882" w:rsidRPr="00B30A26">
        <w:rPr>
          <w:lang w:val="es-ES"/>
        </w:rPr>
        <w:t>043 Permitir consultas por aplicación web</w:t>
      </w:r>
    </w:p>
    <w:p w14:paraId="1DFBD283" w14:textId="50EEDFD7" w:rsidR="00280882" w:rsidRPr="00B30A26" w:rsidRDefault="00280882" w:rsidP="00280882">
      <w:pPr>
        <w:rPr>
          <w:lang w:val="es-ES"/>
        </w:rPr>
      </w:pPr>
      <w:r w:rsidRPr="00B30A26">
        <w:rPr>
          <w:lang w:val="es-ES"/>
        </w:rPr>
        <w:t>Permite consultar al propietario del vehículo las ofertas realizadas.</w:t>
      </w:r>
    </w:p>
    <w:p w14:paraId="3B7482C4" w14:textId="77777777" w:rsidR="003237E6" w:rsidRPr="00B30A26" w:rsidRDefault="003237E6" w:rsidP="003237E6">
      <w:pPr>
        <w:rPr>
          <w:lang w:val="es-ES"/>
        </w:rPr>
      </w:pPr>
    </w:p>
    <w:p w14:paraId="562856BC" w14:textId="5CF02A2B" w:rsidR="00D541A2" w:rsidRPr="00B30A26" w:rsidRDefault="00D541A2" w:rsidP="00D541A2">
      <w:pPr>
        <w:pStyle w:val="Ttulo6"/>
        <w:rPr>
          <w:lang w:val="es-ES"/>
        </w:rPr>
      </w:pPr>
      <w:r w:rsidRPr="00B30A26">
        <w:rPr>
          <w:lang w:val="es-ES"/>
        </w:rPr>
        <w:t>RFCM-044 Anulación de ofertas</w:t>
      </w:r>
      <w:r w:rsidR="003B4C75" w:rsidRPr="00B30A26">
        <w:rPr>
          <w:lang w:val="es-ES"/>
        </w:rPr>
        <w:t xml:space="preserve"> </w:t>
      </w:r>
    </w:p>
    <w:p w14:paraId="28235796" w14:textId="6CCFCE49" w:rsidR="00D541A2" w:rsidRPr="00B30A26" w:rsidRDefault="00D541A2" w:rsidP="00D541A2">
      <w:pPr>
        <w:rPr>
          <w:lang w:val="es-ES"/>
        </w:rPr>
      </w:pPr>
      <w:r w:rsidRPr="00B30A26">
        <w:rPr>
          <w:lang w:val="es-ES"/>
        </w:rPr>
        <w:t>Permite al propietario anular ofertas realizadas por el conductor, siempre y cuando estás no</w:t>
      </w:r>
      <w:r w:rsidR="003B4C75" w:rsidRPr="00B30A26">
        <w:rPr>
          <w:lang w:val="es-ES"/>
        </w:rPr>
        <w:t xml:space="preserve"> </w:t>
      </w:r>
      <w:r w:rsidRPr="00B30A26">
        <w:rPr>
          <w:lang w:val="es-ES"/>
        </w:rPr>
        <w:t>hayan sido aceptadas dentro de una cotización.</w:t>
      </w:r>
    </w:p>
    <w:p w14:paraId="0F017D05" w14:textId="77777777" w:rsidR="00D541A2" w:rsidRPr="00B30A26" w:rsidRDefault="00D541A2" w:rsidP="00D541A2">
      <w:pPr>
        <w:rPr>
          <w:lang w:val="es-ES"/>
        </w:rPr>
      </w:pPr>
    </w:p>
    <w:p w14:paraId="4725D8D8" w14:textId="77777777" w:rsidR="00D541A2" w:rsidRPr="00B30A26" w:rsidRDefault="00D541A2" w:rsidP="00D541A2">
      <w:pPr>
        <w:pStyle w:val="Ttulo5"/>
        <w:rPr>
          <w:lang w:val="es-ES"/>
        </w:rPr>
      </w:pPr>
      <w:bookmarkStart w:id="858" w:name="_Toc518466266"/>
      <w:r w:rsidRPr="00B30A26">
        <w:rPr>
          <w:lang w:val="es-ES"/>
        </w:rPr>
        <w:t>Seguridad</w:t>
      </w:r>
      <w:bookmarkEnd w:id="858"/>
    </w:p>
    <w:p w14:paraId="11FCC0DF" w14:textId="77777777" w:rsidR="00D541A2" w:rsidRPr="00B30A26" w:rsidRDefault="00D541A2" w:rsidP="00D541A2">
      <w:pPr>
        <w:rPr>
          <w:lang w:val="es-ES"/>
        </w:rPr>
      </w:pPr>
    </w:p>
    <w:p w14:paraId="7ABEF476" w14:textId="0AAB708D" w:rsidR="00D541A2" w:rsidRPr="00B30A26" w:rsidRDefault="00D541A2" w:rsidP="00D541A2">
      <w:pPr>
        <w:pStyle w:val="Ttulo6"/>
        <w:rPr>
          <w:lang w:val="es-ES"/>
        </w:rPr>
      </w:pPr>
      <w:r w:rsidRPr="00B30A26">
        <w:rPr>
          <w:lang w:val="es-ES"/>
        </w:rPr>
        <w:lastRenderedPageBreak/>
        <w:t>RFCM-067 Creación de usuarios</w:t>
      </w:r>
      <w:r w:rsidR="003B4C75" w:rsidRPr="00B30A26">
        <w:rPr>
          <w:lang w:val="es-ES"/>
        </w:rPr>
        <w:t xml:space="preserve"> </w:t>
      </w:r>
    </w:p>
    <w:p w14:paraId="0AB55219" w14:textId="096F6C73" w:rsidR="00D541A2" w:rsidRPr="00B30A26" w:rsidRDefault="00D541A2" w:rsidP="00D541A2">
      <w:pPr>
        <w:rPr>
          <w:lang w:val="es-ES"/>
        </w:rPr>
      </w:pPr>
      <w:r w:rsidRPr="00B30A26">
        <w:rPr>
          <w:lang w:val="es-ES"/>
        </w:rPr>
        <w:t xml:space="preserve">Permite al usuario de </w:t>
      </w:r>
      <w:r w:rsidR="0062345F" w:rsidRPr="00B30A26">
        <w:rPr>
          <w:lang w:val="es-ES"/>
        </w:rPr>
        <w:t>Cargo Modal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r w:rsidR="0062345F" w:rsidRPr="00B30A26">
        <w:rPr>
          <w:lang w:val="es-ES"/>
        </w:rPr>
        <w:t xml:space="preserve"> </w:t>
      </w:r>
      <w:r w:rsidRPr="00B30A26">
        <w:rPr>
          <w:lang w:val="es-ES"/>
        </w:rPr>
        <w:t>la creación y actualización de cuentas de usuario.</w:t>
      </w:r>
    </w:p>
    <w:p w14:paraId="1E770F01" w14:textId="77777777" w:rsidR="00D541A2" w:rsidRPr="00B30A26" w:rsidRDefault="00D541A2" w:rsidP="00D541A2">
      <w:pPr>
        <w:rPr>
          <w:lang w:val="es-ES"/>
        </w:rPr>
      </w:pPr>
    </w:p>
    <w:p w14:paraId="58875D9F" w14:textId="7C2F2FF9" w:rsidR="00D541A2" w:rsidRPr="00B30A26" w:rsidRDefault="00D541A2" w:rsidP="00D541A2">
      <w:pPr>
        <w:pStyle w:val="Ttulo6"/>
        <w:rPr>
          <w:lang w:val="es-ES"/>
        </w:rPr>
      </w:pPr>
      <w:r w:rsidRPr="00B30A26">
        <w:rPr>
          <w:lang w:val="es-ES"/>
        </w:rPr>
        <w:t>RFCM-068 Creación de módulos</w:t>
      </w:r>
      <w:r w:rsidR="003B4C75" w:rsidRPr="00B30A26">
        <w:rPr>
          <w:lang w:val="es-ES"/>
        </w:rPr>
        <w:t xml:space="preserve"> </w:t>
      </w:r>
    </w:p>
    <w:p w14:paraId="5C1F88CF" w14:textId="5B8A91E7" w:rsidR="00D541A2" w:rsidRPr="00B30A26" w:rsidRDefault="00D541A2" w:rsidP="00D541A2">
      <w:pPr>
        <w:rPr>
          <w:lang w:val="es-ES"/>
        </w:rPr>
      </w:pPr>
      <w:r w:rsidRPr="00B30A26">
        <w:rPr>
          <w:lang w:val="es-ES"/>
        </w:rPr>
        <w:t xml:space="preserve">Permite al usuario de </w:t>
      </w:r>
      <w:r w:rsidR="0062345F" w:rsidRPr="00B30A26">
        <w:rPr>
          <w:lang w:val="es-ES"/>
        </w:rPr>
        <w:t>Cargo Modal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r w:rsidR="0062345F" w:rsidRPr="00B30A26">
        <w:rPr>
          <w:lang w:val="es-ES"/>
        </w:rPr>
        <w:t xml:space="preserve"> </w:t>
      </w:r>
      <w:r w:rsidRPr="00B30A26">
        <w:rPr>
          <w:lang w:val="es-ES"/>
        </w:rPr>
        <w:t xml:space="preserve">la creación y actualización de </w:t>
      </w:r>
      <w:r w:rsidR="0062345F" w:rsidRPr="00B30A26">
        <w:rPr>
          <w:lang w:val="es-ES"/>
        </w:rPr>
        <w:t>módulos</w:t>
      </w:r>
      <w:r w:rsidRPr="00B30A26">
        <w:rPr>
          <w:lang w:val="es-ES"/>
        </w:rPr>
        <w:t xml:space="preserve"> dentro del sistema.</w:t>
      </w:r>
    </w:p>
    <w:p w14:paraId="59A88717" w14:textId="77777777" w:rsidR="00D541A2" w:rsidRPr="00B30A26" w:rsidRDefault="00D541A2" w:rsidP="00D541A2">
      <w:pPr>
        <w:rPr>
          <w:lang w:val="es-ES"/>
        </w:rPr>
      </w:pPr>
    </w:p>
    <w:p w14:paraId="31535BD7" w14:textId="5DEF066A" w:rsidR="00D541A2" w:rsidRPr="00B30A26" w:rsidRDefault="00D541A2" w:rsidP="00D541A2">
      <w:pPr>
        <w:pStyle w:val="Ttulo6"/>
        <w:rPr>
          <w:lang w:val="es-ES"/>
        </w:rPr>
      </w:pPr>
      <w:r w:rsidRPr="00B30A26">
        <w:rPr>
          <w:lang w:val="es-ES"/>
        </w:rPr>
        <w:t>RFCM-069 Creación de perfiles</w:t>
      </w:r>
      <w:r w:rsidR="003B4C75" w:rsidRPr="00B30A26">
        <w:rPr>
          <w:lang w:val="es-ES"/>
        </w:rPr>
        <w:t xml:space="preserve"> </w:t>
      </w:r>
    </w:p>
    <w:p w14:paraId="54FF925A" w14:textId="0EF431F4" w:rsidR="00D541A2" w:rsidRPr="00B30A26" w:rsidRDefault="00D541A2" w:rsidP="00D541A2">
      <w:pPr>
        <w:rPr>
          <w:lang w:val="es-ES"/>
        </w:rPr>
      </w:pPr>
      <w:r w:rsidRPr="00B30A26">
        <w:rPr>
          <w:lang w:val="es-ES"/>
        </w:rPr>
        <w:t xml:space="preserve">Permite al usuario de </w:t>
      </w:r>
      <w:r w:rsidR="0062345F" w:rsidRPr="00B30A26">
        <w:rPr>
          <w:lang w:val="es-ES"/>
        </w:rPr>
        <w:t>Cargo Modal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r w:rsidR="0062345F" w:rsidRPr="00B30A26">
        <w:rPr>
          <w:lang w:val="es-ES"/>
        </w:rPr>
        <w:t xml:space="preserve"> </w:t>
      </w:r>
      <w:r w:rsidRPr="00B30A26">
        <w:rPr>
          <w:lang w:val="es-ES"/>
        </w:rPr>
        <w:t>la creación y actualización de perfiles de usuario dentro del</w:t>
      </w:r>
      <w:r w:rsidR="003B4C75" w:rsidRPr="00B30A26">
        <w:rPr>
          <w:lang w:val="es-ES"/>
        </w:rPr>
        <w:t xml:space="preserve"> </w:t>
      </w:r>
      <w:r w:rsidRPr="00B30A26">
        <w:rPr>
          <w:lang w:val="es-ES"/>
        </w:rPr>
        <w:t>sistema.</w:t>
      </w:r>
    </w:p>
    <w:p w14:paraId="13BF2F30" w14:textId="77777777" w:rsidR="00D541A2" w:rsidRPr="00B30A26" w:rsidRDefault="00D541A2" w:rsidP="00D541A2">
      <w:pPr>
        <w:rPr>
          <w:lang w:val="es-ES"/>
        </w:rPr>
      </w:pPr>
    </w:p>
    <w:p w14:paraId="54C10DA1" w14:textId="2593141D" w:rsidR="00D541A2" w:rsidRPr="00B30A26" w:rsidRDefault="00D541A2" w:rsidP="00D541A2">
      <w:pPr>
        <w:pStyle w:val="Ttulo6"/>
        <w:rPr>
          <w:lang w:val="es-ES"/>
        </w:rPr>
      </w:pPr>
      <w:r w:rsidRPr="00B30A26">
        <w:rPr>
          <w:lang w:val="es-ES"/>
        </w:rPr>
        <w:t>RFCM-070 Creación de tipos perfiles</w:t>
      </w:r>
      <w:r w:rsidR="003B4C75" w:rsidRPr="00B30A26">
        <w:rPr>
          <w:lang w:val="es-ES"/>
        </w:rPr>
        <w:t xml:space="preserve"> </w:t>
      </w:r>
    </w:p>
    <w:p w14:paraId="45FFBF8F" w14:textId="7F27BC80" w:rsidR="00D541A2" w:rsidRPr="00B30A26" w:rsidRDefault="00D541A2" w:rsidP="00D541A2">
      <w:pPr>
        <w:rPr>
          <w:lang w:val="es-ES"/>
        </w:rPr>
      </w:pPr>
      <w:r w:rsidRPr="00B30A26">
        <w:rPr>
          <w:lang w:val="es-ES"/>
        </w:rPr>
        <w:t>Funcionalidad que permite Creación de tipos perfiles</w:t>
      </w:r>
      <w:r w:rsidR="003B4C75" w:rsidRPr="00B30A26">
        <w:rPr>
          <w:lang w:val="es-ES"/>
        </w:rPr>
        <w:t xml:space="preserve"> </w:t>
      </w:r>
    </w:p>
    <w:p w14:paraId="200DF568" w14:textId="77777777" w:rsidR="00D541A2" w:rsidRPr="00B30A26" w:rsidRDefault="00D541A2" w:rsidP="00D541A2">
      <w:pPr>
        <w:rPr>
          <w:lang w:val="es-ES"/>
        </w:rPr>
      </w:pPr>
    </w:p>
    <w:p w14:paraId="528C4A42" w14:textId="2E296BDD" w:rsidR="00D541A2" w:rsidRPr="00B30A26" w:rsidRDefault="00D541A2" w:rsidP="00D541A2">
      <w:pPr>
        <w:pStyle w:val="Ttulo6"/>
        <w:rPr>
          <w:lang w:val="es-ES"/>
        </w:rPr>
      </w:pPr>
      <w:r w:rsidRPr="00B30A26">
        <w:rPr>
          <w:lang w:val="es-ES"/>
        </w:rPr>
        <w:t>RFCM-071 Permitir autenticación de usuarios</w:t>
      </w:r>
      <w:r w:rsidR="003B4C75" w:rsidRPr="00B30A26">
        <w:rPr>
          <w:lang w:val="es-ES"/>
        </w:rPr>
        <w:t xml:space="preserve"> </w:t>
      </w:r>
    </w:p>
    <w:p w14:paraId="6B0997A5" w14:textId="77777777" w:rsidR="00D541A2" w:rsidRPr="00B30A26" w:rsidRDefault="00D541A2" w:rsidP="00D541A2">
      <w:pPr>
        <w:rPr>
          <w:lang w:val="es-ES"/>
        </w:rPr>
      </w:pPr>
      <w:r w:rsidRPr="00B30A26">
        <w:rPr>
          <w:lang w:val="es-ES"/>
        </w:rPr>
        <w:t>Formulario de inicio de sesión que se encargará de la autenticación de usuarios.</w:t>
      </w:r>
    </w:p>
    <w:p w14:paraId="78E795FE" w14:textId="77777777" w:rsidR="00D541A2" w:rsidRPr="00B30A26" w:rsidRDefault="00D541A2" w:rsidP="00D541A2">
      <w:pPr>
        <w:rPr>
          <w:lang w:val="es-ES"/>
        </w:rPr>
      </w:pPr>
    </w:p>
    <w:p w14:paraId="677238E4" w14:textId="7360EC15" w:rsidR="00D541A2" w:rsidRPr="00B30A26" w:rsidRDefault="00D541A2" w:rsidP="00D541A2">
      <w:pPr>
        <w:rPr>
          <w:lang w:val="es-ES"/>
        </w:rPr>
      </w:pPr>
      <w:r w:rsidRPr="00B30A26">
        <w:rPr>
          <w:lang w:val="es-ES"/>
        </w:rPr>
        <w:t>RFCM-072 Bloqueo de cuentas</w:t>
      </w:r>
      <w:r w:rsidR="003B4C75" w:rsidRPr="00B30A26">
        <w:rPr>
          <w:lang w:val="es-ES"/>
        </w:rPr>
        <w:t xml:space="preserve"> </w:t>
      </w:r>
    </w:p>
    <w:p w14:paraId="4E4B2A94" w14:textId="0B8D8035" w:rsidR="00D541A2" w:rsidRPr="00B30A26" w:rsidRDefault="00D541A2" w:rsidP="00D541A2">
      <w:pPr>
        <w:rPr>
          <w:lang w:val="es-ES"/>
        </w:rPr>
      </w:pPr>
      <w:r w:rsidRPr="00B30A26">
        <w:rPr>
          <w:lang w:val="es-ES"/>
        </w:rPr>
        <w:t>Funcionalidad que bloqueará las cuentas de usuario cuando un usuario intente de manera</w:t>
      </w:r>
      <w:r w:rsidR="003B4C75" w:rsidRPr="00B30A26">
        <w:rPr>
          <w:lang w:val="es-ES"/>
        </w:rPr>
        <w:t xml:space="preserve"> </w:t>
      </w:r>
      <w:r w:rsidRPr="00B30A26">
        <w:rPr>
          <w:lang w:val="es-ES"/>
        </w:rPr>
        <w:t>fallida 3 inicios de sesión.</w:t>
      </w:r>
    </w:p>
    <w:p w14:paraId="5DE9A2BA" w14:textId="77777777" w:rsidR="00D541A2" w:rsidRPr="00B30A26" w:rsidRDefault="00D541A2" w:rsidP="00D541A2">
      <w:pPr>
        <w:rPr>
          <w:lang w:val="es-ES"/>
        </w:rPr>
      </w:pPr>
    </w:p>
    <w:p w14:paraId="1EE30CBA" w14:textId="77777777" w:rsidR="00D541A2" w:rsidRPr="00B30A26" w:rsidRDefault="00D541A2" w:rsidP="00D541A2">
      <w:pPr>
        <w:pStyle w:val="Ttulo5"/>
        <w:rPr>
          <w:lang w:val="es-ES"/>
        </w:rPr>
      </w:pPr>
      <w:bookmarkStart w:id="859" w:name="_Toc518466267"/>
      <w:r w:rsidRPr="00B30A26">
        <w:rPr>
          <w:lang w:val="es-ES"/>
        </w:rPr>
        <w:t>Servicios</w:t>
      </w:r>
      <w:bookmarkEnd w:id="859"/>
    </w:p>
    <w:p w14:paraId="41486D62" w14:textId="77777777" w:rsidR="00D541A2" w:rsidRPr="00B30A26" w:rsidRDefault="00D541A2" w:rsidP="00D541A2">
      <w:pPr>
        <w:rPr>
          <w:lang w:val="es-ES"/>
        </w:rPr>
      </w:pPr>
    </w:p>
    <w:p w14:paraId="12991242" w14:textId="09BFA0F3" w:rsidR="00D541A2" w:rsidRPr="00B30A26" w:rsidRDefault="00D541A2" w:rsidP="00D541A2">
      <w:pPr>
        <w:pStyle w:val="Ttulo6"/>
        <w:rPr>
          <w:lang w:val="es-ES"/>
        </w:rPr>
      </w:pPr>
      <w:r w:rsidRPr="00B30A26">
        <w:rPr>
          <w:lang w:val="es-ES"/>
        </w:rPr>
        <w:t>RFCM-051 Registrar cotizaciones</w:t>
      </w:r>
      <w:r w:rsidR="003B4C75" w:rsidRPr="00B30A26">
        <w:rPr>
          <w:lang w:val="es-ES"/>
        </w:rPr>
        <w:t xml:space="preserve"> </w:t>
      </w:r>
    </w:p>
    <w:p w14:paraId="1E6CB807" w14:textId="79742A8F" w:rsidR="00D541A2" w:rsidRPr="00B30A26" w:rsidRDefault="00D541A2" w:rsidP="00D541A2">
      <w:pPr>
        <w:rPr>
          <w:lang w:val="es-ES"/>
        </w:rPr>
      </w:pPr>
      <w:r w:rsidRPr="00B30A26">
        <w:rPr>
          <w:lang w:val="es-ES"/>
        </w:rPr>
        <w:t>Permite a la empresa de transporte registrar las cotizaciones, seleccionando una de las</w:t>
      </w:r>
      <w:r w:rsidR="003B4C75" w:rsidRPr="00B30A26">
        <w:rPr>
          <w:lang w:val="es-ES"/>
        </w:rPr>
        <w:t xml:space="preserve"> </w:t>
      </w:r>
      <w:r w:rsidRPr="00B30A26">
        <w:rPr>
          <w:lang w:val="es-ES"/>
        </w:rPr>
        <w:t>ofertas de fletes realizadas por los conductores y/o propietarios. También permitirán a la</w:t>
      </w:r>
      <w:r w:rsidR="003B4C75" w:rsidRPr="00B30A26">
        <w:rPr>
          <w:lang w:val="es-ES"/>
        </w:rPr>
        <w:t xml:space="preserve"> </w:t>
      </w:r>
      <w:r w:rsidRPr="00B30A26">
        <w:rPr>
          <w:lang w:val="es-ES"/>
        </w:rPr>
        <w:t>empresa de transporte agregar sus servicios y el valor a cobrar por ellos.</w:t>
      </w:r>
    </w:p>
    <w:p w14:paraId="4BDCB517" w14:textId="77777777" w:rsidR="00D541A2" w:rsidRPr="00B30A26" w:rsidRDefault="00D541A2" w:rsidP="00D541A2">
      <w:pPr>
        <w:rPr>
          <w:lang w:val="es-ES"/>
        </w:rPr>
      </w:pPr>
    </w:p>
    <w:p w14:paraId="6D1C174F" w14:textId="08DA7170" w:rsidR="00D541A2" w:rsidRPr="00B30A26" w:rsidRDefault="00D541A2" w:rsidP="00D541A2">
      <w:pPr>
        <w:pStyle w:val="Ttulo6"/>
        <w:rPr>
          <w:lang w:val="es-ES"/>
        </w:rPr>
      </w:pPr>
      <w:r w:rsidRPr="00B30A26">
        <w:rPr>
          <w:lang w:val="es-ES"/>
        </w:rPr>
        <w:t>RFCM-052 Realizar el registro de servicio</w:t>
      </w:r>
      <w:r w:rsidR="003B4C75" w:rsidRPr="00B30A26">
        <w:rPr>
          <w:lang w:val="es-ES"/>
        </w:rPr>
        <w:t xml:space="preserve"> </w:t>
      </w:r>
    </w:p>
    <w:p w14:paraId="59E22F39" w14:textId="0B9D9DC1" w:rsidR="00D541A2" w:rsidRPr="00B30A26" w:rsidRDefault="00D541A2" w:rsidP="00D541A2">
      <w:pPr>
        <w:rPr>
          <w:lang w:val="es-ES"/>
        </w:rPr>
      </w:pPr>
      <w:r w:rsidRPr="00B30A26">
        <w:rPr>
          <w:lang w:val="es-ES"/>
        </w:rPr>
        <w:t xml:space="preserve">Permite al usuario de </w:t>
      </w:r>
      <w:r w:rsidR="0062345F" w:rsidRPr="00B30A26">
        <w:rPr>
          <w:lang w:val="es-ES"/>
        </w:rPr>
        <w:t>Cargo Modal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r w:rsidR="0062345F" w:rsidRPr="00B30A26">
        <w:rPr>
          <w:lang w:val="es-ES"/>
        </w:rPr>
        <w:t xml:space="preserve"> </w:t>
      </w:r>
      <w:r w:rsidRPr="00B30A26">
        <w:rPr>
          <w:lang w:val="es-ES"/>
        </w:rPr>
        <w:t>registrar y actualizar el catálogo de servicios que ofrece una</w:t>
      </w:r>
      <w:r w:rsidR="003B4C75" w:rsidRPr="00B30A26">
        <w:rPr>
          <w:lang w:val="es-ES"/>
        </w:rPr>
        <w:t xml:space="preserve"> </w:t>
      </w:r>
      <w:r w:rsidRPr="00B30A26">
        <w:rPr>
          <w:lang w:val="es-ES"/>
        </w:rPr>
        <w:t xml:space="preserve">empresa de transportes. También la plataforma debe permitir al usuario de </w:t>
      </w:r>
      <w:r w:rsidR="0062345F" w:rsidRPr="00B30A26">
        <w:rPr>
          <w:lang w:val="es-ES"/>
        </w:rPr>
        <w:t xml:space="preserve">Cargo Modal </w:t>
      </w:r>
      <w:r w:rsidRPr="00B30A26">
        <w:rPr>
          <w:lang w:val="es-ES"/>
        </w:rPr>
        <w:t>el</w:t>
      </w:r>
      <w:r w:rsidR="003B4C75" w:rsidRPr="00B30A26">
        <w:rPr>
          <w:lang w:val="es-ES"/>
        </w:rPr>
        <w:t xml:space="preserve"> </w:t>
      </w:r>
      <w:r w:rsidRPr="00B30A26">
        <w:rPr>
          <w:lang w:val="es-ES"/>
        </w:rPr>
        <w:t xml:space="preserve">registro y actualización del catálogo de servicios que presta </w:t>
      </w:r>
      <w:r w:rsidR="0062345F" w:rsidRPr="00B30A26">
        <w:rPr>
          <w:lang w:val="es-ES"/>
        </w:rPr>
        <w:t xml:space="preserve">Cargo Modal </w:t>
      </w:r>
      <w:r w:rsidRPr="00B30A26">
        <w:rPr>
          <w:lang w:val="es-ES"/>
        </w:rPr>
        <w:t>y que serán cobrados</w:t>
      </w:r>
      <w:r w:rsidR="003B4C75" w:rsidRPr="00B30A26">
        <w:rPr>
          <w:lang w:val="es-ES"/>
        </w:rPr>
        <w:t xml:space="preserve"> </w:t>
      </w:r>
      <w:r w:rsidRPr="00B30A26">
        <w:rPr>
          <w:lang w:val="es-ES"/>
        </w:rPr>
        <w:t>por el uso de la plataforma.</w:t>
      </w:r>
    </w:p>
    <w:p w14:paraId="6DFA2408" w14:textId="77777777" w:rsidR="00D541A2" w:rsidRPr="00B30A26" w:rsidRDefault="00D541A2" w:rsidP="00D541A2">
      <w:pPr>
        <w:rPr>
          <w:lang w:val="es-ES"/>
        </w:rPr>
      </w:pPr>
      <w:r w:rsidRPr="00B30A26">
        <w:rPr>
          <w:lang w:val="es-ES"/>
        </w:rPr>
        <w:t xml:space="preserve">Catálogo de servicios </w:t>
      </w:r>
    </w:p>
    <w:p w14:paraId="30452FBB" w14:textId="77777777" w:rsidR="00D541A2" w:rsidRPr="00B30A26" w:rsidRDefault="00D541A2" w:rsidP="00D541A2">
      <w:pPr>
        <w:rPr>
          <w:lang w:val="es-ES"/>
        </w:rPr>
      </w:pPr>
    </w:p>
    <w:p w14:paraId="6944F744" w14:textId="58119704" w:rsidR="00D541A2" w:rsidRPr="00B30A26" w:rsidRDefault="00D541A2" w:rsidP="00D541A2">
      <w:pPr>
        <w:pStyle w:val="Ttulo6"/>
        <w:rPr>
          <w:lang w:val="es-ES"/>
        </w:rPr>
      </w:pPr>
      <w:r w:rsidRPr="00B30A26">
        <w:rPr>
          <w:lang w:val="es-ES"/>
        </w:rPr>
        <w:t>RFCM-053 Modificación de</w:t>
      </w:r>
      <w:r w:rsidR="003B4C75" w:rsidRPr="00B30A26">
        <w:rPr>
          <w:lang w:val="es-ES"/>
        </w:rPr>
        <w:t xml:space="preserve"> </w:t>
      </w:r>
      <w:r w:rsidRPr="00B30A26">
        <w:rPr>
          <w:lang w:val="es-ES"/>
        </w:rPr>
        <w:t>oferta a cotización</w:t>
      </w:r>
      <w:r w:rsidR="003B4C75" w:rsidRPr="00B30A26">
        <w:rPr>
          <w:lang w:val="es-ES"/>
        </w:rPr>
        <w:t xml:space="preserve"> </w:t>
      </w:r>
    </w:p>
    <w:p w14:paraId="28BEA67D" w14:textId="619B2CE5" w:rsidR="00D541A2" w:rsidRPr="00B30A26" w:rsidRDefault="00D541A2" w:rsidP="00D541A2">
      <w:pPr>
        <w:rPr>
          <w:lang w:val="es-ES"/>
        </w:rPr>
      </w:pPr>
      <w:r w:rsidRPr="00B30A26">
        <w:rPr>
          <w:lang w:val="es-ES"/>
        </w:rPr>
        <w:t>Permite a la empresa de transporte modificar la oferta que seleccionó para realizar una</w:t>
      </w:r>
      <w:r w:rsidR="003B4C75" w:rsidRPr="00B30A26">
        <w:rPr>
          <w:lang w:val="es-ES"/>
        </w:rPr>
        <w:t xml:space="preserve"> </w:t>
      </w:r>
      <w:r w:rsidRPr="00B30A26">
        <w:rPr>
          <w:lang w:val="es-ES"/>
        </w:rPr>
        <w:t>cotización. Si la cotización es aceptada se permitirá el cambio de la oferta siempre y cuando el</w:t>
      </w:r>
      <w:r w:rsidR="003B4C75" w:rsidRPr="00B30A26">
        <w:rPr>
          <w:lang w:val="es-ES"/>
        </w:rPr>
        <w:t xml:space="preserve"> </w:t>
      </w:r>
      <w:r w:rsidRPr="00B30A26">
        <w:rPr>
          <w:lang w:val="es-ES"/>
        </w:rPr>
        <w:t>valor de la cotización no se vea afectado, esto podría implicar que la empresa de transporte</w:t>
      </w:r>
      <w:r w:rsidR="003B4C75" w:rsidRPr="00B30A26">
        <w:rPr>
          <w:lang w:val="es-ES"/>
        </w:rPr>
        <w:t xml:space="preserve"> </w:t>
      </w:r>
      <w:r w:rsidRPr="00B30A26">
        <w:rPr>
          <w:lang w:val="es-ES"/>
        </w:rPr>
        <w:t>modifique los servicios de su cotización.</w:t>
      </w:r>
    </w:p>
    <w:p w14:paraId="65DA5ED1" w14:textId="77777777" w:rsidR="00D541A2" w:rsidRPr="00B30A26" w:rsidRDefault="00D541A2" w:rsidP="00D541A2">
      <w:pPr>
        <w:rPr>
          <w:lang w:val="es-ES"/>
        </w:rPr>
      </w:pPr>
    </w:p>
    <w:p w14:paraId="05745BF5" w14:textId="02D5A4B8" w:rsidR="00D541A2" w:rsidRPr="00B30A26" w:rsidRDefault="00D541A2" w:rsidP="00D541A2">
      <w:pPr>
        <w:pStyle w:val="Ttulo6"/>
        <w:rPr>
          <w:lang w:val="es-ES"/>
        </w:rPr>
      </w:pPr>
      <w:r w:rsidRPr="00B30A26">
        <w:rPr>
          <w:lang w:val="es-ES"/>
        </w:rPr>
        <w:t>RFCM-054 Facturar servicios del lado del administrador</w:t>
      </w:r>
      <w:r w:rsidR="003B4C75" w:rsidRPr="00B30A26">
        <w:rPr>
          <w:lang w:val="es-ES"/>
        </w:rPr>
        <w:t xml:space="preserve"> </w:t>
      </w:r>
    </w:p>
    <w:p w14:paraId="692AB4E4" w14:textId="79D03F0D" w:rsidR="00D541A2" w:rsidRPr="00B30A26" w:rsidRDefault="00D541A2" w:rsidP="00D541A2">
      <w:pPr>
        <w:rPr>
          <w:lang w:val="es-ES"/>
        </w:rPr>
      </w:pPr>
      <w:r w:rsidRPr="00B30A26">
        <w:rPr>
          <w:lang w:val="es-ES"/>
        </w:rPr>
        <w:t xml:space="preserve">Permite al usuario de </w:t>
      </w:r>
      <w:r w:rsidR="0062345F" w:rsidRPr="00B30A26">
        <w:rPr>
          <w:lang w:val="es-ES"/>
        </w:rPr>
        <w:t>Cargo Modal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r w:rsidR="0062345F" w:rsidRPr="00B30A26">
        <w:rPr>
          <w:lang w:val="es-ES"/>
        </w:rPr>
        <w:t xml:space="preserve"> </w:t>
      </w:r>
      <w:r w:rsidRPr="00B30A26">
        <w:rPr>
          <w:lang w:val="es-ES"/>
        </w:rPr>
        <w:t>generar un listado de facturación a partir de los servicios</w:t>
      </w:r>
      <w:r w:rsidR="003B4C75" w:rsidRPr="00B30A26">
        <w:rPr>
          <w:lang w:val="es-ES"/>
        </w:rPr>
        <w:t xml:space="preserve"> </w:t>
      </w:r>
      <w:r w:rsidRPr="00B30A26">
        <w:rPr>
          <w:lang w:val="es-ES"/>
        </w:rPr>
        <w:t>que se han generado por las transacciones en la plataforma.</w:t>
      </w:r>
    </w:p>
    <w:p w14:paraId="44785964" w14:textId="77777777" w:rsidR="00D541A2" w:rsidRPr="00B30A26" w:rsidRDefault="00D541A2" w:rsidP="00D541A2">
      <w:pPr>
        <w:rPr>
          <w:lang w:val="es-ES"/>
        </w:rPr>
      </w:pPr>
    </w:p>
    <w:p w14:paraId="580A3C06" w14:textId="2FF863DA" w:rsidR="00D541A2" w:rsidRPr="00B30A26" w:rsidRDefault="00D541A2" w:rsidP="00D541A2">
      <w:pPr>
        <w:pStyle w:val="Ttulo6"/>
        <w:rPr>
          <w:lang w:val="es-ES"/>
        </w:rPr>
      </w:pPr>
      <w:r w:rsidRPr="00B30A26">
        <w:rPr>
          <w:lang w:val="es-ES"/>
        </w:rPr>
        <w:t>RFCM-055 Anulación de servicios generados</w:t>
      </w:r>
      <w:r w:rsidR="003B4C75" w:rsidRPr="00B30A26">
        <w:rPr>
          <w:lang w:val="es-ES"/>
        </w:rPr>
        <w:t xml:space="preserve"> </w:t>
      </w:r>
    </w:p>
    <w:p w14:paraId="6FA74208" w14:textId="76DBB051" w:rsidR="00D541A2" w:rsidRPr="00B30A26" w:rsidRDefault="00D541A2" w:rsidP="00D541A2">
      <w:pPr>
        <w:rPr>
          <w:lang w:val="es-ES"/>
        </w:rPr>
      </w:pPr>
      <w:r w:rsidRPr="00B30A26">
        <w:rPr>
          <w:lang w:val="es-ES"/>
        </w:rPr>
        <w:t xml:space="preserve">Permite al usuario de </w:t>
      </w:r>
      <w:r w:rsidR="0062345F" w:rsidRPr="00B30A26">
        <w:rPr>
          <w:lang w:val="es-ES"/>
        </w:rPr>
        <w:t>Cargo Modal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r w:rsidR="0062345F" w:rsidRPr="00B30A26">
        <w:rPr>
          <w:lang w:val="es-ES"/>
        </w:rPr>
        <w:t xml:space="preserve"> </w:t>
      </w:r>
      <w:r w:rsidRPr="00B30A26">
        <w:rPr>
          <w:lang w:val="es-ES"/>
        </w:rPr>
        <w:t>anular servicios que hayan generado por las transacciones en la plataforma.</w:t>
      </w:r>
    </w:p>
    <w:p w14:paraId="54C15C08" w14:textId="77777777" w:rsidR="00D541A2" w:rsidRPr="00B30A26" w:rsidRDefault="00D541A2" w:rsidP="00D541A2">
      <w:pPr>
        <w:rPr>
          <w:lang w:val="es-ES"/>
        </w:rPr>
      </w:pPr>
    </w:p>
    <w:p w14:paraId="7F8B0054" w14:textId="77777777" w:rsidR="00D541A2" w:rsidRPr="00B30A26" w:rsidRDefault="00D541A2" w:rsidP="00D541A2">
      <w:pPr>
        <w:pStyle w:val="Ttulo5"/>
        <w:rPr>
          <w:lang w:val="es-ES"/>
        </w:rPr>
      </w:pPr>
      <w:bookmarkStart w:id="860" w:name="_Toc518466268"/>
      <w:r w:rsidRPr="00B30A26">
        <w:rPr>
          <w:lang w:val="es-ES"/>
        </w:rPr>
        <w:t>Viajes</w:t>
      </w:r>
      <w:bookmarkEnd w:id="860"/>
    </w:p>
    <w:p w14:paraId="12989898" w14:textId="77777777" w:rsidR="00D541A2" w:rsidRPr="00B30A26" w:rsidRDefault="00D541A2" w:rsidP="00D541A2">
      <w:pPr>
        <w:rPr>
          <w:lang w:val="es-ES"/>
        </w:rPr>
      </w:pPr>
    </w:p>
    <w:p w14:paraId="61CD9E4E" w14:textId="2075C4DB" w:rsidR="00D541A2" w:rsidRPr="00B30A26" w:rsidRDefault="00D541A2" w:rsidP="00D541A2">
      <w:pPr>
        <w:pStyle w:val="Ttulo6"/>
        <w:rPr>
          <w:lang w:val="es-ES"/>
        </w:rPr>
      </w:pPr>
      <w:r w:rsidRPr="00B30A26">
        <w:rPr>
          <w:lang w:val="es-ES"/>
        </w:rPr>
        <w:t>RFCM-045 Registro de documentos de transporte</w:t>
      </w:r>
      <w:r w:rsidR="003B4C75" w:rsidRPr="00B30A26">
        <w:rPr>
          <w:lang w:val="es-ES"/>
        </w:rPr>
        <w:t xml:space="preserve"> </w:t>
      </w:r>
    </w:p>
    <w:p w14:paraId="140363D4" w14:textId="673577CB" w:rsidR="00D541A2" w:rsidRPr="00B30A26" w:rsidRDefault="00D541A2" w:rsidP="00D541A2">
      <w:pPr>
        <w:rPr>
          <w:lang w:val="es-ES"/>
        </w:rPr>
      </w:pPr>
      <w:r w:rsidRPr="00B30A26">
        <w:rPr>
          <w:lang w:val="es-ES"/>
        </w:rPr>
        <w:t>Permite a la empresa de transporte adjuntar los documentos (manifiestos y soporte de</w:t>
      </w:r>
      <w:r w:rsidR="003B4C75" w:rsidRPr="00B30A26">
        <w:rPr>
          <w:lang w:val="es-ES"/>
        </w:rPr>
        <w:t xml:space="preserve"> </w:t>
      </w:r>
      <w:r w:rsidRPr="00B30A26">
        <w:rPr>
          <w:lang w:val="es-ES"/>
        </w:rPr>
        <w:t>anticipo) que legalizan el viaje de la cotización que le aceptaron.</w:t>
      </w:r>
    </w:p>
    <w:p w14:paraId="2AAC5445" w14:textId="77777777" w:rsidR="00D541A2" w:rsidRPr="00B30A26" w:rsidRDefault="00D541A2" w:rsidP="00D541A2">
      <w:pPr>
        <w:rPr>
          <w:lang w:val="es-ES"/>
        </w:rPr>
      </w:pPr>
    </w:p>
    <w:p w14:paraId="3029AE50" w14:textId="32339D8D" w:rsidR="00D541A2" w:rsidRPr="00B30A26" w:rsidRDefault="00D541A2" w:rsidP="00D541A2">
      <w:pPr>
        <w:pStyle w:val="Ttulo6"/>
        <w:rPr>
          <w:lang w:val="es-ES"/>
        </w:rPr>
      </w:pPr>
      <w:r w:rsidRPr="00B30A26">
        <w:rPr>
          <w:lang w:val="es-ES"/>
        </w:rPr>
        <w:t xml:space="preserve"> RFCM-046 Cambio de los documentos de transporte</w:t>
      </w:r>
      <w:r w:rsidR="003B4C75" w:rsidRPr="00B30A26">
        <w:rPr>
          <w:lang w:val="es-ES"/>
        </w:rPr>
        <w:t xml:space="preserve"> </w:t>
      </w:r>
    </w:p>
    <w:p w14:paraId="0A0678A8" w14:textId="293B5572" w:rsidR="00D541A2" w:rsidRPr="00B30A26" w:rsidRDefault="00D541A2" w:rsidP="00D541A2">
      <w:pPr>
        <w:rPr>
          <w:lang w:val="es-ES"/>
        </w:rPr>
      </w:pPr>
      <w:r w:rsidRPr="00B30A26">
        <w:rPr>
          <w:lang w:val="es-ES"/>
        </w:rPr>
        <w:t>Permite a la empresa de transporte modificar los documentos de transporte adjuntados a una</w:t>
      </w:r>
      <w:r w:rsidR="003B4C75" w:rsidRPr="00B30A26">
        <w:rPr>
          <w:lang w:val="es-ES"/>
        </w:rPr>
        <w:t xml:space="preserve"> </w:t>
      </w:r>
      <w:r w:rsidRPr="00B30A26">
        <w:rPr>
          <w:lang w:val="es-ES"/>
        </w:rPr>
        <w:t>cotización aceptada.</w:t>
      </w:r>
    </w:p>
    <w:p w14:paraId="5048254F" w14:textId="77777777" w:rsidR="00D541A2" w:rsidRPr="00B30A26" w:rsidRDefault="00D541A2" w:rsidP="00D541A2">
      <w:pPr>
        <w:rPr>
          <w:lang w:val="es-ES"/>
        </w:rPr>
      </w:pPr>
    </w:p>
    <w:p w14:paraId="7ACC2B33" w14:textId="7A85BBCC" w:rsidR="00D541A2" w:rsidRPr="00B30A26" w:rsidRDefault="00D541A2" w:rsidP="00D541A2">
      <w:pPr>
        <w:pStyle w:val="Ttulo6"/>
        <w:rPr>
          <w:lang w:val="es-ES"/>
        </w:rPr>
      </w:pPr>
      <w:r w:rsidRPr="00B30A26">
        <w:rPr>
          <w:lang w:val="es-ES"/>
        </w:rPr>
        <w:t>RFCM-047 Permitir realizar seguimiento del viaje</w:t>
      </w:r>
      <w:r w:rsidR="003B4C75" w:rsidRPr="00B30A26">
        <w:rPr>
          <w:lang w:val="es-ES"/>
        </w:rPr>
        <w:t xml:space="preserve"> </w:t>
      </w:r>
    </w:p>
    <w:p w14:paraId="7C92FD52" w14:textId="09FF6806" w:rsidR="00D541A2" w:rsidRPr="00B30A26" w:rsidRDefault="00D541A2" w:rsidP="00D541A2">
      <w:pPr>
        <w:rPr>
          <w:lang w:val="es-ES"/>
        </w:rPr>
      </w:pPr>
      <w:r w:rsidRPr="00B30A26">
        <w:rPr>
          <w:lang w:val="es-ES"/>
        </w:rPr>
        <w:t>Permite a la empresa de transporte, generador de carga y propietario del vehículo hacer</w:t>
      </w:r>
      <w:r w:rsidR="003B4C75" w:rsidRPr="00B30A26">
        <w:rPr>
          <w:lang w:val="es-ES"/>
        </w:rPr>
        <w:t xml:space="preserve"> </w:t>
      </w:r>
      <w:r w:rsidRPr="00B30A26">
        <w:rPr>
          <w:lang w:val="es-ES"/>
        </w:rPr>
        <w:t>seguimiento del viaje con georreferenciación proveída por el GPS del dispositivo móvil del</w:t>
      </w:r>
      <w:r w:rsidR="003B4C75" w:rsidRPr="00B30A26">
        <w:rPr>
          <w:lang w:val="es-ES"/>
        </w:rPr>
        <w:t xml:space="preserve"> </w:t>
      </w:r>
      <w:r w:rsidRPr="00B30A26">
        <w:rPr>
          <w:lang w:val="es-ES"/>
        </w:rPr>
        <w:t xml:space="preserve">conductor con el app móvil de </w:t>
      </w:r>
      <w:r w:rsidR="0062345F" w:rsidRPr="00B30A26">
        <w:rPr>
          <w:lang w:val="es-ES"/>
        </w:rPr>
        <w:t>Cargo Modal</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Modal</w:instrText>
      </w:r>
      <w:r w:rsidR="004F6A81" w:rsidRPr="00B30A26">
        <w:rPr>
          <w:lang w:val="es-ES"/>
        </w:rPr>
        <w:instrText xml:space="preserve">" </w:instrText>
      </w:r>
      <w:r w:rsidR="004F6A81" w:rsidRPr="00B30A26">
        <w:rPr>
          <w:lang w:val="es-ES"/>
        </w:rPr>
        <w:fldChar w:fldCharType="end"/>
      </w:r>
      <w:r w:rsidR="0062345F" w:rsidRPr="00B30A26">
        <w:rPr>
          <w:lang w:val="es-ES"/>
        </w:rPr>
        <w:t xml:space="preserve"> </w:t>
      </w:r>
      <w:r w:rsidRPr="00B30A26">
        <w:rPr>
          <w:lang w:val="es-ES"/>
        </w:rPr>
        <w:t>instalada.</w:t>
      </w:r>
    </w:p>
    <w:p w14:paraId="0D98128E" w14:textId="77777777" w:rsidR="00D541A2" w:rsidRPr="00B30A26" w:rsidRDefault="00D541A2" w:rsidP="00D541A2">
      <w:pPr>
        <w:rPr>
          <w:lang w:val="es-ES"/>
        </w:rPr>
      </w:pPr>
    </w:p>
    <w:p w14:paraId="1E0C76D4" w14:textId="463FA7FC" w:rsidR="00D541A2" w:rsidRPr="00B30A26" w:rsidRDefault="00D541A2" w:rsidP="00D541A2">
      <w:pPr>
        <w:pStyle w:val="Ttulo6"/>
        <w:rPr>
          <w:lang w:val="es-ES"/>
        </w:rPr>
      </w:pPr>
      <w:r w:rsidRPr="00B30A26">
        <w:rPr>
          <w:lang w:val="es-ES"/>
        </w:rPr>
        <w:t xml:space="preserve"> RFCM-048 Anulación de los documentos de transporte</w:t>
      </w:r>
      <w:r w:rsidR="003B4C75" w:rsidRPr="00B30A26">
        <w:rPr>
          <w:lang w:val="es-ES"/>
        </w:rPr>
        <w:t xml:space="preserve"> </w:t>
      </w:r>
    </w:p>
    <w:p w14:paraId="6A933F35" w14:textId="3FBE47E1" w:rsidR="00D541A2" w:rsidRPr="00B30A26" w:rsidRDefault="00D541A2" w:rsidP="00D541A2">
      <w:pPr>
        <w:rPr>
          <w:lang w:val="es-ES"/>
        </w:rPr>
      </w:pPr>
      <w:r w:rsidRPr="00B30A26">
        <w:rPr>
          <w:lang w:val="es-ES"/>
        </w:rPr>
        <w:t>Permite al usuario anular los documentos de transporte adjuntados por la empresa de</w:t>
      </w:r>
      <w:r w:rsidR="003B4C75" w:rsidRPr="00B30A26">
        <w:rPr>
          <w:lang w:val="es-ES"/>
        </w:rPr>
        <w:t xml:space="preserve"> </w:t>
      </w:r>
      <w:r w:rsidRPr="00B30A26">
        <w:rPr>
          <w:lang w:val="es-ES"/>
        </w:rPr>
        <w:t>transporte.</w:t>
      </w:r>
    </w:p>
    <w:p w14:paraId="25A53C98" w14:textId="77777777" w:rsidR="00D541A2" w:rsidRPr="00B30A26" w:rsidRDefault="00D541A2" w:rsidP="00D541A2">
      <w:pPr>
        <w:rPr>
          <w:lang w:val="es-ES"/>
        </w:rPr>
      </w:pPr>
    </w:p>
    <w:p w14:paraId="01CD65E7" w14:textId="21F5720C" w:rsidR="00D541A2" w:rsidRPr="00B30A26" w:rsidRDefault="00D541A2" w:rsidP="00D541A2">
      <w:pPr>
        <w:pStyle w:val="Ttulo6"/>
        <w:rPr>
          <w:lang w:val="es-ES"/>
        </w:rPr>
      </w:pPr>
      <w:r w:rsidRPr="00B30A26">
        <w:rPr>
          <w:lang w:val="es-ES"/>
        </w:rPr>
        <w:lastRenderedPageBreak/>
        <w:t>RFCM-049 Permitir pagar viajes (Empresa de transporte hacia al</w:t>
      </w:r>
      <w:r w:rsidR="003B4C75" w:rsidRPr="00B30A26">
        <w:rPr>
          <w:lang w:val="es-ES"/>
        </w:rPr>
        <w:t xml:space="preserve"> </w:t>
      </w:r>
      <w:r w:rsidRPr="00B30A26">
        <w:rPr>
          <w:lang w:val="es-ES"/>
        </w:rPr>
        <w:t>Conductor)</w:t>
      </w:r>
      <w:r w:rsidR="003B4C75" w:rsidRPr="00B30A26">
        <w:rPr>
          <w:lang w:val="es-ES"/>
        </w:rPr>
        <w:t xml:space="preserve"> </w:t>
      </w:r>
    </w:p>
    <w:p w14:paraId="201E30B5" w14:textId="08362E5A" w:rsidR="00D541A2" w:rsidRPr="00B30A26" w:rsidRDefault="00D541A2" w:rsidP="00D541A2">
      <w:pPr>
        <w:rPr>
          <w:lang w:val="es-ES"/>
        </w:rPr>
      </w:pPr>
      <w:r w:rsidRPr="00B30A26">
        <w:rPr>
          <w:lang w:val="es-ES"/>
        </w:rPr>
        <w:t>Permite a la empresa de transporte tener una herramienta de pago electrónico de anticipos y</w:t>
      </w:r>
      <w:r w:rsidR="003B4C75" w:rsidRPr="00B30A26">
        <w:rPr>
          <w:lang w:val="es-ES"/>
        </w:rPr>
        <w:t xml:space="preserve"> </w:t>
      </w:r>
      <w:r w:rsidRPr="00B30A26">
        <w:rPr>
          <w:lang w:val="es-ES"/>
        </w:rPr>
        <w:t>saldos a los conductores y propietarios. Se pueda conectar a una entidad financiera (PSE)</w:t>
      </w:r>
    </w:p>
    <w:p w14:paraId="413F6493" w14:textId="77777777" w:rsidR="00D541A2" w:rsidRPr="00B30A26" w:rsidRDefault="00D541A2" w:rsidP="00D541A2">
      <w:pPr>
        <w:rPr>
          <w:lang w:val="es-ES"/>
        </w:rPr>
      </w:pPr>
    </w:p>
    <w:p w14:paraId="458DF68B" w14:textId="3C10F11D" w:rsidR="00D541A2" w:rsidRPr="00B30A26" w:rsidRDefault="00D541A2" w:rsidP="00D541A2">
      <w:pPr>
        <w:pStyle w:val="Ttulo6"/>
        <w:rPr>
          <w:lang w:val="es-ES"/>
        </w:rPr>
      </w:pPr>
      <w:r w:rsidRPr="00B30A26">
        <w:rPr>
          <w:lang w:val="es-ES"/>
        </w:rPr>
        <w:t>RFCM-050 Permitir pagar viajes (Generador de Transporte a la Empresa de</w:t>
      </w:r>
      <w:r w:rsidR="003B4C75" w:rsidRPr="00B30A26">
        <w:rPr>
          <w:lang w:val="es-ES"/>
        </w:rPr>
        <w:t xml:space="preserve"> </w:t>
      </w:r>
      <w:r w:rsidRPr="00B30A26">
        <w:rPr>
          <w:lang w:val="es-ES"/>
        </w:rPr>
        <w:t>Transporte)</w:t>
      </w:r>
      <w:r w:rsidR="003B4C75" w:rsidRPr="00B30A26">
        <w:rPr>
          <w:lang w:val="es-ES"/>
        </w:rPr>
        <w:t xml:space="preserve"> </w:t>
      </w:r>
    </w:p>
    <w:p w14:paraId="6B7D4E11" w14:textId="789EB06E" w:rsidR="00D541A2" w:rsidRPr="00B30A26" w:rsidRDefault="00D541A2" w:rsidP="00D541A2">
      <w:pPr>
        <w:rPr>
          <w:lang w:val="es-ES"/>
        </w:rPr>
      </w:pPr>
      <w:r w:rsidRPr="00B30A26">
        <w:rPr>
          <w:lang w:val="es-ES"/>
        </w:rPr>
        <w:t>Permite al generador de carga tener una herramienta de pago electrónico para que pague los</w:t>
      </w:r>
      <w:r w:rsidR="003B4C75" w:rsidRPr="00B30A26">
        <w:rPr>
          <w:lang w:val="es-ES"/>
        </w:rPr>
        <w:t xml:space="preserve"> </w:t>
      </w:r>
      <w:r w:rsidRPr="00B30A26">
        <w:rPr>
          <w:lang w:val="es-ES"/>
        </w:rPr>
        <w:t>viajes realizados a las empresas de transporte.</w:t>
      </w:r>
    </w:p>
    <w:p w14:paraId="6F29B4D6" w14:textId="77777777" w:rsidR="003237E6" w:rsidRPr="00B30A26" w:rsidRDefault="003237E6" w:rsidP="003237E6">
      <w:pPr>
        <w:rPr>
          <w:lang w:val="es-ES"/>
        </w:rPr>
      </w:pPr>
    </w:p>
    <w:p w14:paraId="2E0C1C2F" w14:textId="63FED28E" w:rsidR="00E20232" w:rsidRPr="00B30A26" w:rsidRDefault="0013039B" w:rsidP="00E20232">
      <w:pPr>
        <w:pStyle w:val="Ttulo4"/>
        <w:rPr>
          <w:lang w:val="es-ES"/>
        </w:rPr>
      </w:pPr>
      <w:bookmarkStart w:id="861" w:name="_Toc518466269"/>
      <w:r w:rsidRPr="00B30A26">
        <w:rPr>
          <w:lang w:val="es-ES"/>
        </w:rPr>
        <w:t>MESH</w:t>
      </w:r>
      <w:bookmarkEnd w:id="861"/>
      <w:r w:rsidR="004F6A81" w:rsidRPr="00B30A26">
        <w:rPr>
          <w:lang w:val="es-ES"/>
        </w:rPr>
        <w:fldChar w:fldCharType="begin"/>
      </w:r>
      <w:r w:rsidR="004F6A81" w:rsidRPr="00B30A26">
        <w:rPr>
          <w:lang w:val="es-ES"/>
        </w:rPr>
        <w:instrText xml:space="preserve"> XE "</w:instrText>
      </w:r>
      <w:r w:rsidR="004F6A81" w:rsidRPr="00B30A26">
        <w:rPr>
          <w:b w:val="0"/>
          <w:szCs w:val="28"/>
          <w:lang w:val="es-ES"/>
        </w:rPr>
        <w:instrText>MESH</w:instrText>
      </w:r>
      <w:r w:rsidR="004F6A81" w:rsidRPr="00B30A26">
        <w:rPr>
          <w:lang w:val="es-ES"/>
        </w:rPr>
        <w:instrText xml:space="preserve">" </w:instrText>
      </w:r>
      <w:r w:rsidR="004F6A81" w:rsidRPr="00B30A26">
        <w:rPr>
          <w:lang w:val="es-ES"/>
        </w:rPr>
        <w:fldChar w:fldCharType="end"/>
      </w:r>
    </w:p>
    <w:p w14:paraId="74535407" w14:textId="1080533B" w:rsidR="00CF47BC" w:rsidRDefault="00CF47BC" w:rsidP="00CF47BC">
      <w:pPr>
        <w:rPr>
          <w:ins w:id="862" w:author="felipe campo" w:date="2018-07-04T10:12:00Z"/>
          <w:lang w:val="es-ES"/>
        </w:rPr>
      </w:pPr>
      <w:r w:rsidRPr="00B30A26">
        <w:rPr>
          <w:lang w:val="es-ES"/>
        </w:rPr>
        <w:t xml:space="preserve">A continuación, se busca definir, de manera puntual, completa y libre de ambigüedades, las funcionalidades de los sistemas que conforman el componente </w:t>
      </w:r>
      <w:r w:rsidR="0013039B" w:rsidRPr="00B30A26">
        <w:rPr>
          <w:lang w:val="es-ES"/>
        </w:rPr>
        <w:t>MESH</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MESH</w:instrText>
      </w:r>
      <w:r w:rsidR="004F6A81" w:rsidRPr="00B30A26">
        <w:rPr>
          <w:lang w:val="es-ES"/>
        </w:rPr>
        <w:instrText xml:space="preserve">" </w:instrText>
      </w:r>
      <w:r w:rsidR="004F6A81" w:rsidRPr="00B30A26">
        <w:rPr>
          <w:lang w:val="es-ES"/>
        </w:rPr>
        <w:fldChar w:fldCharType="end"/>
      </w:r>
      <w:r w:rsidRPr="00B30A26">
        <w:rPr>
          <w:lang w:val="es-ES"/>
        </w:rPr>
        <w:t xml:space="preserve">: </w:t>
      </w:r>
      <w:ins w:id="863" w:author="felipe campo" w:date="2018-07-04T09:57:00Z">
        <w:r w:rsidR="00EC684D">
          <w:rPr>
            <w:lang w:val="es-ES"/>
          </w:rPr>
          <w:t>Esto incluye las funcionalidades de</w:t>
        </w:r>
      </w:ins>
      <w:ins w:id="864" w:author="felipe campo" w:date="2018-07-04T09:58:00Z">
        <w:r w:rsidR="00EC684D">
          <w:rPr>
            <w:lang w:val="es-ES"/>
          </w:rPr>
          <w:t>l sistema de mantenimiento asistido por computador (</w:t>
        </w:r>
      </w:ins>
      <w:r w:rsidRPr="00B30A26">
        <w:rPr>
          <w:lang w:val="es-ES"/>
        </w:rPr>
        <w:t>CMMS</w:t>
      </w:r>
      <w:r w:rsidRPr="00B30A26">
        <w:rPr>
          <w:lang w:val="es-ES"/>
        </w:rPr>
        <w:fldChar w:fldCharType="begin"/>
      </w:r>
      <w:r w:rsidRPr="00B30A26">
        <w:rPr>
          <w:lang w:val="es-ES"/>
        </w:rPr>
        <w:instrText xml:space="preserve"> XE "CMMS" </w:instrText>
      </w:r>
      <w:r w:rsidRPr="00B30A26">
        <w:rPr>
          <w:lang w:val="es-ES"/>
        </w:rPr>
        <w:fldChar w:fldCharType="end"/>
      </w:r>
      <w:ins w:id="865" w:author="felipe campo" w:date="2018-07-04T09:57:00Z">
        <w:r w:rsidR="00EC684D">
          <w:rPr>
            <w:lang w:val="es-ES"/>
          </w:rPr>
          <w:t xml:space="preserve"> </w:t>
        </w:r>
      </w:ins>
      <w:ins w:id="866" w:author="felipe campo" w:date="2018-07-04T09:58:00Z">
        <w:r w:rsidR="00EC684D">
          <w:rPr>
            <w:lang w:val="es-ES"/>
          </w:rPr>
          <w:t xml:space="preserve">) </w:t>
        </w:r>
      </w:ins>
      <w:ins w:id="867" w:author="felipe campo" w:date="2018-07-04T09:57:00Z">
        <w:r w:rsidR="00EC684D">
          <w:rPr>
            <w:lang w:val="es-ES"/>
          </w:rPr>
          <w:t xml:space="preserve">y el mantenimiento </w:t>
        </w:r>
      </w:ins>
      <w:ins w:id="868" w:author="felipe campo" w:date="2018-07-04T09:59:00Z">
        <w:r w:rsidR="00BE000B">
          <w:rPr>
            <w:lang w:val="es-ES"/>
          </w:rPr>
          <w:t>centrado</w:t>
        </w:r>
      </w:ins>
      <w:ins w:id="869" w:author="felipe campo" w:date="2018-07-04T09:57:00Z">
        <w:r w:rsidR="00EC684D">
          <w:rPr>
            <w:lang w:val="es-ES"/>
          </w:rPr>
          <w:t xml:space="preserve"> en confiabilidad </w:t>
        </w:r>
      </w:ins>
      <w:ins w:id="870" w:author="felipe campo" w:date="2018-07-04T09:59:00Z">
        <w:r w:rsidR="00EC684D">
          <w:rPr>
            <w:lang w:val="es-ES"/>
          </w:rPr>
          <w:t>(</w:t>
        </w:r>
      </w:ins>
      <w:del w:id="871" w:author="felipe campo" w:date="2018-07-04T09:57:00Z">
        <w:r w:rsidRPr="00B30A26" w:rsidDel="00EC684D">
          <w:rPr>
            <w:lang w:val="es-ES"/>
          </w:rPr>
          <w:delText>,</w:delText>
        </w:r>
      </w:del>
      <w:del w:id="872" w:author="felipe campo" w:date="2018-07-04T09:59:00Z">
        <w:r w:rsidRPr="00B30A26" w:rsidDel="00EC684D">
          <w:rPr>
            <w:lang w:val="es-ES"/>
          </w:rPr>
          <w:delText xml:space="preserve"> </w:delText>
        </w:r>
      </w:del>
      <w:r w:rsidRPr="00B30A26">
        <w:rPr>
          <w:lang w:val="es-ES"/>
        </w:rPr>
        <w:t>RCM</w:t>
      </w:r>
      <w:ins w:id="873" w:author="felipe campo" w:date="2018-07-04T09:59:00Z">
        <w:r w:rsidR="00EC684D">
          <w:rPr>
            <w:lang w:val="es-ES"/>
          </w:rPr>
          <w:t>)</w:t>
        </w:r>
      </w:ins>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RCM</w:instrText>
      </w:r>
      <w:r w:rsidR="004F6A81" w:rsidRPr="00B30A26">
        <w:rPr>
          <w:lang w:val="es-ES"/>
        </w:rPr>
        <w:instrText xml:space="preserve">" </w:instrText>
      </w:r>
      <w:r w:rsidR="004F6A81" w:rsidRPr="00B30A26">
        <w:rPr>
          <w:lang w:val="es-ES"/>
        </w:rPr>
        <w:fldChar w:fldCharType="end"/>
      </w:r>
      <w:r w:rsidRPr="00B30A26">
        <w:rPr>
          <w:lang w:val="es-ES"/>
        </w:rPr>
        <w:t xml:space="preserve">, los cuales hacen parte de la solución en nube </w:t>
      </w:r>
      <w:r w:rsidR="00842065" w:rsidRPr="00B30A26">
        <w:rPr>
          <w:lang w:val="es-ES"/>
        </w:rPr>
        <w:t>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Pr="00B30A26">
        <w:rPr>
          <w:lang w:val="es-ES"/>
        </w:rPr>
        <w:t xml:space="preserve"> y que deberán garantizar satisfactoriamente las necesidades y problemáticas del cliente desde un enfoque logístico. </w:t>
      </w:r>
    </w:p>
    <w:p w14:paraId="2D82D60B" w14:textId="77777777" w:rsidR="002C1E61" w:rsidRDefault="002C1E61" w:rsidP="00CF47BC">
      <w:pPr>
        <w:rPr>
          <w:ins w:id="874" w:author="felipe campo" w:date="2018-07-04T10:12:00Z"/>
          <w:lang w:val="es-ES"/>
        </w:rPr>
      </w:pPr>
    </w:p>
    <w:p w14:paraId="0F5A1E38" w14:textId="2187C2FF" w:rsidR="002C1E61" w:rsidRDefault="002C1E61" w:rsidP="00CF47BC">
      <w:pPr>
        <w:rPr>
          <w:ins w:id="875" w:author="felipe campo" w:date="2018-07-04T10:16:00Z"/>
          <w:lang w:val="es-ES"/>
        </w:rPr>
      </w:pPr>
      <w:ins w:id="876" w:author="felipe campo" w:date="2018-07-04T10:13:00Z">
        <w:r>
          <w:rPr>
            <w:lang w:val="es-ES"/>
          </w:rPr>
          <w:t xml:space="preserve">El sistema MESH busca manejar un mantenimiento correctivo, es cuando se gestiona una orden de trabajo previamente identificada de forma reactiva. Por otro lado </w:t>
        </w:r>
      </w:ins>
      <w:ins w:id="877" w:author="felipe campo" w:date="2018-07-04T10:14:00Z">
        <w:r>
          <w:rPr>
            <w:lang w:val="es-ES"/>
          </w:rPr>
          <w:t>están</w:t>
        </w:r>
      </w:ins>
      <w:ins w:id="878" w:author="felipe campo" w:date="2018-07-04T10:13:00Z">
        <w:r>
          <w:rPr>
            <w:lang w:val="es-ES"/>
          </w:rPr>
          <w:t xml:space="preserve"> </w:t>
        </w:r>
      </w:ins>
      <w:ins w:id="879" w:author="felipe campo" w:date="2018-07-04T10:14:00Z">
        <w:r>
          <w:rPr>
            <w:lang w:val="es-ES"/>
          </w:rPr>
          <w:t>los mantenimiento predictivo o preventivo, que dentro del lenguaje de los CMMS, consisten en realizar los mantenimientos de acuerdo con una planifica</w:t>
        </w:r>
      </w:ins>
      <w:ins w:id="880" w:author="felipe campo" w:date="2018-07-04T10:15:00Z">
        <w:r>
          <w:rPr>
            <w:lang w:val="es-ES"/>
          </w:rPr>
          <w:t xml:space="preserve">ción realizada en base a la confiabilidad arrojada por el RCM o de acuerdo a la guía de mantenimiento del fabricante de cada equipo. </w:t>
        </w:r>
      </w:ins>
    </w:p>
    <w:p w14:paraId="13426937" w14:textId="77777777" w:rsidR="002C1E61" w:rsidRDefault="002C1E61" w:rsidP="00CF47BC">
      <w:pPr>
        <w:rPr>
          <w:ins w:id="881" w:author="felipe campo" w:date="2018-07-04T10:16:00Z"/>
          <w:lang w:val="es-ES"/>
        </w:rPr>
      </w:pPr>
    </w:p>
    <w:p w14:paraId="282EA0FE" w14:textId="182B720D" w:rsidR="002C1E61" w:rsidRPr="00B30A26" w:rsidRDefault="002C1E61" w:rsidP="00CF47BC">
      <w:pPr>
        <w:rPr>
          <w:lang w:val="es-ES"/>
        </w:rPr>
      </w:pPr>
      <w:ins w:id="882" w:author="felipe campo" w:date="2018-07-04T10:16:00Z">
        <w:r w:rsidRPr="002C1E61">
          <w:rPr>
            <w:b/>
            <w:lang w:val="es-ES"/>
            <w:rPrChange w:id="883" w:author="felipe campo" w:date="2018-07-04T10:16:00Z">
              <w:rPr>
                <w:lang w:val="es-ES"/>
              </w:rPr>
            </w:rPrChange>
          </w:rPr>
          <w:t>Nota:</w:t>
        </w:r>
        <w:r>
          <w:rPr>
            <w:lang w:val="es-ES"/>
          </w:rPr>
          <w:t xml:space="preserve"> Los </w:t>
        </w:r>
      </w:ins>
      <w:ins w:id="884" w:author="felipe campo" w:date="2018-07-04T10:17:00Z">
        <w:r>
          <w:rPr>
            <w:lang w:val="es-ES"/>
          </w:rPr>
          <w:t>términos</w:t>
        </w:r>
      </w:ins>
      <w:ins w:id="885" w:author="felipe campo" w:date="2018-07-04T10:16:00Z">
        <w:r>
          <w:rPr>
            <w:lang w:val="es-ES"/>
          </w:rPr>
          <w:t xml:space="preserve"> </w:t>
        </w:r>
      </w:ins>
      <w:ins w:id="886" w:author="felipe campo" w:date="2018-07-04T10:17:00Z">
        <w:r>
          <w:rPr>
            <w:lang w:val="es-ES"/>
          </w:rPr>
          <w:t xml:space="preserve">mantenimiento </w:t>
        </w:r>
      </w:ins>
      <w:ins w:id="887" w:author="felipe campo" w:date="2018-07-04T10:16:00Z">
        <w:r>
          <w:rPr>
            <w:lang w:val="es-ES"/>
          </w:rPr>
          <w:t xml:space="preserve">predictivo </w:t>
        </w:r>
      </w:ins>
      <w:ins w:id="888" w:author="felipe campo" w:date="2018-07-04T10:17:00Z">
        <w:r>
          <w:rPr>
            <w:lang w:val="es-ES"/>
          </w:rPr>
          <w:t>y</w:t>
        </w:r>
      </w:ins>
      <w:ins w:id="889" w:author="felipe campo" w:date="2018-07-04T10:16:00Z">
        <w:r>
          <w:rPr>
            <w:lang w:val="es-ES"/>
          </w:rPr>
          <w:t xml:space="preserve"> </w:t>
        </w:r>
      </w:ins>
      <w:ins w:id="890" w:author="felipe campo" w:date="2018-07-04T10:17:00Z">
        <w:r>
          <w:rPr>
            <w:lang w:val="es-ES"/>
          </w:rPr>
          <w:t xml:space="preserve">mantenimiento </w:t>
        </w:r>
      </w:ins>
      <w:ins w:id="891" w:author="felipe campo" w:date="2018-07-04T10:16:00Z">
        <w:r>
          <w:rPr>
            <w:lang w:val="es-ES"/>
          </w:rPr>
          <w:t xml:space="preserve">preventivo se pueden usar alternadamente </w:t>
        </w:r>
      </w:ins>
      <w:ins w:id="892" w:author="felipe campo" w:date="2018-07-04T10:17:00Z">
        <w:r>
          <w:rPr>
            <w:lang w:val="es-ES"/>
          </w:rPr>
          <w:t>dentro</w:t>
        </w:r>
      </w:ins>
      <w:ins w:id="893" w:author="felipe campo" w:date="2018-07-04T10:16:00Z">
        <w:r>
          <w:rPr>
            <w:lang w:val="es-ES"/>
          </w:rPr>
          <w:t xml:space="preserve"> de este documento</w:t>
        </w:r>
      </w:ins>
    </w:p>
    <w:p w14:paraId="3BCB8E33" w14:textId="77777777" w:rsidR="00CF47BC" w:rsidRPr="00B30A26" w:rsidRDefault="00CF47BC" w:rsidP="00CF47BC">
      <w:pPr>
        <w:rPr>
          <w:lang w:val="es-ES"/>
        </w:rPr>
      </w:pPr>
    </w:p>
    <w:p w14:paraId="0844C45E" w14:textId="77777777" w:rsidR="00357C72" w:rsidRPr="00B30A26" w:rsidRDefault="00357C72" w:rsidP="00CF47BC">
      <w:pPr>
        <w:rPr>
          <w:lang w:val="es-ES"/>
        </w:rPr>
      </w:pPr>
    </w:p>
    <w:p w14:paraId="70033ED1" w14:textId="014E8FE6" w:rsidR="00CF47BC" w:rsidRPr="00B30A26" w:rsidRDefault="00CF47BC" w:rsidP="00CF47BC">
      <w:pPr>
        <w:pStyle w:val="Ttulo5"/>
        <w:rPr>
          <w:lang w:val="es-ES"/>
        </w:rPr>
      </w:pPr>
      <w:bookmarkStart w:id="894" w:name="_Toc518466270"/>
      <w:r w:rsidRPr="00B30A26">
        <w:rPr>
          <w:lang w:val="es-ES"/>
        </w:rPr>
        <w:t>CMMS</w:t>
      </w:r>
      <w:bookmarkEnd w:id="894"/>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CMMS</w:instrText>
      </w:r>
      <w:r w:rsidR="004F6A81" w:rsidRPr="00B30A26">
        <w:rPr>
          <w:lang w:val="es-ES"/>
        </w:rPr>
        <w:instrText xml:space="preserve">" </w:instrText>
      </w:r>
      <w:r w:rsidR="004F6A81" w:rsidRPr="00B30A26">
        <w:rPr>
          <w:lang w:val="es-ES"/>
        </w:rPr>
        <w:fldChar w:fldCharType="end"/>
      </w:r>
    </w:p>
    <w:p w14:paraId="277B4240" w14:textId="77777777" w:rsidR="009078BB" w:rsidRPr="00B30A26" w:rsidRDefault="009078BB" w:rsidP="009078BB">
      <w:pPr>
        <w:rPr>
          <w:lang w:val="es-ES"/>
        </w:rPr>
      </w:pPr>
    </w:p>
    <w:p w14:paraId="06665268" w14:textId="77777777" w:rsidR="009078BB" w:rsidRPr="00B30A26" w:rsidRDefault="009078BB" w:rsidP="009078BB">
      <w:pPr>
        <w:pStyle w:val="Ttulo6"/>
        <w:rPr>
          <w:lang w:val="es-ES"/>
        </w:rPr>
      </w:pPr>
      <w:r w:rsidRPr="00B30A26">
        <w:rPr>
          <w:lang w:val="es-ES"/>
        </w:rPr>
        <w:t xml:space="preserve">RFCMMS - 001 – ADMINISTRACIÓN DE SITIOS. </w:t>
      </w:r>
    </w:p>
    <w:p w14:paraId="1E741090" w14:textId="6199827C" w:rsidR="009078BB" w:rsidRPr="00B30A26" w:rsidRDefault="009078BB" w:rsidP="009078BB">
      <w:pPr>
        <w:rPr>
          <w:lang w:val="es-ES"/>
        </w:rPr>
      </w:pPr>
      <w:r w:rsidRPr="002C1E61">
        <w:rPr>
          <w:highlight w:val="green"/>
          <w:lang w:val="es-ES"/>
          <w:rPrChange w:id="895" w:author="felipe campo" w:date="2018-07-04T10:17:00Z">
            <w:rPr>
              <w:lang w:val="es-ES"/>
            </w:rPr>
          </w:rPrChange>
        </w:rPr>
        <w:t xml:space="preserve">Módulo para administrar sitios. El sistema debe administrar los lugares en los cuales se presentan actividades de mantenimiento. </w:t>
      </w:r>
      <w:del w:id="896" w:author="felipe campo" w:date="2018-07-04T10:08:00Z">
        <w:r w:rsidRPr="002C1E61" w:rsidDel="009578EB">
          <w:rPr>
            <w:highlight w:val="green"/>
            <w:lang w:val="es-ES"/>
            <w:rPrChange w:id="897" w:author="felipe campo" w:date="2018-07-04T10:17:00Z">
              <w:rPr>
                <w:lang w:val="es-ES"/>
              </w:rPr>
            </w:rPrChange>
          </w:rPr>
          <w:delText xml:space="preserve">Estos posteriormente se deben utilizar para ubicar activos registrados en la aplicación y buscar las ordenes o solicitudes que se hayan realizado en un sitio. </w:delText>
        </w:r>
      </w:del>
      <w:r w:rsidRPr="002C1E61">
        <w:rPr>
          <w:highlight w:val="green"/>
          <w:lang w:val="es-ES"/>
          <w:rPrChange w:id="898" w:author="felipe campo" w:date="2018-07-04T10:17:00Z">
            <w:rPr>
              <w:lang w:val="es-ES"/>
            </w:rPr>
          </w:rPrChange>
        </w:rPr>
        <w:t xml:space="preserve">Dentro </w:t>
      </w:r>
      <w:r w:rsidR="00CB4357" w:rsidRPr="002C1E61">
        <w:rPr>
          <w:highlight w:val="green"/>
          <w:lang w:val="es-ES"/>
          <w:rPrChange w:id="899" w:author="felipe campo" w:date="2018-07-04T10:17:00Z">
            <w:rPr>
              <w:lang w:val="es-ES"/>
            </w:rPr>
          </w:rPrChange>
        </w:rPr>
        <w:t>un sitio puede</w:t>
      </w:r>
      <w:r w:rsidRPr="002C1E61">
        <w:rPr>
          <w:highlight w:val="green"/>
          <w:lang w:val="es-ES"/>
          <w:rPrChange w:id="900" w:author="felipe campo" w:date="2018-07-04T10:17:00Z">
            <w:rPr>
              <w:lang w:val="es-ES"/>
            </w:rPr>
          </w:rPrChange>
        </w:rPr>
        <w:t xml:space="preserve"> </w:t>
      </w:r>
      <w:r w:rsidRPr="002C1E61">
        <w:rPr>
          <w:highlight w:val="green"/>
          <w:lang w:val="es-ES"/>
          <w:rPrChange w:id="901" w:author="felipe campo" w:date="2018-07-04T10:17:00Z">
            <w:rPr>
              <w:lang w:val="es-ES"/>
            </w:rPr>
          </w:rPrChange>
        </w:rPr>
        <w:lastRenderedPageBreak/>
        <w:t>existir otros sub-sitios, por lo cual esta funcionalidad se vuelve una jerarquía de sitios asociados.</w:t>
      </w:r>
      <w:r w:rsidRPr="00B30A26">
        <w:rPr>
          <w:lang w:val="es-ES"/>
        </w:rPr>
        <w:t xml:space="preserve"> </w:t>
      </w:r>
    </w:p>
    <w:p w14:paraId="6E634702" w14:textId="77777777" w:rsidR="009360D2" w:rsidRPr="00B30A26" w:rsidRDefault="009360D2" w:rsidP="009360D2">
      <w:pPr>
        <w:keepNext/>
        <w:rPr>
          <w:lang w:val="es-ES"/>
        </w:rPr>
      </w:pPr>
      <w:commentRangeStart w:id="902"/>
      <w:r w:rsidRPr="00B30A26">
        <w:rPr>
          <w:noProof/>
          <w:lang w:val="es-CO" w:eastAsia="es-CO"/>
        </w:rPr>
        <w:drawing>
          <wp:inline distT="0" distB="0" distL="0" distR="0" wp14:anchorId="356C978E" wp14:editId="30FCBB29">
            <wp:extent cx="5937885" cy="6343015"/>
            <wp:effectExtent l="0" t="0" r="0" b="0"/>
            <wp:docPr id="21" name="Picture 21" descr="Requisitos/export/RFE/png/Requisitos%20LogCloud__RF%20Requisitos%20Funcionales%20__RF%20Nivel%203%20Requisitos%20Funcionales%20Mesh__RF%20Nivel%203%20Actor%20Mesh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quisitos/export/RFE/png/Requisitos%20LogCloud__RF%20Requisitos%20Funcionales%20__RF%20Nivel%203%20Requisitos%20Funcionales%20Mesh__RF%20Nivel%203%20Actor%20Mesh_4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885" cy="6343015"/>
                    </a:xfrm>
                    <a:prstGeom prst="rect">
                      <a:avLst/>
                    </a:prstGeom>
                    <a:noFill/>
                    <a:ln>
                      <a:noFill/>
                    </a:ln>
                  </pic:spPr>
                </pic:pic>
              </a:graphicData>
            </a:graphic>
          </wp:inline>
        </w:drawing>
      </w:r>
      <w:commentRangeEnd w:id="902"/>
      <w:r w:rsidR="009578EB">
        <w:rPr>
          <w:rStyle w:val="Refdecomentario"/>
        </w:rPr>
        <w:commentReference w:id="902"/>
      </w:r>
    </w:p>
    <w:p w14:paraId="71A7FA41" w14:textId="48583272" w:rsidR="009360D2" w:rsidRPr="00B30A26" w:rsidRDefault="009360D2" w:rsidP="009360D2">
      <w:pPr>
        <w:pStyle w:val="Descripcin"/>
        <w:jc w:val="both"/>
        <w:rPr>
          <w:lang w:val="es-ES"/>
        </w:rPr>
      </w:pPr>
      <w:bookmarkStart w:id="903" w:name="_Toc477252578"/>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20</w:t>
      </w:r>
      <w:r w:rsidRPr="00B30A26">
        <w:rPr>
          <w:lang w:val="es-ES"/>
        </w:rPr>
        <w:fldChar w:fldCharType="end"/>
      </w:r>
      <w:r w:rsidRPr="00B30A26">
        <w:rPr>
          <w:lang w:val="es-ES"/>
        </w:rPr>
        <w:t xml:space="preserve"> Nivel 3 Requisitos Funcionales Actor Mesh</w:t>
      </w:r>
      <w:bookmarkEnd w:id="903"/>
    </w:p>
    <w:p w14:paraId="2EB0F9D6" w14:textId="77777777" w:rsidR="009360D2" w:rsidRPr="00B30A26" w:rsidRDefault="009360D2" w:rsidP="009360D2">
      <w:pPr>
        <w:keepNext/>
        <w:rPr>
          <w:lang w:val="es-ES"/>
        </w:rPr>
      </w:pPr>
      <w:r w:rsidRPr="00B30A26">
        <w:rPr>
          <w:noProof/>
          <w:lang w:val="es-CO" w:eastAsia="es-CO"/>
        </w:rPr>
        <w:lastRenderedPageBreak/>
        <w:drawing>
          <wp:inline distT="0" distB="0" distL="0" distR="0" wp14:anchorId="5A857266" wp14:editId="1BEF9CA3">
            <wp:extent cx="5937885" cy="5810250"/>
            <wp:effectExtent l="0" t="0" r="0" b="0"/>
            <wp:docPr id="24" name="Picture 24" descr="Requisitos/export/RFE/png/Requisitos%20LogCloud__RF%20Requisitos%20Funcionales%20__RF%20Nivel%203%20Requisitos%20Funcionales%20Mesh__RF%20Nivel%203%20Requisitos%20Funcionales%20Mesh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quisitos/export/RFE/png/Requisitos%20LogCloud__RF%20Requisitos%20Funcionales%20__RF%20Nivel%203%20Requisitos%20Funcionales%20Mesh__RF%20Nivel%203%20Requisitos%20Funcionales%20Mesh_4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885" cy="5810250"/>
                    </a:xfrm>
                    <a:prstGeom prst="rect">
                      <a:avLst/>
                    </a:prstGeom>
                    <a:noFill/>
                    <a:ln>
                      <a:noFill/>
                    </a:ln>
                  </pic:spPr>
                </pic:pic>
              </a:graphicData>
            </a:graphic>
          </wp:inline>
        </w:drawing>
      </w:r>
    </w:p>
    <w:p w14:paraId="65AC214D" w14:textId="40AA97B0" w:rsidR="009078BB" w:rsidRPr="00B30A26" w:rsidRDefault="009360D2" w:rsidP="009360D2">
      <w:pPr>
        <w:pStyle w:val="Descripcin"/>
        <w:jc w:val="both"/>
        <w:rPr>
          <w:lang w:val="es-ES"/>
        </w:rPr>
      </w:pPr>
      <w:bookmarkStart w:id="904" w:name="_Toc477252579"/>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21</w:t>
      </w:r>
      <w:r w:rsidRPr="00B30A26">
        <w:rPr>
          <w:lang w:val="es-ES"/>
        </w:rPr>
        <w:fldChar w:fldCharType="end"/>
      </w:r>
      <w:r w:rsidRPr="00B30A26">
        <w:rPr>
          <w:lang w:val="es-ES"/>
        </w:rPr>
        <w:t xml:space="preserve"> Nivel 3 Requisitos Funcionales Mesh</w:t>
      </w:r>
      <w:bookmarkEnd w:id="904"/>
    </w:p>
    <w:p w14:paraId="178681A2" w14:textId="77777777" w:rsidR="009078BB" w:rsidRPr="00B30A26" w:rsidRDefault="009078BB" w:rsidP="009078BB">
      <w:pPr>
        <w:pStyle w:val="Ttulo6"/>
        <w:rPr>
          <w:lang w:val="es-ES"/>
        </w:rPr>
      </w:pPr>
      <w:r w:rsidRPr="00B30A26">
        <w:rPr>
          <w:lang w:val="es-ES"/>
        </w:rPr>
        <w:t xml:space="preserve">RFCMMS - 002 – ADMINISTRACIÓN DE FAMILIAS. </w:t>
      </w:r>
    </w:p>
    <w:p w14:paraId="1E27E498" w14:textId="77777777" w:rsidR="009078BB" w:rsidRPr="00B30A26" w:rsidRDefault="009078BB" w:rsidP="009078BB">
      <w:pPr>
        <w:rPr>
          <w:lang w:val="es-ES"/>
        </w:rPr>
      </w:pPr>
      <w:r w:rsidRPr="00AF6C18">
        <w:rPr>
          <w:highlight w:val="green"/>
          <w:lang w:val="es-ES"/>
          <w:rPrChange w:id="905" w:author="felipe campo" w:date="2018-07-04T10:18:00Z">
            <w:rPr>
              <w:lang w:val="es-ES"/>
            </w:rPr>
          </w:rPrChange>
        </w:rPr>
        <w:t>Módulo para administrar familias. El sistema debe administrar la clasificación de los activos por grupos, en el cual se encuentra todas las características generales del activo, para que estas no sean ingresadas activo por activo, sino que por el contrario se cree una familia para el activo y a esta se le asocian todos los activos similares.</w:t>
      </w:r>
      <w:r w:rsidRPr="00B30A26">
        <w:rPr>
          <w:lang w:val="es-ES"/>
        </w:rPr>
        <w:t xml:space="preserve"> </w:t>
      </w:r>
    </w:p>
    <w:p w14:paraId="7B794C4B" w14:textId="77777777" w:rsidR="009078BB" w:rsidRPr="00B30A26" w:rsidRDefault="009078BB" w:rsidP="009078BB">
      <w:pPr>
        <w:rPr>
          <w:lang w:val="es-ES"/>
        </w:rPr>
      </w:pPr>
    </w:p>
    <w:p w14:paraId="7770D879" w14:textId="77777777" w:rsidR="009078BB" w:rsidRPr="00B30A26" w:rsidRDefault="009078BB" w:rsidP="009078BB">
      <w:pPr>
        <w:pStyle w:val="Ttulo6"/>
        <w:rPr>
          <w:lang w:val="es-ES"/>
        </w:rPr>
      </w:pPr>
      <w:r w:rsidRPr="00B30A26">
        <w:rPr>
          <w:lang w:val="es-ES"/>
        </w:rPr>
        <w:t xml:space="preserve">RFCMMS - 003 – ADMINISTRACIÓN DE DEPARTAMENTOS. </w:t>
      </w:r>
    </w:p>
    <w:p w14:paraId="29ADA800" w14:textId="77777777" w:rsidR="006E73C9" w:rsidRDefault="006E73C9" w:rsidP="009078BB">
      <w:pPr>
        <w:rPr>
          <w:lang w:val="es-ES"/>
        </w:rPr>
      </w:pPr>
    </w:p>
    <w:p w14:paraId="3F2D8448" w14:textId="77777777" w:rsidR="009078BB" w:rsidRPr="00B30A26" w:rsidRDefault="009078BB" w:rsidP="009078BB">
      <w:pPr>
        <w:rPr>
          <w:lang w:val="es-ES"/>
        </w:rPr>
      </w:pPr>
      <w:r w:rsidRPr="00AF6C18">
        <w:rPr>
          <w:highlight w:val="green"/>
          <w:lang w:val="es-ES"/>
          <w:rPrChange w:id="906" w:author="felipe campo" w:date="2018-07-04T10:18:00Z">
            <w:rPr>
              <w:lang w:val="es-ES"/>
            </w:rPr>
          </w:rPrChange>
        </w:rPr>
        <w:lastRenderedPageBreak/>
        <w:t>Módulo para administrar departamentos. El sistema debe administrar los departamentos del sistema, estos son asignados al activo fijo.</w:t>
      </w:r>
      <w:r w:rsidRPr="00B30A26">
        <w:rPr>
          <w:lang w:val="es-ES"/>
        </w:rPr>
        <w:t xml:space="preserve"> </w:t>
      </w:r>
    </w:p>
    <w:p w14:paraId="50388E67" w14:textId="77777777" w:rsidR="009078BB" w:rsidRPr="00B30A26" w:rsidRDefault="009078BB" w:rsidP="009078BB">
      <w:pPr>
        <w:rPr>
          <w:lang w:val="es-ES"/>
        </w:rPr>
      </w:pPr>
    </w:p>
    <w:p w14:paraId="24BBF3DD" w14:textId="77777777" w:rsidR="009078BB" w:rsidRPr="00B30A26" w:rsidRDefault="009078BB" w:rsidP="009078BB">
      <w:pPr>
        <w:pStyle w:val="Ttulo6"/>
        <w:rPr>
          <w:lang w:val="es-ES"/>
        </w:rPr>
      </w:pPr>
      <w:r w:rsidRPr="00B30A26">
        <w:rPr>
          <w:lang w:val="es-ES"/>
        </w:rPr>
        <w:t xml:space="preserve">RFCMMS - 004 – ADMINISTRACIÓN DE CATEGORÍAS. </w:t>
      </w:r>
    </w:p>
    <w:p w14:paraId="0612C25F" w14:textId="77777777" w:rsidR="006E73C9" w:rsidRDefault="006E73C9" w:rsidP="009078BB">
      <w:pPr>
        <w:rPr>
          <w:lang w:val="es-ES"/>
        </w:rPr>
      </w:pPr>
    </w:p>
    <w:p w14:paraId="59873515" w14:textId="77777777" w:rsidR="009078BB" w:rsidRPr="00B30A26" w:rsidRDefault="009078BB" w:rsidP="009078BB">
      <w:pPr>
        <w:rPr>
          <w:lang w:val="es-ES"/>
        </w:rPr>
      </w:pPr>
      <w:r w:rsidRPr="00AF6C18">
        <w:rPr>
          <w:highlight w:val="green"/>
          <w:lang w:val="es-ES"/>
          <w:rPrChange w:id="907" w:author="felipe campo" w:date="2018-07-04T10:18:00Z">
            <w:rPr>
              <w:lang w:val="es-ES"/>
            </w:rPr>
          </w:rPrChange>
        </w:rPr>
        <w:t>Módulo para administrar categorías. El sistema debe administrar las categorías del sistema, estos son asignadas al activo fijo. Normalmente esto se refiere a que tipo de activo se está haciendo referencia, por ejemplo, edificio, equipo de transporte, equipo biomédico, etc.</w:t>
      </w:r>
      <w:r w:rsidRPr="00B30A26">
        <w:rPr>
          <w:lang w:val="es-ES"/>
        </w:rPr>
        <w:t xml:space="preserve"> </w:t>
      </w:r>
    </w:p>
    <w:p w14:paraId="330C51A1" w14:textId="77777777" w:rsidR="009078BB" w:rsidRPr="00B30A26" w:rsidRDefault="009078BB" w:rsidP="009078BB">
      <w:pPr>
        <w:rPr>
          <w:lang w:val="es-ES"/>
        </w:rPr>
      </w:pPr>
    </w:p>
    <w:p w14:paraId="7AA44FA6" w14:textId="456D17F7" w:rsidR="009078BB" w:rsidRPr="00B30A26" w:rsidRDefault="009078BB" w:rsidP="009078BB">
      <w:pPr>
        <w:pStyle w:val="Ttulo6"/>
        <w:rPr>
          <w:lang w:val="es-ES"/>
        </w:rPr>
      </w:pPr>
      <w:r w:rsidRPr="00B30A26">
        <w:rPr>
          <w:lang w:val="es-ES"/>
        </w:rPr>
        <w:t xml:space="preserve">RFCMMS - 005 – ADMINISTRACIÓN DE </w:t>
      </w:r>
      <w:del w:id="908" w:author="felipe campo" w:date="2018-07-04T10:19:00Z">
        <w:r w:rsidRPr="00B30A26" w:rsidDel="00AF6C18">
          <w:rPr>
            <w:lang w:val="es-ES"/>
          </w:rPr>
          <w:delText>GRUPOS</w:delText>
        </w:r>
      </w:del>
      <w:ins w:id="909" w:author="felipe campo" w:date="2018-07-04T10:19:00Z">
        <w:r w:rsidR="00AF6C18">
          <w:rPr>
            <w:lang w:val="es-ES"/>
          </w:rPr>
          <w:t>ESPECIALIDAD</w:t>
        </w:r>
      </w:ins>
      <w:r w:rsidRPr="00B30A26">
        <w:rPr>
          <w:lang w:val="es-ES"/>
        </w:rPr>
        <w:t xml:space="preserve">. </w:t>
      </w:r>
    </w:p>
    <w:p w14:paraId="18B77D19" w14:textId="77777777" w:rsidR="006E73C9" w:rsidRDefault="006E73C9" w:rsidP="009078BB">
      <w:pPr>
        <w:rPr>
          <w:lang w:val="es-ES"/>
        </w:rPr>
      </w:pPr>
    </w:p>
    <w:p w14:paraId="0C907C0F" w14:textId="18604D08" w:rsidR="009078BB" w:rsidRPr="00B30A26" w:rsidRDefault="009078BB" w:rsidP="009078BB">
      <w:pPr>
        <w:rPr>
          <w:lang w:val="es-ES"/>
        </w:rPr>
      </w:pPr>
      <w:r w:rsidRPr="00AF6C18">
        <w:rPr>
          <w:highlight w:val="green"/>
          <w:lang w:val="es-ES"/>
          <w:rPrChange w:id="910" w:author="felipe campo" w:date="2018-07-04T10:19:00Z">
            <w:rPr>
              <w:lang w:val="es-ES"/>
            </w:rPr>
          </w:rPrChange>
        </w:rPr>
        <w:t xml:space="preserve">Módulo para administrar </w:t>
      </w:r>
      <w:del w:id="911" w:author="felipe campo" w:date="2018-07-04T10:19:00Z">
        <w:r w:rsidRPr="00AF6C18" w:rsidDel="00AF6C18">
          <w:rPr>
            <w:highlight w:val="green"/>
            <w:lang w:val="es-ES"/>
            <w:rPrChange w:id="912" w:author="felipe campo" w:date="2018-07-04T10:19:00Z">
              <w:rPr>
                <w:lang w:val="es-ES"/>
              </w:rPr>
            </w:rPrChange>
          </w:rPr>
          <w:delText>grupos</w:delText>
        </w:r>
      </w:del>
      <w:ins w:id="913" w:author="felipe campo" w:date="2018-07-04T10:19:00Z">
        <w:r w:rsidR="00AF6C18" w:rsidRPr="00AF6C18">
          <w:rPr>
            <w:highlight w:val="green"/>
            <w:lang w:val="es-ES"/>
            <w:rPrChange w:id="914" w:author="felipe campo" w:date="2018-07-04T10:19:00Z">
              <w:rPr>
                <w:lang w:val="es-ES"/>
              </w:rPr>
            </w:rPrChange>
          </w:rPr>
          <w:t>especialidades</w:t>
        </w:r>
      </w:ins>
      <w:r w:rsidRPr="00AF6C18">
        <w:rPr>
          <w:highlight w:val="green"/>
          <w:lang w:val="es-ES"/>
          <w:rPrChange w:id="915" w:author="felipe campo" w:date="2018-07-04T10:19:00Z">
            <w:rPr>
              <w:lang w:val="es-ES"/>
            </w:rPr>
          </w:rPrChange>
        </w:rPr>
        <w:t>. El sistema debe administrar l</w:t>
      </w:r>
      <w:ins w:id="916" w:author="felipe campo" w:date="2018-07-04T10:19:00Z">
        <w:r w:rsidR="00AF6C18" w:rsidRPr="00AF6C18">
          <w:rPr>
            <w:highlight w:val="green"/>
            <w:lang w:val="es-ES"/>
            <w:rPrChange w:id="917" w:author="felipe campo" w:date="2018-07-04T10:19:00Z">
              <w:rPr>
                <w:lang w:val="es-ES"/>
              </w:rPr>
            </w:rPrChange>
          </w:rPr>
          <w:t>a</w:t>
        </w:r>
      </w:ins>
      <w:del w:id="918" w:author="felipe campo" w:date="2018-07-04T10:19:00Z">
        <w:r w:rsidRPr="00AF6C18" w:rsidDel="00AF6C18">
          <w:rPr>
            <w:highlight w:val="green"/>
            <w:lang w:val="es-ES"/>
            <w:rPrChange w:id="919" w:author="felipe campo" w:date="2018-07-04T10:19:00Z">
              <w:rPr>
                <w:lang w:val="es-ES"/>
              </w:rPr>
            </w:rPrChange>
          </w:rPr>
          <w:delText>o</w:delText>
        </w:r>
      </w:del>
      <w:r w:rsidRPr="00AF6C18">
        <w:rPr>
          <w:highlight w:val="green"/>
          <w:lang w:val="es-ES"/>
          <w:rPrChange w:id="920" w:author="felipe campo" w:date="2018-07-04T10:19:00Z">
            <w:rPr>
              <w:lang w:val="es-ES"/>
            </w:rPr>
          </w:rPrChange>
        </w:rPr>
        <w:t xml:space="preserve">s </w:t>
      </w:r>
      <w:del w:id="921" w:author="felipe campo" w:date="2018-07-04T10:19:00Z">
        <w:r w:rsidRPr="00AF6C18" w:rsidDel="00AF6C18">
          <w:rPr>
            <w:highlight w:val="green"/>
            <w:lang w:val="es-ES"/>
            <w:rPrChange w:id="922" w:author="felipe campo" w:date="2018-07-04T10:19:00Z">
              <w:rPr>
                <w:lang w:val="es-ES"/>
              </w:rPr>
            </w:rPrChange>
          </w:rPr>
          <w:delText xml:space="preserve">grupos </w:delText>
        </w:r>
      </w:del>
      <w:ins w:id="923" w:author="felipe campo" w:date="2018-07-04T10:19:00Z">
        <w:r w:rsidR="00AF6C18" w:rsidRPr="00AF6C18">
          <w:rPr>
            <w:highlight w:val="green"/>
            <w:lang w:val="es-ES"/>
            <w:rPrChange w:id="924" w:author="felipe campo" w:date="2018-07-04T10:19:00Z">
              <w:rPr>
                <w:lang w:val="es-ES"/>
              </w:rPr>
            </w:rPrChange>
          </w:rPr>
          <w:t xml:space="preserve">especialidades </w:t>
        </w:r>
      </w:ins>
      <w:r w:rsidRPr="00AF6C18">
        <w:rPr>
          <w:highlight w:val="green"/>
          <w:lang w:val="es-ES"/>
          <w:rPrChange w:id="925" w:author="felipe campo" w:date="2018-07-04T10:19:00Z">
            <w:rPr>
              <w:lang w:val="es-ES"/>
            </w:rPr>
          </w:rPrChange>
        </w:rPr>
        <w:t xml:space="preserve">del sistema a los cuales pertenecerán el personal de mantenimiento. Funciona </w:t>
      </w:r>
      <w:del w:id="926" w:author="felipe campo" w:date="2018-07-04T10:19:00Z">
        <w:r w:rsidRPr="00AF6C18" w:rsidDel="00AF6C18">
          <w:rPr>
            <w:highlight w:val="green"/>
            <w:lang w:val="es-ES"/>
            <w:rPrChange w:id="927" w:author="felipe campo" w:date="2018-07-04T10:19:00Z">
              <w:rPr>
                <w:lang w:val="es-ES"/>
              </w:rPr>
            </w:rPrChange>
          </w:rPr>
          <w:delText xml:space="preserve">como una especialización del personal </w:delText>
        </w:r>
      </w:del>
      <w:r w:rsidRPr="00AF6C18">
        <w:rPr>
          <w:highlight w:val="green"/>
          <w:lang w:val="es-ES"/>
          <w:rPrChange w:id="928" w:author="felipe campo" w:date="2018-07-04T10:19:00Z">
            <w:rPr>
              <w:lang w:val="es-ES"/>
            </w:rPr>
          </w:rPrChange>
        </w:rPr>
        <w:t>para verificar que habilidades tienen en caso de requerirse para una tarea.</w:t>
      </w:r>
      <w:r w:rsidRPr="00B30A26">
        <w:rPr>
          <w:lang w:val="es-ES"/>
        </w:rPr>
        <w:t xml:space="preserve"> </w:t>
      </w:r>
    </w:p>
    <w:p w14:paraId="1DF3FC88" w14:textId="77777777" w:rsidR="009078BB" w:rsidRPr="00B30A26" w:rsidRDefault="009078BB" w:rsidP="009078BB">
      <w:pPr>
        <w:rPr>
          <w:lang w:val="es-ES"/>
        </w:rPr>
      </w:pPr>
    </w:p>
    <w:p w14:paraId="342B9FE9" w14:textId="77777777" w:rsidR="009078BB" w:rsidRPr="00B30A26" w:rsidRDefault="009078BB" w:rsidP="009078BB">
      <w:pPr>
        <w:pStyle w:val="Ttulo6"/>
        <w:rPr>
          <w:lang w:val="es-ES"/>
        </w:rPr>
      </w:pPr>
      <w:r w:rsidRPr="00B30A26">
        <w:rPr>
          <w:lang w:val="es-ES"/>
        </w:rPr>
        <w:t xml:space="preserve">RFCMMS - 006 – ADMINISTRACIÓN DE ACTIVOS. </w:t>
      </w:r>
    </w:p>
    <w:p w14:paraId="08A27175" w14:textId="7C3D01FC" w:rsidR="009078BB" w:rsidRPr="00B30A26" w:rsidRDefault="009078BB" w:rsidP="009078BB">
      <w:pPr>
        <w:rPr>
          <w:lang w:val="es-ES"/>
        </w:rPr>
      </w:pPr>
      <w:r w:rsidRPr="00772DDF">
        <w:rPr>
          <w:highlight w:val="green"/>
          <w:lang w:val="es-ES"/>
          <w:rPrChange w:id="929" w:author="felipe campo" w:date="2018-07-04T10:21:00Z">
            <w:rPr>
              <w:lang w:val="es-ES"/>
            </w:rPr>
          </w:rPrChange>
        </w:rPr>
        <w:t>Módulo para administrar activos. El sistema debe administrar todos los activos del sistema a los cuales se les pueda realizar un tipo de mantenimiento. Todo activo que se registre en el sistema debe pertenecer a una familia, la cual tiene las fichas generales del activo</w:t>
      </w:r>
      <w:ins w:id="930" w:author="felipe campo" w:date="2018-07-04T10:21:00Z">
        <w:r w:rsidR="00772DDF" w:rsidRPr="00772DDF">
          <w:rPr>
            <w:highlight w:val="green"/>
            <w:lang w:val="es-ES"/>
            <w:rPrChange w:id="931" w:author="felipe campo" w:date="2018-07-04T10:21:00Z">
              <w:rPr>
                <w:lang w:val="es-ES"/>
              </w:rPr>
            </w:rPrChange>
          </w:rPr>
          <w:t>.</w:t>
        </w:r>
      </w:ins>
      <w:del w:id="932" w:author="felipe campo" w:date="2018-07-04T10:21:00Z">
        <w:r w:rsidRPr="00772DDF" w:rsidDel="00772DDF">
          <w:rPr>
            <w:highlight w:val="green"/>
            <w:lang w:val="es-ES"/>
            <w:rPrChange w:id="933" w:author="felipe campo" w:date="2018-07-04T10:21:00Z">
              <w:rPr>
                <w:lang w:val="es-ES"/>
              </w:rPr>
            </w:rPrChange>
          </w:rPr>
          <w:delText xml:space="preserve"> y los instructivos de mantenimiento.</w:delText>
        </w:r>
        <w:r w:rsidRPr="00B30A26" w:rsidDel="00772DDF">
          <w:rPr>
            <w:lang w:val="es-ES"/>
          </w:rPr>
          <w:delText xml:space="preserve"> </w:delText>
        </w:r>
      </w:del>
    </w:p>
    <w:p w14:paraId="5AE757BD" w14:textId="77777777" w:rsidR="009078BB" w:rsidRPr="00B30A26" w:rsidRDefault="009078BB" w:rsidP="009078BB">
      <w:pPr>
        <w:rPr>
          <w:lang w:val="es-ES"/>
        </w:rPr>
      </w:pPr>
    </w:p>
    <w:p w14:paraId="781DDD60" w14:textId="77777777" w:rsidR="009078BB" w:rsidRPr="00B30A26" w:rsidRDefault="009078BB" w:rsidP="009078BB">
      <w:pPr>
        <w:pStyle w:val="Ttulo6"/>
        <w:rPr>
          <w:lang w:val="es-ES"/>
        </w:rPr>
      </w:pPr>
      <w:r w:rsidRPr="00B30A26">
        <w:rPr>
          <w:lang w:val="es-ES"/>
        </w:rPr>
        <w:t xml:space="preserve">RFCMMS - 007 – ADMINISTRACIÓN DE SISTEMAS. </w:t>
      </w:r>
    </w:p>
    <w:p w14:paraId="2CC2A569" w14:textId="5DCE6C04" w:rsidR="009078BB" w:rsidRPr="00B30A26" w:rsidRDefault="009078BB" w:rsidP="009078BB">
      <w:pPr>
        <w:rPr>
          <w:lang w:val="es-ES"/>
        </w:rPr>
      </w:pPr>
      <w:r w:rsidRPr="00772DDF">
        <w:rPr>
          <w:highlight w:val="green"/>
          <w:lang w:val="es-ES"/>
          <w:rPrChange w:id="934" w:author="felipe campo" w:date="2018-07-04T10:22:00Z">
            <w:rPr>
              <w:lang w:val="es-ES"/>
            </w:rPr>
          </w:rPrChange>
        </w:rPr>
        <w:t>Módulo para administración de sistemas. El sistema debe administrar todos los sistemas de una familia. Por lo general una familia de activos contiene un sistema o varios sistemas en su interior, por ejemplo, un camión tiene sistema eléctrico, sistema hidráulico, sistema mecánico, etc. Pero a su vez estos sistemas pueden contener subsistemas que requieren atención por parte del software de mantenimiento, lo que indica que esta funcionalidad del CMMS</w:t>
      </w:r>
      <w:r w:rsidR="004F6A81" w:rsidRPr="00772DDF">
        <w:rPr>
          <w:highlight w:val="green"/>
          <w:lang w:val="es-ES"/>
          <w:rPrChange w:id="935" w:author="felipe campo" w:date="2018-07-04T10:22:00Z">
            <w:rPr>
              <w:lang w:val="es-ES"/>
            </w:rPr>
          </w:rPrChange>
        </w:rPr>
        <w:fldChar w:fldCharType="begin"/>
      </w:r>
      <w:r w:rsidR="004F6A81" w:rsidRPr="00772DDF">
        <w:rPr>
          <w:highlight w:val="green"/>
          <w:lang w:val="es-ES"/>
          <w:rPrChange w:id="936" w:author="felipe campo" w:date="2018-07-04T10:22:00Z">
            <w:rPr>
              <w:lang w:val="es-ES"/>
            </w:rPr>
          </w:rPrChange>
        </w:rPr>
        <w:instrText xml:space="preserve"> XE "</w:instrText>
      </w:r>
      <w:r w:rsidR="004F6A81" w:rsidRPr="00772DDF">
        <w:rPr>
          <w:b/>
          <w:szCs w:val="28"/>
          <w:highlight w:val="green"/>
          <w:lang w:val="es-ES"/>
          <w:rPrChange w:id="937" w:author="felipe campo" w:date="2018-07-04T10:22:00Z">
            <w:rPr>
              <w:b/>
              <w:szCs w:val="28"/>
              <w:lang w:val="es-ES"/>
            </w:rPr>
          </w:rPrChange>
        </w:rPr>
        <w:instrText>CMMS</w:instrText>
      </w:r>
      <w:r w:rsidR="004F6A81" w:rsidRPr="00772DDF">
        <w:rPr>
          <w:highlight w:val="green"/>
          <w:lang w:val="es-ES"/>
          <w:rPrChange w:id="938" w:author="felipe campo" w:date="2018-07-04T10:22:00Z">
            <w:rPr>
              <w:lang w:val="es-ES"/>
            </w:rPr>
          </w:rPrChange>
        </w:rPr>
        <w:instrText xml:space="preserve">" </w:instrText>
      </w:r>
      <w:r w:rsidR="004F6A81" w:rsidRPr="00772DDF">
        <w:rPr>
          <w:highlight w:val="green"/>
          <w:lang w:val="es-ES"/>
          <w:rPrChange w:id="939" w:author="felipe campo" w:date="2018-07-04T10:22:00Z">
            <w:rPr>
              <w:lang w:val="es-ES"/>
            </w:rPr>
          </w:rPrChange>
        </w:rPr>
        <w:fldChar w:fldCharType="end"/>
      </w:r>
      <w:r w:rsidRPr="00772DDF">
        <w:rPr>
          <w:highlight w:val="green"/>
          <w:lang w:val="es-ES"/>
          <w:rPrChange w:id="940" w:author="felipe campo" w:date="2018-07-04T10:22:00Z">
            <w:rPr>
              <w:lang w:val="es-ES"/>
            </w:rPr>
          </w:rPrChange>
        </w:rPr>
        <w:t>, se convierte en un árbol estructurado de cada familia</w:t>
      </w:r>
      <w:r w:rsidRPr="00B30A26">
        <w:rPr>
          <w:lang w:val="es-ES"/>
        </w:rPr>
        <w:t xml:space="preserve">. </w:t>
      </w:r>
    </w:p>
    <w:p w14:paraId="42507899" w14:textId="77777777" w:rsidR="009078BB" w:rsidRPr="00B30A26" w:rsidRDefault="009078BB" w:rsidP="009078BB">
      <w:pPr>
        <w:rPr>
          <w:lang w:val="es-ES"/>
        </w:rPr>
      </w:pPr>
    </w:p>
    <w:p w14:paraId="242F5C0D" w14:textId="3894502E" w:rsidR="009078BB" w:rsidRPr="00B30A26" w:rsidRDefault="009078BB" w:rsidP="009078BB">
      <w:pPr>
        <w:pStyle w:val="Ttulo6"/>
        <w:rPr>
          <w:lang w:val="es-ES"/>
        </w:rPr>
      </w:pPr>
      <w:r w:rsidRPr="00B30A26">
        <w:rPr>
          <w:lang w:val="es-ES"/>
        </w:rPr>
        <w:t xml:space="preserve">RFCMMS - 008 – </w:t>
      </w:r>
      <w:del w:id="941" w:author="felipe campo" w:date="2018-07-04T10:26:00Z">
        <w:r w:rsidRPr="00B30A26" w:rsidDel="00974A5C">
          <w:rPr>
            <w:lang w:val="es-ES"/>
          </w:rPr>
          <w:delText xml:space="preserve">ADMINISTRACIÓN </w:delText>
        </w:r>
      </w:del>
      <w:ins w:id="942" w:author="felipe campo" w:date="2018-07-04T10:26:00Z">
        <w:r w:rsidR="00974A5C">
          <w:rPr>
            <w:lang w:val="es-ES"/>
          </w:rPr>
          <w:t>SELECCIÓN</w:t>
        </w:r>
        <w:r w:rsidR="00974A5C" w:rsidRPr="00B30A26">
          <w:rPr>
            <w:lang w:val="es-ES"/>
          </w:rPr>
          <w:t xml:space="preserve"> </w:t>
        </w:r>
      </w:ins>
      <w:r w:rsidRPr="00B30A26">
        <w:rPr>
          <w:lang w:val="es-ES"/>
        </w:rPr>
        <w:t xml:space="preserve">DE UNIDADES DE MEDIDAS. </w:t>
      </w:r>
    </w:p>
    <w:p w14:paraId="47EB29BA" w14:textId="0B6DD56E" w:rsidR="009078BB" w:rsidRPr="00B30A26" w:rsidRDefault="009078BB" w:rsidP="009078BB">
      <w:pPr>
        <w:rPr>
          <w:lang w:val="es-ES"/>
        </w:rPr>
      </w:pPr>
      <w:r w:rsidRPr="00974A5C">
        <w:rPr>
          <w:highlight w:val="green"/>
          <w:lang w:val="es-ES"/>
          <w:rPrChange w:id="943" w:author="felipe campo" w:date="2018-07-04T10:27:00Z">
            <w:rPr>
              <w:lang w:val="es-ES"/>
            </w:rPr>
          </w:rPrChange>
        </w:rPr>
        <w:t xml:space="preserve">Módulo para administración de unidades de medidas. El sistema debe administrar todas las mediciones que se le puedan realizar a un activo en particular, su administración se basa en </w:t>
      </w:r>
      <w:del w:id="944" w:author="felipe campo" w:date="2018-07-04T10:27:00Z">
        <w:r w:rsidRPr="00974A5C" w:rsidDel="00974A5C">
          <w:rPr>
            <w:highlight w:val="green"/>
            <w:lang w:val="es-ES"/>
            <w:rPrChange w:id="945" w:author="felipe campo" w:date="2018-07-04T10:27:00Z">
              <w:rPr>
                <w:lang w:val="es-ES"/>
              </w:rPr>
            </w:rPrChange>
          </w:rPr>
          <w:delText xml:space="preserve">tres </w:delText>
        </w:r>
      </w:del>
      <w:ins w:id="946" w:author="felipe campo" w:date="2018-07-04T10:27:00Z">
        <w:r w:rsidR="00974A5C" w:rsidRPr="00974A5C">
          <w:rPr>
            <w:highlight w:val="green"/>
            <w:lang w:val="es-ES"/>
            <w:rPrChange w:id="947" w:author="felipe campo" w:date="2018-07-04T10:27:00Z">
              <w:rPr>
                <w:lang w:val="es-ES"/>
              </w:rPr>
            </w:rPrChange>
          </w:rPr>
          <w:t xml:space="preserve">dos </w:t>
        </w:r>
      </w:ins>
      <w:r w:rsidRPr="00974A5C">
        <w:rPr>
          <w:highlight w:val="green"/>
          <w:lang w:val="es-ES"/>
          <w:rPrChange w:id="948" w:author="felipe campo" w:date="2018-07-04T10:27:00Z">
            <w:rPr>
              <w:lang w:val="es-ES"/>
            </w:rPr>
          </w:rPrChange>
        </w:rPr>
        <w:t xml:space="preserve">partes, una es la </w:t>
      </w:r>
      <w:del w:id="949" w:author="felipe campo" w:date="2018-07-04T10:25:00Z">
        <w:r w:rsidRPr="00974A5C" w:rsidDel="00974A5C">
          <w:rPr>
            <w:highlight w:val="green"/>
            <w:lang w:val="es-ES"/>
            <w:rPrChange w:id="950" w:author="felipe campo" w:date="2018-07-04T10:27:00Z">
              <w:rPr>
                <w:lang w:val="es-ES"/>
              </w:rPr>
            </w:rPrChange>
          </w:rPr>
          <w:delText xml:space="preserve">administración </w:delText>
        </w:r>
      </w:del>
      <w:ins w:id="951" w:author="felipe campo" w:date="2018-07-04T10:25:00Z">
        <w:r w:rsidR="00974A5C" w:rsidRPr="00974A5C">
          <w:rPr>
            <w:highlight w:val="green"/>
            <w:lang w:val="es-ES"/>
            <w:rPrChange w:id="952" w:author="felipe campo" w:date="2018-07-04T10:27:00Z">
              <w:rPr>
                <w:lang w:val="es-ES"/>
              </w:rPr>
            </w:rPrChange>
          </w:rPr>
          <w:t xml:space="preserve">selección </w:t>
        </w:r>
      </w:ins>
      <w:r w:rsidRPr="00974A5C">
        <w:rPr>
          <w:highlight w:val="green"/>
          <w:lang w:val="es-ES"/>
          <w:rPrChange w:id="953" w:author="felipe campo" w:date="2018-07-04T10:27:00Z">
            <w:rPr>
              <w:lang w:val="es-ES"/>
            </w:rPr>
          </w:rPrChange>
        </w:rPr>
        <w:t>de las medidas</w:t>
      </w:r>
      <w:ins w:id="954" w:author="felipe campo" w:date="2018-07-04T10:25:00Z">
        <w:r w:rsidR="00974A5C" w:rsidRPr="00974A5C">
          <w:rPr>
            <w:highlight w:val="green"/>
            <w:lang w:val="es-ES"/>
            <w:rPrChange w:id="955" w:author="felipe campo" w:date="2018-07-04T10:27:00Z">
              <w:rPr>
                <w:lang w:val="es-ES"/>
              </w:rPr>
            </w:rPrChange>
          </w:rPr>
          <w:t xml:space="preserve"> que maneja el sistema</w:t>
        </w:r>
      </w:ins>
      <w:r w:rsidRPr="00974A5C">
        <w:rPr>
          <w:highlight w:val="green"/>
          <w:lang w:val="es-ES"/>
          <w:rPrChange w:id="956" w:author="felipe campo" w:date="2018-07-04T10:27:00Z">
            <w:rPr>
              <w:lang w:val="es-ES"/>
            </w:rPr>
          </w:rPrChange>
        </w:rPr>
        <w:t xml:space="preserve"> como tal, donde se crean las medidas que pueden ser utilizadas en el sistema</w:t>
      </w:r>
      <w:ins w:id="957" w:author="felipe campo" w:date="2018-07-04T10:27:00Z">
        <w:r w:rsidR="00974A5C" w:rsidRPr="00974A5C">
          <w:rPr>
            <w:highlight w:val="green"/>
            <w:lang w:val="es-ES"/>
            <w:rPrChange w:id="958" w:author="felipe campo" w:date="2018-07-04T10:27:00Z">
              <w:rPr>
                <w:lang w:val="es-ES"/>
              </w:rPr>
            </w:rPrChange>
          </w:rPr>
          <w:t xml:space="preserve"> y</w:t>
        </w:r>
      </w:ins>
      <w:del w:id="959" w:author="felipe campo" w:date="2018-07-04T10:27:00Z">
        <w:r w:rsidRPr="00974A5C" w:rsidDel="00974A5C">
          <w:rPr>
            <w:highlight w:val="green"/>
            <w:lang w:val="es-ES"/>
            <w:rPrChange w:id="960" w:author="felipe campo" w:date="2018-07-04T10:27:00Z">
              <w:rPr>
                <w:lang w:val="es-ES"/>
              </w:rPr>
            </w:rPrChange>
          </w:rPr>
          <w:delText>,</w:delText>
        </w:r>
      </w:del>
      <w:r w:rsidRPr="00974A5C">
        <w:rPr>
          <w:highlight w:val="green"/>
          <w:lang w:val="es-ES"/>
          <w:rPrChange w:id="961" w:author="felipe campo" w:date="2018-07-04T10:27:00Z">
            <w:rPr>
              <w:lang w:val="es-ES"/>
            </w:rPr>
          </w:rPrChange>
        </w:rPr>
        <w:t xml:space="preserve"> la segunda parte consta de asociar </w:t>
      </w:r>
      <w:r w:rsidRPr="00974A5C">
        <w:rPr>
          <w:highlight w:val="green"/>
          <w:lang w:val="es-ES"/>
          <w:rPrChange w:id="962" w:author="felipe campo" w:date="2018-07-04T10:27:00Z">
            <w:rPr>
              <w:lang w:val="es-ES"/>
            </w:rPr>
          </w:rPrChange>
        </w:rPr>
        <w:lastRenderedPageBreak/>
        <w:t>las medidas a una familia, esto con el fin de restringir las mediciones de un activo solo a las que estén configuradas en su familia</w:t>
      </w:r>
      <w:del w:id="963" w:author="felipe campo" w:date="2018-07-04T10:27:00Z">
        <w:r w:rsidRPr="00974A5C" w:rsidDel="00974A5C">
          <w:rPr>
            <w:highlight w:val="green"/>
            <w:lang w:val="es-ES"/>
            <w:rPrChange w:id="964" w:author="felipe campo" w:date="2018-07-04T10:27:00Z">
              <w:rPr>
                <w:lang w:val="es-ES"/>
              </w:rPr>
            </w:rPrChange>
          </w:rPr>
          <w:delText>, y como tercer paso sería ingresar las mediciones a cada activo creado en el sistema</w:delText>
        </w:r>
      </w:del>
      <w:r w:rsidRPr="00974A5C">
        <w:rPr>
          <w:highlight w:val="green"/>
          <w:lang w:val="es-ES"/>
          <w:rPrChange w:id="965" w:author="felipe campo" w:date="2018-07-04T10:27:00Z">
            <w:rPr>
              <w:lang w:val="es-ES"/>
            </w:rPr>
          </w:rPrChange>
        </w:rPr>
        <w:t>.</w:t>
      </w:r>
      <w:r w:rsidRPr="00B30A26">
        <w:rPr>
          <w:lang w:val="es-ES"/>
        </w:rPr>
        <w:t xml:space="preserve"> </w:t>
      </w:r>
    </w:p>
    <w:p w14:paraId="23AC9798" w14:textId="77777777" w:rsidR="009078BB" w:rsidRPr="00B30A26" w:rsidRDefault="009078BB" w:rsidP="009078BB">
      <w:pPr>
        <w:rPr>
          <w:lang w:val="es-ES"/>
        </w:rPr>
      </w:pPr>
    </w:p>
    <w:p w14:paraId="2F405F96" w14:textId="77777777" w:rsidR="009078BB" w:rsidRPr="00B30A26" w:rsidRDefault="009078BB" w:rsidP="009078BB">
      <w:pPr>
        <w:pStyle w:val="Ttulo6"/>
        <w:rPr>
          <w:lang w:val="es-ES"/>
        </w:rPr>
      </w:pPr>
      <w:r w:rsidRPr="00B30A26">
        <w:rPr>
          <w:lang w:val="es-ES"/>
        </w:rPr>
        <w:t xml:space="preserve">RFCMMS - 009 – ADMINISTRACIÓN DE SOLICITUDES DE TRABAJO. </w:t>
      </w:r>
    </w:p>
    <w:p w14:paraId="539FCE44" w14:textId="52C1F384" w:rsidR="009078BB" w:rsidRPr="00B30A26" w:rsidRDefault="009078BB" w:rsidP="009078BB">
      <w:pPr>
        <w:rPr>
          <w:lang w:val="es-ES"/>
        </w:rPr>
      </w:pPr>
      <w:r w:rsidRPr="00974A5C">
        <w:rPr>
          <w:highlight w:val="green"/>
          <w:lang w:val="es-ES"/>
          <w:rPrChange w:id="966" w:author="felipe campo" w:date="2018-07-04T10:29:00Z">
            <w:rPr>
              <w:lang w:val="es-ES"/>
            </w:rPr>
          </w:rPrChange>
        </w:rPr>
        <w:t>Módulo para administración de solicitudes de trabajo. El sistema debe registrar todas las solicitudes que realizan los usuarios de la empresa. Estas solicitudes son procesadas y priorizadas por el personal de mantenimiento</w:t>
      </w:r>
      <w:ins w:id="967" w:author="felipe campo" w:date="2018-07-04T10:28:00Z">
        <w:r w:rsidR="00974A5C" w:rsidRPr="00974A5C">
          <w:rPr>
            <w:highlight w:val="green"/>
            <w:lang w:val="es-ES"/>
            <w:rPrChange w:id="968" w:author="felipe campo" w:date="2018-07-04T10:29:00Z">
              <w:rPr>
                <w:lang w:val="es-ES"/>
              </w:rPr>
            </w:rPrChange>
          </w:rPr>
          <w:t xml:space="preserve"> (gatekeeper)</w:t>
        </w:r>
      </w:ins>
      <w:del w:id="969" w:author="felipe campo" w:date="2018-07-04T10:28:00Z">
        <w:r w:rsidRPr="00974A5C" w:rsidDel="00974A5C">
          <w:rPr>
            <w:highlight w:val="green"/>
            <w:lang w:val="es-ES"/>
            <w:rPrChange w:id="970" w:author="felipe campo" w:date="2018-07-04T10:29:00Z">
              <w:rPr>
                <w:lang w:val="es-ES"/>
              </w:rPr>
            </w:rPrChange>
          </w:rPr>
          <w:delText>, en el caso que sean una urgencia, el personal de mantenimiento procederá a crear una orden de trabajo para esa solicitud.</w:delText>
        </w:r>
      </w:del>
      <w:ins w:id="971" w:author="felipe campo" w:date="2018-07-04T10:28:00Z">
        <w:r w:rsidR="00974A5C" w:rsidRPr="00974A5C">
          <w:rPr>
            <w:highlight w:val="green"/>
            <w:lang w:val="es-ES"/>
            <w:rPrChange w:id="972" w:author="felipe campo" w:date="2018-07-04T10:29:00Z">
              <w:rPr>
                <w:lang w:val="es-ES"/>
              </w:rPr>
            </w:rPrChange>
          </w:rPr>
          <w:t>.</w:t>
        </w:r>
      </w:ins>
      <w:r w:rsidRPr="00B30A26">
        <w:rPr>
          <w:lang w:val="es-ES"/>
        </w:rPr>
        <w:t xml:space="preserve">  </w:t>
      </w:r>
    </w:p>
    <w:p w14:paraId="34B8D933" w14:textId="77777777" w:rsidR="009078BB" w:rsidRPr="00B30A26" w:rsidRDefault="009078BB" w:rsidP="009078BB">
      <w:pPr>
        <w:rPr>
          <w:lang w:val="es-ES"/>
        </w:rPr>
      </w:pPr>
    </w:p>
    <w:p w14:paraId="327152D8" w14:textId="77777777" w:rsidR="009078BB" w:rsidRPr="00B30A26" w:rsidRDefault="009078BB" w:rsidP="009078BB">
      <w:pPr>
        <w:pStyle w:val="Ttulo6"/>
        <w:rPr>
          <w:lang w:val="es-ES"/>
        </w:rPr>
      </w:pPr>
      <w:r w:rsidRPr="00B30A26">
        <w:rPr>
          <w:lang w:val="es-ES"/>
        </w:rPr>
        <w:t xml:space="preserve">RFCMMS - 010 – ADMINISTRACIÓN DE ORDENES DE TRABAJO. </w:t>
      </w:r>
    </w:p>
    <w:p w14:paraId="4083EFBA" w14:textId="2AEC884A" w:rsidR="009078BB" w:rsidRPr="00B30A26" w:rsidRDefault="009078BB" w:rsidP="009078BB">
      <w:pPr>
        <w:rPr>
          <w:lang w:val="es-ES"/>
        </w:rPr>
      </w:pPr>
      <w:r w:rsidRPr="00974A5C">
        <w:rPr>
          <w:highlight w:val="green"/>
          <w:lang w:val="es-ES"/>
          <w:rPrChange w:id="973" w:author="felipe campo" w:date="2018-07-04T10:29:00Z">
            <w:rPr>
              <w:lang w:val="es-ES"/>
            </w:rPr>
          </w:rPrChange>
        </w:rPr>
        <w:t xml:space="preserve">Módulo para administración de </w:t>
      </w:r>
      <w:r w:rsidR="00CB4357" w:rsidRPr="00974A5C">
        <w:rPr>
          <w:highlight w:val="green"/>
          <w:lang w:val="es-ES"/>
          <w:rPrChange w:id="974" w:author="felipe campo" w:date="2018-07-04T10:29:00Z">
            <w:rPr>
              <w:lang w:val="es-ES"/>
            </w:rPr>
          </w:rPrChange>
        </w:rPr>
        <w:t>órdenes</w:t>
      </w:r>
      <w:r w:rsidRPr="00974A5C">
        <w:rPr>
          <w:highlight w:val="green"/>
          <w:lang w:val="es-ES"/>
          <w:rPrChange w:id="975" w:author="felipe campo" w:date="2018-07-04T10:29:00Z">
            <w:rPr>
              <w:lang w:val="es-ES"/>
            </w:rPr>
          </w:rPrChange>
        </w:rPr>
        <w:t xml:space="preserve"> de trabajo. El sistema debe administrar todas las ordenes de trabajo, creación de tareas asociadas a la orden, asignación de recursos, generación de comentarios y/o recomendaciones, asignación de tiempos consumidos.</w:t>
      </w:r>
      <w:r w:rsidRPr="00B30A26">
        <w:rPr>
          <w:lang w:val="es-ES"/>
        </w:rPr>
        <w:t xml:space="preserve"> </w:t>
      </w:r>
    </w:p>
    <w:p w14:paraId="20908272" w14:textId="77777777" w:rsidR="009078BB" w:rsidRPr="00B30A26" w:rsidRDefault="009078BB" w:rsidP="009078BB">
      <w:pPr>
        <w:rPr>
          <w:lang w:val="es-ES"/>
        </w:rPr>
      </w:pPr>
    </w:p>
    <w:p w14:paraId="62E91B04" w14:textId="77777777" w:rsidR="009078BB" w:rsidRPr="00B30A26" w:rsidRDefault="009078BB" w:rsidP="009078BB">
      <w:pPr>
        <w:pStyle w:val="Ttulo6"/>
        <w:rPr>
          <w:lang w:val="es-ES"/>
        </w:rPr>
      </w:pPr>
      <w:r w:rsidRPr="00B30A26">
        <w:rPr>
          <w:lang w:val="es-ES"/>
        </w:rPr>
        <w:t xml:space="preserve">RFCMMS - 011 – PROGRAMACIÓN DE MANTENIMIENTOS </w:t>
      </w:r>
    </w:p>
    <w:p w14:paraId="23BE4CDC" w14:textId="3FAABA16" w:rsidR="009078BB" w:rsidRPr="00B30A26" w:rsidDel="00CC0EA6" w:rsidRDefault="009078BB" w:rsidP="009078BB">
      <w:pPr>
        <w:rPr>
          <w:del w:id="976" w:author="felipe campo" w:date="2018-07-04T10:33:00Z"/>
          <w:lang w:val="es-ES"/>
        </w:rPr>
      </w:pPr>
      <w:r w:rsidRPr="00974A5C">
        <w:rPr>
          <w:highlight w:val="green"/>
          <w:lang w:val="es-ES"/>
          <w:rPrChange w:id="977" w:author="felipe campo" w:date="2018-07-04T10:30:00Z">
            <w:rPr>
              <w:lang w:val="es-ES"/>
            </w:rPr>
          </w:rPrChange>
        </w:rPr>
        <w:t xml:space="preserve">Módulo de programación de </w:t>
      </w:r>
      <w:r w:rsidR="00CB4357" w:rsidRPr="00974A5C">
        <w:rPr>
          <w:highlight w:val="green"/>
          <w:lang w:val="es-ES"/>
          <w:rPrChange w:id="978" w:author="felipe campo" w:date="2018-07-04T10:30:00Z">
            <w:rPr>
              <w:lang w:val="es-ES"/>
            </w:rPr>
          </w:rPrChange>
        </w:rPr>
        <w:t>mantenimientos.</w:t>
      </w:r>
      <w:r w:rsidRPr="00974A5C">
        <w:rPr>
          <w:highlight w:val="green"/>
          <w:lang w:val="es-ES"/>
          <w:rPrChange w:id="979" w:author="felipe campo" w:date="2018-07-04T10:30:00Z">
            <w:rPr>
              <w:lang w:val="es-ES"/>
            </w:rPr>
          </w:rPrChange>
        </w:rPr>
        <w:t xml:space="preserve"> El sistema debe programar los mantenimientos de activos y familias. Cuando se realiza la programación de </w:t>
      </w:r>
      <w:del w:id="980" w:author="felipe campo" w:date="2018-07-04T10:29:00Z">
        <w:r w:rsidRPr="00974A5C" w:rsidDel="00974A5C">
          <w:rPr>
            <w:highlight w:val="green"/>
            <w:lang w:val="es-ES"/>
            <w:rPrChange w:id="981" w:author="felipe campo" w:date="2018-07-04T10:30:00Z">
              <w:rPr>
                <w:lang w:val="es-ES"/>
              </w:rPr>
            </w:rPrChange>
          </w:rPr>
          <w:delText>familias</w:delText>
        </w:r>
      </w:del>
      <w:ins w:id="982" w:author="felipe campo" w:date="2018-07-04T10:29:00Z">
        <w:r w:rsidR="00974A5C" w:rsidRPr="00974A5C">
          <w:rPr>
            <w:highlight w:val="green"/>
            <w:lang w:val="es-ES"/>
            <w:rPrChange w:id="983" w:author="felipe campo" w:date="2018-07-04T10:30:00Z">
              <w:rPr>
                <w:lang w:val="es-ES"/>
              </w:rPr>
            </w:rPrChange>
          </w:rPr>
          <w:t>mantenimientos</w:t>
        </w:r>
      </w:ins>
      <w:r w:rsidRPr="00974A5C">
        <w:rPr>
          <w:highlight w:val="green"/>
          <w:lang w:val="es-ES"/>
          <w:rPrChange w:id="984" w:author="felipe campo" w:date="2018-07-04T10:30:00Z">
            <w:rPr>
              <w:lang w:val="es-ES"/>
            </w:rPr>
          </w:rPrChange>
        </w:rPr>
        <w:t xml:space="preserve">, el sistema permitirá elegir qué </w:t>
      </w:r>
      <w:del w:id="985" w:author="felipe campo" w:date="2018-07-04T10:30:00Z">
        <w:r w:rsidRPr="00974A5C" w:rsidDel="00974A5C">
          <w:rPr>
            <w:highlight w:val="green"/>
            <w:lang w:val="es-ES"/>
            <w:rPrChange w:id="986" w:author="felipe campo" w:date="2018-07-04T10:30:00Z">
              <w:rPr>
                <w:lang w:val="es-ES"/>
              </w:rPr>
            </w:rPrChange>
          </w:rPr>
          <w:delText>sistema y sub-sistemas</w:delText>
        </w:r>
      </w:del>
      <w:ins w:id="987" w:author="felipe campo" w:date="2018-07-04T10:30:00Z">
        <w:r w:rsidR="00974A5C" w:rsidRPr="00974A5C">
          <w:rPr>
            <w:highlight w:val="green"/>
            <w:lang w:val="es-ES"/>
            <w:rPrChange w:id="988" w:author="felipe campo" w:date="2018-07-04T10:30:00Z">
              <w:rPr>
                <w:lang w:val="es-ES"/>
              </w:rPr>
            </w:rPrChange>
          </w:rPr>
          <w:t>activos</w:t>
        </w:r>
      </w:ins>
      <w:r w:rsidRPr="00974A5C">
        <w:rPr>
          <w:highlight w:val="green"/>
          <w:lang w:val="es-ES"/>
          <w:rPrChange w:id="989" w:author="felipe campo" w:date="2018-07-04T10:30:00Z">
            <w:rPr>
              <w:lang w:val="es-ES"/>
            </w:rPr>
          </w:rPrChange>
        </w:rPr>
        <w:t xml:space="preserve"> serán incluidos en las tareas de mantenimiento que se estén programando. Cuando se realiza la programación de activos, se debe poder seleccionar un grupo de activos</w:t>
      </w:r>
      <w:ins w:id="990" w:author="felipe campo" w:date="2018-07-04T10:30:00Z">
        <w:r w:rsidR="00974A5C" w:rsidRPr="00974A5C">
          <w:rPr>
            <w:highlight w:val="green"/>
            <w:lang w:val="es-ES"/>
            <w:rPrChange w:id="991" w:author="felipe campo" w:date="2018-07-04T10:30:00Z">
              <w:rPr>
                <w:lang w:val="es-ES"/>
              </w:rPr>
            </w:rPrChange>
          </w:rPr>
          <w:t xml:space="preserve"> o familias</w:t>
        </w:r>
      </w:ins>
      <w:r w:rsidRPr="00974A5C">
        <w:rPr>
          <w:highlight w:val="green"/>
          <w:lang w:val="es-ES"/>
          <w:rPrChange w:id="992" w:author="felipe campo" w:date="2018-07-04T10:30:00Z">
            <w:rPr>
              <w:lang w:val="es-ES"/>
            </w:rPr>
          </w:rPrChange>
        </w:rPr>
        <w:t xml:space="preserve"> donde se les crea una serie de tareas comunes</w:t>
      </w:r>
      <w:ins w:id="993" w:author="felipe campo" w:date="2018-07-04T10:30:00Z">
        <w:r w:rsidR="00974A5C" w:rsidRPr="00974A5C">
          <w:rPr>
            <w:highlight w:val="green"/>
            <w:lang w:val="es-ES"/>
            <w:rPrChange w:id="994" w:author="felipe campo" w:date="2018-07-04T10:30:00Z">
              <w:rPr>
                <w:lang w:val="es-ES"/>
              </w:rPr>
            </w:rPrChange>
          </w:rPr>
          <w:t>.</w:t>
        </w:r>
      </w:ins>
      <w:del w:id="995" w:author="felipe campo" w:date="2018-07-04T10:30:00Z">
        <w:r w:rsidRPr="00974A5C" w:rsidDel="00974A5C">
          <w:rPr>
            <w:highlight w:val="green"/>
            <w:lang w:val="es-ES"/>
            <w:rPrChange w:id="996" w:author="felipe campo" w:date="2018-07-04T10:30:00Z">
              <w:rPr>
                <w:lang w:val="es-ES"/>
              </w:rPr>
            </w:rPrChange>
          </w:rPr>
          <w:delText>, por ejemplo, cambio de aceite a los 5000km, esta tarea se le podrá realizar a todos los activos que sean vehículos.</w:delText>
        </w:r>
        <w:r w:rsidRPr="00B30A26" w:rsidDel="00974A5C">
          <w:rPr>
            <w:lang w:val="es-ES"/>
          </w:rPr>
          <w:delText xml:space="preserve"> </w:delText>
        </w:r>
      </w:del>
    </w:p>
    <w:p w14:paraId="569756AF" w14:textId="77777777" w:rsidR="009078BB" w:rsidRPr="00B30A26" w:rsidDel="00CC0EA6" w:rsidRDefault="009078BB" w:rsidP="009078BB">
      <w:pPr>
        <w:rPr>
          <w:del w:id="997" w:author="felipe campo" w:date="2018-07-04T10:33:00Z"/>
          <w:lang w:val="es-ES"/>
        </w:rPr>
      </w:pPr>
    </w:p>
    <w:p w14:paraId="06E54B59" w14:textId="25C88C59" w:rsidR="009078BB" w:rsidRPr="00B30A26" w:rsidDel="00CC0EA6" w:rsidRDefault="009078BB" w:rsidP="009078BB">
      <w:pPr>
        <w:pStyle w:val="Ttulo6"/>
        <w:rPr>
          <w:del w:id="998" w:author="felipe campo" w:date="2018-07-04T10:33:00Z"/>
          <w:lang w:val="es-ES"/>
        </w:rPr>
      </w:pPr>
      <w:del w:id="999" w:author="felipe campo" w:date="2018-07-04T10:33:00Z">
        <w:r w:rsidRPr="00B30A26" w:rsidDel="00CC0EA6">
          <w:rPr>
            <w:lang w:val="es-ES"/>
          </w:rPr>
          <w:delText xml:space="preserve">RFCMMS - 012 – ADMINISTRACIÓN DE ALERTAS </w:delText>
        </w:r>
      </w:del>
    </w:p>
    <w:p w14:paraId="25884BA8" w14:textId="02CB39B5" w:rsidR="009078BB" w:rsidRPr="00B30A26" w:rsidDel="00CC0EA6" w:rsidRDefault="009078BB" w:rsidP="009078BB">
      <w:pPr>
        <w:rPr>
          <w:del w:id="1000" w:author="felipe campo" w:date="2018-07-04T10:33:00Z"/>
          <w:lang w:val="es-ES"/>
        </w:rPr>
      </w:pPr>
      <w:del w:id="1001" w:author="felipe campo" w:date="2018-07-04T10:33:00Z">
        <w:r w:rsidRPr="00B30A26" w:rsidDel="00CC0EA6">
          <w:rPr>
            <w:lang w:val="es-ES"/>
          </w:rPr>
          <w:delText xml:space="preserve">El sistema debe administrar todas las alertas que se generan a través de las programaciones realizadas. Cuando al activo se les están cargando las mediciones constantemente, el sistema deberá disparar las alertas cuando este cumpla con las políticas de programación, ya sea por mediciones de odómetro o por mediciones de tiempo.  </w:delText>
        </w:r>
      </w:del>
    </w:p>
    <w:p w14:paraId="78CB39F4" w14:textId="77777777" w:rsidR="009078BB" w:rsidRPr="00B30A26" w:rsidRDefault="009078BB" w:rsidP="009078BB">
      <w:pPr>
        <w:rPr>
          <w:lang w:val="es-ES"/>
        </w:rPr>
      </w:pPr>
    </w:p>
    <w:p w14:paraId="4A21012F" w14:textId="77777777" w:rsidR="00B33E9F" w:rsidRPr="00B30A26" w:rsidRDefault="00B33E9F" w:rsidP="009078BB">
      <w:pPr>
        <w:rPr>
          <w:lang w:val="es-ES"/>
        </w:rPr>
      </w:pPr>
    </w:p>
    <w:p w14:paraId="77976BB4" w14:textId="556BC6D1" w:rsidR="00CB4357" w:rsidRPr="00B30A26" w:rsidRDefault="00CB4357" w:rsidP="00CB4357">
      <w:pPr>
        <w:pStyle w:val="Ttulo5"/>
        <w:rPr>
          <w:lang w:val="es-ES"/>
        </w:rPr>
      </w:pPr>
      <w:bookmarkStart w:id="1002" w:name="_Toc518466271"/>
      <w:r w:rsidRPr="00B30A26">
        <w:rPr>
          <w:lang w:val="es-ES"/>
        </w:rPr>
        <w:t>RCM</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RCM</w:instrText>
      </w:r>
      <w:r w:rsidR="004F6A81" w:rsidRPr="00B30A26">
        <w:rPr>
          <w:lang w:val="es-ES"/>
        </w:rPr>
        <w:instrText xml:space="preserve">" </w:instrText>
      </w:r>
      <w:r w:rsidR="004F6A81" w:rsidRPr="00B30A26">
        <w:rPr>
          <w:lang w:val="es-ES"/>
        </w:rPr>
        <w:fldChar w:fldCharType="end"/>
      </w:r>
      <w:r w:rsidRPr="00B30A26">
        <w:rPr>
          <w:lang w:val="es-ES"/>
        </w:rPr>
        <w:t xml:space="preserve"> (Reliability Centred Maintenance)</w:t>
      </w:r>
      <w:bookmarkEnd w:id="1002"/>
      <w:r w:rsidRPr="00B30A26">
        <w:rPr>
          <w:lang w:val="es-ES"/>
        </w:rPr>
        <w:t xml:space="preserve"> </w:t>
      </w:r>
    </w:p>
    <w:p w14:paraId="070BD8BF" w14:textId="3C6237D6" w:rsidR="00CB4357" w:rsidRPr="00B30A26" w:rsidRDefault="00CB4357" w:rsidP="00CB4357">
      <w:pPr>
        <w:rPr>
          <w:lang w:val="es-ES"/>
        </w:rPr>
      </w:pPr>
      <w:r w:rsidRPr="00B30A26">
        <w:rPr>
          <w:lang w:val="es-ES"/>
        </w:rPr>
        <w:t xml:space="preserve">Es una herramienta de software que ayuda a la implementación de un mantenimiento centrado en </w:t>
      </w:r>
      <w:ins w:id="1003" w:author="felipe campo" w:date="2018-07-04T10:35:00Z">
        <w:r w:rsidR="00CC0EA6">
          <w:rPr>
            <w:lang w:val="es-ES"/>
          </w:rPr>
          <w:t>con</w:t>
        </w:r>
      </w:ins>
      <w:r w:rsidRPr="00B30A26">
        <w:rPr>
          <w:lang w:val="es-ES"/>
        </w:rPr>
        <w:t>fiabilidad, para aumentar la disponibilidad de los activos de una planta y disminuir sus costes de mantenimiento. El software mejora la comprensión del funcionamiento de un grupo de activos de una familia, así como el análisis de todas las posibilidades de fallo de un sistema y el desarrollo de los mecanismos que tratan de evitarlos. El software tiene como finalidad determinar una serie de acciones que permiten garantizar una alta disponibilidad de los activos de una planta.</w:t>
      </w:r>
    </w:p>
    <w:p w14:paraId="6C86D0B4" w14:textId="77777777" w:rsidR="00CB4357" w:rsidRPr="00B30A26" w:rsidRDefault="00CB4357" w:rsidP="00CB4357">
      <w:pPr>
        <w:rPr>
          <w:lang w:val="es-ES"/>
        </w:rPr>
      </w:pPr>
      <w:commentRangeStart w:id="1004"/>
    </w:p>
    <w:p w14:paraId="0B0187E0" w14:textId="1E963659" w:rsidR="00CB4357" w:rsidRPr="00D545DD" w:rsidRDefault="00CB4357" w:rsidP="00CB4357">
      <w:pPr>
        <w:pStyle w:val="Ttulo6"/>
        <w:rPr>
          <w:highlight w:val="yellow"/>
          <w:lang w:val="es-ES"/>
          <w:rPrChange w:id="1005" w:author="Milenio" w:date="2018-07-18T14:24:00Z">
            <w:rPr>
              <w:lang w:val="es-ES"/>
            </w:rPr>
          </w:rPrChange>
        </w:rPr>
      </w:pPr>
      <w:r w:rsidRPr="00D545DD">
        <w:rPr>
          <w:highlight w:val="yellow"/>
          <w:lang w:val="es-ES"/>
          <w:rPrChange w:id="1006" w:author="Milenio" w:date="2018-07-18T14:24:00Z">
            <w:rPr>
              <w:lang w:val="es-ES"/>
            </w:rPr>
          </w:rPrChange>
        </w:rPr>
        <w:t xml:space="preserve">RFRCM - 001 – CREAR FAMILIAS </w:t>
      </w:r>
      <w:del w:id="1007" w:author="felipe campo" w:date="2018-07-04T10:54:00Z">
        <w:r w:rsidRPr="00D545DD" w:rsidDel="00C75938">
          <w:rPr>
            <w:highlight w:val="yellow"/>
            <w:lang w:val="es-ES"/>
            <w:rPrChange w:id="1008" w:author="Milenio" w:date="2018-07-18T14:24:00Z">
              <w:rPr>
                <w:lang w:val="es-ES"/>
              </w:rPr>
            </w:rPrChange>
          </w:rPr>
          <w:delText>/</w:delText>
        </w:r>
      </w:del>
      <w:del w:id="1009" w:author="felipe campo" w:date="2018-07-04T10:55:00Z">
        <w:r w:rsidRPr="00D545DD" w:rsidDel="00C75938">
          <w:rPr>
            <w:highlight w:val="yellow"/>
            <w:lang w:val="es-ES"/>
            <w:rPrChange w:id="1010" w:author="Milenio" w:date="2018-07-18T14:24:00Z">
              <w:rPr>
                <w:lang w:val="es-ES"/>
              </w:rPr>
            </w:rPrChange>
          </w:rPr>
          <w:delText xml:space="preserve"> GRUPOS DE ACTIVOS. </w:delText>
        </w:r>
      </w:del>
    </w:p>
    <w:p w14:paraId="54C640DD" w14:textId="517DA70F" w:rsidR="00CB4357" w:rsidRPr="00B30A26" w:rsidRDefault="00CB4357" w:rsidP="00CB4357">
      <w:pPr>
        <w:rPr>
          <w:lang w:val="es-ES"/>
        </w:rPr>
      </w:pPr>
      <w:del w:id="1011" w:author="felipe campo" w:date="2018-07-04T10:57:00Z">
        <w:r w:rsidRPr="00CC0EA6" w:rsidDel="00FD2FD3">
          <w:rPr>
            <w:highlight w:val="green"/>
            <w:lang w:val="es-ES"/>
            <w:rPrChange w:id="1012" w:author="felipe campo" w:date="2018-07-04T10:36:00Z">
              <w:rPr>
                <w:lang w:val="es-ES"/>
              </w:rPr>
            </w:rPrChange>
          </w:rPr>
          <w:delText>Módulo para construir la base de conocimiento RCM</w:delText>
        </w:r>
        <w:r w:rsidR="004F6A81" w:rsidRPr="00CC0EA6" w:rsidDel="00FD2FD3">
          <w:rPr>
            <w:highlight w:val="green"/>
            <w:lang w:val="es-ES"/>
            <w:rPrChange w:id="1013" w:author="felipe campo" w:date="2018-07-04T10:36:00Z">
              <w:rPr>
                <w:lang w:val="es-ES"/>
              </w:rPr>
            </w:rPrChange>
          </w:rPr>
          <w:fldChar w:fldCharType="begin"/>
        </w:r>
        <w:r w:rsidR="004F6A81" w:rsidRPr="00CC0EA6" w:rsidDel="00FD2FD3">
          <w:rPr>
            <w:highlight w:val="green"/>
            <w:lang w:val="es-ES"/>
            <w:rPrChange w:id="1014" w:author="felipe campo" w:date="2018-07-04T10:36:00Z">
              <w:rPr>
                <w:lang w:val="es-ES"/>
              </w:rPr>
            </w:rPrChange>
          </w:rPr>
          <w:delInstrText xml:space="preserve"> XE "</w:delInstrText>
        </w:r>
        <w:r w:rsidR="004F6A81" w:rsidRPr="00CC0EA6" w:rsidDel="00FD2FD3">
          <w:rPr>
            <w:b/>
            <w:szCs w:val="28"/>
            <w:highlight w:val="green"/>
            <w:lang w:val="es-ES"/>
            <w:rPrChange w:id="1015" w:author="felipe campo" w:date="2018-07-04T10:36:00Z">
              <w:rPr>
                <w:b/>
                <w:szCs w:val="28"/>
                <w:lang w:val="es-ES"/>
              </w:rPr>
            </w:rPrChange>
          </w:rPr>
          <w:delInstrText>RCM</w:delInstrText>
        </w:r>
        <w:r w:rsidR="004F6A81" w:rsidRPr="00CC0EA6" w:rsidDel="00FD2FD3">
          <w:rPr>
            <w:highlight w:val="green"/>
            <w:lang w:val="es-ES"/>
            <w:rPrChange w:id="1016" w:author="felipe campo" w:date="2018-07-04T10:36:00Z">
              <w:rPr>
                <w:lang w:val="es-ES"/>
              </w:rPr>
            </w:rPrChange>
          </w:rPr>
          <w:delInstrText xml:space="preserve">" </w:delInstrText>
        </w:r>
        <w:r w:rsidR="004F6A81" w:rsidRPr="00CC0EA6" w:rsidDel="00FD2FD3">
          <w:rPr>
            <w:highlight w:val="green"/>
            <w:lang w:val="es-ES"/>
            <w:rPrChange w:id="1017" w:author="felipe campo" w:date="2018-07-04T10:36:00Z">
              <w:rPr>
                <w:lang w:val="es-ES"/>
              </w:rPr>
            </w:rPrChange>
          </w:rPr>
          <w:fldChar w:fldCharType="end"/>
        </w:r>
        <w:r w:rsidRPr="00CC0EA6" w:rsidDel="00FD2FD3">
          <w:rPr>
            <w:highlight w:val="green"/>
            <w:lang w:val="es-ES"/>
            <w:rPrChange w:id="1018" w:author="felipe campo" w:date="2018-07-04T10:36:00Z">
              <w:rPr>
                <w:lang w:val="es-ES"/>
              </w:rPr>
            </w:rPrChange>
          </w:rPr>
          <w:delText xml:space="preserve">. </w:delText>
        </w:r>
      </w:del>
      <w:r w:rsidRPr="00CC0EA6">
        <w:rPr>
          <w:highlight w:val="green"/>
          <w:lang w:val="es-ES"/>
          <w:rPrChange w:id="1019" w:author="felipe campo" w:date="2018-07-04T10:36:00Z">
            <w:rPr>
              <w:lang w:val="es-ES"/>
            </w:rPr>
          </w:rPrChange>
        </w:rPr>
        <w:t xml:space="preserve">El sistema debe solicitar el nombre y descripción de la familia </w:t>
      </w:r>
      <w:del w:id="1020" w:author="felipe campo" w:date="2018-07-04T10:23:00Z">
        <w:r w:rsidRPr="00CC0EA6" w:rsidDel="00772DDF">
          <w:rPr>
            <w:highlight w:val="green"/>
            <w:lang w:val="es-ES"/>
            <w:rPrChange w:id="1021" w:author="felipe campo" w:date="2018-07-04T10:36:00Z">
              <w:rPr>
                <w:lang w:val="es-ES"/>
              </w:rPr>
            </w:rPrChange>
          </w:rPr>
          <w:delText>ó</w:delText>
        </w:r>
      </w:del>
      <w:ins w:id="1022" w:author="felipe campo" w:date="2018-07-04T10:23:00Z">
        <w:r w:rsidR="00772DDF" w:rsidRPr="00CC0EA6">
          <w:rPr>
            <w:highlight w:val="green"/>
            <w:lang w:val="es-ES"/>
            <w:rPrChange w:id="1023" w:author="felipe campo" w:date="2018-07-04T10:36:00Z">
              <w:rPr>
                <w:lang w:val="es-ES"/>
              </w:rPr>
            </w:rPrChange>
          </w:rPr>
          <w:t>o</w:t>
        </w:r>
      </w:ins>
      <w:r w:rsidRPr="00CC0EA6">
        <w:rPr>
          <w:highlight w:val="green"/>
          <w:lang w:val="es-ES"/>
          <w:rPrChange w:id="1024" w:author="felipe campo" w:date="2018-07-04T10:36:00Z">
            <w:rPr>
              <w:lang w:val="es-ES"/>
            </w:rPr>
          </w:rPrChange>
        </w:rPr>
        <w:t xml:space="preserve"> grupo de activos para su creación.</w:t>
      </w:r>
      <w:r w:rsidRPr="00B30A26">
        <w:rPr>
          <w:lang w:val="es-ES"/>
        </w:rPr>
        <w:t xml:space="preserve"> </w:t>
      </w:r>
    </w:p>
    <w:commentRangeEnd w:id="1004"/>
    <w:p w14:paraId="54B349BB" w14:textId="77777777" w:rsidR="00CB4357" w:rsidRPr="00B30A26" w:rsidRDefault="00AD4287" w:rsidP="00CB4357">
      <w:pPr>
        <w:rPr>
          <w:lang w:val="es-ES"/>
        </w:rPr>
      </w:pPr>
      <w:r>
        <w:rPr>
          <w:rStyle w:val="Refdecomentario"/>
        </w:rPr>
        <w:commentReference w:id="1004"/>
      </w:r>
    </w:p>
    <w:p w14:paraId="7D2076E7" w14:textId="27A3B492" w:rsidR="00CB4357" w:rsidRPr="00D545DD" w:rsidRDefault="00CB4357" w:rsidP="00CB4357">
      <w:pPr>
        <w:pStyle w:val="Ttulo6"/>
        <w:rPr>
          <w:highlight w:val="yellow"/>
          <w:lang w:val="es-ES"/>
          <w:rPrChange w:id="1025" w:author="Milenio" w:date="2018-07-18T14:24:00Z">
            <w:rPr>
              <w:lang w:val="es-ES"/>
            </w:rPr>
          </w:rPrChange>
        </w:rPr>
      </w:pPr>
      <w:r w:rsidRPr="00D545DD">
        <w:rPr>
          <w:highlight w:val="yellow"/>
          <w:lang w:val="es-ES"/>
          <w:rPrChange w:id="1026" w:author="Milenio" w:date="2018-07-18T14:24:00Z">
            <w:rPr>
              <w:lang w:val="es-ES"/>
            </w:rPr>
          </w:rPrChange>
        </w:rPr>
        <w:lastRenderedPageBreak/>
        <w:t>RFRCM - 002 – EDITAR LA INFORMACIÓN DE LA FAMILIA</w:t>
      </w:r>
      <w:del w:id="1027" w:author="felipe campo" w:date="2018-07-04T10:55:00Z">
        <w:r w:rsidRPr="00D545DD" w:rsidDel="00C75938">
          <w:rPr>
            <w:highlight w:val="yellow"/>
            <w:lang w:val="es-ES"/>
            <w:rPrChange w:id="1028" w:author="Milenio" w:date="2018-07-18T14:24:00Z">
              <w:rPr>
                <w:lang w:val="es-ES"/>
              </w:rPr>
            </w:rPrChange>
          </w:rPr>
          <w:delText xml:space="preserve"> </w:delText>
        </w:r>
      </w:del>
      <w:del w:id="1029" w:author="felipe campo" w:date="2018-07-04T10:54:00Z">
        <w:r w:rsidRPr="00D545DD" w:rsidDel="00C75938">
          <w:rPr>
            <w:highlight w:val="yellow"/>
            <w:lang w:val="es-ES"/>
            <w:rPrChange w:id="1030" w:author="Milenio" w:date="2018-07-18T14:24:00Z">
              <w:rPr>
                <w:lang w:val="es-ES"/>
              </w:rPr>
            </w:rPrChange>
          </w:rPr>
          <w:delText>/</w:delText>
        </w:r>
      </w:del>
      <w:del w:id="1031" w:author="felipe campo" w:date="2018-07-04T10:55:00Z">
        <w:r w:rsidRPr="00D545DD" w:rsidDel="00C75938">
          <w:rPr>
            <w:highlight w:val="yellow"/>
            <w:lang w:val="es-ES"/>
            <w:rPrChange w:id="1032" w:author="Milenio" w:date="2018-07-18T14:24:00Z">
              <w:rPr>
                <w:lang w:val="es-ES"/>
              </w:rPr>
            </w:rPrChange>
          </w:rPr>
          <w:delText xml:space="preserve"> GRUPOS DE ACTIVOS.</w:delText>
        </w:r>
      </w:del>
      <w:r w:rsidRPr="00D545DD">
        <w:rPr>
          <w:highlight w:val="yellow"/>
          <w:lang w:val="es-ES"/>
          <w:rPrChange w:id="1033" w:author="Milenio" w:date="2018-07-18T14:24:00Z">
            <w:rPr>
              <w:lang w:val="es-ES"/>
            </w:rPr>
          </w:rPrChange>
        </w:rPr>
        <w:t xml:space="preserve"> </w:t>
      </w:r>
    </w:p>
    <w:p w14:paraId="617E724E" w14:textId="3E927757" w:rsidR="00CB4357" w:rsidRPr="00B30A26" w:rsidRDefault="00CB4357" w:rsidP="00CB4357">
      <w:pPr>
        <w:rPr>
          <w:lang w:val="es-ES"/>
        </w:rPr>
      </w:pPr>
      <w:del w:id="1034" w:author="felipe campo" w:date="2018-07-04T10:57:00Z">
        <w:r w:rsidRPr="00CC0EA6" w:rsidDel="00FD2FD3">
          <w:rPr>
            <w:highlight w:val="green"/>
            <w:lang w:val="es-ES"/>
            <w:rPrChange w:id="1035" w:author="felipe campo" w:date="2018-07-04T10:36:00Z">
              <w:rPr>
                <w:lang w:val="es-ES"/>
              </w:rPr>
            </w:rPrChange>
          </w:rPr>
          <w:delText>Módulo para construir la base de conocimiento RCM</w:delText>
        </w:r>
        <w:r w:rsidR="004F6A81" w:rsidRPr="00CC0EA6" w:rsidDel="00FD2FD3">
          <w:rPr>
            <w:highlight w:val="green"/>
            <w:lang w:val="es-ES"/>
            <w:rPrChange w:id="1036" w:author="felipe campo" w:date="2018-07-04T10:36:00Z">
              <w:rPr>
                <w:lang w:val="es-ES"/>
              </w:rPr>
            </w:rPrChange>
          </w:rPr>
          <w:fldChar w:fldCharType="begin"/>
        </w:r>
        <w:r w:rsidR="004F6A81" w:rsidRPr="00CC0EA6" w:rsidDel="00FD2FD3">
          <w:rPr>
            <w:highlight w:val="green"/>
            <w:lang w:val="es-ES"/>
            <w:rPrChange w:id="1037" w:author="felipe campo" w:date="2018-07-04T10:36:00Z">
              <w:rPr>
                <w:lang w:val="es-ES"/>
              </w:rPr>
            </w:rPrChange>
          </w:rPr>
          <w:delInstrText xml:space="preserve"> XE "</w:delInstrText>
        </w:r>
        <w:r w:rsidR="004F6A81" w:rsidRPr="00CC0EA6" w:rsidDel="00FD2FD3">
          <w:rPr>
            <w:b/>
            <w:szCs w:val="28"/>
            <w:highlight w:val="green"/>
            <w:lang w:val="es-ES"/>
            <w:rPrChange w:id="1038" w:author="felipe campo" w:date="2018-07-04T10:36:00Z">
              <w:rPr>
                <w:b/>
                <w:szCs w:val="28"/>
                <w:lang w:val="es-ES"/>
              </w:rPr>
            </w:rPrChange>
          </w:rPr>
          <w:delInstrText>RCM</w:delInstrText>
        </w:r>
        <w:r w:rsidR="004F6A81" w:rsidRPr="00CC0EA6" w:rsidDel="00FD2FD3">
          <w:rPr>
            <w:highlight w:val="green"/>
            <w:lang w:val="es-ES"/>
            <w:rPrChange w:id="1039" w:author="felipe campo" w:date="2018-07-04T10:36:00Z">
              <w:rPr>
                <w:lang w:val="es-ES"/>
              </w:rPr>
            </w:rPrChange>
          </w:rPr>
          <w:delInstrText xml:space="preserve">" </w:delInstrText>
        </w:r>
        <w:r w:rsidR="004F6A81" w:rsidRPr="00CC0EA6" w:rsidDel="00FD2FD3">
          <w:rPr>
            <w:highlight w:val="green"/>
            <w:lang w:val="es-ES"/>
            <w:rPrChange w:id="1040" w:author="felipe campo" w:date="2018-07-04T10:36:00Z">
              <w:rPr>
                <w:lang w:val="es-ES"/>
              </w:rPr>
            </w:rPrChange>
          </w:rPr>
          <w:fldChar w:fldCharType="end"/>
        </w:r>
        <w:r w:rsidRPr="00CC0EA6" w:rsidDel="00FD2FD3">
          <w:rPr>
            <w:highlight w:val="green"/>
            <w:lang w:val="es-ES"/>
            <w:rPrChange w:id="1041" w:author="felipe campo" w:date="2018-07-04T10:36:00Z">
              <w:rPr>
                <w:lang w:val="es-ES"/>
              </w:rPr>
            </w:rPrChange>
          </w:rPr>
          <w:delText xml:space="preserve">. </w:delText>
        </w:r>
      </w:del>
      <w:r w:rsidRPr="00CC0EA6">
        <w:rPr>
          <w:highlight w:val="green"/>
          <w:lang w:val="es-ES"/>
          <w:rPrChange w:id="1042" w:author="felipe campo" w:date="2018-07-04T10:36:00Z">
            <w:rPr>
              <w:lang w:val="es-ES"/>
            </w:rPr>
          </w:rPrChange>
        </w:rPr>
        <w:t xml:space="preserve">El sistema debe solicitar el nuevo nombre y descripción de la familia </w:t>
      </w:r>
      <w:del w:id="1043" w:author="felipe campo" w:date="2018-07-04T10:23:00Z">
        <w:r w:rsidRPr="00CC0EA6" w:rsidDel="00772DDF">
          <w:rPr>
            <w:highlight w:val="green"/>
            <w:lang w:val="es-ES"/>
            <w:rPrChange w:id="1044" w:author="felipe campo" w:date="2018-07-04T10:36:00Z">
              <w:rPr>
                <w:lang w:val="es-ES"/>
              </w:rPr>
            </w:rPrChange>
          </w:rPr>
          <w:delText>ó</w:delText>
        </w:r>
      </w:del>
      <w:ins w:id="1045" w:author="felipe campo" w:date="2018-07-04T10:23:00Z">
        <w:r w:rsidR="00772DDF" w:rsidRPr="00CC0EA6">
          <w:rPr>
            <w:highlight w:val="green"/>
            <w:lang w:val="es-ES"/>
            <w:rPrChange w:id="1046" w:author="felipe campo" w:date="2018-07-04T10:36:00Z">
              <w:rPr>
                <w:lang w:val="es-ES"/>
              </w:rPr>
            </w:rPrChange>
          </w:rPr>
          <w:t>o</w:t>
        </w:r>
      </w:ins>
      <w:r w:rsidRPr="00CC0EA6">
        <w:rPr>
          <w:highlight w:val="green"/>
          <w:lang w:val="es-ES"/>
          <w:rPrChange w:id="1047" w:author="felipe campo" w:date="2018-07-04T10:36:00Z">
            <w:rPr>
              <w:lang w:val="es-ES"/>
            </w:rPr>
          </w:rPrChange>
        </w:rPr>
        <w:t xml:space="preserve"> grupo de activos para su modificación.</w:t>
      </w:r>
      <w:r w:rsidRPr="00B30A26">
        <w:rPr>
          <w:lang w:val="es-ES"/>
        </w:rPr>
        <w:t xml:space="preserve"> </w:t>
      </w:r>
    </w:p>
    <w:p w14:paraId="4AF3F3E0" w14:textId="77777777" w:rsidR="00CB4357" w:rsidRPr="00B30A26" w:rsidRDefault="00CB4357" w:rsidP="00CB4357">
      <w:pPr>
        <w:rPr>
          <w:lang w:val="es-ES"/>
        </w:rPr>
      </w:pPr>
    </w:p>
    <w:p w14:paraId="0BDFB48A" w14:textId="5B84C761" w:rsidR="00CB4357" w:rsidRPr="00D545DD" w:rsidRDefault="00CB4357" w:rsidP="00CB4357">
      <w:pPr>
        <w:pStyle w:val="Ttulo6"/>
        <w:rPr>
          <w:highlight w:val="yellow"/>
          <w:lang w:val="es-ES"/>
          <w:rPrChange w:id="1048" w:author="Milenio" w:date="2018-07-18T14:23:00Z">
            <w:rPr>
              <w:lang w:val="es-ES"/>
            </w:rPr>
          </w:rPrChange>
        </w:rPr>
      </w:pPr>
      <w:r w:rsidRPr="00D545DD">
        <w:rPr>
          <w:highlight w:val="yellow"/>
          <w:lang w:val="es-ES"/>
          <w:rPrChange w:id="1049" w:author="Milenio" w:date="2018-07-18T14:23:00Z">
            <w:rPr>
              <w:lang w:val="es-ES"/>
            </w:rPr>
          </w:rPrChange>
        </w:rPr>
        <w:t xml:space="preserve">RFRCM - 003 </w:t>
      </w:r>
      <w:del w:id="1050" w:author="felipe campo" w:date="2018-07-04T10:54:00Z">
        <w:r w:rsidRPr="00D545DD" w:rsidDel="00C75938">
          <w:rPr>
            <w:highlight w:val="yellow"/>
            <w:lang w:val="es-ES"/>
            <w:rPrChange w:id="1051" w:author="Milenio" w:date="2018-07-18T14:23:00Z">
              <w:rPr>
                <w:lang w:val="es-ES"/>
              </w:rPr>
            </w:rPrChange>
          </w:rPr>
          <w:delText xml:space="preserve">– ACCEDER A LA JERARQUÍA DE LA FAMILIA </w:delText>
        </w:r>
        <w:r w:rsidR="0062345F" w:rsidRPr="00D545DD" w:rsidDel="00C75938">
          <w:rPr>
            <w:highlight w:val="yellow"/>
            <w:lang w:val="es-ES"/>
            <w:rPrChange w:id="1052" w:author="Milenio" w:date="2018-07-18T14:23:00Z">
              <w:rPr>
                <w:lang w:val="es-ES"/>
              </w:rPr>
            </w:rPrChange>
          </w:rPr>
          <w:delText>O</w:delText>
        </w:r>
        <w:r w:rsidRPr="00D545DD" w:rsidDel="00C75938">
          <w:rPr>
            <w:highlight w:val="yellow"/>
            <w:lang w:val="es-ES"/>
            <w:rPrChange w:id="1053" w:author="Milenio" w:date="2018-07-18T14:23:00Z">
              <w:rPr>
                <w:lang w:val="es-ES"/>
              </w:rPr>
            </w:rPrChange>
          </w:rPr>
          <w:delText xml:space="preserve"> GRUPOS DE ACTIVOS</w:delText>
        </w:r>
      </w:del>
      <w:del w:id="1054" w:author="felipe campo" w:date="2018-07-04T10:37:00Z">
        <w:r w:rsidRPr="00D545DD" w:rsidDel="00CC0EA6">
          <w:rPr>
            <w:highlight w:val="yellow"/>
            <w:lang w:val="es-ES"/>
            <w:rPrChange w:id="1055" w:author="Milenio" w:date="2018-07-18T14:23:00Z">
              <w:rPr>
                <w:lang w:val="es-ES"/>
              </w:rPr>
            </w:rPrChange>
          </w:rPr>
          <w:delText>/</w:delText>
        </w:r>
      </w:del>
      <w:del w:id="1056" w:author="felipe campo" w:date="2018-07-04T10:54:00Z">
        <w:r w:rsidRPr="00D545DD" w:rsidDel="00C75938">
          <w:rPr>
            <w:highlight w:val="yellow"/>
            <w:lang w:val="es-ES"/>
            <w:rPrChange w:id="1057" w:author="Milenio" w:date="2018-07-18T14:23:00Z">
              <w:rPr>
                <w:lang w:val="es-ES"/>
              </w:rPr>
            </w:rPrChange>
          </w:rPr>
          <w:delText xml:space="preserve"> </w:delText>
        </w:r>
      </w:del>
      <w:r w:rsidRPr="00D545DD">
        <w:rPr>
          <w:highlight w:val="yellow"/>
          <w:lang w:val="es-ES"/>
          <w:rPrChange w:id="1058" w:author="Milenio" w:date="2018-07-18T14:23:00Z">
            <w:rPr>
              <w:lang w:val="es-ES"/>
            </w:rPr>
          </w:rPrChange>
        </w:rPr>
        <w:t xml:space="preserve">AGREGAR UN ELEMENTO </w:t>
      </w:r>
    </w:p>
    <w:p w14:paraId="201DD5A5" w14:textId="7242B74F" w:rsidR="00CB4357" w:rsidRPr="00B30A26" w:rsidRDefault="00CB4357" w:rsidP="00CB4357">
      <w:pPr>
        <w:rPr>
          <w:lang w:val="es-ES"/>
        </w:rPr>
      </w:pPr>
      <w:del w:id="1059" w:author="felipe campo" w:date="2018-07-04T10:57:00Z">
        <w:r w:rsidRPr="00CC0EA6" w:rsidDel="00FD2FD3">
          <w:rPr>
            <w:highlight w:val="green"/>
            <w:lang w:val="es-ES"/>
            <w:rPrChange w:id="1060" w:author="felipe campo" w:date="2018-07-04T10:37:00Z">
              <w:rPr>
                <w:lang w:val="es-ES"/>
              </w:rPr>
            </w:rPrChange>
          </w:rPr>
          <w:delText>Módulo para construir la base de conocimiento RCM</w:delText>
        </w:r>
        <w:r w:rsidR="004F6A81" w:rsidRPr="00CC0EA6" w:rsidDel="00FD2FD3">
          <w:rPr>
            <w:highlight w:val="green"/>
            <w:lang w:val="es-ES"/>
            <w:rPrChange w:id="1061" w:author="felipe campo" w:date="2018-07-04T10:37:00Z">
              <w:rPr>
                <w:lang w:val="es-ES"/>
              </w:rPr>
            </w:rPrChange>
          </w:rPr>
          <w:fldChar w:fldCharType="begin"/>
        </w:r>
        <w:r w:rsidR="004F6A81" w:rsidRPr="00CC0EA6" w:rsidDel="00FD2FD3">
          <w:rPr>
            <w:highlight w:val="green"/>
            <w:lang w:val="es-ES"/>
            <w:rPrChange w:id="1062" w:author="felipe campo" w:date="2018-07-04T10:37:00Z">
              <w:rPr>
                <w:lang w:val="es-ES"/>
              </w:rPr>
            </w:rPrChange>
          </w:rPr>
          <w:delInstrText xml:space="preserve"> XE "</w:delInstrText>
        </w:r>
        <w:r w:rsidR="004F6A81" w:rsidRPr="00CC0EA6" w:rsidDel="00FD2FD3">
          <w:rPr>
            <w:b/>
            <w:szCs w:val="28"/>
            <w:highlight w:val="green"/>
            <w:lang w:val="es-ES"/>
            <w:rPrChange w:id="1063" w:author="felipe campo" w:date="2018-07-04T10:37:00Z">
              <w:rPr>
                <w:b/>
                <w:szCs w:val="28"/>
                <w:lang w:val="es-ES"/>
              </w:rPr>
            </w:rPrChange>
          </w:rPr>
          <w:delInstrText>RCM</w:delInstrText>
        </w:r>
        <w:r w:rsidR="004F6A81" w:rsidRPr="00CC0EA6" w:rsidDel="00FD2FD3">
          <w:rPr>
            <w:highlight w:val="green"/>
            <w:lang w:val="es-ES"/>
            <w:rPrChange w:id="1064" w:author="felipe campo" w:date="2018-07-04T10:37:00Z">
              <w:rPr>
                <w:lang w:val="es-ES"/>
              </w:rPr>
            </w:rPrChange>
          </w:rPr>
          <w:delInstrText xml:space="preserve">" </w:delInstrText>
        </w:r>
        <w:r w:rsidR="004F6A81" w:rsidRPr="00CC0EA6" w:rsidDel="00FD2FD3">
          <w:rPr>
            <w:highlight w:val="green"/>
            <w:lang w:val="es-ES"/>
            <w:rPrChange w:id="1065" w:author="felipe campo" w:date="2018-07-04T10:37:00Z">
              <w:rPr>
                <w:lang w:val="es-ES"/>
              </w:rPr>
            </w:rPrChange>
          </w:rPr>
          <w:fldChar w:fldCharType="end"/>
        </w:r>
        <w:r w:rsidRPr="00CC0EA6" w:rsidDel="00FD2FD3">
          <w:rPr>
            <w:highlight w:val="green"/>
            <w:lang w:val="es-ES"/>
            <w:rPrChange w:id="1066" w:author="felipe campo" w:date="2018-07-04T10:37:00Z">
              <w:rPr>
                <w:lang w:val="es-ES"/>
              </w:rPr>
            </w:rPrChange>
          </w:rPr>
          <w:delText xml:space="preserve">. </w:delText>
        </w:r>
      </w:del>
      <w:r w:rsidRPr="00CC0EA6">
        <w:rPr>
          <w:highlight w:val="green"/>
          <w:lang w:val="es-ES"/>
          <w:rPrChange w:id="1067" w:author="felipe campo" w:date="2018-07-04T10:37:00Z">
            <w:rPr>
              <w:lang w:val="es-ES"/>
            </w:rPr>
          </w:rPrChange>
        </w:rPr>
        <w:t>El sistema debe permitir agregar un elemento: Sistemas, Subsistemas y Componentes dentro de la jerarquía de una familia de activos en la base de conocimiento RCM. Por lo general una familia de activos contiene un sistema o varios sistemas en su interior, por ejemplo, un camión tiene sistema eléctrico, sistema hidráulico, sistema mecánico, etc. Pero a su vez estos sistemas pueden contener subsistemas que requieren atención por parte del software de mantenimiento.</w:t>
      </w:r>
      <w:r w:rsidRPr="00B30A26">
        <w:rPr>
          <w:lang w:val="es-ES"/>
        </w:rPr>
        <w:t xml:space="preserve"> </w:t>
      </w:r>
    </w:p>
    <w:p w14:paraId="3399E7AB" w14:textId="77777777" w:rsidR="00CB4357" w:rsidRPr="00B30A26" w:rsidRDefault="00CB4357" w:rsidP="00CB4357">
      <w:pPr>
        <w:rPr>
          <w:lang w:val="es-ES"/>
        </w:rPr>
      </w:pPr>
    </w:p>
    <w:p w14:paraId="325964F6" w14:textId="48550486" w:rsidR="00CB4357" w:rsidRPr="00D545DD" w:rsidRDefault="00CB4357" w:rsidP="00CB4357">
      <w:pPr>
        <w:pStyle w:val="Ttulo6"/>
        <w:rPr>
          <w:highlight w:val="yellow"/>
          <w:lang w:val="es-ES"/>
          <w:rPrChange w:id="1068" w:author="Milenio" w:date="2018-07-18T14:24:00Z">
            <w:rPr>
              <w:lang w:val="es-ES"/>
            </w:rPr>
          </w:rPrChange>
        </w:rPr>
      </w:pPr>
      <w:r w:rsidRPr="00D545DD">
        <w:rPr>
          <w:highlight w:val="yellow"/>
          <w:lang w:val="es-ES"/>
          <w:rPrChange w:id="1069" w:author="Milenio" w:date="2018-07-18T14:24:00Z">
            <w:rPr>
              <w:lang w:val="es-ES"/>
            </w:rPr>
          </w:rPrChange>
        </w:rPr>
        <w:t xml:space="preserve">RFRCM - 004 </w:t>
      </w:r>
      <w:del w:id="1070" w:author="felipe campo" w:date="2018-07-04T10:54:00Z">
        <w:r w:rsidRPr="00D545DD" w:rsidDel="00C75938">
          <w:rPr>
            <w:highlight w:val="yellow"/>
            <w:lang w:val="es-ES"/>
            <w:rPrChange w:id="1071" w:author="Milenio" w:date="2018-07-18T14:24:00Z">
              <w:rPr>
                <w:lang w:val="es-ES"/>
              </w:rPr>
            </w:rPrChange>
          </w:rPr>
          <w:delText xml:space="preserve">– ACCEDER A LA JERARQUÍA DE LA FAMILIA </w:delText>
        </w:r>
        <w:r w:rsidR="0062345F" w:rsidRPr="00D545DD" w:rsidDel="00C75938">
          <w:rPr>
            <w:highlight w:val="yellow"/>
            <w:lang w:val="es-ES"/>
            <w:rPrChange w:id="1072" w:author="Milenio" w:date="2018-07-18T14:24:00Z">
              <w:rPr>
                <w:lang w:val="es-ES"/>
              </w:rPr>
            </w:rPrChange>
          </w:rPr>
          <w:delText>O</w:delText>
        </w:r>
        <w:r w:rsidRPr="00D545DD" w:rsidDel="00C75938">
          <w:rPr>
            <w:highlight w:val="yellow"/>
            <w:lang w:val="es-ES"/>
            <w:rPrChange w:id="1073" w:author="Milenio" w:date="2018-07-18T14:24:00Z">
              <w:rPr>
                <w:lang w:val="es-ES"/>
              </w:rPr>
            </w:rPrChange>
          </w:rPr>
          <w:delText xml:space="preserve"> GRUPOS DE ACTIVOS </w:delText>
        </w:r>
      </w:del>
      <w:del w:id="1074" w:author="felipe campo" w:date="2018-07-04T10:38:00Z">
        <w:r w:rsidRPr="00D545DD" w:rsidDel="00CC0EA6">
          <w:rPr>
            <w:highlight w:val="yellow"/>
            <w:lang w:val="es-ES"/>
            <w:rPrChange w:id="1075" w:author="Milenio" w:date="2018-07-18T14:24:00Z">
              <w:rPr>
                <w:lang w:val="es-ES"/>
              </w:rPr>
            </w:rPrChange>
          </w:rPr>
          <w:delText>/</w:delText>
        </w:r>
      </w:del>
      <w:del w:id="1076" w:author="felipe campo" w:date="2018-07-04T10:54:00Z">
        <w:r w:rsidRPr="00D545DD" w:rsidDel="00C75938">
          <w:rPr>
            <w:highlight w:val="yellow"/>
            <w:lang w:val="es-ES"/>
            <w:rPrChange w:id="1077" w:author="Milenio" w:date="2018-07-18T14:24:00Z">
              <w:rPr>
                <w:lang w:val="es-ES"/>
              </w:rPr>
            </w:rPrChange>
          </w:rPr>
          <w:delText xml:space="preserve"> </w:delText>
        </w:r>
      </w:del>
      <w:r w:rsidRPr="00D545DD">
        <w:rPr>
          <w:highlight w:val="yellow"/>
          <w:lang w:val="es-ES"/>
          <w:rPrChange w:id="1078" w:author="Milenio" w:date="2018-07-18T14:24:00Z">
            <w:rPr>
              <w:lang w:val="es-ES"/>
            </w:rPr>
          </w:rPrChange>
        </w:rPr>
        <w:t xml:space="preserve">AGREGAR FUNCIÓN Y FALLA FUNCIONAL </w:t>
      </w:r>
    </w:p>
    <w:p w14:paraId="2A83030A" w14:textId="4FB3DEDD" w:rsidR="00CB4357" w:rsidRPr="00B30A26" w:rsidRDefault="00CB4357" w:rsidP="00CB4357">
      <w:pPr>
        <w:rPr>
          <w:lang w:val="es-ES"/>
        </w:rPr>
      </w:pPr>
      <w:del w:id="1079" w:author="felipe campo" w:date="2018-07-04T10:57:00Z">
        <w:r w:rsidRPr="00CC0EA6" w:rsidDel="00FD2FD3">
          <w:rPr>
            <w:highlight w:val="green"/>
            <w:lang w:val="es-ES"/>
            <w:rPrChange w:id="1080" w:author="felipe campo" w:date="2018-07-04T10:38:00Z">
              <w:rPr>
                <w:lang w:val="es-ES"/>
              </w:rPr>
            </w:rPrChange>
          </w:rPr>
          <w:delText>Módulo para construir la base de conocimiento RCM</w:delText>
        </w:r>
        <w:r w:rsidR="004F6A81" w:rsidRPr="00CC0EA6" w:rsidDel="00FD2FD3">
          <w:rPr>
            <w:highlight w:val="green"/>
            <w:lang w:val="es-ES"/>
            <w:rPrChange w:id="1081" w:author="felipe campo" w:date="2018-07-04T10:38:00Z">
              <w:rPr>
                <w:lang w:val="es-ES"/>
              </w:rPr>
            </w:rPrChange>
          </w:rPr>
          <w:fldChar w:fldCharType="begin"/>
        </w:r>
        <w:r w:rsidR="004F6A81" w:rsidRPr="00CC0EA6" w:rsidDel="00FD2FD3">
          <w:rPr>
            <w:highlight w:val="green"/>
            <w:lang w:val="es-ES"/>
            <w:rPrChange w:id="1082" w:author="felipe campo" w:date="2018-07-04T10:38:00Z">
              <w:rPr>
                <w:lang w:val="es-ES"/>
              </w:rPr>
            </w:rPrChange>
          </w:rPr>
          <w:delInstrText xml:space="preserve"> XE "</w:delInstrText>
        </w:r>
        <w:r w:rsidR="004F6A81" w:rsidRPr="00CC0EA6" w:rsidDel="00FD2FD3">
          <w:rPr>
            <w:b/>
            <w:szCs w:val="28"/>
            <w:highlight w:val="green"/>
            <w:lang w:val="es-ES"/>
            <w:rPrChange w:id="1083" w:author="felipe campo" w:date="2018-07-04T10:38:00Z">
              <w:rPr>
                <w:b/>
                <w:szCs w:val="28"/>
                <w:lang w:val="es-ES"/>
              </w:rPr>
            </w:rPrChange>
          </w:rPr>
          <w:delInstrText>RCM</w:delInstrText>
        </w:r>
        <w:r w:rsidR="004F6A81" w:rsidRPr="00CC0EA6" w:rsidDel="00FD2FD3">
          <w:rPr>
            <w:highlight w:val="green"/>
            <w:lang w:val="es-ES"/>
            <w:rPrChange w:id="1084" w:author="felipe campo" w:date="2018-07-04T10:38:00Z">
              <w:rPr>
                <w:lang w:val="es-ES"/>
              </w:rPr>
            </w:rPrChange>
          </w:rPr>
          <w:delInstrText xml:space="preserve">" </w:delInstrText>
        </w:r>
        <w:r w:rsidR="004F6A81" w:rsidRPr="00CC0EA6" w:rsidDel="00FD2FD3">
          <w:rPr>
            <w:highlight w:val="green"/>
            <w:lang w:val="es-ES"/>
            <w:rPrChange w:id="1085" w:author="felipe campo" w:date="2018-07-04T10:38:00Z">
              <w:rPr>
                <w:lang w:val="es-ES"/>
              </w:rPr>
            </w:rPrChange>
          </w:rPr>
          <w:fldChar w:fldCharType="end"/>
        </w:r>
        <w:r w:rsidRPr="00CC0EA6" w:rsidDel="00FD2FD3">
          <w:rPr>
            <w:highlight w:val="green"/>
            <w:lang w:val="es-ES"/>
            <w:rPrChange w:id="1086" w:author="felipe campo" w:date="2018-07-04T10:38:00Z">
              <w:rPr>
                <w:lang w:val="es-ES"/>
              </w:rPr>
            </w:rPrChange>
          </w:rPr>
          <w:delText xml:space="preserve">. </w:delText>
        </w:r>
      </w:del>
      <w:r w:rsidRPr="00CC0EA6">
        <w:rPr>
          <w:highlight w:val="green"/>
          <w:lang w:val="es-ES"/>
          <w:rPrChange w:id="1087" w:author="felipe campo" w:date="2018-07-04T10:38:00Z">
            <w:rPr>
              <w:lang w:val="es-ES"/>
            </w:rPr>
          </w:rPrChange>
        </w:rPr>
        <w:t>El sistema debe permitir aplicar un análisis funcional en un elemento, agregando una función sobre este y a su vez agregar una falla funcional.</w:t>
      </w:r>
      <w:r w:rsidRPr="00B30A26">
        <w:rPr>
          <w:lang w:val="es-ES"/>
        </w:rPr>
        <w:t xml:space="preserve"> </w:t>
      </w:r>
    </w:p>
    <w:p w14:paraId="7F187005" w14:textId="77777777" w:rsidR="00CB4357" w:rsidRPr="00B30A26" w:rsidRDefault="00CB4357" w:rsidP="00CB4357">
      <w:pPr>
        <w:rPr>
          <w:lang w:val="es-ES"/>
        </w:rPr>
      </w:pPr>
    </w:p>
    <w:p w14:paraId="678E6467" w14:textId="4B101934" w:rsidR="00CB4357" w:rsidRPr="00D545DD" w:rsidRDefault="00CB4357" w:rsidP="00A24C1A">
      <w:pPr>
        <w:pStyle w:val="Ttulo6"/>
        <w:rPr>
          <w:highlight w:val="yellow"/>
          <w:lang w:val="es-ES"/>
          <w:rPrChange w:id="1088" w:author="Milenio" w:date="2018-07-18T14:24:00Z">
            <w:rPr>
              <w:lang w:val="es-ES"/>
            </w:rPr>
          </w:rPrChange>
        </w:rPr>
      </w:pPr>
      <w:r w:rsidRPr="00D545DD">
        <w:rPr>
          <w:highlight w:val="yellow"/>
          <w:lang w:val="es-ES"/>
          <w:rPrChange w:id="1089" w:author="Milenio" w:date="2018-07-18T14:24:00Z">
            <w:rPr>
              <w:lang w:val="es-ES"/>
            </w:rPr>
          </w:rPrChange>
        </w:rPr>
        <w:t xml:space="preserve">RFRCM - 005 </w:t>
      </w:r>
      <w:del w:id="1090" w:author="felipe campo" w:date="2018-07-04T10:54:00Z">
        <w:r w:rsidRPr="00D545DD" w:rsidDel="00C75938">
          <w:rPr>
            <w:highlight w:val="yellow"/>
            <w:lang w:val="es-ES"/>
            <w:rPrChange w:id="1091" w:author="Milenio" w:date="2018-07-18T14:24:00Z">
              <w:rPr>
                <w:lang w:val="es-ES"/>
              </w:rPr>
            </w:rPrChange>
          </w:rPr>
          <w:delText xml:space="preserve">– ACCEDER A LA JERARQUÍA DE LA FAMILIA </w:delText>
        </w:r>
        <w:r w:rsidR="0062345F" w:rsidRPr="00D545DD" w:rsidDel="00C75938">
          <w:rPr>
            <w:highlight w:val="yellow"/>
            <w:lang w:val="es-ES"/>
            <w:rPrChange w:id="1092" w:author="Milenio" w:date="2018-07-18T14:24:00Z">
              <w:rPr>
                <w:lang w:val="es-ES"/>
              </w:rPr>
            </w:rPrChange>
          </w:rPr>
          <w:delText>O</w:delText>
        </w:r>
        <w:r w:rsidRPr="00D545DD" w:rsidDel="00C75938">
          <w:rPr>
            <w:highlight w:val="yellow"/>
            <w:lang w:val="es-ES"/>
            <w:rPrChange w:id="1093" w:author="Milenio" w:date="2018-07-18T14:24:00Z">
              <w:rPr>
                <w:lang w:val="es-ES"/>
              </w:rPr>
            </w:rPrChange>
          </w:rPr>
          <w:delText xml:space="preserve"> GRUPOS DE </w:delText>
        </w:r>
      </w:del>
      <w:del w:id="1094" w:author="felipe campo" w:date="2018-07-04T10:41:00Z">
        <w:r w:rsidRPr="00D545DD" w:rsidDel="005A257A">
          <w:rPr>
            <w:highlight w:val="yellow"/>
            <w:lang w:val="es-ES"/>
            <w:rPrChange w:id="1095" w:author="Milenio" w:date="2018-07-18T14:24:00Z">
              <w:rPr>
                <w:lang w:val="es-ES"/>
              </w:rPr>
            </w:rPrChange>
          </w:rPr>
          <w:delText>ACTIVOS /</w:delText>
        </w:r>
      </w:del>
      <w:del w:id="1096" w:author="felipe campo" w:date="2018-07-04T10:54:00Z">
        <w:r w:rsidRPr="00D545DD" w:rsidDel="00C75938">
          <w:rPr>
            <w:highlight w:val="yellow"/>
            <w:lang w:val="es-ES"/>
            <w:rPrChange w:id="1097" w:author="Milenio" w:date="2018-07-18T14:24:00Z">
              <w:rPr>
                <w:lang w:val="es-ES"/>
              </w:rPr>
            </w:rPrChange>
          </w:rPr>
          <w:delText xml:space="preserve"> </w:delText>
        </w:r>
      </w:del>
      <w:r w:rsidRPr="00D545DD">
        <w:rPr>
          <w:highlight w:val="yellow"/>
          <w:lang w:val="es-ES"/>
          <w:rPrChange w:id="1098" w:author="Milenio" w:date="2018-07-18T14:24:00Z">
            <w:rPr>
              <w:lang w:val="es-ES"/>
            </w:rPr>
          </w:rPrChange>
        </w:rPr>
        <w:t xml:space="preserve">AGREGAR UN MODO DE FALLA </w:t>
      </w:r>
    </w:p>
    <w:p w14:paraId="5CAEB588" w14:textId="3BFB501C" w:rsidR="00CB4357" w:rsidRPr="00B30A26" w:rsidRDefault="00CB4357" w:rsidP="00CB4357">
      <w:pPr>
        <w:rPr>
          <w:lang w:val="es-ES"/>
        </w:rPr>
      </w:pPr>
      <w:del w:id="1099" w:author="felipe campo" w:date="2018-07-04T10:57:00Z">
        <w:r w:rsidRPr="005A257A" w:rsidDel="00FD2FD3">
          <w:rPr>
            <w:highlight w:val="green"/>
            <w:lang w:val="es-ES"/>
            <w:rPrChange w:id="1100" w:author="felipe campo" w:date="2018-07-04T10:41:00Z">
              <w:rPr>
                <w:lang w:val="es-ES"/>
              </w:rPr>
            </w:rPrChange>
          </w:rPr>
          <w:delText>Módulo para construir la base de conocimiento RCM</w:delText>
        </w:r>
        <w:r w:rsidR="004F6A81" w:rsidRPr="005A257A" w:rsidDel="00FD2FD3">
          <w:rPr>
            <w:highlight w:val="green"/>
            <w:lang w:val="es-ES"/>
            <w:rPrChange w:id="1101" w:author="felipe campo" w:date="2018-07-04T10:41:00Z">
              <w:rPr>
                <w:lang w:val="es-ES"/>
              </w:rPr>
            </w:rPrChange>
          </w:rPr>
          <w:fldChar w:fldCharType="begin"/>
        </w:r>
        <w:r w:rsidR="004F6A81" w:rsidRPr="005A257A" w:rsidDel="00FD2FD3">
          <w:rPr>
            <w:highlight w:val="green"/>
            <w:lang w:val="es-ES"/>
            <w:rPrChange w:id="1102" w:author="felipe campo" w:date="2018-07-04T10:41:00Z">
              <w:rPr>
                <w:lang w:val="es-ES"/>
              </w:rPr>
            </w:rPrChange>
          </w:rPr>
          <w:delInstrText xml:space="preserve"> XE "</w:delInstrText>
        </w:r>
        <w:r w:rsidR="004F6A81" w:rsidRPr="005A257A" w:rsidDel="00FD2FD3">
          <w:rPr>
            <w:b/>
            <w:szCs w:val="28"/>
            <w:highlight w:val="green"/>
            <w:lang w:val="es-ES"/>
            <w:rPrChange w:id="1103" w:author="felipe campo" w:date="2018-07-04T10:41:00Z">
              <w:rPr>
                <w:b/>
                <w:szCs w:val="28"/>
                <w:lang w:val="es-ES"/>
              </w:rPr>
            </w:rPrChange>
          </w:rPr>
          <w:delInstrText>RCM</w:delInstrText>
        </w:r>
        <w:r w:rsidR="004F6A81" w:rsidRPr="005A257A" w:rsidDel="00FD2FD3">
          <w:rPr>
            <w:highlight w:val="green"/>
            <w:lang w:val="es-ES"/>
            <w:rPrChange w:id="1104" w:author="felipe campo" w:date="2018-07-04T10:41:00Z">
              <w:rPr>
                <w:lang w:val="es-ES"/>
              </w:rPr>
            </w:rPrChange>
          </w:rPr>
          <w:delInstrText xml:space="preserve">" </w:delInstrText>
        </w:r>
        <w:r w:rsidR="004F6A81" w:rsidRPr="005A257A" w:rsidDel="00FD2FD3">
          <w:rPr>
            <w:highlight w:val="green"/>
            <w:lang w:val="es-ES"/>
            <w:rPrChange w:id="1105" w:author="felipe campo" w:date="2018-07-04T10:41:00Z">
              <w:rPr>
                <w:lang w:val="es-ES"/>
              </w:rPr>
            </w:rPrChange>
          </w:rPr>
          <w:fldChar w:fldCharType="end"/>
        </w:r>
        <w:r w:rsidRPr="005A257A" w:rsidDel="00FD2FD3">
          <w:rPr>
            <w:highlight w:val="green"/>
            <w:lang w:val="es-ES"/>
            <w:rPrChange w:id="1106" w:author="felipe campo" w:date="2018-07-04T10:41:00Z">
              <w:rPr>
                <w:lang w:val="es-ES"/>
              </w:rPr>
            </w:rPrChange>
          </w:rPr>
          <w:delText xml:space="preserve">. </w:delText>
        </w:r>
      </w:del>
      <w:r w:rsidRPr="005A257A">
        <w:rPr>
          <w:highlight w:val="green"/>
          <w:lang w:val="es-ES"/>
          <w:rPrChange w:id="1107" w:author="felipe campo" w:date="2018-07-04T10:41:00Z">
            <w:rPr>
              <w:lang w:val="es-ES"/>
            </w:rPr>
          </w:rPrChange>
        </w:rPr>
        <w:t xml:space="preserve">El sistema debe permitir aplicar un análisis funcional en un elemento, </w:t>
      </w:r>
      <w:del w:id="1108" w:author="felipe campo" w:date="2018-07-04T10:39:00Z">
        <w:r w:rsidRPr="005A257A" w:rsidDel="00CC0EA6">
          <w:rPr>
            <w:highlight w:val="green"/>
            <w:lang w:val="es-ES"/>
            <w:rPrChange w:id="1109" w:author="felipe campo" w:date="2018-07-04T10:41:00Z">
              <w:rPr>
                <w:lang w:val="es-ES"/>
              </w:rPr>
            </w:rPrChange>
          </w:rPr>
          <w:delText xml:space="preserve">agregando una función sobre este y a su vez </w:delText>
        </w:r>
      </w:del>
      <w:r w:rsidRPr="005A257A">
        <w:rPr>
          <w:highlight w:val="green"/>
          <w:lang w:val="es-ES"/>
          <w:rPrChange w:id="1110" w:author="felipe campo" w:date="2018-07-04T10:41:00Z">
            <w:rPr>
              <w:lang w:val="es-ES"/>
            </w:rPr>
          </w:rPrChange>
        </w:rPr>
        <w:t>agregar un</w:t>
      </w:r>
      <w:ins w:id="1111" w:author="felipe campo" w:date="2018-07-04T10:38:00Z">
        <w:r w:rsidR="00CC0EA6" w:rsidRPr="005A257A">
          <w:rPr>
            <w:highlight w:val="green"/>
            <w:lang w:val="es-ES"/>
            <w:rPrChange w:id="1112" w:author="felipe campo" w:date="2018-07-04T10:41:00Z">
              <w:rPr>
                <w:lang w:val="es-ES"/>
              </w:rPr>
            </w:rPrChange>
          </w:rPr>
          <w:t xml:space="preserve"> modo de falla</w:t>
        </w:r>
      </w:ins>
      <w:ins w:id="1113" w:author="felipe campo" w:date="2018-07-04T10:42:00Z">
        <w:r w:rsidR="005A257A">
          <w:rPr>
            <w:highlight w:val="green"/>
            <w:lang w:val="es-ES"/>
          </w:rPr>
          <w:t xml:space="preserve"> </w:t>
        </w:r>
      </w:ins>
      <w:del w:id="1114" w:author="felipe campo" w:date="2018-07-04T10:38:00Z">
        <w:r w:rsidRPr="005A257A" w:rsidDel="00CC0EA6">
          <w:rPr>
            <w:highlight w:val="green"/>
            <w:lang w:val="es-ES"/>
            <w:rPrChange w:id="1115" w:author="felipe campo" w:date="2018-07-04T10:41:00Z">
              <w:rPr>
                <w:lang w:val="es-ES"/>
              </w:rPr>
            </w:rPrChange>
          </w:rPr>
          <w:delText>a falla funcional</w:delText>
        </w:r>
      </w:del>
      <w:r w:rsidRPr="005A257A">
        <w:rPr>
          <w:highlight w:val="green"/>
          <w:lang w:val="es-ES"/>
          <w:rPrChange w:id="1116" w:author="felipe campo" w:date="2018-07-04T10:41:00Z">
            <w:rPr>
              <w:lang w:val="es-ES"/>
            </w:rPr>
          </w:rPrChange>
        </w:rPr>
        <w:t>.</w:t>
      </w:r>
      <w:r w:rsidRPr="00B30A26">
        <w:rPr>
          <w:lang w:val="es-ES"/>
        </w:rPr>
        <w:t xml:space="preserve"> </w:t>
      </w:r>
    </w:p>
    <w:p w14:paraId="357714BF" w14:textId="77777777" w:rsidR="00CB4357" w:rsidRPr="00B30A26" w:rsidRDefault="00CB4357" w:rsidP="00CB4357">
      <w:pPr>
        <w:rPr>
          <w:lang w:val="es-ES"/>
        </w:rPr>
      </w:pPr>
    </w:p>
    <w:p w14:paraId="3463C445" w14:textId="74B162D5" w:rsidR="00CB4357" w:rsidRPr="00901B62" w:rsidRDefault="00CB4357" w:rsidP="00A24C1A">
      <w:pPr>
        <w:pStyle w:val="Ttulo6"/>
        <w:rPr>
          <w:highlight w:val="yellow"/>
          <w:lang w:val="es-ES"/>
          <w:rPrChange w:id="1117" w:author="Milenio" w:date="2018-07-18T15:07:00Z">
            <w:rPr>
              <w:lang w:val="es-ES"/>
            </w:rPr>
          </w:rPrChange>
        </w:rPr>
      </w:pPr>
      <w:bookmarkStart w:id="1118" w:name="_Hlk519687340"/>
      <w:r w:rsidRPr="00901B62">
        <w:rPr>
          <w:highlight w:val="yellow"/>
          <w:lang w:val="es-ES"/>
          <w:rPrChange w:id="1119" w:author="Milenio" w:date="2018-07-18T15:07:00Z">
            <w:rPr>
              <w:lang w:val="es-ES"/>
            </w:rPr>
          </w:rPrChange>
        </w:rPr>
        <w:t xml:space="preserve">RFRCM - 006 </w:t>
      </w:r>
      <w:del w:id="1120" w:author="felipe campo" w:date="2018-07-04T10:54:00Z">
        <w:r w:rsidRPr="00901B62" w:rsidDel="00C75938">
          <w:rPr>
            <w:highlight w:val="yellow"/>
            <w:lang w:val="es-ES"/>
            <w:rPrChange w:id="1121" w:author="Milenio" w:date="2018-07-18T15:07:00Z">
              <w:rPr>
                <w:lang w:val="es-ES"/>
              </w:rPr>
            </w:rPrChange>
          </w:rPr>
          <w:delText xml:space="preserve">– ACCEDER A LA JERARQUÍA DE LA FAMILIA </w:delText>
        </w:r>
        <w:r w:rsidR="0062345F" w:rsidRPr="00901B62" w:rsidDel="00C75938">
          <w:rPr>
            <w:highlight w:val="yellow"/>
            <w:lang w:val="es-ES"/>
            <w:rPrChange w:id="1122" w:author="Milenio" w:date="2018-07-18T15:07:00Z">
              <w:rPr>
                <w:lang w:val="es-ES"/>
              </w:rPr>
            </w:rPrChange>
          </w:rPr>
          <w:delText>O</w:delText>
        </w:r>
        <w:r w:rsidRPr="00901B62" w:rsidDel="00C75938">
          <w:rPr>
            <w:highlight w:val="yellow"/>
            <w:lang w:val="es-ES"/>
            <w:rPrChange w:id="1123" w:author="Milenio" w:date="2018-07-18T15:07:00Z">
              <w:rPr>
                <w:lang w:val="es-ES"/>
              </w:rPr>
            </w:rPrChange>
          </w:rPr>
          <w:delText xml:space="preserve"> GRUPOS DE </w:delText>
        </w:r>
        <w:r w:rsidR="00A24C1A" w:rsidRPr="00901B62" w:rsidDel="00C75938">
          <w:rPr>
            <w:highlight w:val="yellow"/>
            <w:lang w:val="es-ES"/>
            <w:rPrChange w:id="1124" w:author="Milenio" w:date="2018-07-18T15:07:00Z">
              <w:rPr>
                <w:lang w:val="es-ES"/>
              </w:rPr>
            </w:rPrChange>
          </w:rPr>
          <w:delText xml:space="preserve">ACTIVOS </w:delText>
        </w:r>
      </w:del>
      <w:del w:id="1125" w:author="felipe campo" w:date="2018-07-04T10:46:00Z">
        <w:r w:rsidR="00A24C1A" w:rsidRPr="00901B62" w:rsidDel="00841272">
          <w:rPr>
            <w:highlight w:val="yellow"/>
            <w:lang w:val="es-ES"/>
            <w:rPrChange w:id="1126" w:author="Milenio" w:date="2018-07-18T15:07:00Z">
              <w:rPr>
                <w:lang w:val="es-ES"/>
              </w:rPr>
            </w:rPrChange>
          </w:rPr>
          <w:delText>/</w:delText>
        </w:r>
      </w:del>
      <w:del w:id="1127" w:author="felipe campo" w:date="2018-07-04T10:54:00Z">
        <w:r w:rsidR="00A24C1A" w:rsidRPr="00901B62" w:rsidDel="00C75938">
          <w:rPr>
            <w:highlight w:val="yellow"/>
            <w:lang w:val="es-ES"/>
            <w:rPrChange w:id="1128" w:author="Milenio" w:date="2018-07-18T15:07:00Z">
              <w:rPr>
                <w:lang w:val="es-ES"/>
              </w:rPr>
            </w:rPrChange>
          </w:rPr>
          <w:delText xml:space="preserve"> </w:delText>
        </w:r>
      </w:del>
      <w:r w:rsidR="00A24C1A" w:rsidRPr="00901B62">
        <w:rPr>
          <w:highlight w:val="yellow"/>
          <w:lang w:val="es-ES"/>
          <w:rPrChange w:id="1129" w:author="Milenio" w:date="2018-07-18T15:07:00Z">
            <w:rPr>
              <w:lang w:val="es-ES"/>
            </w:rPr>
          </w:rPrChange>
        </w:rPr>
        <w:t>MODIFICAR UN ELEMENTO</w:t>
      </w:r>
    </w:p>
    <w:p w14:paraId="726D5F95" w14:textId="0C7ECBAF" w:rsidR="00CB4357" w:rsidRPr="00B30A26" w:rsidRDefault="00CB4357" w:rsidP="00CB4357">
      <w:pPr>
        <w:rPr>
          <w:lang w:val="es-ES"/>
        </w:rPr>
      </w:pPr>
      <w:bookmarkStart w:id="1130" w:name="_Hlk519687355"/>
      <w:bookmarkEnd w:id="1118"/>
      <w:del w:id="1131" w:author="felipe campo" w:date="2018-07-04T10:57:00Z">
        <w:r w:rsidRPr="00841272" w:rsidDel="00FD2FD3">
          <w:rPr>
            <w:highlight w:val="green"/>
            <w:lang w:val="es-ES"/>
            <w:rPrChange w:id="1132" w:author="felipe campo" w:date="2018-07-04T10:47:00Z">
              <w:rPr>
                <w:lang w:val="es-ES"/>
              </w:rPr>
            </w:rPrChange>
          </w:rPr>
          <w:delText>Módulo para construir la base de conocimiento RCM</w:delText>
        </w:r>
        <w:r w:rsidR="004F6A81" w:rsidRPr="00841272" w:rsidDel="00FD2FD3">
          <w:rPr>
            <w:highlight w:val="green"/>
            <w:lang w:val="es-ES"/>
            <w:rPrChange w:id="1133" w:author="felipe campo" w:date="2018-07-04T10:47:00Z">
              <w:rPr>
                <w:lang w:val="es-ES"/>
              </w:rPr>
            </w:rPrChange>
          </w:rPr>
          <w:fldChar w:fldCharType="begin"/>
        </w:r>
        <w:r w:rsidR="004F6A81" w:rsidRPr="00841272" w:rsidDel="00FD2FD3">
          <w:rPr>
            <w:highlight w:val="green"/>
            <w:lang w:val="es-ES"/>
            <w:rPrChange w:id="1134" w:author="felipe campo" w:date="2018-07-04T10:47:00Z">
              <w:rPr>
                <w:lang w:val="es-ES"/>
              </w:rPr>
            </w:rPrChange>
          </w:rPr>
          <w:delInstrText xml:space="preserve"> XE "</w:delInstrText>
        </w:r>
        <w:r w:rsidR="004F6A81" w:rsidRPr="00841272" w:rsidDel="00FD2FD3">
          <w:rPr>
            <w:b/>
            <w:szCs w:val="28"/>
            <w:highlight w:val="green"/>
            <w:lang w:val="es-ES"/>
            <w:rPrChange w:id="1135" w:author="felipe campo" w:date="2018-07-04T10:47:00Z">
              <w:rPr>
                <w:b/>
                <w:szCs w:val="28"/>
                <w:lang w:val="es-ES"/>
              </w:rPr>
            </w:rPrChange>
          </w:rPr>
          <w:delInstrText>RCM</w:delInstrText>
        </w:r>
        <w:r w:rsidR="004F6A81" w:rsidRPr="00841272" w:rsidDel="00FD2FD3">
          <w:rPr>
            <w:highlight w:val="green"/>
            <w:lang w:val="es-ES"/>
            <w:rPrChange w:id="1136" w:author="felipe campo" w:date="2018-07-04T10:47:00Z">
              <w:rPr>
                <w:lang w:val="es-ES"/>
              </w:rPr>
            </w:rPrChange>
          </w:rPr>
          <w:delInstrText xml:space="preserve">" </w:delInstrText>
        </w:r>
        <w:r w:rsidR="004F6A81" w:rsidRPr="00841272" w:rsidDel="00FD2FD3">
          <w:rPr>
            <w:highlight w:val="green"/>
            <w:lang w:val="es-ES"/>
            <w:rPrChange w:id="1137" w:author="felipe campo" w:date="2018-07-04T10:47:00Z">
              <w:rPr>
                <w:lang w:val="es-ES"/>
              </w:rPr>
            </w:rPrChange>
          </w:rPr>
          <w:fldChar w:fldCharType="end"/>
        </w:r>
        <w:r w:rsidRPr="00841272" w:rsidDel="00FD2FD3">
          <w:rPr>
            <w:highlight w:val="green"/>
            <w:lang w:val="es-ES"/>
            <w:rPrChange w:id="1138" w:author="felipe campo" w:date="2018-07-04T10:47:00Z">
              <w:rPr>
                <w:lang w:val="es-ES"/>
              </w:rPr>
            </w:rPrChange>
          </w:rPr>
          <w:delText xml:space="preserve">. </w:delText>
        </w:r>
      </w:del>
      <w:r w:rsidRPr="00841272">
        <w:rPr>
          <w:highlight w:val="green"/>
          <w:lang w:val="es-ES"/>
          <w:rPrChange w:id="1139" w:author="felipe campo" w:date="2018-07-04T10:47:00Z">
            <w:rPr>
              <w:lang w:val="es-ES"/>
            </w:rPr>
          </w:rPrChange>
        </w:rPr>
        <w:t>El sistema debe permitir modificar un elemento: Sistemas, Subsistemas y Componentes dentro de la jerarquía de la base de conocimiento RCM del grupo de activos.</w:t>
      </w:r>
      <w:r w:rsidRPr="00B30A26">
        <w:rPr>
          <w:lang w:val="es-ES"/>
        </w:rPr>
        <w:t xml:space="preserve"> </w:t>
      </w:r>
    </w:p>
    <w:bookmarkEnd w:id="1130"/>
    <w:p w14:paraId="68F8D322" w14:textId="77777777" w:rsidR="00CB4357" w:rsidRPr="00B30A26" w:rsidRDefault="00CB4357" w:rsidP="00CB4357">
      <w:pPr>
        <w:rPr>
          <w:lang w:val="es-ES"/>
        </w:rPr>
      </w:pPr>
    </w:p>
    <w:p w14:paraId="2CC8B0DF" w14:textId="71F2FEC2" w:rsidR="00CB4357" w:rsidRPr="007928D3" w:rsidRDefault="00CB4357" w:rsidP="00A24C1A">
      <w:pPr>
        <w:pStyle w:val="Ttulo6"/>
        <w:rPr>
          <w:highlight w:val="yellow"/>
          <w:lang w:val="es-ES"/>
          <w:rPrChange w:id="1140" w:author="Milenio" w:date="2018-07-18T15:21:00Z">
            <w:rPr>
              <w:lang w:val="es-ES"/>
            </w:rPr>
          </w:rPrChange>
        </w:rPr>
      </w:pPr>
      <w:bookmarkStart w:id="1141" w:name="_Hlk519688806"/>
      <w:r w:rsidRPr="007928D3">
        <w:rPr>
          <w:highlight w:val="yellow"/>
          <w:lang w:val="es-ES"/>
          <w:rPrChange w:id="1142" w:author="Milenio" w:date="2018-07-18T15:21:00Z">
            <w:rPr>
              <w:lang w:val="es-ES"/>
            </w:rPr>
          </w:rPrChange>
        </w:rPr>
        <w:t xml:space="preserve">RFRCM - 007 </w:t>
      </w:r>
      <w:del w:id="1143" w:author="felipe campo" w:date="2018-07-04T10:54:00Z">
        <w:r w:rsidRPr="007928D3" w:rsidDel="00C75938">
          <w:rPr>
            <w:highlight w:val="yellow"/>
            <w:lang w:val="es-ES"/>
            <w:rPrChange w:id="1144" w:author="Milenio" w:date="2018-07-18T15:21:00Z">
              <w:rPr>
                <w:lang w:val="es-ES"/>
              </w:rPr>
            </w:rPrChange>
          </w:rPr>
          <w:delText xml:space="preserve">– ACCEDER A LA JERARQUÍA DE LA FAMILIA </w:delText>
        </w:r>
        <w:r w:rsidR="006E4998" w:rsidRPr="007928D3" w:rsidDel="00C75938">
          <w:rPr>
            <w:highlight w:val="yellow"/>
            <w:lang w:val="es-ES"/>
            <w:rPrChange w:id="1145" w:author="Milenio" w:date="2018-07-18T15:21:00Z">
              <w:rPr>
                <w:lang w:val="es-ES"/>
              </w:rPr>
            </w:rPrChange>
          </w:rPr>
          <w:delText>O</w:delText>
        </w:r>
        <w:r w:rsidRPr="007928D3" w:rsidDel="00C75938">
          <w:rPr>
            <w:highlight w:val="yellow"/>
            <w:lang w:val="es-ES"/>
            <w:rPrChange w:id="1146" w:author="Milenio" w:date="2018-07-18T15:21:00Z">
              <w:rPr>
                <w:lang w:val="es-ES"/>
              </w:rPr>
            </w:rPrChange>
          </w:rPr>
          <w:delText xml:space="preserve"> GRUPOS DE ACTIVOS </w:delText>
        </w:r>
      </w:del>
      <w:del w:id="1147" w:author="felipe campo" w:date="2018-07-04T10:47:00Z">
        <w:r w:rsidRPr="007928D3" w:rsidDel="00841272">
          <w:rPr>
            <w:highlight w:val="yellow"/>
            <w:lang w:val="es-ES"/>
            <w:rPrChange w:id="1148" w:author="Milenio" w:date="2018-07-18T15:21:00Z">
              <w:rPr>
                <w:lang w:val="es-ES"/>
              </w:rPr>
            </w:rPrChange>
          </w:rPr>
          <w:delText>/</w:delText>
        </w:r>
      </w:del>
      <w:del w:id="1149" w:author="felipe campo" w:date="2018-07-04T10:54:00Z">
        <w:r w:rsidRPr="007928D3" w:rsidDel="00C75938">
          <w:rPr>
            <w:highlight w:val="yellow"/>
            <w:lang w:val="es-ES"/>
            <w:rPrChange w:id="1150" w:author="Milenio" w:date="2018-07-18T15:21:00Z">
              <w:rPr>
                <w:lang w:val="es-ES"/>
              </w:rPr>
            </w:rPrChange>
          </w:rPr>
          <w:delText xml:space="preserve"> </w:delText>
        </w:r>
      </w:del>
      <w:r w:rsidRPr="007928D3">
        <w:rPr>
          <w:highlight w:val="yellow"/>
          <w:lang w:val="es-ES"/>
          <w:rPrChange w:id="1151" w:author="Milenio" w:date="2018-07-18T15:21:00Z">
            <w:rPr>
              <w:lang w:val="es-ES"/>
            </w:rPr>
          </w:rPrChange>
        </w:rPr>
        <w:t xml:space="preserve">MODIFICAR UN MODO DE FALLA </w:t>
      </w:r>
    </w:p>
    <w:p w14:paraId="2A36159B" w14:textId="02FC2E6F" w:rsidR="00CB4357" w:rsidRPr="00B30A26" w:rsidRDefault="00CB4357" w:rsidP="00CB4357">
      <w:pPr>
        <w:rPr>
          <w:lang w:val="es-ES"/>
        </w:rPr>
      </w:pPr>
      <w:bookmarkStart w:id="1152" w:name="_Hlk519688816"/>
      <w:bookmarkEnd w:id="1141"/>
      <w:del w:id="1153" w:author="felipe campo" w:date="2018-07-04T10:56:00Z">
        <w:r w:rsidRPr="00C75938" w:rsidDel="00C75938">
          <w:rPr>
            <w:highlight w:val="green"/>
            <w:lang w:val="es-ES"/>
            <w:rPrChange w:id="1154" w:author="felipe campo" w:date="2018-07-04T10:53:00Z">
              <w:rPr>
                <w:lang w:val="es-ES"/>
              </w:rPr>
            </w:rPrChange>
          </w:rPr>
          <w:delText>Módulo para construir la base de conocimiento RCM</w:delText>
        </w:r>
        <w:r w:rsidR="004F6A81" w:rsidRPr="00C75938" w:rsidDel="00C75938">
          <w:rPr>
            <w:highlight w:val="green"/>
            <w:lang w:val="es-ES"/>
            <w:rPrChange w:id="1155" w:author="felipe campo" w:date="2018-07-04T10:53:00Z">
              <w:rPr>
                <w:lang w:val="es-ES"/>
              </w:rPr>
            </w:rPrChange>
          </w:rPr>
          <w:fldChar w:fldCharType="begin"/>
        </w:r>
        <w:r w:rsidR="004F6A81" w:rsidRPr="00C75938" w:rsidDel="00C75938">
          <w:rPr>
            <w:highlight w:val="green"/>
            <w:lang w:val="es-ES"/>
            <w:rPrChange w:id="1156" w:author="felipe campo" w:date="2018-07-04T10:53:00Z">
              <w:rPr>
                <w:lang w:val="es-ES"/>
              </w:rPr>
            </w:rPrChange>
          </w:rPr>
          <w:delInstrText xml:space="preserve"> XE "</w:delInstrText>
        </w:r>
        <w:r w:rsidR="004F6A81" w:rsidRPr="00C75938" w:rsidDel="00C75938">
          <w:rPr>
            <w:b/>
            <w:szCs w:val="28"/>
            <w:highlight w:val="green"/>
            <w:lang w:val="es-ES"/>
            <w:rPrChange w:id="1157" w:author="felipe campo" w:date="2018-07-04T10:53:00Z">
              <w:rPr>
                <w:b/>
                <w:szCs w:val="28"/>
                <w:lang w:val="es-ES"/>
              </w:rPr>
            </w:rPrChange>
          </w:rPr>
          <w:delInstrText>RCM</w:delInstrText>
        </w:r>
        <w:r w:rsidR="004F6A81" w:rsidRPr="00C75938" w:rsidDel="00C75938">
          <w:rPr>
            <w:highlight w:val="green"/>
            <w:lang w:val="es-ES"/>
            <w:rPrChange w:id="1158" w:author="felipe campo" w:date="2018-07-04T10:53:00Z">
              <w:rPr>
                <w:lang w:val="es-ES"/>
              </w:rPr>
            </w:rPrChange>
          </w:rPr>
          <w:delInstrText xml:space="preserve">" </w:delInstrText>
        </w:r>
        <w:r w:rsidR="004F6A81" w:rsidRPr="00C75938" w:rsidDel="00C75938">
          <w:rPr>
            <w:highlight w:val="green"/>
            <w:lang w:val="es-ES"/>
            <w:rPrChange w:id="1159" w:author="felipe campo" w:date="2018-07-04T10:53:00Z">
              <w:rPr>
                <w:lang w:val="es-ES"/>
              </w:rPr>
            </w:rPrChange>
          </w:rPr>
          <w:fldChar w:fldCharType="end"/>
        </w:r>
        <w:r w:rsidRPr="00C75938" w:rsidDel="00C75938">
          <w:rPr>
            <w:highlight w:val="green"/>
            <w:lang w:val="es-ES"/>
            <w:rPrChange w:id="1160" w:author="felipe campo" w:date="2018-07-04T10:53:00Z">
              <w:rPr>
                <w:lang w:val="es-ES"/>
              </w:rPr>
            </w:rPrChange>
          </w:rPr>
          <w:delText xml:space="preserve">. </w:delText>
        </w:r>
      </w:del>
      <w:r w:rsidRPr="00C75938">
        <w:rPr>
          <w:highlight w:val="green"/>
          <w:lang w:val="es-ES"/>
          <w:rPrChange w:id="1161" w:author="felipe campo" w:date="2018-07-04T10:53:00Z">
            <w:rPr>
              <w:lang w:val="es-ES"/>
            </w:rPr>
          </w:rPrChange>
        </w:rPr>
        <w:t>El sistema debe permitir modificar un modo de falla dentro de la jerarquía de la base de conocimiento RCM del grupo de activos.</w:t>
      </w:r>
      <w:r w:rsidRPr="00B30A26">
        <w:rPr>
          <w:lang w:val="es-ES"/>
        </w:rPr>
        <w:t xml:space="preserve"> </w:t>
      </w:r>
    </w:p>
    <w:bookmarkEnd w:id="1152"/>
    <w:p w14:paraId="77E7B6CB" w14:textId="77777777" w:rsidR="00CB4357" w:rsidRPr="00B30A26" w:rsidRDefault="00CB4357" w:rsidP="00CB4357">
      <w:pPr>
        <w:rPr>
          <w:lang w:val="es-ES"/>
        </w:rPr>
      </w:pPr>
    </w:p>
    <w:p w14:paraId="0F5C81A2" w14:textId="73C9BDF3" w:rsidR="00CB4357" w:rsidRPr="00197D8F" w:rsidRDefault="00CB4357" w:rsidP="00A24C1A">
      <w:pPr>
        <w:pStyle w:val="Ttulo6"/>
        <w:rPr>
          <w:highlight w:val="yellow"/>
          <w:lang w:val="es-ES"/>
          <w:rPrChange w:id="1162" w:author="Milenio" w:date="2018-07-18T15:38:00Z">
            <w:rPr>
              <w:lang w:val="es-ES"/>
            </w:rPr>
          </w:rPrChange>
        </w:rPr>
      </w:pPr>
      <w:bookmarkStart w:id="1163" w:name="_Hlk519690636"/>
      <w:r w:rsidRPr="00197D8F">
        <w:rPr>
          <w:highlight w:val="yellow"/>
          <w:lang w:val="es-ES"/>
          <w:rPrChange w:id="1164" w:author="Milenio" w:date="2018-07-18T15:38:00Z">
            <w:rPr>
              <w:lang w:val="es-ES"/>
            </w:rPr>
          </w:rPrChange>
        </w:rPr>
        <w:t xml:space="preserve">RFRCM - 008 </w:t>
      </w:r>
      <w:del w:id="1165" w:author="felipe campo" w:date="2018-07-04T10:54:00Z">
        <w:r w:rsidRPr="00197D8F" w:rsidDel="00C75938">
          <w:rPr>
            <w:highlight w:val="yellow"/>
            <w:lang w:val="es-ES"/>
            <w:rPrChange w:id="1166" w:author="Milenio" w:date="2018-07-18T15:38:00Z">
              <w:rPr>
                <w:lang w:val="es-ES"/>
              </w:rPr>
            </w:rPrChange>
          </w:rPr>
          <w:delText xml:space="preserve">– ACCEDER A LA JERARQUÍA DE LA FAMILIA </w:delText>
        </w:r>
        <w:r w:rsidR="006E4998" w:rsidRPr="00197D8F" w:rsidDel="00C75938">
          <w:rPr>
            <w:highlight w:val="yellow"/>
            <w:lang w:val="es-ES"/>
            <w:rPrChange w:id="1167" w:author="Milenio" w:date="2018-07-18T15:38:00Z">
              <w:rPr>
                <w:lang w:val="es-ES"/>
              </w:rPr>
            </w:rPrChange>
          </w:rPr>
          <w:delText>O</w:delText>
        </w:r>
        <w:r w:rsidRPr="00197D8F" w:rsidDel="00C75938">
          <w:rPr>
            <w:highlight w:val="yellow"/>
            <w:lang w:val="es-ES"/>
            <w:rPrChange w:id="1168" w:author="Milenio" w:date="2018-07-18T15:38:00Z">
              <w:rPr>
                <w:lang w:val="es-ES"/>
              </w:rPr>
            </w:rPrChange>
          </w:rPr>
          <w:delText xml:space="preserve"> GRUPOS DE ACTIVOS </w:delText>
        </w:r>
      </w:del>
      <w:del w:id="1169" w:author="felipe campo" w:date="2018-07-04T10:53:00Z">
        <w:r w:rsidRPr="00197D8F" w:rsidDel="00C75938">
          <w:rPr>
            <w:highlight w:val="yellow"/>
            <w:lang w:val="es-ES"/>
            <w:rPrChange w:id="1170" w:author="Milenio" w:date="2018-07-18T15:38:00Z">
              <w:rPr>
                <w:lang w:val="es-ES"/>
              </w:rPr>
            </w:rPrChange>
          </w:rPr>
          <w:delText>/</w:delText>
        </w:r>
      </w:del>
      <w:del w:id="1171" w:author="felipe campo" w:date="2018-07-04T10:54:00Z">
        <w:r w:rsidRPr="00197D8F" w:rsidDel="00C75938">
          <w:rPr>
            <w:highlight w:val="yellow"/>
            <w:lang w:val="es-ES"/>
            <w:rPrChange w:id="1172" w:author="Milenio" w:date="2018-07-18T15:38:00Z">
              <w:rPr>
                <w:lang w:val="es-ES"/>
              </w:rPr>
            </w:rPrChange>
          </w:rPr>
          <w:delText xml:space="preserve"> </w:delText>
        </w:r>
      </w:del>
      <w:r w:rsidRPr="00197D8F">
        <w:rPr>
          <w:highlight w:val="yellow"/>
          <w:lang w:val="es-ES"/>
          <w:rPrChange w:id="1173" w:author="Milenio" w:date="2018-07-18T15:38:00Z">
            <w:rPr>
              <w:lang w:val="es-ES"/>
            </w:rPr>
          </w:rPrChange>
        </w:rPr>
        <w:t xml:space="preserve">MOVER UN ELEMENTO HACIA ARRIBA O ABAJO DE LA JERARQUÍA </w:t>
      </w:r>
    </w:p>
    <w:bookmarkEnd w:id="1163"/>
    <w:p w14:paraId="6AE5EF4D" w14:textId="77777777" w:rsidR="00CB4357" w:rsidRPr="00B30A26" w:rsidRDefault="00CB4357" w:rsidP="00CB4357">
      <w:pPr>
        <w:rPr>
          <w:lang w:val="es-ES"/>
        </w:rPr>
      </w:pPr>
    </w:p>
    <w:p w14:paraId="121A59CE" w14:textId="39EDFFC4" w:rsidR="00CB4357" w:rsidRPr="00B30A26" w:rsidRDefault="00CB4357" w:rsidP="00CB4357">
      <w:pPr>
        <w:rPr>
          <w:lang w:val="es-ES"/>
        </w:rPr>
      </w:pPr>
      <w:bookmarkStart w:id="1174" w:name="_Hlk519690661"/>
      <w:r w:rsidRPr="00C75938">
        <w:rPr>
          <w:highlight w:val="green"/>
          <w:lang w:val="es-ES"/>
          <w:rPrChange w:id="1175" w:author="felipe campo" w:date="2018-07-04T10:53:00Z">
            <w:rPr>
              <w:lang w:val="es-ES"/>
            </w:rPr>
          </w:rPrChange>
        </w:rPr>
        <w:t>Módulo para construir la base de conocimiento RCM</w:t>
      </w:r>
      <w:r w:rsidR="004F6A81" w:rsidRPr="00C75938">
        <w:rPr>
          <w:highlight w:val="green"/>
          <w:lang w:val="es-ES"/>
          <w:rPrChange w:id="1176" w:author="felipe campo" w:date="2018-07-04T10:53:00Z">
            <w:rPr>
              <w:lang w:val="es-ES"/>
            </w:rPr>
          </w:rPrChange>
        </w:rPr>
        <w:fldChar w:fldCharType="begin"/>
      </w:r>
      <w:r w:rsidR="004F6A81" w:rsidRPr="00C75938">
        <w:rPr>
          <w:highlight w:val="green"/>
          <w:lang w:val="es-ES"/>
          <w:rPrChange w:id="1177" w:author="felipe campo" w:date="2018-07-04T10:53:00Z">
            <w:rPr>
              <w:lang w:val="es-ES"/>
            </w:rPr>
          </w:rPrChange>
        </w:rPr>
        <w:instrText xml:space="preserve"> XE "</w:instrText>
      </w:r>
      <w:r w:rsidR="004F6A81" w:rsidRPr="00C75938">
        <w:rPr>
          <w:b/>
          <w:szCs w:val="28"/>
          <w:highlight w:val="green"/>
          <w:lang w:val="es-ES"/>
          <w:rPrChange w:id="1178" w:author="felipe campo" w:date="2018-07-04T10:53:00Z">
            <w:rPr>
              <w:b/>
              <w:szCs w:val="28"/>
              <w:lang w:val="es-ES"/>
            </w:rPr>
          </w:rPrChange>
        </w:rPr>
        <w:instrText>RCM</w:instrText>
      </w:r>
      <w:r w:rsidR="004F6A81" w:rsidRPr="00C75938">
        <w:rPr>
          <w:highlight w:val="green"/>
          <w:lang w:val="es-ES"/>
          <w:rPrChange w:id="1179" w:author="felipe campo" w:date="2018-07-04T10:53:00Z">
            <w:rPr>
              <w:lang w:val="es-ES"/>
            </w:rPr>
          </w:rPrChange>
        </w:rPr>
        <w:instrText xml:space="preserve">" </w:instrText>
      </w:r>
      <w:r w:rsidR="004F6A81" w:rsidRPr="00C75938">
        <w:rPr>
          <w:highlight w:val="green"/>
          <w:lang w:val="es-ES"/>
          <w:rPrChange w:id="1180" w:author="felipe campo" w:date="2018-07-04T10:53:00Z">
            <w:rPr>
              <w:lang w:val="es-ES"/>
            </w:rPr>
          </w:rPrChange>
        </w:rPr>
        <w:fldChar w:fldCharType="end"/>
      </w:r>
      <w:r w:rsidRPr="00C75938">
        <w:rPr>
          <w:highlight w:val="green"/>
          <w:lang w:val="es-ES"/>
          <w:rPrChange w:id="1181" w:author="felipe campo" w:date="2018-07-04T10:53:00Z">
            <w:rPr>
              <w:lang w:val="es-ES"/>
            </w:rPr>
          </w:rPrChange>
        </w:rPr>
        <w:t>. El sistema debe permitir mover de ubicación un elemento de la jerarquía de la base de conocimiento RCM del grupo de activos.</w:t>
      </w:r>
      <w:r w:rsidRPr="00B30A26">
        <w:rPr>
          <w:lang w:val="es-ES"/>
        </w:rPr>
        <w:t xml:space="preserve"> </w:t>
      </w:r>
    </w:p>
    <w:bookmarkEnd w:id="1174"/>
    <w:p w14:paraId="17F3FEFE" w14:textId="77777777" w:rsidR="00CB4357" w:rsidRPr="00B30A26" w:rsidRDefault="00CB4357" w:rsidP="00CB4357">
      <w:pPr>
        <w:rPr>
          <w:lang w:val="es-ES"/>
        </w:rPr>
      </w:pPr>
    </w:p>
    <w:p w14:paraId="068A10DF" w14:textId="0AE0A72C" w:rsidR="00CB4357" w:rsidRPr="00C8606B" w:rsidRDefault="00CB4357" w:rsidP="00A24C1A">
      <w:pPr>
        <w:pStyle w:val="Ttulo6"/>
        <w:rPr>
          <w:highlight w:val="yellow"/>
          <w:lang w:val="es-ES"/>
          <w:rPrChange w:id="1182" w:author="Milenio" w:date="2018-07-18T15:57:00Z">
            <w:rPr>
              <w:lang w:val="es-ES"/>
            </w:rPr>
          </w:rPrChange>
        </w:rPr>
      </w:pPr>
      <w:bookmarkStart w:id="1183" w:name="_Hlk519691613"/>
      <w:r w:rsidRPr="00C8606B">
        <w:rPr>
          <w:highlight w:val="yellow"/>
          <w:lang w:val="es-ES"/>
          <w:rPrChange w:id="1184" w:author="Milenio" w:date="2018-07-18T15:57:00Z">
            <w:rPr>
              <w:lang w:val="es-ES"/>
            </w:rPr>
          </w:rPrChange>
        </w:rPr>
        <w:lastRenderedPageBreak/>
        <w:t xml:space="preserve">RFRCM - 009 </w:t>
      </w:r>
      <w:del w:id="1185" w:author="felipe campo" w:date="2018-07-04T10:54:00Z">
        <w:r w:rsidRPr="00C8606B" w:rsidDel="00C75938">
          <w:rPr>
            <w:highlight w:val="yellow"/>
            <w:lang w:val="es-ES"/>
            <w:rPrChange w:id="1186" w:author="Milenio" w:date="2018-07-18T15:57:00Z">
              <w:rPr>
                <w:lang w:val="es-ES"/>
              </w:rPr>
            </w:rPrChange>
          </w:rPr>
          <w:delText xml:space="preserve">– ACCEDER A LA JERARQUÍA DE LA FAMILIA </w:delText>
        </w:r>
        <w:r w:rsidR="006E4998" w:rsidRPr="00C8606B" w:rsidDel="00C75938">
          <w:rPr>
            <w:highlight w:val="yellow"/>
            <w:lang w:val="es-ES"/>
            <w:rPrChange w:id="1187" w:author="Milenio" w:date="2018-07-18T15:57:00Z">
              <w:rPr>
                <w:lang w:val="es-ES"/>
              </w:rPr>
            </w:rPrChange>
          </w:rPr>
          <w:delText>O</w:delText>
        </w:r>
        <w:r w:rsidRPr="00C8606B" w:rsidDel="00C75938">
          <w:rPr>
            <w:highlight w:val="yellow"/>
            <w:lang w:val="es-ES"/>
            <w:rPrChange w:id="1188" w:author="Milenio" w:date="2018-07-18T15:57:00Z">
              <w:rPr>
                <w:lang w:val="es-ES"/>
              </w:rPr>
            </w:rPrChange>
          </w:rPr>
          <w:delText xml:space="preserve"> GRUPOS DE ACTIVOS </w:delText>
        </w:r>
      </w:del>
      <w:del w:id="1189" w:author="felipe campo" w:date="2018-07-04T10:53:00Z">
        <w:r w:rsidRPr="00C8606B" w:rsidDel="00C75938">
          <w:rPr>
            <w:highlight w:val="yellow"/>
            <w:lang w:val="es-ES"/>
            <w:rPrChange w:id="1190" w:author="Milenio" w:date="2018-07-18T15:57:00Z">
              <w:rPr>
                <w:lang w:val="es-ES"/>
              </w:rPr>
            </w:rPrChange>
          </w:rPr>
          <w:delText>/</w:delText>
        </w:r>
      </w:del>
      <w:del w:id="1191" w:author="felipe campo" w:date="2018-07-04T10:54:00Z">
        <w:r w:rsidRPr="00C8606B" w:rsidDel="00C75938">
          <w:rPr>
            <w:highlight w:val="yellow"/>
            <w:lang w:val="es-ES"/>
            <w:rPrChange w:id="1192" w:author="Milenio" w:date="2018-07-18T15:57:00Z">
              <w:rPr>
                <w:lang w:val="es-ES"/>
              </w:rPr>
            </w:rPrChange>
          </w:rPr>
          <w:delText xml:space="preserve"> </w:delText>
        </w:r>
      </w:del>
      <w:r w:rsidRPr="00C8606B">
        <w:rPr>
          <w:highlight w:val="yellow"/>
          <w:lang w:val="es-ES"/>
          <w:rPrChange w:id="1193" w:author="Milenio" w:date="2018-07-18T15:57:00Z">
            <w:rPr>
              <w:lang w:val="es-ES"/>
            </w:rPr>
          </w:rPrChange>
        </w:rPr>
        <w:t xml:space="preserve">COPIAR Y PEGAR UN ELEMENTO </w:t>
      </w:r>
    </w:p>
    <w:p w14:paraId="79B5F022" w14:textId="1E25AE22" w:rsidR="00CB4357" w:rsidRPr="00B30A26" w:rsidRDefault="00CB4357" w:rsidP="00CB4357">
      <w:pPr>
        <w:rPr>
          <w:lang w:val="es-ES"/>
        </w:rPr>
      </w:pPr>
      <w:bookmarkStart w:id="1194" w:name="_Hlk519691637"/>
      <w:bookmarkEnd w:id="1183"/>
      <w:del w:id="1195" w:author="felipe campo" w:date="2018-07-04T10:55:00Z">
        <w:r w:rsidRPr="00C75938" w:rsidDel="00C75938">
          <w:rPr>
            <w:highlight w:val="green"/>
            <w:lang w:val="es-ES"/>
            <w:rPrChange w:id="1196" w:author="felipe campo" w:date="2018-07-04T10:53:00Z">
              <w:rPr>
                <w:lang w:val="es-ES"/>
              </w:rPr>
            </w:rPrChange>
          </w:rPr>
          <w:delText>Módulo para construir la base de conocimiento RCM</w:delText>
        </w:r>
        <w:r w:rsidR="004F6A81" w:rsidRPr="00C75938" w:rsidDel="00C75938">
          <w:rPr>
            <w:highlight w:val="green"/>
            <w:lang w:val="es-ES"/>
            <w:rPrChange w:id="1197" w:author="felipe campo" w:date="2018-07-04T10:53:00Z">
              <w:rPr>
                <w:lang w:val="es-ES"/>
              </w:rPr>
            </w:rPrChange>
          </w:rPr>
          <w:fldChar w:fldCharType="begin"/>
        </w:r>
        <w:r w:rsidR="004F6A81" w:rsidRPr="00C75938" w:rsidDel="00C75938">
          <w:rPr>
            <w:highlight w:val="green"/>
            <w:lang w:val="es-ES"/>
            <w:rPrChange w:id="1198" w:author="felipe campo" w:date="2018-07-04T10:53:00Z">
              <w:rPr>
                <w:lang w:val="es-ES"/>
              </w:rPr>
            </w:rPrChange>
          </w:rPr>
          <w:delInstrText xml:space="preserve"> XE "</w:delInstrText>
        </w:r>
        <w:r w:rsidR="004F6A81" w:rsidRPr="00C75938" w:rsidDel="00C75938">
          <w:rPr>
            <w:b/>
            <w:szCs w:val="28"/>
            <w:highlight w:val="green"/>
            <w:lang w:val="es-ES"/>
            <w:rPrChange w:id="1199" w:author="felipe campo" w:date="2018-07-04T10:53:00Z">
              <w:rPr>
                <w:b/>
                <w:szCs w:val="28"/>
                <w:lang w:val="es-ES"/>
              </w:rPr>
            </w:rPrChange>
          </w:rPr>
          <w:delInstrText>RCM</w:delInstrText>
        </w:r>
        <w:r w:rsidR="004F6A81" w:rsidRPr="00C75938" w:rsidDel="00C75938">
          <w:rPr>
            <w:highlight w:val="green"/>
            <w:lang w:val="es-ES"/>
            <w:rPrChange w:id="1200" w:author="felipe campo" w:date="2018-07-04T10:53:00Z">
              <w:rPr>
                <w:lang w:val="es-ES"/>
              </w:rPr>
            </w:rPrChange>
          </w:rPr>
          <w:delInstrText xml:space="preserve">" </w:delInstrText>
        </w:r>
        <w:r w:rsidR="004F6A81" w:rsidRPr="00C75938" w:rsidDel="00C75938">
          <w:rPr>
            <w:highlight w:val="green"/>
            <w:lang w:val="es-ES"/>
            <w:rPrChange w:id="1201" w:author="felipe campo" w:date="2018-07-04T10:53:00Z">
              <w:rPr>
                <w:lang w:val="es-ES"/>
              </w:rPr>
            </w:rPrChange>
          </w:rPr>
          <w:fldChar w:fldCharType="end"/>
        </w:r>
        <w:r w:rsidRPr="00C75938" w:rsidDel="00C75938">
          <w:rPr>
            <w:highlight w:val="green"/>
            <w:lang w:val="es-ES"/>
            <w:rPrChange w:id="1202" w:author="felipe campo" w:date="2018-07-04T10:53:00Z">
              <w:rPr>
                <w:lang w:val="es-ES"/>
              </w:rPr>
            </w:rPrChange>
          </w:rPr>
          <w:delText xml:space="preserve">. </w:delText>
        </w:r>
      </w:del>
      <w:r w:rsidRPr="00C75938">
        <w:rPr>
          <w:highlight w:val="green"/>
          <w:lang w:val="es-ES"/>
          <w:rPrChange w:id="1203" w:author="felipe campo" w:date="2018-07-04T10:53:00Z">
            <w:rPr>
              <w:lang w:val="es-ES"/>
            </w:rPr>
          </w:rPrChange>
        </w:rPr>
        <w:t>El sistema debe permitir copiar un elemento en otra jerarquía de la base de conocimiento RCM del grupo de activos.</w:t>
      </w:r>
      <w:r w:rsidRPr="00B30A26">
        <w:rPr>
          <w:lang w:val="es-ES"/>
        </w:rPr>
        <w:t xml:space="preserve"> </w:t>
      </w:r>
    </w:p>
    <w:bookmarkEnd w:id="1194"/>
    <w:p w14:paraId="53CA403C" w14:textId="77777777" w:rsidR="00CB4357" w:rsidRPr="00B30A26" w:rsidRDefault="00CB4357" w:rsidP="00CB4357">
      <w:pPr>
        <w:rPr>
          <w:lang w:val="es-ES"/>
        </w:rPr>
      </w:pPr>
    </w:p>
    <w:p w14:paraId="110F2F9E" w14:textId="1E0A7EDF" w:rsidR="00CB4357" w:rsidRPr="00C8606B" w:rsidRDefault="00CB4357" w:rsidP="00A24C1A">
      <w:pPr>
        <w:pStyle w:val="Ttulo6"/>
        <w:rPr>
          <w:highlight w:val="yellow"/>
          <w:lang w:val="es-ES"/>
          <w:rPrChange w:id="1204" w:author="Milenio" w:date="2018-07-18T15:57:00Z">
            <w:rPr>
              <w:lang w:val="es-ES"/>
            </w:rPr>
          </w:rPrChange>
        </w:rPr>
      </w:pPr>
      <w:bookmarkStart w:id="1205" w:name="_Hlk519692770"/>
      <w:r w:rsidRPr="00C8606B">
        <w:rPr>
          <w:highlight w:val="yellow"/>
          <w:lang w:val="es-ES"/>
          <w:rPrChange w:id="1206" w:author="Milenio" w:date="2018-07-18T15:57:00Z">
            <w:rPr>
              <w:lang w:val="es-ES"/>
            </w:rPr>
          </w:rPrChange>
        </w:rPr>
        <w:t xml:space="preserve">RFRCM - 010 </w:t>
      </w:r>
      <w:del w:id="1207" w:author="felipe campo" w:date="2018-07-04T10:54:00Z">
        <w:r w:rsidRPr="00C8606B" w:rsidDel="00C75938">
          <w:rPr>
            <w:highlight w:val="yellow"/>
            <w:lang w:val="es-ES"/>
            <w:rPrChange w:id="1208" w:author="Milenio" w:date="2018-07-18T15:57:00Z">
              <w:rPr>
                <w:lang w:val="es-ES"/>
              </w:rPr>
            </w:rPrChange>
          </w:rPr>
          <w:delText xml:space="preserve">– ACCEDER A LA JERARQUÍA DE LA FAMILIA </w:delText>
        </w:r>
        <w:r w:rsidR="006E4998" w:rsidRPr="00C8606B" w:rsidDel="00C75938">
          <w:rPr>
            <w:highlight w:val="yellow"/>
            <w:lang w:val="es-ES"/>
            <w:rPrChange w:id="1209" w:author="Milenio" w:date="2018-07-18T15:57:00Z">
              <w:rPr>
                <w:lang w:val="es-ES"/>
              </w:rPr>
            </w:rPrChange>
          </w:rPr>
          <w:delText>O</w:delText>
        </w:r>
        <w:r w:rsidRPr="00C8606B" w:rsidDel="00C75938">
          <w:rPr>
            <w:highlight w:val="yellow"/>
            <w:lang w:val="es-ES"/>
            <w:rPrChange w:id="1210" w:author="Milenio" w:date="2018-07-18T15:57:00Z">
              <w:rPr>
                <w:lang w:val="es-ES"/>
              </w:rPr>
            </w:rPrChange>
          </w:rPr>
          <w:delText xml:space="preserve"> GRUPOS DE ACTIVOS </w:delText>
        </w:r>
      </w:del>
      <w:del w:id="1211" w:author="felipe campo" w:date="2018-07-04T10:53:00Z">
        <w:r w:rsidRPr="00C8606B" w:rsidDel="00C75938">
          <w:rPr>
            <w:highlight w:val="yellow"/>
            <w:lang w:val="es-ES"/>
            <w:rPrChange w:id="1212" w:author="Milenio" w:date="2018-07-18T15:57:00Z">
              <w:rPr>
                <w:lang w:val="es-ES"/>
              </w:rPr>
            </w:rPrChange>
          </w:rPr>
          <w:delText>/</w:delText>
        </w:r>
      </w:del>
      <w:del w:id="1213" w:author="felipe campo" w:date="2018-07-04T10:54:00Z">
        <w:r w:rsidRPr="00C8606B" w:rsidDel="00C75938">
          <w:rPr>
            <w:highlight w:val="yellow"/>
            <w:lang w:val="es-ES"/>
            <w:rPrChange w:id="1214" w:author="Milenio" w:date="2018-07-18T15:57:00Z">
              <w:rPr>
                <w:lang w:val="es-ES"/>
              </w:rPr>
            </w:rPrChange>
          </w:rPr>
          <w:delText xml:space="preserve"> </w:delText>
        </w:r>
      </w:del>
      <w:r w:rsidRPr="00C8606B">
        <w:rPr>
          <w:highlight w:val="yellow"/>
          <w:lang w:val="es-ES"/>
          <w:rPrChange w:id="1215" w:author="Milenio" w:date="2018-07-18T15:57:00Z">
            <w:rPr>
              <w:lang w:val="es-ES"/>
            </w:rPr>
          </w:rPrChange>
        </w:rPr>
        <w:t xml:space="preserve">ELIMINAR UN ELEMENTO </w:t>
      </w:r>
    </w:p>
    <w:p w14:paraId="0EA27081" w14:textId="50C63EBB" w:rsidR="00CB4357" w:rsidRPr="00B30A26" w:rsidRDefault="00CB4357" w:rsidP="00CB4357">
      <w:pPr>
        <w:rPr>
          <w:lang w:val="es-ES"/>
        </w:rPr>
      </w:pPr>
      <w:bookmarkStart w:id="1216" w:name="_Hlk519692785"/>
      <w:bookmarkEnd w:id="1205"/>
      <w:del w:id="1217" w:author="felipe campo" w:date="2018-07-04T10:55:00Z">
        <w:r w:rsidRPr="00C75938" w:rsidDel="00C75938">
          <w:rPr>
            <w:highlight w:val="green"/>
            <w:lang w:val="es-ES"/>
            <w:rPrChange w:id="1218" w:author="felipe campo" w:date="2018-07-04T10:54:00Z">
              <w:rPr>
                <w:lang w:val="es-ES"/>
              </w:rPr>
            </w:rPrChange>
          </w:rPr>
          <w:delText>Módulo para construir la base de conocimiento RCM</w:delText>
        </w:r>
        <w:r w:rsidR="004F6A81" w:rsidRPr="00C75938" w:rsidDel="00C75938">
          <w:rPr>
            <w:highlight w:val="green"/>
            <w:lang w:val="es-ES"/>
            <w:rPrChange w:id="1219" w:author="felipe campo" w:date="2018-07-04T10:54:00Z">
              <w:rPr>
                <w:lang w:val="es-ES"/>
              </w:rPr>
            </w:rPrChange>
          </w:rPr>
          <w:fldChar w:fldCharType="begin"/>
        </w:r>
        <w:r w:rsidR="004F6A81" w:rsidRPr="00C75938" w:rsidDel="00C75938">
          <w:rPr>
            <w:highlight w:val="green"/>
            <w:lang w:val="es-ES"/>
            <w:rPrChange w:id="1220" w:author="felipe campo" w:date="2018-07-04T10:54:00Z">
              <w:rPr>
                <w:lang w:val="es-ES"/>
              </w:rPr>
            </w:rPrChange>
          </w:rPr>
          <w:delInstrText xml:space="preserve"> XE "</w:delInstrText>
        </w:r>
        <w:r w:rsidR="004F6A81" w:rsidRPr="00C75938" w:rsidDel="00C75938">
          <w:rPr>
            <w:b/>
            <w:szCs w:val="28"/>
            <w:highlight w:val="green"/>
            <w:lang w:val="es-ES"/>
            <w:rPrChange w:id="1221" w:author="felipe campo" w:date="2018-07-04T10:54:00Z">
              <w:rPr>
                <w:b/>
                <w:szCs w:val="28"/>
                <w:lang w:val="es-ES"/>
              </w:rPr>
            </w:rPrChange>
          </w:rPr>
          <w:delInstrText>RCM</w:delInstrText>
        </w:r>
        <w:r w:rsidR="004F6A81" w:rsidRPr="00C75938" w:rsidDel="00C75938">
          <w:rPr>
            <w:highlight w:val="green"/>
            <w:lang w:val="es-ES"/>
            <w:rPrChange w:id="1222" w:author="felipe campo" w:date="2018-07-04T10:54:00Z">
              <w:rPr>
                <w:lang w:val="es-ES"/>
              </w:rPr>
            </w:rPrChange>
          </w:rPr>
          <w:delInstrText xml:space="preserve">" </w:delInstrText>
        </w:r>
        <w:r w:rsidR="004F6A81" w:rsidRPr="00C75938" w:rsidDel="00C75938">
          <w:rPr>
            <w:highlight w:val="green"/>
            <w:lang w:val="es-ES"/>
            <w:rPrChange w:id="1223" w:author="felipe campo" w:date="2018-07-04T10:54:00Z">
              <w:rPr>
                <w:lang w:val="es-ES"/>
              </w:rPr>
            </w:rPrChange>
          </w:rPr>
          <w:fldChar w:fldCharType="end"/>
        </w:r>
        <w:r w:rsidRPr="00C75938" w:rsidDel="00C75938">
          <w:rPr>
            <w:highlight w:val="green"/>
            <w:lang w:val="es-ES"/>
            <w:rPrChange w:id="1224" w:author="felipe campo" w:date="2018-07-04T10:54:00Z">
              <w:rPr>
                <w:lang w:val="es-ES"/>
              </w:rPr>
            </w:rPrChange>
          </w:rPr>
          <w:delText xml:space="preserve">. </w:delText>
        </w:r>
      </w:del>
      <w:r w:rsidRPr="00C75938">
        <w:rPr>
          <w:highlight w:val="green"/>
          <w:lang w:val="es-ES"/>
          <w:rPrChange w:id="1225" w:author="felipe campo" w:date="2018-07-04T10:54:00Z">
            <w:rPr>
              <w:lang w:val="es-ES"/>
            </w:rPr>
          </w:rPrChange>
        </w:rPr>
        <w:t>El sistema debe permitir eliminar un elemento de la jerarquía de la base de conocimiento RCM del grupo de activos.</w:t>
      </w:r>
      <w:r w:rsidRPr="00B30A26">
        <w:rPr>
          <w:lang w:val="es-ES"/>
        </w:rPr>
        <w:t xml:space="preserve"> </w:t>
      </w:r>
    </w:p>
    <w:bookmarkEnd w:id="1216"/>
    <w:p w14:paraId="08C2CFDF" w14:textId="77777777" w:rsidR="00CB4357" w:rsidRPr="00B30A26" w:rsidRDefault="00CB4357" w:rsidP="00CB4357">
      <w:pPr>
        <w:rPr>
          <w:lang w:val="es-ES"/>
        </w:rPr>
      </w:pPr>
    </w:p>
    <w:p w14:paraId="34AD4AAC" w14:textId="52D34D1B" w:rsidR="00CB4357" w:rsidRPr="00594A36" w:rsidRDefault="00CB4357" w:rsidP="00A24C1A">
      <w:pPr>
        <w:pStyle w:val="Ttulo6"/>
        <w:rPr>
          <w:highlight w:val="yellow"/>
          <w:lang w:val="es-ES"/>
          <w:rPrChange w:id="1226" w:author="Milenio" w:date="2018-07-18T16:19:00Z">
            <w:rPr>
              <w:lang w:val="es-ES"/>
            </w:rPr>
          </w:rPrChange>
        </w:rPr>
      </w:pPr>
      <w:bookmarkStart w:id="1227" w:name="_Hlk519694046"/>
      <w:r w:rsidRPr="00594A36">
        <w:rPr>
          <w:highlight w:val="yellow"/>
          <w:lang w:val="es-ES"/>
          <w:rPrChange w:id="1228" w:author="Milenio" w:date="2018-07-18T16:19:00Z">
            <w:rPr>
              <w:lang w:val="es-ES"/>
            </w:rPr>
          </w:rPrChange>
        </w:rPr>
        <w:t xml:space="preserve">RFRCM – 011 </w:t>
      </w:r>
      <w:del w:id="1229" w:author="felipe campo" w:date="2018-07-04T10:54:00Z">
        <w:r w:rsidRPr="00594A36" w:rsidDel="00C75938">
          <w:rPr>
            <w:highlight w:val="yellow"/>
            <w:lang w:val="es-ES"/>
            <w:rPrChange w:id="1230" w:author="Milenio" w:date="2018-07-18T16:19:00Z">
              <w:rPr>
                <w:lang w:val="es-ES"/>
              </w:rPr>
            </w:rPrChange>
          </w:rPr>
          <w:delText xml:space="preserve">– ACCEDER A LA JERARQUÍA DE LA FAMILIA </w:delText>
        </w:r>
        <w:r w:rsidR="006E4998" w:rsidRPr="00594A36" w:rsidDel="00C75938">
          <w:rPr>
            <w:highlight w:val="yellow"/>
            <w:lang w:val="es-ES"/>
            <w:rPrChange w:id="1231" w:author="Milenio" w:date="2018-07-18T16:19:00Z">
              <w:rPr>
                <w:lang w:val="es-ES"/>
              </w:rPr>
            </w:rPrChange>
          </w:rPr>
          <w:delText>O</w:delText>
        </w:r>
        <w:r w:rsidRPr="00594A36" w:rsidDel="00C75938">
          <w:rPr>
            <w:highlight w:val="yellow"/>
            <w:lang w:val="es-ES"/>
            <w:rPrChange w:id="1232" w:author="Milenio" w:date="2018-07-18T16:19:00Z">
              <w:rPr>
                <w:lang w:val="es-ES"/>
              </w:rPr>
            </w:rPrChange>
          </w:rPr>
          <w:delText xml:space="preserve"> GRUPOS DE ACTIVOS / </w:delText>
        </w:r>
      </w:del>
      <w:r w:rsidRPr="00594A36">
        <w:rPr>
          <w:highlight w:val="yellow"/>
          <w:lang w:val="es-ES"/>
          <w:rPrChange w:id="1233" w:author="Milenio" w:date="2018-07-18T16:19:00Z">
            <w:rPr>
              <w:lang w:val="es-ES"/>
            </w:rPr>
          </w:rPrChange>
        </w:rPr>
        <w:t xml:space="preserve">VISUALIZAR UN MODO DE FALLA </w:t>
      </w:r>
      <w:bookmarkEnd w:id="1227"/>
    </w:p>
    <w:p w14:paraId="771665D9" w14:textId="75030A98" w:rsidR="00CB4357" w:rsidRPr="00B30A26" w:rsidRDefault="00CB4357" w:rsidP="00CB4357">
      <w:pPr>
        <w:rPr>
          <w:lang w:val="es-ES"/>
        </w:rPr>
      </w:pPr>
      <w:bookmarkStart w:id="1234" w:name="_Hlk519694055"/>
      <w:del w:id="1235" w:author="felipe campo" w:date="2018-07-04T10:55:00Z">
        <w:r w:rsidRPr="00C75938" w:rsidDel="00C75938">
          <w:rPr>
            <w:highlight w:val="green"/>
            <w:lang w:val="es-ES"/>
            <w:rPrChange w:id="1236" w:author="felipe campo" w:date="2018-07-04T10:55:00Z">
              <w:rPr>
                <w:lang w:val="es-ES"/>
              </w:rPr>
            </w:rPrChange>
          </w:rPr>
          <w:delText>Módulo para construir la base de conocimiento RCM</w:delText>
        </w:r>
        <w:r w:rsidR="004F6A81" w:rsidRPr="00C75938" w:rsidDel="00C75938">
          <w:rPr>
            <w:highlight w:val="green"/>
            <w:lang w:val="es-ES"/>
            <w:rPrChange w:id="1237" w:author="felipe campo" w:date="2018-07-04T10:55:00Z">
              <w:rPr>
                <w:lang w:val="es-ES"/>
              </w:rPr>
            </w:rPrChange>
          </w:rPr>
          <w:fldChar w:fldCharType="begin"/>
        </w:r>
        <w:r w:rsidR="004F6A81" w:rsidRPr="00C75938" w:rsidDel="00C75938">
          <w:rPr>
            <w:highlight w:val="green"/>
            <w:lang w:val="es-ES"/>
            <w:rPrChange w:id="1238" w:author="felipe campo" w:date="2018-07-04T10:55:00Z">
              <w:rPr>
                <w:lang w:val="es-ES"/>
              </w:rPr>
            </w:rPrChange>
          </w:rPr>
          <w:delInstrText xml:space="preserve"> XE "</w:delInstrText>
        </w:r>
        <w:r w:rsidR="004F6A81" w:rsidRPr="00C75938" w:rsidDel="00C75938">
          <w:rPr>
            <w:b/>
            <w:szCs w:val="28"/>
            <w:highlight w:val="green"/>
            <w:lang w:val="es-ES"/>
            <w:rPrChange w:id="1239" w:author="felipe campo" w:date="2018-07-04T10:55:00Z">
              <w:rPr>
                <w:b/>
                <w:szCs w:val="28"/>
                <w:lang w:val="es-ES"/>
              </w:rPr>
            </w:rPrChange>
          </w:rPr>
          <w:delInstrText>RCM</w:delInstrText>
        </w:r>
        <w:r w:rsidR="004F6A81" w:rsidRPr="00C75938" w:rsidDel="00C75938">
          <w:rPr>
            <w:highlight w:val="green"/>
            <w:lang w:val="es-ES"/>
            <w:rPrChange w:id="1240" w:author="felipe campo" w:date="2018-07-04T10:55:00Z">
              <w:rPr>
                <w:lang w:val="es-ES"/>
              </w:rPr>
            </w:rPrChange>
          </w:rPr>
          <w:delInstrText xml:space="preserve">" </w:delInstrText>
        </w:r>
        <w:r w:rsidR="004F6A81" w:rsidRPr="00C75938" w:rsidDel="00C75938">
          <w:rPr>
            <w:highlight w:val="green"/>
            <w:lang w:val="es-ES"/>
            <w:rPrChange w:id="1241" w:author="felipe campo" w:date="2018-07-04T10:55:00Z">
              <w:rPr>
                <w:lang w:val="es-ES"/>
              </w:rPr>
            </w:rPrChange>
          </w:rPr>
          <w:fldChar w:fldCharType="end"/>
        </w:r>
        <w:r w:rsidRPr="00C75938" w:rsidDel="00C75938">
          <w:rPr>
            <w:highlight w:val="green"/>
            <w:lang w:val="es-ES"/>
            <w:rPrChange w:id="1242" w:author="felipe campo" w:date="2018-07-04T10:55:00Z">
              <w:rPr>
                <w:lang w:val="es-ES"/>
              </w:rPr>
            </w:rPrChange>
          </w:rPr>
          <w:delText xml:space="preserve">. </w:delText>
        </w:r>
      </w:del>
      <w:r w:rsidRPr="00C75938">
        <w:rPr>
          <w:highlight w:val="green"/>
          <w:lang w:val="es-ES"/>
          <w:rPrChange w:id="1243" w:author="felipe campo" w:date="2018-07-04T10:55:00Z">
            <w:rPr>
              <w:lang w:val="es-ES"/>
            </w:rPr>
          </w:rPrChange>
        </w:rPr>
        <w:t>El sistema debe permitir visualizar un modo de falla de la jerarquía de la base de conocimiento RCM del grupo de activos.</w:t>
      </w:r>
      <w:r w:rsidRPr="00B30A26">
        <w:rPr>
          <w:lang w:val="es-ES"/>
        </w:rPr>
        <w:t xml:space="preserve"> </w:t>
      </w:r>
    </w:p>
    <w:bookmarkEnd w:id="1234"/>
    <w:p w14:paraId="314E2CF8" w14:textId="77777777" w:rsidR="00CB4357" w:rsidRPr="00B30A26" w:rsidRDefault="00CB4357" w:rsidP="00CB4357">
      <w:pPr>
        <w:rPr>
          <w:lang w:val="es-ES"/>
        </w:rPr>
      </w:pPr>
    </w:p>
    <w:p w14:paraId="1F1FF8BE" w14:textId="72234E47" w:rsidR="00CB4357" w:rsidRPr="002275EF" w:rsidRDefault="00CB4357" w:rsidP="00A24C1A">
      <w:pPr>
        <w:pStyle w:val="Ttulo6"/>
        <w:rPr>
          <w:highlight w:val="yellow"/>
          <w:lang w:val="es-ES"/>
          <w:rPrChange w:id="1244" w:author="Milenio" w:date="2018-07-18T16:43:00Z">
            <w:rPr>
              <w:lang w:val="es-ES"/>
            </w:rPr>
          </w:rPrChange>
        </w:rPr>
      </w:pPr>
      <w:bookmarkStart w:id="1245" w:name="_Hlk519695566"/>
      <w:r w:rsidRPr="002275EF">
        <w:rPr>
          <w:highlight w:val="yellow"/>
          <w:lang w:val="es-ES"/>
          <w:rPrChange w:id="1246" w:author="Milenio" w:date="2018-07-18T16:43:00Z">
            <w:rPr>
              <w:lang w:val="es-ES"/>
            </w:rPr>
          </w:rPrChange>
        </w:rPr>
        <w:t xml:space="preserve">RFRCM – 012 </w:t>
      </w:r>
      <w:del w:id="1247" w:author="felipe campo" w:date="2018-07-04T10:55:00Z">
        <w:r w:rsidRPr="002275EF" w:rsidDel="00C75938">
          <w:rPr>
            <w:highlight w:val="yellow"/>
            <w:lang w:val="es-ES"/>
            <w:rPrChange w:id="1248" w:author="Milenio" w:date="2018-07-18T16:43:00Z">
              <w:rPr>
                <w:lang w:val="es-ES"/>
              </w:rPr>
            </w:rPrChange>
          </w:rPr>
          <w:delText>– MÓDULO RCM</w:delText>
        </w:r>
        <w:r w:rsidR="004F6A81" w:rsidRPr="002275EF" w:rsidDel="00C75938">
          <w:rPr>
            <w:highlight w:val="yellow"/>
            <w:lang w:val="es-ES"/>
            <w:rPrChange w:id="1249" w:author="Milenio" w:date="2018-07-18T16:43:00Z">
              <w:rPr>
                <w:lang w:val="es-ES"/>
              </w:rPr>
            </w:rPrChange>
          </w:rPr>
          <w:fldChar w:fldCharType="begin"/>
        </w:r>
        <w:r w:rsidR="004F6A81" w:rsidRPr="002275EF" w:rsidDel="00C75938">
          <w:rPr>
            <w:highlight w:val="yellow"/>
            <w:lang w:val="es-ES"/>
            <w:rPrChange w:id="1250" w:author="Milenio" w:date="2018-07-18T16:43:00Z">
              <w:rPr>
                <w:lang w:val="es-ES"/>
              </w:rPr>
            </w:rPrChange>
          </w:rPr>
          <w:delInstrText xml:space="preserve"> XE "</w:delInstrText>
        </w:r>
        <w:r w:rsidR="004F6A81" w:rsidRPr="002275EF" w:rsidDel="00C75938">
          <w:rPr>
            <w:b/>
            <w:szCs w:val="28"/>
            <w:highlight w:val="yellow"/>
            <w:lang w:val="es-ES"/>
            <w:rPrChange w:id="1251" w:author="Milenio" w:date="2018-07-18T16:43:00Z">
              <w:rPr>
                <w:b/>
                <w:szCs w:val="28"/>
                <w:lang w:val="es-ES"/>
              </w:rPr>
            </w:rPrChange>
          </w:rPr>
          <w:delInstrText>RCM</w:delInstrText>
        </w:r>
        <w:r w:rsidR="004F6A81" w:rsidRPr="002275EF" w:rsidDel="00C75938">
          <w:rPr>
            <w:highlight w:val="yellow"/>
            <w:lang w:val="es-ES"/>
            <w:rPrChange w:id="1252" w:author="Milenio" w:date="2018-07-18T16:43:00Z">
              <w:rPr>
                <w:lang w:val="es-ES"/>
              </w:rPr>
            </w:rPrChange>
          </w:rPr>
          <w:delInstrText xml:space="preserve">" </w:delInstrText>
        </w:r>
        <w:r w:rsidR="004F6A81" w:rsidRPr="002275EF" w:rsidDel="00C75938">
          <w:rPr>
            <w:highlight w:val="yellow"/>
            <w:lang w:val="es-ES"/>
            <w:rPrChange w:id="1253" w:author="Milenio" w:date="2018-07-18T16:43:00Z">
              <w:rPr>
                <w:lang w:val="es-ES"/>
              </w:rPr>
            </w:rPrChange>
          </w:rPr>
          <w:fldChar w:fldCharType="end"/>
        </w:r>
        <w:r w:rsidRPr="002275EF" w:rsidDel="00C75938">
          <w:rPr>
            <w:highlight w:val="yellow"/>
            <w:lang w:val="es-ES"/>
            <w:rPrChange w:id="1254" w:author="Milenio" w:date="2018-07-18T16:43:00Z">
              <w:rPr>
                <w:lang w:val="es-ES"/>
              </w:rPr>
            </w:rPrChange>
          </w:rPr>
          <w:delText xml:space="preserve"> / </w:delText>
        </w:r>
      </w:del>
      <w:r w:rsidRPr="002275EF">
        <w:rPr>
          <w:highlight w:val="yellow"/>
          <w:lang w:val="es-ES"/>
          <w:rPrChange w:id="1255" w:author="Milenio" w:date="2018-07-18T16:43:00Z">
            <w:rPr>
              <w:lang w:val="es-ES"/>
            </w:rPr>
          </w:rPrChange>
        </w:rPr>
        <w:t xml:space="preserve">ACCEDER AL MÓDULO RCM </w:t>
      </w:r>
      <w:bookmarkStart w:id="1256" w:name="_Hlk519695575"/>
    </w:p>
    <w:bookmarkEnd w:id="1245"/>
    <w:p w14:paraId="289651EA" w14:textId="748CDEC1" w:rsidR="00CB4357" w:rsidRPr="00B30A26" w:rsidRDefault="00CB4357" w:rsidP="00CB4357">
      <w:pPr>
        <w:rPr>
          <w:lang w:val="es-ES"/>
        </w:rPr>
      </w:pPr>
      <w:del w:id="1257" w:author="felipe campo" w:date="2018-07-04T10:55:00Z">
        <w:r w:rsidRPr="00FD2FD3" w:rsidDel="00C75938">
          <w:rPr>
            <w:highlight w:val="green"/>
            <w:lang w:val="es-ES"/>
            <w:rPrChange w:id="1258" w:author="felipe campo" w:date="2018-07-04T10:58:00Z">
              <w:rPr>
                <w:lang w:val="es-ES"/>
              </w:rPr>
            </w:rPrChange>
          </w:rPr>
          <w:delText>Módulo RCM</w:delText>
        </w:r>
        <w:r w:rsidR="004F6A81" w:rsidRPr="00FD2FD3" w:rsidDel="00C75938">
          <w:rPr>
            <w:highlight w:val="green"/>
            <w:lang w:val="es-ES"/>
            <w:rPrChange w:id="1259" w:author="felipe campo" w:date="2018-07-04T10:58:00Z">
              <w:rPr>
                <w:lang w:val="es-ES"/>
              </w:rPr>
            </w:rPrChange>
          </w:rPr>
          <w:fldChar w:fldCharType="begin"/>
        </w:r>
        <w:r w:rsidR="004F6A81" w:rsidRPr="00FD2FD3" w:rsidDel="00C75938">
          <w:rPr>
            <w:highlight w:val="green"/>
            <w:lang w:val="es-ES"/>
            <w:rPrChange w:id="1260" w:author="felipe campo" w:date="2018-07-04T10:58:00Z">
              <w:rPr>
                <w:lang w:val="es-ES"/>
              </w:rPr>
            </w:rPrChange>
          </w:rPr>
          <w:delInstrText xml:space="preserve"> XE "</w:delInstrText>
        </w:r>
        <w:r w:rsidR="004F6A81" w:rsidRPr="00FD2FD3" w:rsidDel="00C75938">
          <w:rPr>
            <w:b/>
            <w:szCs w:val="28"/>
            <w:highlight w:val="green"/>
            <w:lang w:val="es-ES"/>
            <w:rPrChange w:id="1261" w:author="felipe campo" w:date="2018-07-04T10:58:00Z">
              <w:rPr>
                <w:b/>
                <w:szCs w:val="28"/>
                <w:lang w:val="es-ES"/>
              </w:rPr>
            </w:rPrChange>
          </w:rPr>
          <w:delInstrText>RCM</w:delInstrText>
        </w:r>
        <w:r w:rsidR="004F6A81" w:rsidRPr="00FD2FD3" w:rsidDel="00C75938">
          <w:rPr>
            <w:highlight w:val="green"/>
            <w:lang w:val="es-ES"/>
            <w:rPrChange w:id="1262" w:author="felipe campo" w:date="2018-07-04T10:58:00Z">
              <w:rPr>
                <w:lang w:val="es-ES"/>
              </w:rPr>
            </w:rPrChange>
          </w:rPr>
          <w:delInstrText xml:space="preserve">" </w:delInstrText>
        </w:r>
        <w:r w:rsidR="004F6A81" w:rsidRPr="00FD2FD3" w:rsidDel="00C75938">
          <w:rPr>
            <w:highlight w:val="green"/>
            <w:lang w:val="es-ES"/>
            <w:rPrChange w:id="1263" w:author="felipe campo" w:date="2018-07-04T10:58:00Z">
              <w:rPr>
                <w:lang w:val="es-ES"/>
              </w:rPr>
            </w:rPrChange>
          </w:rPr>
          <w:fldChar w:fldCharType="end"/>
        </w:r>
        <w:r w:rsidRPr="00FD2FD3" w:rsidDel="00C75938">
          <w:rPr>
            <w:highlight w:val="green"/>
            <w:lang w:val="es-ES"/>
            <w:rPrChange w:id="1264" w:author="felipe campo" w:date="2018-07-04T10:58:00Z">
              <w:rPr>
                <w:lang w:val="es-ES"/>
              </w:rPr>
            </w:rPrChange>
          </w:rPr>
          <w:delText xml:space="preserve">. </w:delText>
        </w:r>
      </w:del>
      <w:r w:rsidRPr="00FD2FD3">
        <w:rPr>
          <w:highlight w:val="green"/>
          <w:lang w:val="es-ES"/>
          <w:rPrChange w:id="1265" w:author="felipe campo" w:date="2018-07-04T10:58:00Z">
            <w:rPr>
              <w:lang w:val="es-ES"/>
            </w:rPr>
          </w:rPrChange>
        </w:rPr>
        <w:t xml:space="preserve">El sistema debe permitir acceder al módulo de RCM a partir de una orden de trabajo </w:t>
      </w:r>
      <w:del w:id="1266" w:author="felipe campo" w:date="2018-07-04T10:57:00Z">
        <w:r w:rsidR="00CF3917" w:rsidRPr="00FD2FD3" w:rsidDel="00FD2FD3">
          <w:rPr>
            <w:highlight w:val="green"/>
            <w:lang w:val="es-ES"/>
            <w:rPrChange w:id="1267" w:author="felipe campo" w:date="2018-07-04T10:58:00Z">
              <w:rPr>
                <w:lang w:val="es-ES"/>
              </w:rPr>
            </w:rPrChange>
          </w:rPr>
          <w:delText>o</w:delText>
        </w:r>
        <w:r w:rsidRPr="00FD2FD3" w:rsidDel="00FD2FD3">
          <w:rPr>
            <w:highlight w:val="green"/>
            <w:lang w:val="es-ES"/>
            <w:rPrChange w:id="1268" w:author="felipe campo" w:date="2018-07-04T10:58:00Z">
              <w:rPr>
                <w:lang w:val="es-ES"/>
              </w:rPr>
            </w:rPrChange>
          </w:rPr>
          <w:delText xml:space="preserve"> </w:delText>
        </w:r>
      </w:del>
      <w:r w:rsidRPr="00FD2FD3">
        <w:rPr>
          <w:highlight w:val="green"/>
          <w:lang w:val="es-ES"/>
          <w:rPrChange w:id="1269" w:author="felipe campo" w:date="2018-07-04T10:58:00Z">
            <w:rPr>
              <w:lang w:val="es-ES"/>
            </w:rPr>
          </w:rPrChange>
        </w:rPr>
        <w:t>desde el administrador de paradas de los a</w:t>
      </w:r>
      <w:ins w:id="1270" w:author="Milenio" w:date="2018-07-19T07:37:00Z">
        <w:r w:rsidR="009E2187">
          <w:rPr>
            <w:highlight w:val="green"/>
            <w:lang w:val="es-ES"/>
          </w:rPr>
          <w:t>x</w:t>
        </w:r>
      </w:ins>
      <w:r w:rsidRPr="00FD2FD3">
        <w:rPr>
          <w:highlight w:val="green"/>
          <w:lang w:val="es-ES"/>
          <w:rPrChange w:id="1271" w:author="felipe campo" w:date="2018-07-04T10:58:00Z">
            <w:rPr>
              <w:lang w:val="es-ES"/>
            </w:rPr>
          </w:rPrChange>
        </w:rPr>
        <w:t>ctivos.</w:t>
      </w:r>
      <w:r w:rsidRPr="00B30A26">
        <w:rPr>
          <w:lang w:val="es-ES"/>
        </w:rPr>
        <w:t xml:space="preserve"> </w:t>
      </w:r>
    </w:p>
    <w:bookmarkEnd w:id="1256"/>
    <w:p w14:paraId="29D13D06" w14:textId="77777777" w:rsidR="00CB4357" w:rsidRPr="00B30A26" w:rsidRDefault="00CB4357" w:rsidP="00CB4357">
      <w:pPr>
        <w:rPr>
          <w:lang w:val="es-ES"/>
        </w:rPr>
      </w:pPr>
    </w:p>
    <w:p w14:paraId="5B1EDFCD" w14:textId="7D3C1A90" w:rsidR="00CB4357" w:rsidRPr="006941A8" w:rsidRDefault="00CB4357" w:rsidP="00A24C1A">
      <w:pPr>
        <w:pStyle w:val="Ttulo6"/>
        <w:rPr>
          <w:highlight w:val="yellow"/>
          <w:lang w:val="es-ES"/>
          <w:rPrChange w:id="1272" w:author="Milenio" w:date="2018-07-19T08:01:00Z">
            <w:rPr>
              <w:lang w:val="es-ES"/>
            </w:rPr>
          </w:rPrChange>
        </w:rPr>
      </w:pPr>
      <w:bookmarkStart w:id="1273" w:name="_Hlk519750620"/>
      <w:r w:rsidRPr="006941A8">
        <w:rPr>
          <w:highlight w:val="yellow"/>
          <w:lang w:val="es-ES"/>
          <w:rPrChange w:id="1274" w:author="Milenio" w:date="2018-07-19T08:01:00Z">
            <w:rPr>
              <w:lang w:val="es-ES"/>
            </w:rPr>
          </w:rPrChange>
        </w:rPr>
        <w:t xml:space="preserve">RFRCM – 013 </w:t>
      </w:r>
      <w:del w:id="1275" w:author="felipe campo" w:date="2018-07-04T10:55:00Z">
        <w:r w:rsidRPr="006941A8" w:rsidDel="00C75938">
          <w:rPr>
            <w:highlight w:val="yellow"/>
            <w:lang w:val="es-ES"/>
            <w:rPrChange w:id="1276" w:author="Milenio" w:date="2018-07-19T08:01:00Z">
              <w:rPr>
                <w:lang w:val="es-ES"/>
              </w:rPr>
            </w:rPrChange>
          </w:rPr>
          <w:delText>– MÓDULO RCM</w:delText>
        </w:r>
        <w:r w:rsidR="004F6A81" w:rsidRPr="006941A8" w:rsidDel="00C75938">
          <w:rPr>
            <w:highlight w:val="yellow"/>
            <w:lang w:val="es-ES"/>
            <w:rPrChange w:id="1277" w:author="Milenio" w:date="2018-07-19T08:01:00Z">
              <w:rPr>
                <w:lang w:val="es-ES"/>
              </w:rPr>
            </w:rPrChange>
          </w:rPr>
          <w:fldChar w:fldCharType="begin"/>
        </w:r>
        <w:r w:rsidR="004F6A81" w:rsidRPr="006941A8" w:rsidDel="00C75938">
          <w:rPr>
            <w:highlight w:val="yellow"/>
            <w:lang w:val="es-ES"/>
            <w:rPrChange w:id="1278" w:author="Milenio" w:date="2018-07-19T08:01:00Z">
              <w:rPr>
                <w:lang w:val="es-ES"/>
              </w:rPr>
            </w:rPrChange>
          </w:rPr>
          <w:delInstrText xml:space="preserve"> XE "</w:delInstrText>
        </w:r>
        <w:r w:rsidR="004F6A81" w:rsidRPr="006941A8" w:rsidDel="00C75938">
          <w:rPr>
            <w:b/>
            <w:szCs w:val="28"/>
            <w:highlight w:val="yellow"/>
            <w:lang w:val="es-ES"/>
            <w:rPrChange w:id="1279" w:author="Milenio" w:date="2018-07-19T08:01:00Z">
              <w:rPr>
                <w:b/>
                <w:szCs w:val="28"/>
                <w:lang w:val="es-ES"/>
              </w:rPr>
            </w:rPrChange>
          </w:rPr>
          <w:delInstrText>RCM</w:delInstrText>
        </w:r>
        <w:r w:rsidR="004F6A81" w:rsidRPr="006941A8" w:rsidDel="00C75938">
          <w:rPr>
            <w:highlight w:val="yellow"/>
            <w:lang w:val="es-ES"/>
            <w:rPrChange w:id="1280" w:author="Milenio" w:date="2018-07-19T08:01:00Z">
              <w:rPr>
                <w:lang w:val="es-ES"/>
              </w:rPr>
            </w:rPrChange>
          </w:rPr>
          <w:delInstrText xml:space="preserve">" </w:delInstrText>
        </w:r>
        <w:r w:rsidR="004F6A81" w:rsidRPr="006941A8" w:rsidDel="00C75938">
          <w:rPr>
            <w:highlight w:val="yellow"/>
            <w:lang w:val="es-ES"/>
            <w:rPrChange w:id="1281" w:author="Milenio" w:date="2018-07-19T08:01:00Z">
              <w:rPr>
                <w:lang w:val="es-ES"/>
              </w:rPr>
            </w:rPrChange>
          </w:rPr>
          <w:fldChar w:fldCharType="end"/>
        </w:r>
        <w:r w:rsidRPr="006941A8" w:rsidDel="00C75938">
          <w:rPr>
            <w:highlight w:val="yellow"/>
            <w:lang w:val="es-ES"/>
            <w:rPrChange w:id="1282" w:author="Milenio" w:date="2018-07-19T08:01:00Z">
              <w:rPr>
                <w:lang w:val="es-ES"/>
              </w:rPr>
            </w:rPrChange>
          </w:rPr>
          <w:delText xml:space="preserve"> / </w:delText>
        </w:r>
      </w:del>
      <w:r w:rsidRPr="006941A8">
        <w:rPr>
          <w:highlight w:val="yellow"/>
          <w:lang w:val="es-ES"/>
          <w:rPrChange w:id="1283" w:author="Milenio" w:date="2018-07-19T08:01:00Z">
            <w:rPr>
              <w:lang w:val="es-ES"/>
            </w:rPr>
          </w:rPrChange>
        </w:rPr>
        <w:t xml:space="preserve">VERIFICAR Y/O ELIMINAR LA SELECCIÓN DEL MODO DE FALLA </w:t>
      </w:r>
    </w:p>
    <w:p w14:paraId="4A7CA665" w14:textId="6260E753" w:rsidR="00CB4357" w:rsidRPr="00B30A26" w:rsidRDefault="00CB4357" w:rsidP="00CB4357">
      <w:pPr>
        <w:rPr>
          <w:lang w:val="es-ES"/>
        </w:rPr>
      </w:pPr>
      <w:bookmarkStart w:id="1284" w:name="_Hlk519750636"/>
      <w:bookmarkEnd w:id="1273"/>
      <w:del w:id="1285" w:author="felipe campo" w:date="2018-07-04T10:56:00Z">
        <w:r w:rsidRPr="00FD2FD3" w:rsidDel="00C75938">
          <w:rPr>
            <w:highlight w:val="green"/>
            <w:lang w:val="es-ES"/>
            <w:rPrChange w:id="1286" w:author="felipe campo" w:date="2018-07-04T10:58:00Z">
              <w:rPr>
                <w:lang w:val="es-ES"/>
              </w:rPr>
            </w:rPrChange>
          </w:rPr>
          <w:delText>Módulo RCM</w:delText>
        </w:r>
        <w:r w:rsidR="004F6A81" w:rsidRPr="00FD2FD3" w:rsidDel="00C75938">
          <w:rPr>
            <w:highlight w:val="green"/>
            <w:lang w:val="es-ES"/>
            <w:rPrChange w:id="1287" w:author="felipe campo" w:date="2018-07-04T10:58:00Z">
              <w:rPr>
                <w:lang w:val="es-ES"/>
              </w:rPr>
            </w:rPrChange>
          </w:rPr>
          <w:fldChar w:fldCharType="begin"/>
        </w:r>
        <w:r w:rsidR="004F6A81" w:rsidRPr="00FD2FD3" w:rsidDel="00C75938">
          <w:rPr>
            <w:highlight w:val="green"/>
            <w:lang w:val="es-ES"/>
            <w:rPrChange w:id="1288" w:author="felipe campo" w:date="2018-07-04T10:58:00Z">
              <w:rPr>
                <w:lang w:val="es-ES"/>
              </w:rPr>
            </w:rPrChange>
          </w:rPr>
          <w:delInstrText xml:space="preserve"> XE "</w:delInstrText>
        </w:r>
        <w:r w:rsidR="004F6A81" w:rsidRPr="00FD2FD3" w:rsidDel="00C75938">
          <w:rPr>
            <w:b/>
            <w:szCs w:val="28"/>
            <w:highlight w:val="green"/>
            <w:lang w:val="es-ES"/>
            <w:rPrChange w:id="1289" w:author="felipe campo" w:date="2018-07-04T10:58:00Z">
              <w:rPr>
                <w:b/>
                <w:szCs w:val="28"/>
                <w:lang w:val="es-ES"/>
              </w:rPr>
            </w:rPrChange>
          </w:rPr>
          <w:delInstrText>RCM</w:delInstrText>
        </w:r>
        <w:r w:rsidR="004F6A81" w:rsidRPr="00FD2FD3" w:rsidDel="00C75938">
          <w:rPr>
            <w:highlight w:val="green"/>
            <w:lang w:val="es-ES"/>
            <w:rPrChange w:id="1290" w:author="felipe campo" w:date="2018-07-04T10:58:00Z">
              <w:rPr>
                <w:lang w:val="es-ES"/>
              </w:rPr>
            </w:rPrChange>
          </w:rPr>
          <w:delInstrText xml:space="preserve">" </w:delInstrText>
        </w:r>
        <w:r w:rsidR="004F6A81" w:rsidRPr="00FD2FD3" w:rsidDel="00C75938">
          <w:rPr>
            <w:highlight w:val="green"/>
            <w:lang w:val="es-ES"/>
            <w:rPrChange w:id="1291" w:author="felipe campo" w:date="2018-07-04T10:58:00Z">
              <w:rPr>
                <w:lang w:val="es-ES"/>
              </w:rPr>
            </w:rPrChange>
          </w:rPr>
          <w:fldChar w:fldCharType="end"/>
        </w:r>
        <w:r w:rsidRPr="00FD2FD3" w:rsidDel="00C75938">
          <w:rPr>
            <w:highlight w:val="green"/>
            <w:lang w:val="es-ES"/>
            <w:rPrChange w:id="1292" w:author="felipe campo" w:date="2018-07-04T10:58:00Z">
              <w:rPr>
                <w:lang w:val="es-ES"/>
              </w:rPr>
            </w:rPrChange>
          </w:rPr>
          <w:delText xml:space="preserve">. </w:delText>
        </w:r>
      </w:del>
      <w:bookmarkStart w:id="1293" w:name="_Hlk519752459"/>
      <w:r w:rsidRPr="00FD2FD3">
        <w:rPr>
          <w:highlight w:val="green"/>
          <w:lang w:val="es-ES"/>
          <w:rPrChange w:id="1294" w:author="felipe campo" w:date="2018-07-04T10:58:00Z">
            <w:rPr>
              <w:lang w:val="es-ES"/>
            </w:rPr>
          </w:rPrChange>
        </w:rPr>
        <w:t>El sistema debe permitir remover los modos de falla seleccionados</w:t>
      </w:r>
      <w:bookmarkEnd w:id="1293"/>
      <w:r w:rsidRPr="00FD2FD3">
        <w:rPr>
          <w:highlight w:val="green"/>
          <w:lang w:val="es-ES"/>
          <w:rPrChange w:id="1295" w:author="felipe campo" w:date="2018-07-04T10:58:00Z">
            <w:rPr>
              <w:lang w:val="es-ES"/>
            </w:rPr>
          </w:rPrChange>
        </w:rPr>
        <w:t>.</w:t>
      </w:r>
      <w:r w:rsidRPr="00B30A26">
        <w:rPr>
          <w:lang w:val="es-ES"/>
        </w:rPr>
        <w:t xml:space="preserve"> </w:t>
      </w:r>
    </w:p>
    <w:bookmarkEnd w:id="1284"/>
    <w:p w14:paraId="2B085240" w14:textId="77777777" w:rsidR="00CB4357" w:rsidRPr="00B30A26" w:rsidRDefault="00CB4357" w:rsidP="00CB4357">
      <w:pPr>
        <w:rPr>
          <w:lang w:val="es-ES"/>
        </w:rPr>
      </w:pPr>
    </w:p>
    <w:p w14:paraId="794827C1" w14:textId="3267F7AA" w:rsidR="00CB4357" w:rsidRPr="00AA1721" w:rsidRDefault="00CB4357" w:rsidP="00A24C1A">
      <w:pPr>
        <w:pStyle w:val="Ttulo6"/>
        <w:rPr>
          <w:highlight w:val="yellow"/>
          <w:lang w:val="es-ES"/>
          <w:rPrChange w:id="1296" w:author="Milenio" w:date="2018-07-19T08:45:00Z">
            <w:rPr>
              <w:lang w:val="es-ES"/>
            </w:rPr>
          </w:rPrChange>
        </w:rPr>
      </w:pPr>
      <w:r w:rsidRPr="00AA1721">
        <w:rPr>
          <w:highlight w:val="yellow"/>
          <w:lang w:val="es-ES"/>
          <w:rPrChange w:id="1297" w:author="Milenio" w:date="2018-07-19T08:45:00Z">
            <w:rPr>
              <w:lang w:val="es-ES"/>
            </w:rPr>
          </w:rPrChange>
        </w:rPr>
        <w:t xml:space="preserve">RFRCM – 014 </w:t>
      </w:r>
      <w:del w:id="1298" w:author="felipe campo" w:date="2018-07-04T10:56:00Z">
        <w:r w:rsidRPr="00AA1721" w:rsidDel="00C75938">
          <w:rPr>
            <w:highlight w:val="yellow"/>
            <w:lang w:val="es-ES"/>
            <w:rPrChange w:id="1299" w:author="Milenio" w:date="2018-07-19T08:45:00Z">
              <w:rPr>
                <w:lang w:val="es-ES"/>
              </w:rPr>
            </w:rPrChange>
          </w:rPr>
          <w:delText>– MÓDULO RCM</w:delText>
        </w:r>
        <w:r w:rsidR="004F6A81" w:rsidRPr="00AA1721" w:rsidDel="00C75938">
          <w:rPr>
            <w:highlight w:val="yellow"/>
            <w:lang w:val="es-ES"/>
            <w:rPrChange w:id="1300" w:author="Milenio" w:date="2018-07-19T08:45:00Z">
              <w:rPr>
                <w:lang w:val="es-ES"/>
              </w:rPr>
            </w:rPrChange>
          </w:rPr>
          <w:fldChar w:fldCharType="begin"/>
        </w:r>
        <w:r w:rsidR="004F6A81" w:rsidRPr="00AA1721" w:rsidDel="00C75938">
          <w:rPr>
            <w:highlight w:val="yellow"/>
            <w:lang w:val="es-ES"/>
            <w:rPrChange w:id="1301" w:author="Milenio" w:date="2018-07-19T08:45:00Z">
              <w:rPr>
                <w:lang w:val="es-ES"/>
              </w:rPr>
            </w:rPrChange>
          </w:rPr>
          <w:delInstrText xml:space="preserve"> XE "</w:delInstrText>
        </w:r>
        <w:r w:rsidR="004F6A81" w:rsidRPr="00AA1721" w:rsidDel="00C75938">
          <w:rPr>
            <w:b/>
            <w:szCs w:val="28"/>
            <w:highlight w:val="yellow"/>
            <w:lang w:val="es-ES"/>
            <w:rPrChange w:id="1302" w:author="Milenio" w:date="2018-07-19T08:45:00Z">
              <w:rPr>
                <w:b/>
                <w:szCs w:val="28"/>
                <w:lang w:val="es-ES"/>
              </w:rPr>
            </w:rPrChange>
          </w:rPr>
          <w:delInstrText>RCM</w:delInstrText>
        </w:r>
        <w:r w:rsidR="004F6A81" w:rsidRPr="00AA1721" w:rsidDel="00C75938">
          <w:rPr>
            <w:highlight w:val="yellow"/>
            <w:lang w:val="es-ES"/>
            <w:rPrChange w:id="1303" w:author="Milenio" w:date="2018-07-19T08:45:00Z">
              <w:rPr>
                <w:lang w:val="es-ES"/>
              </w:rPr>
            </w:rPrChange>
          </w:rPr>
          <w:delInstrText xml:space="preserve">" </w:delInstrText>
        </w:r>
        <w:r w:rsidR="004F6A81" w:rsidRPr="00AA1721" w:rsidDel="00C75938">
          <w:rPr>
            <w:highlight w:val="yellow"/>
            <w:lang w:val="es-ES"/>
            <w:rPrChange w:id="1304" w:author="Milenio" w:date="2018-07-19T08:45:00Z">
              <w:rPr>
                <w:lang w:val="es-ES"/>
              </w:rPr>
            </w:rPrChange>
          </w:rPr>
          <w:fldChar w:fldCharType="end"/>
        </w:r>
        <w:r w:rsidRPr="00AA1721" w:rsidDel="00C75938">
          <w:rPr>
            <w:highlight w:val="yellow"/>
            <w:lang w:val="es-ES"/>
            <w:rPrChange w:id="1305" w:author="Milenio" w:date="2018-07-19T08:45:00Z">
              <w:rPr>
                <w:lang w:val="es-ES"/>
              </w:rPr>
            </w:rPrChange>
          </w:rPr>
          <w:delText xml:space="preserve"> / </w:delText>
        </w:r>
      </w:del>
      <w:r w:rsidRPr="00AA1721">
        <w:rPr>
          <w:highlight w:val="yellow"/>
          <w:lang w:val="es-ES"/>
          <w:rPrChange w:id="1306" w:author="Milenio" w:date="2018-07-19T08:45:00Z">
            <w:rPr>
              <w:lang w:val="es-ES"/>
            </w:rPr>
          </w:rPrChange>
        </w:rPr>
        <w:t xml:space="preserve">SELECCIONAR NUMERACIÓN SIMPLE O COMPLEJA DE LA JERAQUÍA </w:t>
      </w:r>
    </w:p>
    <w:p w14:paraId="602A1464" w14:textId="04468226" w:rsidR="00CB4357" w:rsidDel="00FD2FD3" w:rsidRDefault="00CB4357" w:rsidP="00CB4357">
      <w:pPr>
        <w:rPr>
          <w:del w:id="1307" w:author="felipe campo" w:date="2018-07-04T10:59:00Z"/>
          <w:lang w:val="es-ES"/>
        </w:rPr>
      </w:pPr>
      <w:bookmarkStart w:id="1308" w:name="_Hlk519751551"/>
      <w:del w:id="1309" w:author="felipe campo" w:date="2018-07-04T10:56:00Z">
        <w:r w:rsidRPr="00FD2FD3" w:rsidDel="00C75938">
          <w:rPr>
            <w:highlight w:val="green"/>
            <w:lang w:val="es-ES"/>
            <w:rPrChange w:id="1310" w:author="felipe campo" w:date="2018-07-04T10:58:00Z">
              <w:rPr>
                <w:lang w:val="es-ES"/>
              </w:rPr>
            </w:rPrChange>
          </w:rPr>
          <w:delText>Módulo RCM</w:delText>
        </w:r>
        <w:r w:rsidR="004F6A81" w:rsidRPr="00FD2FD3" w:rsidDel="00C75938">
          <w:rPr>
            <w:highlight w:val="green"/>
            <w:lang w:val="es-ES"/>
            <w:rPrChange w:id="1311" w:author="felipe campo" w:date="2018-07-04T10:58:00Z">
              <w:rPr>
                <w:lang w:val="es-ES"/>
              </w:rPr>
            </w:rPrChange>
          </w:rPr>
          <w:fldChar w:fldCharType="begin"/>
        </w:r>
        <w:r w:rsidR="004F6A81" w:rsidRPr="00FD2FD3" w:rsidDel="00C75938">
          <w:rPr>
            <w:highlight w:val="green"/>
            <w:lang w:val="es-ES"/>
            <w:rPrChange w:id="1312" w:author="felipe campo" w:date="2018-07-04T10:58:00Z">
              <w:rPr>
                <w:lang w:val="es-ES"/>
              </w:rPr>
            </w:rPrChange>
          </w:rPr>
          <w:delInstrText xml:space="preserve"> XE "</w:delInstrText>
        </w:r>
        <w:r w:rsidR="004F6A81" w:rsidRPr="00FD2FD3" w:rsidDel="00C75938">
          <w:rPr>
            <w:b/>
            <w:szCs w:val="28"/>
            <w:highlight w:val="green"/>
            <w:lang w:val="es-ES"/>
            <w:rPrChange w:id="1313" w:author="felipe campo" w:date="2018-07-04T10:58:00Z">
              <w:rPr>
                <w:b/>
                <w:szCs w:val="28"/>
                <w:lang w:val="es-ES"/>
              </w:rPr>
            </w:rPrChange>
          </w:rPr>
          <w:delInstrText>RCM</w:delInstrText>
        </w:r>
        <w:r w:rsidR="004F6A81" w:rsidRPr="00FD2FD3" w:rsidDel="00C75938">
          <w:rPr>
            <w:highlight w:val="green"/>
            <w:lang w:val="es-ES"/>
            <w:rPrChange w:id="1314" w:author="felipe campo" w:date="2018-07-04T10:58:00Z">
              <w:rPr>
                <w:lang w:val="es-ES"/>
              </w:rPr>
            </w:rPrChange>
          </w:rPr>
          <w:delInstrText xml:space="preserve">" </w:delInstrText>
        </w:r>
        <w:r w:rsidR="004F6A81" w:rsidRPr="00FD2FD3" w:rsidDel="00C75938">
          <w:rPr>
            <w:highlight w:val="green"/>
            <w:lang w:val="es-ES"/>
            <w:rPrChange w:id="1315" w:author="felipe campo" w:date="2018-07-04T10:58:00Z">
              <w:rPr>
                <w:lang w:val="es-ES"/>
              </w:rPr>
            </w:rPrChange>
          </w:rPr>
          <w:fldChar w:fldCharType="end"/>
        </w:r>
        <w:r w:rsidRPr="00FD2FD3" w:rsidDel="00C75938">
          <w:rPr>
            <w:highlight w:val="green"/>
            <w:lang w:val="es-ES"/>
            <w:rPrChange w:id="1316" w:author="felipe campo" w:date="2018-07-04T10:58:00Z">
              <w:rPr>
                <w:lang w:val="es-ES"/>
              </w:rPr>
            </w:rPrChange>
          </w:rPr>
          <w:delText xml:space="preserve">. </w:delText>
        </w:r>
      </w:del>
      <w:r w:rsidRPr="00FD2FD3">
        <w:rPr>
          <w:highlight w:val="green"/>
          <w:lang w:val="es-ES"/>
          <w:rPrChange w:id="1317" w:author="felipe campo" w:date="2018-07-04T10:58:00Z">
            <w:rPr>
              <w:lang w:val="es-ES"/>
            </w:rPr>
          </w:rPrChange>
        </w:rPr>
        <w:t>El sistema debe permitir cambiar el tipo de numeración.</w:t>
      </w:r>
      <w:r w:rsidRPr="00B30A26">
        <w:rPr>
          <w:lang w:val="es-ES"/>
        </w:rPr>
        <w:t xml:space="preserve"> </w:t>
      </w:r>
    </w:p>
    <w:bookmarkEnd w:id="1308"/>
    <w:p w14:paraId="457E1B76" w14:textId="77777777" w:rsidR="00FD2FD3" w:rsidRPr="00B30A26" w:rsidRDefault="00FD2FD3" w:rsidP="00CB4357">
      <w:pPr>
        <w:rPr>
          <w:ins w:id="1318" w:author="felipe campo" w:date="2018-07-04T10:59:00Z"/>
          <w:lang w:val="es-ES"/>
        </w:rPr>
      </w:pPr>
    </w:p>
    <w:p w14:paraId="495D3524" w14:textId="77777777" w:rsidR="00CB4357" w:rsidRPr="00B30A26" w:rsidDel="00FD2FD3" w:rsidRDefault="00CB4357" w:rsidP="00CB4357">
      <w:pPr>
        <w:rPr>
          <w:del w:id="1319" w:author="felipe campo" w:date="2018-07-04T10:59:00Z"/>
          <w:lang w:val="es-ES"/>
        </w:rPr>
      </w:pPr>
    </w:p>
    <w:p w14:paraId="17CC86BD" w14:textId="194F9C10" w:rsidR="00CB4357" w:rsidRPr="00B30A26" w:rsidDel="00FD2FD3" w:rsidRDefault="00CB4357" w:rsidP="00A24C1A">
      <w:pPr>
        <w:pStyle w:val="Ttulo6"/>
        <w:rPr>
          <w:del w:id="1320" w:author="felipe campo" w:date="2018-07-04T10:59:00Z"/>
          <w:lang w:val="es-ES"/>
        </w:rPr>
      </w:pPr>
      <w:del w:id="1321" w:author="felipe campo" w:date="2018-07-04T10:59:00Z">
        <w:r w:rsidRPr="00B30A26" w:rsidDel="00FD2FD3">
          <w:rPr>
            <w:lang w:val="es-ES"/>
          </w:rPr>
          <w:delText>RFRCM – 015 – MÓDULO RCM</w:delText>
        </w:r>
        <w:r w:rsidR="004F6A81" w:rsidRPr="00B30A26" w:rsidDel="00FD2FD3">
          <w:rPr>
            <w:lang w:val="es-ES"/>
          </w:rPr>
          <w:fldChar w:fldCharType="begin"/>
        </w:r>
        <w:r w:rsidR="004F6A81" w:rsidRPr="00B30A26" w:rsidDel="00FD2FD3">
          <w:rPr>
            <w:lang w:val="es-ES"/>
          </w:rPr>
          <w:delInstrText xml:space="preserve"> XE "</w:delInstrText>
        </w:r>
        <w:r w:rsidR="004F6A81" w:rsidRPr="00B30A26" w:rsidDel="00FD2FD3">
          <w:rPr>
            <w:b/>
            <w:szCs w:val="28"/>
            <w:lang w:val="es-ES"/>
          </w:rPr>
          <w:delInstrText>RCM</w:delInstrText>
        </w:r>
        <w:r w:rsidR="004F6A81" w:rsidRPr="00B30A26" w:rsidDel="00FD2FD3">
          <w:rPr>
            <w:lang w:val="es-ES"/>
          </w:rPr>
          <w:delInstrText xml:space="preserve">" </w:delInstrText>
        </w:r>
        <w:r w:rsidR="004F6A81" w:rsidRPr="00B30A26" w:rsidDel="00FD2FD3">
          <w:rPr>
            <w:lang w:val="es-ES"/>
          </w:rPr>
          <w:fldChar w:fldCharType="end"/>
        </w:r>
        <w:r w:rsidRPr="00B30A26" w:rsidDel="00FD2FD3">
          <w:rPr>
            <w:lang w:val="es-ES"/>
          </w:rPr>
          <w:delText xml:space="preserve"> / SELECCIONAR NUMERACIÓN SIMPLE O COMPLEJA DE LA JERAQUÍA </w:delText>
        </w:r>
      </w:del>
    </w:p>
    <w:p w14:paraId="1C59C047" w14:textId="38BAC540" w:rsidR="00CB4357" w:rsidRPr="00B30A26" w:rsidDel="00FD2FD3" w:rsidRDefault="00CB4357" w:rsidP="00CB4357">
      <w:pPr>
        <w:rPr>
          <w:del w:id="1322" w:author="felipe campo" w:date="2018-07-04T10:59:00Z"/>
          <w:lang w:val="es-ES"/>
        </w:rPr>
      </w:pPr>
      <w:del w:id="1323" w:author="felipe campo" w:date="2018-07-04T10:59:00Z">
        <w:r w:rsidRPr="00B30A26" w:rsidDel="00FD2FD3">
          <w:rPr>
            <w:lang w:val="es-ES"/>
          </w:rPr>
          <w:delText>Módulo RCM</w:delText>
        </w:r>
        <w:r w:rsidR="004F6A81" w:rsidRPr="00B30A26" w:rsidDel="00FD2FD3">
          <w:rPr>
            <w:lang w:val="es-ES"/>
          </w:rPr>
          <w:fldChar w:fldCharType="begin"/>
        </w:r>
        <w:r w:rsidR="004F6A81" w:rsidRPr="00B30A26" w:rsidDel="00FD2FD3">
          <w:rPr>
            <w:lang w:val="es-ES"/>
          </w:rPr>
          <w:delInstrText xml:space="preserve"> XE "</w:delInstrText>
        </w:r>
        <w:r w:rsidR="004F6A81" w:rsidRPr="00B30A26" w:rsidDel="00FD2FD3">
          <w:rPr>
            <w:b/>
            <w:szCs w:val="28"/>
            <w:lang w:val="es-ES"/>
          </w:rPr>
          <w:delInstrText>RCM</w:delInstrText>
        </w:r>
        <w:r w:rsidR="004F6A81" w:rsidRPr="00B30A26" w:rsidDel="00FD2FD3">
          <w:rPr>
            <w:lang w:val="es-ES"/>
          </w:rPr>
          <w:delInstrText xml:space="preserve">" </w:delInstrText>
        </w:r>
        <w:r w:rsidR="004F6A81" w:rsidRPr="00B30A26" w:rsidDel="00FD2FD3">
          <w:rPr>
            <w:lang w:val="es-ES"/>
          </w:rPr>
          <w:fldChar w:fldCharType="end"/>
        </w:r>
        <w:r w:rsidRPr="00B30A26" w:rsidDel="00FD2FD3">
          <w:rPr>
            <w:lang w:val="es-ES"/>
          </w:rPr>
          <w:delText xml:space="preserve">. El sistema debe permitir cambiar el tipo de numeración. </w:delText>
        </w:r>
      </w:del>
    </w:p>
    <w:p w14:paraId="3A321F70" w14:textId="77777777" w:rsidR="00CB4357" w:rsidRPr="00B30A26" w:rsidRDefault="00CB4357" w:rsidP="00CB4357">
      <w:pPr>
        <w:rPr>
          <w:lang w:val="es-ES"/>
        </w:rPr>
      </w:pPr>
    </w:p>
    <w:p w14:paraId="2FECD5A5" w14:textId="7D400E83" w:rsidR="00CB4357" w:rsidRPr="00283E7E" w:rsidRDefault="00CB4357" w:rsidP="00A24C1A">
      <w:pPr>
        <w:pStyle w:val="Ttulo6"/>
        <w:rPr>
          <w:highlight w:val="yellow"/>
          <w:lang w:val="es-ES"/>
          <w:rPrChange w:id="1324" w:author="Milenio" w:date="2018-07-19T09:00:00Z">
            <w:rPr>
              <w:lang w:val="es-ES"/>
            </w:rPr>
          </w:rPrChange>
        </w:rPr>
      </w:pPr>
      <w:r w:rsidRPr="00283E7E">
        <w:rPr>
          <w:highlight w:val="yellow"/>
          <w:lang w:val="es-ES"/>
          <w:rPrChange w:id="1325" w:author="Milenio" w:date="2018-07-19T09:00:00Z">
            <w:rPr>
              <w:lang w:val="es-ES"/>
            </w:rPr>
          </w:rPrChange>
        </w:rPr>
        <w:t>RFRCM – 016</w:t>
      </w:r>
      <w:ins w:id="1326" w:author="felipe campo" w:date="2018-07-04T10:59:00Z">
        <w:r w:rsidR="00FD2FD3" w:rsidRPr="00283E7E">
          <w:rPr>
            <w:highlight w:val="yellow"/>
            <w:lang w:val="es-ES"/>
            <w:rPrChange w:id="1327" w:author="Milenio" w:date="2018-07-19T09:00:00Z">
              <w:rPr>
                <w:lang w:val="es-ES"/>
              </w:rPr>
            </w:rPrChange>
          </w:rPr>
          <w:t xml:space="preserve"> </w:t>
        </w:r>
      </w:ins>
      <w:del w:id="1328" w:author="felipe campo" w:date="2018-07-04T10:59:00Z">
        <w:r w:rsidRPr="00283E7E" w:rsidDel="00FD2FD3">
          <w:rPr>
            <w:highlight w:val="yellow"/>
            <w:lang w:val="es-ES"/>
            <w:rPrChange w:id="1329" w:author="Milenio" w:date="2018-07-19T09:00:00Z">
              <w:rPr>
                <w:lang w:val="es-ES"/>
              </w:rPr>
            </w:rPrChange>
          </w:rPr>
          <w:delText xml:space="preserve"> – MÓDULO RCM</w:delText>
        </w:r>
        <w:r w:rsidR="004F6A81" w:rsidRPr="00283E7E" w:rsidDel="00FD2FD3">
          <w:rPr>
            <w:highlight w:val="yellow"/>
            <w:lang w:val="es-ES"/>
            <w:rPrChange w:id="1330" w:author="Milenio" w:date="2018-07-19T09:00:00Z">
              <w:rPr>
                <w:lang w:val="es-ES"/>
              </w:rPr>
            </w:rPrChange>
          </w:rPr>
          <w:fldChar w:fldCharType="begin"/>
        </w:r>
        <w:r w:rsidR="004F6A81" w:rsidRPr="00283E7E" w:rsidDel="00FD2FD3">
          <w:rPr>
            <w:highlight w:val="yellow"/>
            <w:lang w:val="es-ES"/>
            <w:rPrChange w:id="1331" w:author="Milenio" w:date="2018-07-19T09:00:00Z">
              <w:rPr>
                <w:lang w:val="es-ES"/>
              </w:rPr>
            </w:rPrChange>
          </w:rPr>
          <w:delInstrText xml:space="preserve"> XE "</w:delInstrText>
        </w:r>
        <w:r w:rsidR="004F6A81" w:rsidRPr="00283E7E" w:rsidDel="00FD2FD3">
          <w:rPr>
            <w:b/>
            <w:szCs w:val="28"/>
            <w:highlight w:val="yellow"/>
            <w:lang w:val="es-ES"/>
            <w:rPrChange w:id="1332" w:author="Milenio" w:date="2018-07-19T09:00:00Z">
              <w:rPr>
                <w:b/>
                <w:szCs w:val="28"/>
                <w:lang w:val="es-ES"/>
              </w:rPr>
            </w:rPrChange>
          </w:rPr>
          <w:delInstrText>RCM</w:delInstrText>
        </w:r>
        <w:r w:rsidR="004F6A81" w:rsidRPr="00283E7E" w:rsidDel="00FD2FD3">
          <w:rPr>
            <w:highlight w:val="yellow"/>
            <w:lang w:val="es-ES"/>
            <w:rPrChange w:id="1333" w:author="Milenio" w:date="2018-07-19T09:00:00Z">
              <w:rPr>
                <w:lang w:val="es-ES"/>
              </w:rPr>
            </w:rPrChange>
          </w:rPr>
          <w:delInstrText xml:space="preserve">" </w:delInstrText>
        </w:r>
        <w:r w:rsidR="004F6A81" w:rsidRPr="00283E7E" w:rsidDel="00FD2FD3">
          <w:rPr>
            <w:highlight w:val="yellow"/>
            <w:lang w:val="es-ES"/>
            <w:rPrChange w:id="1334" w:author="Milenio" w:date="2018-07-19T09:00:00Z">
              <w:rPr>
                <w:lang w:val="es-ES"/>
              </w:rPr>
            </w:rPrChange>
          </w:rPr>
          <w:fldChar w:fldCharType="end"/>
        </w:r>
        <w:r w:rsidRPr="00283E7E" w:rsidDel="00FD2FD3">
          <w:rPr>
            <w:highlight w:val="yellow"/>
            <w:lang w:val="es-ES"/>
            <w:rPrChange w:id="1335" w:author="Milenio" w:date="2018-07-19T09:00:00Z">
              <w:rPr>
                <w:lang w:val="es-ES"/>
              </w:rPr>
            </w:rPrChange>
          </w:rPr>
          <w:delText xml:space="preserve"> / </w:delText>
        </w:r>
      </w:del>
      <w:r w:rsidRPr="00283E7E">
        <w:rPr>
          <w:highlight w:val="yellow"/>
          <w:lang w:val="es-ES"/>
          <w:rPrChange w:id="1336" w:author="Milenio" w:date="2018-07-19T09:00:00Z">
            <w:rPr>
              <w:lang w:val="es-ES"/>
            </w:rPr>
          </w:rPrChange>
        </w:rPr>
        <w:t xml:space="preserve">SUGERIR UNA ACTUALIZACIÓN DE CONOCIMIENTO (AGREGAR, </w:t>
      </w:r>
      <w:del w:id="1337" w:author="felipe campo" w:date="2018-07-04T11:13:00Z">
        <w:r w:rsidRPr="00283E7E" w:rsidDel="00515FE7">
          <w:rPr>
            <w:highlight w:val="yellow"/>
            <w:lang w:val="es-ES"/>
            <w:rPrChange w:id="1338" w:author="Milenio" w:date="2018-07-19T09:00:00Z">
              <w:rPr>
                <w:lang w:val="es-ES"/>
              </w:rPr>
            </w:rPrChange>
          </w:rPr>
          <w:delText>MODIFICAR O</w:delText>
        </w:r>
      </w:del>
      <w:r w:rsidRPr="00283E7E">
        <w:rPr>
          <w:highlight w:val="yellow"/>
          <w:lang w:val="es-ES"/>
          <w:rPrChange w:id="1339" w:author="Milenio" w:date="2018-07-19T09:00:00Z">
            <w:rPr>
              <w:lang w:val="es-ES"/>
            </w:rPr>
          </w:rPrChange>
        </w:rPr>
        <w:t xml:space="preserve"> ELIMINAR) DE UN NODO (DIFERENTE A UN MODO DE FALLA) </w:t>
      </w:r>
    </w:p>
    <w:p w14:paraId="2BCCD922" w14:textId="21D5FC88" w:rsidR="00CB4357" w:rsidRPr="00B30A26" w:rsidRDefault="00CB4357" w:rsidP="00CB4357">
      <w:pPr>
        <w:rPr>
          <w:lang w:val="es-ES"/>
        </w:rPr>
      </w:pPr>
      <w:bookmarkStart w:id="1340" w:name="_Hlk519754161"/>
      <w:del w:id="1341" w:author="felipe campo" w:date="2018-07-04T10:59:00Z">
        <w:r w:rsidRPr="00FD2FD3" w:rsidDel="00FD2FD3">
          <w:rPr>
            <w:highlight w:val="green"/>
            <w:lang w:val="es-ES"/>
            <w:rPrChange w:id="1342" w:author="felipe campo" w:date="2018-07-04T10:59:00Z">
              <w:rPr>
                <w:lang w:val="es-ES"/>
              </w:rPr>
            </w:rPrChange>
          </w:rPr>
          <w:delText>Módulo RCM</w:delText>
        </w:r>
        <w:r w:rsidR="004F6A81" w:rsidRPr="00FD2FD3" w:rsidDel="00FD2FD3">
          <w:rPr>
            <w:highlight w:val="green"/>
            <w:lang w:val="es-ES"/>
            <w:rPrChange w:id="1343" w:author="felipe campo" w:date="2018-07-04T10:59:00Z">
              <w:rPr>
                <w:lang w:val="es-ES"/>
              </w:rPr>
            </w:rPrChange>
          </w:rPr>
          <w:fldChar w:fldCharType="begin"/>
        </w:r>
        <w:r w:rsidR="004F6A81" w:rsidRPr="00FD2FD3" w:rsidDel="00FD2FD3">
          <w:rPr>
            <w:highlight w:val="green"/>
            <w:lang w:val="es-ES"/>
            <w:rPrChange w:id="1344" w:author="felipe campo" w:date="2018-07-04T10:59:00Z">
              <w:rPr>
                <w:lang w:val="es-ES"/>
              </w:rPr>
            </w:rPrChange>
          </w:rPr>
          <w:delInstrText xml:space="preserve"> XE "</w:delInstrText>
        </w:r>
        <w:r w:rsidR="004F6A81" w:rsidRPr="00FD2FD3" w:rsidDel="00FD2FD3">
          <w:rPr>
            <w:b/>
            <w:szCs w:val="28"/>
            <w:highlight w:val="green"/>
            <w:lang w:val="es-ES"/>
            <w:rPrChange w:id="1345" w:author="felipe campo" w:date="2018-07-04T10:59:00Z">
              <w:rPr>
                <w:b/>
                <w:szCs w:val="28"/>
                <w:lang w:val="es-ES"/>
              </w:rPr>
            </w:rPrChange>
          </w:rPr>
          <w:delInstrText>RCM</w:delInstrText>
        </w:r>
        <w:r w:rsidR="004F6A81" w:rsidRPr="00FD2FD3" w:rsidDel="00FD2FD3">
          <w:rPr>
            <w:highlight w:val="green"/>
            <w:lang w:val="es-ES"/>
            <w:rPrChange w:id="1346" w:author="felipe campo" w:date="2018-07-04T10:59:00Z">
              <w:rPr>
                <w:lang w:val="es-ES"/>
              </w:rPr>
            </w:rPrChange>
          </w:rPr>
          <w:delInstrText xml:space="preserve">" </w:delInstrText>
        </w:r>
        <w:r w:rsidR="004F6A81" w:rsidRPr="00FD2FD3" w:rsidDel="00FD2FD3">
          <w:rPr>
            <w:highlight w:val="green"/>
            <w:lang w:val="es-ES"/>
            <w:rPrChange w:id="1347" w:author="felipe campo" w:date="2018-07-04T10:59:00Z">
              <w:rPr>
                <w:lang w:val="es-ES"/>
              </w:rPr>
            </w:rPrChange>
          </w:rPr>
          <w:fldChar w:fldCharType="end"/>
        </w:r>
        <w:r w:rsidRPr="00FD2FD3" w:rsidDel="00FD2FD3">
          <w:rPr>
            <w:highlight w:val="green"/>
            <w:lang w:val="es-ES"/>
            <w:rPrChange w:id="1348" w:author="felipe campo" w:date="2018-07-04T10:59:00Z">
              <w:rPr>
                <w:lang w:val="es-ES"/>
              </w:rPr>
            </w:rPrChange>
          </w:rPr>
          <w:delText xml:space="preserve">. </w:delText>
        </w:r>
      </w:del>
      <w:r w:rsidRPr="00FD2FD3">
        <w:rPr>
          <w:highlight w:val="green"/>
          <w:lang w:val="es-ES"/>
          <w:rPrChange w:id="1349" w:author="felipe campo" w:date="2018-07-04T10:59:00Z">
            <w:rPr>
              <w:lang w:val="es-ES"/>
            </w:rPr>
          </w:rPrChange>
        </w:rPr>
        <w:t xml:space="preserve">El sistema debe permitir agregar, eliminar </w:t>
      </w:r>
      <w:del w:id="1350" w:author="felipe campo" w:date="2018-07-04T10:59:00Z">
        <w:r w:rsidRPr="00FD2FD3" w:rsidDel="00FD2FD3">
          <w:rPr>
            <w:highlight w:val="green"/>
            <w:lang w:val="es-ES"/>
            <w:rPrChange w:id="1351" w:author="felipe campo" w:date="2018-07-04T10:59:00Z">
              <w:rPr>
                <w:lang w:val="es-ES"/>
              </w:rPr>
            </w:rPrChange>
          </w:rPr>
          <w:delText>ó</w:delText>
        </w:r>
      </w:del>
      <w:ins w:id="1352" w:author="felipe campo" w:date="2018-07-04T10:59:00Z">
        <w:r w:rsidR="00FD2FD3" w:rsidRPr="00FD2FD3">
          <w:rPr>
            <w:highlight w:val="green"/>
            <w:lang w:val="es-ES"/>
          </w:rPr>
          <w:t>o</w:t>
        </w:r>
      </w:ins>
      <w:r w:rsidRPr="00FD2FD3">
        <w:rPr>
          <w:highlight w:val="green"/>
          <w:lang w:val="es-ES"/>
          <w:rPrChange w:id="1353" w:author="felipe campo" w:date="2018-07-04T10:59:00Z">
            <w:rPr>
              <w:lang w:val="es-ES"/>
            </w:rPr>
          </w:rPrChange>
        </w:rPr>
        <w:t xml:space="preserve"> modificar sugerencias en los nodos.</w:t>
      </w:r>
      <w:r w:rsidRPr="00B30A26">
        <w:rPr>
          <w:lang w:val="es-ES"/>
        </w:rPr>
        <w:t xml:space="preserve"> </w:t>
      </w:r>
    </w:p>
    <w:bookmarkEnd w:id="1340"/>
    <w:p w14:paraId="6CB2BE0C" w14:textId="77777777" w:rsidR="00CB4357" w:rsidRPr="00B30A26" w:rsidRDefault="00CB4357" w:rsidP="00CB4357">
      <w:pPr>
        <w:rPr>
          <w:lang w:val="es-ES"/>
        </w:rPr>
      </w:pPr>
    </w:p>
    <w:p w14:paraId="2031C441" w14:textId="379DFA2C" w:rsidR="00CB4357" w:rsidRPr="00EF64D4" w:rsidRDefault="00CB4357" w:rsidP="00A24C1A">
      <w:pPr>
        <w:pStyle w:val="Ttulo6"/>
        <w:rPr>
          <w:highlight w:val="yellow"/>
          <w:lang w:val="es-ES"/>
          <w:rPrChange w:id="1354" w:author="Milenio" w:date="2018-07-19T09:20:00Z">
            <w:rPr>
              <w:lang w:val="es-ES"/>
            </w:rPr>
          </w:rPrChange>
        </w:rPr>
      </w:pPr>
      <w:bookmarkStart w:id="1355" w:name="_Hlk519755323"/>
      <w:r w:rsidRPr="00EF64D4">
        <w:rPr>
          <w:highlight w:val="yellow"/>
          <w:lang w:val="es-ES"/>
          <w:rPrChange w:id="1356" w:author="Milenio" w:date="2018-07-19T09:20:00Z">
            <w:rPr>
              <w:lang w:val="es-ES"/>
            </w:rPr>
          </w:rPrChange>
        </w:rPr>
        <w:t xml:space="preserve">RFRCM – 017 </w:t>
      </w:r>
      <w:del w:id="1357" w:author="felipe campo" w:date="2018-07-04T11:00:00Z">
        <w:r w:rsidRPr="00EF64D4" w:rsidDel="00FD2FD3">
          <w:rPr>
            <w:highlight w:val="yellow"/>
            <w:lang w:val="es-ES"/>
            <w:rPrChange w:id="1358" w:author="Milenio" w:date="2018-07-19T09:20:00Z">
              <w:rPr>
                <w:lang w:val="es-ES"/>
              </w:rPr>
            </w:rPrChange>
          </w:rPr>
          <w:delText>–</w:delText>
        </w:r>
      </w:del>
      <w:del w:id="1359" w:author="felipe campo" w:date="2018-07-04T10:59:00Z">
        <w:r w:rsidRPr="00EF64D4" w:rsidDel="00FD2FD3">
          <w:rPr>
            <w:highlight w:val="yellow"/>
            <w:lang w:val="es-ES"/>
            <w:rPrChange w:id="1360" w:author="Milenio" w:date="2018-07-19T09:20:00Z">
              <w:rPr>
                <w:lang w:val="es-ES"/>
              </w:rPr>
            </w:rPrChange>
          </w:rPr>
          <w:delText xml:space="preserve"> MÓDULO RCM</w:delText>
        </w:r>
        <w:r w:rsidR="004F6A81" w:rsidRPr="00EF64D4" w:rsidDel="00FD2FD3">
          <w:rPr>
            <w:highlight w:val="yellow"/>
            <w:lang w:val="es-ES"/>
            <w:rPrChange w:id="1361" w:author="Milenio" w:date="2018-07-19T09:20:00Z">
              <w:rPr>
                <w:lang w:val="es-ES"/>
              </w:rPr>
            </w:rPrChange>
          </w:rPr>
          <w:fldChar w:fldCharType="begin"/>
        </w:r>
        <w:r w:rsidR="004F6A81" w:rsidRPr="00EF64D4" w:rsidDel="00FD2FD3">
          <w:rPr>
            <w:highlight w:val="yellow"/>
            <w:lang w:val="es-ES"/>
            <w:rPrChange w:id="1362" w:author="Milenio" w:date="2018-07-19T09:20:00Z">
              <w:rPr>
                <w:lang w:val="es-ES"/>
              </w:rPr>
            </w:rPrChange>
          </w:rPr>
          <w:delInstrText xml:space="preserve"> XE "</w:delInstrText>
        </w:r>
        <w:r w:rsidR="004F6A81" w:rsidRPr="00EF64D4" w:rsidDel="00FD2FD3">
          <w:rPr>
            <w:b/>
            <w:szCs w:val="28"/>
            <w:highlight w:val="yellow"/>
            <w:lang w:val="es-ES"/>
            <w:rPrChange w:id="1363" w:author="Milenio" w:date="2018-07-19T09:20:00Z">
              <w:rPr>
                <w:b/>
                <w:szCs w:val="28"/>
                <w:lang w:val="es-ES"/>
              </w:rPr>
            </w:rPrChange>
          </w:rPr>
          <w:delInstrText>RCM</w:delInstrText>
        </w:r>
        <w:r w:rsidR="004F6A81" w:rsidRPr="00EF64D4" w:rsidDel="00FD2FD3">
          <w:rPr>
            <w:highlight w:val="yellow"/>
            <w:lang w:val="es-ES"/>
            <w:rPrChange w:id="1364" w:author="Milenio" w:date="2018-07-19T09:20:00Z">
              <w:rPr>
                <w:lang w:val="es-ES"/>
              </w:rPr>
            </w:rPrChange>
          </w:rPr>
          <w:delInstrText xml:space="preserve">" </w:delInstrText>
        </w:r>
        <w:r w:rsidR="004F6A81" w:rsidRPr="00EF64D4" w:rsidDel="00FD2FD3">
          <w:rPr>
            <w:highlight w:val="yellow"/>
            <w:lang w:val="es-ES"/>
            <w:rPrChange w:id="1365" w:author="Milenio" w:date="2018-07-19T09:20:00Z">
              <w:rPr>
                <w:lang w:val="es-ES"/>
              </w:rPr>
            </w:rPrChange>
          </w:rPr>
          <w:fldChar w:fldCharType="end"/>
        </w:r>
        <w:r w:rsidRPr="00EF64D4" w:rsidDel="00FD2FD3">
          <w:rPr>
            <w:highlight w:val="yellow"/>
            <w:lang w:val="es-ES"/>
            <w:rPrChange w:id="1366" w:author="Milenio" w:date="2018-07-19T09:20:00Z">
              <w:rPr>
                <w:lang w:val="es-ES"/>
              </w:rPr>
            </w:rPrChange>
          </w:rPr>
          <w:delText xml:space="preserve"> / </w:delText>
        </w:r>
      </w:del>
      <w:r w:rsidRPr="00EF64D4">
        <w:rPr>
          <w:highlight w:val="yellow"/>
          <w:lang w:val="es-ES"/>
          <w:rPrChange w:id="1367" w:author="Milenio" w:date="2018-07-19T09:20:00Z">
            <w:rPr>
              <w:lang w:val="es-ES"/>
            </w:rPr>
          </w:rPrChange>
        </w:rPr>
        <w:t xml:space="preserve">SUGERIR UNA ACTUALIZACIÓN TEXTUAL (AGREGAR, </w:t>
      </w:r>
      <w:del w:id="1368" w:author="felipe campo" w:date="2018-07-04T11:13:00Z">
        <w:r w:rsidRPr="00EF64D4" w:rsidDel="00515FE7">
          <w:rPr>
            <w:highlight w:val="yellow"/>
            <w:lang w:val="es-ES"/>
            <w:rPrChange w:id="1369" w:author="Milenio" w:date="2018-07-19T09:20:00Z">
              <w:rPr>
                <w:lang w:val="es-ES"/>
              </w:rPr>
            </w:rPrChange>
          </w:rPr>
          <w:delText xml:space="preserve">MODIFICAR O </w:delText>
        </w:r>
      </w:del>
      <w:r w:rsidRPr="00EF64D4">
        <w:rPr>
          <w:highlight w:val="yellow"/>
          <w:lang w:val="es-ES"/>
          <w:rPrChange w:id="1370" w:author="Milenio" w:date="2018-07-19T09:20:00Z">
            <w:rPr>
              <w:lang w:val="es-ES"/>
            </w:rPr>
          </w:rPrChange>
        </w:rPr>
        <w:t xml:space="preserve">ELIMINAR) DE UN MODO DE FALLA </w:t>
      </w:r>
    </w:p>
    <w:p w14:paraId="3042A8B0" w14:textId="4EA311E9" w:rsidR="00CB4357" w:rsidRPr="00B30A26" w:rsidRDefault="00CB4357" w:rsidP="00CB4357">
      <w:pPr>
        <w:rPr>
          <w:lang w:val="es-ES"/>
        </w:rPr>
      </w:pPr>
      <w:bookmarkStart w:id="1371" w:name="_Hlk519755372"/>
      <w:bookmarkEnd w:id="1355"/>
      <w:del w:id="1372" w:author="felipe campo" w:date="2018-07-04T11:00:00Z">
        <w:r w:rsidRPr="003F5FFE" w:rsidDel="00FD2FD3">
          <w:rPr>
            <w:highlight w:val="green"/>
            <w:lang w:val="es-ES"/>
            <w:rPrChange w:id="1373" w:author="felipe campo" w:date="2018-07-04T11:11:00Z">
              <w:rPr>
                <w:lang w:val="es-ES"/>
              </w:rPr>
            </w:rPrChange>
          </w:rPr>
          <w:delText>Módulo RCM</w:delText>
        </w:r>
        <w:r w:rsidR="004F6A81" w:rsidRPr="003F5FFE" w:rsidDel="00FD2FD3">
          <w:rPr>
            <w:highlight w:val="green"/>
            <w:lang w:val="es-ES"/>
            <w:rPrChange w:id="1374" w:author="felipe campo" w:date="2018-07-04T11:11:00Z">
              <w:rPr>
                <w:lang w:val="es-ES"/>
              </w:rPr>
            </w:rPrChange>
          </w:rPr>
          <w:fldChar w:fldCharType="begin"/>
        </w:r>
        <w:r w:rsidR="004F6A81" w:rsidRPr="003F5FFE" w:rsidDel="00FD2FD3">
          <w:rPr>
            <w:highlight w:val="green"/>
            <w:lang w:val="es-ES"/>
            <w:rPrChange w:id="1375" w:author="felipe campo" w:date="2018-07-04T11:11:00Z">
              <w:rPr>
                <w:lang w:val="es-ES"/>
              </w:rPr>
            </w:rPrChange>
          </w:rPr>
          <w:delInstrText xml:space="preserve"> XE "</w:delInstrText>
        </w:r>
        <w:r w:rsidR="004F6A81" w:rsidRPr="003F5FFE" w:rsidDel="00FD2FD3">
          <w:rPr>
            <w:b/>
            <w:szCs w:val="28"/>
            <w:highlight w:val="green"/>
            <w:lang w:val="es-ES"/>
            <w:rPrChange w:id="1376" w:author="felipe campo" w:date="2018-07-04T11:11:00Z">
              <w:rPr>
                <w:b/>
                <w:szCs w:val="28"/>
                <w:lang w:val="es-ES"/>
              </w:rPr>
            </w:rPrChange>
          </w:rPr>
          <w:delInstrText>RCM</w:delInstrText>
        </w:r>
        <w:r w:rsidR="004F6A81" w:rsidRPr="003F5FFE" w:rsidDel="00FD2FD3">
          <w:rPr>
            <w:highlight w:val="green"/>
            <w:lang w:val="es-ES"/>
            <w:rPrChange w:id="1377" w:author="felipe campo" w:date="2018-07-04T11:11:00Z">
              <w:rPr>
                <w:lang w:val="es-ES"/>
              </w:rPr>
            </w:rPrChange>
          </w:rPr>
          <w:delInstrText xml:space="preserve">" </w:delInstrText>
        </w:r>
        <w:r w:rsidR="004F6A81" w:rsidRPr="003F5FFE" w:rsidDel="00FD2FD3">
          <w:rPr>
            <w:highlight w:val="green"/>
            <w:lang w:val="es-ES"/>
            <w:rPrChange w:id="1378" w:author="felipe campo" w:date="2018-07-04T11:11:00Z">
              <w:rPr>
                <w:lang w:val="es-ES"/>
              </w:rPr>
            </w:rPrChange>
          </w:rPr>
          <w:fldChar w:fldCharType="end"/>
        </w:r>
        <w:r w:rsidRPr="003F5FFE" w:rsidDel="00FD2FD3">
          <w:rPr>
            <w:highlight w:val="green"/>
            <w:lang w:val="es-ES"/>
            <w:rPrChange w:id="1379" w:author="felipe campo" w:date="2018-07-04T11:11:00Z">
              <w:rPr>
                <w:lang w:val="es-ES"/>
              </w:rPr>
            </w:rPrChange>
          </w:rPr>
          <w:delText xml:space="preserve">. </w:delText>
        </w:r>
      </w:del>
      <w:r w:rsidRPr="003F5FFE">
        <w:rPr>
          <w:highlight w:val="green"/>
          <w:lang w:val="es-ES"/>
          <w:rPrChange w:id="1380" w:author="felipe campo" w:date="2018-07-04T11:11:00Z">
            <w:rPr>
              <w:lang w:val="es-ES"/>
            </w:rPr>
          </w:rPrChange>
        </w:rPr>
        <w:t xml:space="preserve">El sistema debe permitir agregar, eliminar </w:t>
      </w:r>
      <w:r w:rsidR="0062345F" w:rsidRPr="003F5FFE">
        <w:rPr>
          <w:highlight w:val="green"/>
          <w:lang w:val="es-ES"/>
          <w:rPrChange w:id="1381" w:author="felipe campo" w:date="2018-07-04T11:11:00Z">
            <w:rPr>
              <w:lang w:val="es-ES"/>
            </w:rPr>
          </w:rPrChange>
        </w:rPr>
        <w:t>o</w:t>
      </w:r>
      <w:r w:rsidRPr="003F5FFE">
        <w:rPr>
          <w:highlight w:val="green"/>
          <w:lang w:val="es-ES"/>
          <w:rPrChange w:id="1382" w:author="felipe campo" w:date="2018-07-04T11:11:00Z">
            <w:rPr>
              <w:lang w:val="es-ES"/>
            </w:rPr>
          </w:rPrChange>
        </w:rPr>
        <w:t xml:space="preserve"> modificar sugerencias textuales de un modo de falla.</w:t>
      </w:r>
      <w:r w:rsidRPr="00B30A26">
        <w:rPr>
          <w:lang w:val="es-ES"/>
        </w:rPr>
        <w:t xml:space="preserve"> </w:t>
      </w:r>
    </w:p>
    <w:bookmarkEnd w:id="1371"/>
    <w:p w14:paraId="084E2ED3" w14:textId="77777777" w:rsidR="00CB4357" w:rsidRPr="00B30A26" w:rsidRDefault="00CB4357" w:rsidP="00CB4357">
      <w:pPr>
        <w:rPr>
          <w:lang w:val="es-ES"/>
        </w:rPr>
      </w:pPr>
    </w:p>
    <w:p w14:paraId="3A6701AF" w14:textId="2E45CA69" w:rsidR="00CB4357" w:rsidRPr="00B30A26" w:rsidDel="003F5FFE" w:rsidRDefault="00CB4357" w:rsidP="00A24C1A">
      <w:pPr>
        <w:pStyle w:val="Ttulo6"/>
        <w:rPr>
          <w:del w:id="1383" w:author="felipe campo" w:date="2018-07-04T11:11:00Z"/>
          <w:lang w:val="es-ES"/>
        </w:rPr>
      </w:pPr>
      <w:del w:id="1384" w:author="felipe campo" w:date="2018-07-04T11:11:00Z">
        <w:r w:rsidRPr="00B30A26" w:rsidDel="003F5FFE">
          <w:rPr>
            <w:lang w:val="es-ES"/>
          </w:rPr>
          <w:delText xml:space="preserve">RFRCM – 018 </w:delText>
        </w:r>
      </w:del>
      <w:del w:id="1385" w:author="felipe campo" w:date="2018-07-04T10:59:00Z">
        <w:r w:rsidRPr="00B30A26" w:rsidDel="00FD2FD3">
          <w:rPr>
            <w:lang w:val="es-ES"/>
          </w:rPr>
          <w:delText>– MÓDULO RCM</w:delText>
        </w:r>
        <w:r w:rsidR="004F6A81" w:rsidRPr="00B30A26" w:rsidDel="00FD2FD3">
          <w:rPr>
            <w:lang w:val="es-ES"/>
          </w:rPr>
          <w:fldChar w:fldCharType="begin"/>
        </w:r>
        <w:r w:rsidR="004F6A81" w:rsidRPr="00B30A26" w:rsidDel="00FD2FD3">
          <w:rPr>
            <w:lang w:val="es-ES"/>
          </w:rPr>
          <w:delInstrText xml:space="preserve"> XE "</w:delInstrText>
        </w:r>
        <w:r w:rsidR="004F6A81" w:rsidRPr="00B30A26" w:rsidDel="00FD2FD3">
          <w:rPr>
            <w:b/>
            <w:szCs w:val="28"/>
            <w:lang w:val="es-ES"/>
          </w:rPr>
          <w:delInstrText>RCM</w:delInstrText>
        </w:r>
        <w:r w:rsidR="004F6A81" w:rsidRPr="00B30A26" w:rsidDel="00FD2FD3">
          <w:rPr>
            <w:lang w:val="es-ES"/>
          </w:rPr>
          <w:delInstrText xml:space="preserve">" </w:delInstrText>
        </w:r>
        <w:r w:rsidR="004F6A81" w:rsidRPr="00B30A26" w:rsidDel="00FD2FD3">
          <w:rPr>
            <w:lang w:val="es-ES"/>
          </w:rPr>
          <w:fldChar w:fldCharType="end"/>
        </w:r>
        <w:r w:rsidRPr="00B30A26" w:rsidDel="00FD2FD3">
          <w:rPr>
            <w:lang w:val="es-ES"/>
          </w:rPr>
          <w:delText xml:space="preserve"> / </w:delText>
        </w:r>
      </w:del>
      <w:del w:id="1386" w:author="felipe campo" w:date="2018-07-04T11:11:00Z">
        <w:r w:rsidRPr="00B30A26" w:rsidDel="003F5FFE">
          <w:rPr>
            <w:lang w:val="es-ES"/>
          </w:rPr>
          <w:delText xml:space="preserve">SUGERIR UNA ACTUALIZACIÓN GRAFICA (IMAGEN) DE UN MODO DE FALLA </w:delText>
        </w:r>
      </w:del>
    </w:p>
    <w:p w14:paraId="1CB876C9" w14:textId="4672F6EF" w:rsidR="00CB4357" w:rsidRPr="00B30A26" w:rsidDel="003F5FFE" w:rsidRDefault="00CB4357" w:rsidP="00CB4357">
      <w:pPr>
        <w:rPr>
          <w:del w:id="1387" w:author="felipe campo" w:date="2018-07-04T11:11:00Z"/>
          <w:lang w:val="es-ES"/>
        </w:rPr>
      </w:pPr>
      <w:del w:id="1388" w:author="felipe campo" w:date="2018-07-04T11:00:00Z">
        <w:r w:rsidRPr="00B30A26" w:rsidDel="00FD2FD3">
          <w:rPr>
            <w:lang w:val="es-ES"/>
          </w:rPr>
          <w:delText>Módulo RCM</w:delText>
        </w:r>
        <w:r w:rsidR="004F6A81" w:rsidRPr="00B30A26" w:rsidDel="00FD2FD3">
          <w:rPr>
            <w:lang w:val="es-ES"/>
          </w:rPr>
          <w:fldChar w:fldCharType="begin"/>
        </w:r>
        <w:r w:rsidR="004F6A81" w:rsidRPr="00B30A26" w:rsidDel="00FD2FD3">
          <w:rPr>
            <w:lang w:val="es-ES"/>
          </w:rPr>
          <w:delInstrText xml:space="preserve"> XE "</w:delInstrText>
        </w:r>
        <w:r w:rsidR="004F6A81" w:rsidRPr="00B30A26" w:rsidDel="00FD2FD3">
          <w:rPr>
            <w:b/>
            <w:szCs w:val="28"/>
            <w:lang w:val="es-ES"/>
          </w:rPr>
          <w:delInstrText>RCM</w:delInstrText>
        </w:r>
        <w:r w:rsidR="004F6A81" w:rsidRPr="00B30A26" w:rsidDel="00FD2FD3">
          <w:rPr>
            <w:lang w:val="es-ES"/>
          </w:rPr>
          <w:delInstrText xml:space="preserve">" </w:delInstrText>
        </w:r>
        <w:r w:rsidR="004F6A81" w:rsidRPr="00B30A26" w:rsidDel="00FD2FD3">
          <w:rPr>
            <w:lang w:val="es-ES"/>
          </w:rPr>
          <w:fldChar w:fldCharType="end"/>
        </w:r>
        <w:r w:rsidRPr="00B30A26" w:rsidDel="00FD2FD3">
          <w:rPr>
            <w:lang w:val="es-ES"/>
          </w:rPr>
          <w:delText xml:space="preserve">. </w:delText>
        </w:r>
      </w:del>
      <w:del w:id="1389" w:author="felipe campo" w:date="2018-07-04T11:11:00Z">
        <w:r w:rsidRPr="00B30A26" w:rsidDel="003F5FFE">
          <w:rPr>
            <w:lang w:val="es-ES"/>
          </w:rPr>
          <w:delText xml:space="preserve">El sistema debe permitir agregar y/o modificar una imagen de un modo de falla. </w:delText>
        </w:r>
      </w:del>
    </w:p>
    <w:p w14:paraId="6BB1B92F" w14:textId="77777777" w:rsidR="00CB4357" w:rsidRPr="00B30A26" w:rsidRDefault="00CB4357" w:rsidP="00CB4357">
      <w:pPr>
        <w:rPr>
          <w:lang w:val="es-ES"/>
        </w:rPr>
      </w:pPr>
    </w:p>
    <w:p w14:paraId="1C1A3ACF" w14:textId="13CAA398" w:rsidR="00CB4357" w:rsidRPr="00DD2BA3" w:rsidRDefault="00CB4357" w:rsidP="00A24C1A">
      <w:pPr>
        <w:pStyle w:val="Ttulo6"/>
        <w:rPr>
          <w:highlight w:val="yellow"/>
          <w:lang w:val="es-ES"/>
          <w:rPrChange w:id="1390" w:author="Milenio" w:date="2018-07-19T10:05:00Z">
            <w:rPr>
              <w:lang w:val="es-ES"/>
            </w:rPr>
          </w:rPrChange>
        </w:rPr>
      </w:pPr>
      <w:bookmarkStart w:id="1391" w:name="_Hlk519757010"/>
      <w:r w:rsidRPr="00DD2BA3">
        <w:rPr>
          <w:highlight w:val="yellow"/>
          <w:lang w:val="es-ES"/>
          <w:rPrChange w:id="1392" w:author="Milenio" w:date="2018-07-19T10:05:00Z">
            <w:rPr>
              <w:lang w:val="es-ES"/>
            </w:rPr>
          </w:rPrChange>
        </w:rPr>
        <w:t xml:space="preserve">RFRCM – 019 </w:t>
      </w:r>
      <w:del w:id="1393" w:author="felipe campo" w:date="2018-07-04T11:00:00Z">
        <w:r w:rsidRPr="00DD2BA3" w:rsidDel="00FD2FD3">
          <w:rPr>
            <w:highlight w:val="yellow"/>
            <w:lang w:val="es-ES"/>
            <w:rPrChange w:id="1394" w:author="Milenio" w:date="2018-07-19T10:05:00Z">
              <w:rPr>
                <w:lang w:val="es-ES"/>
              </w:rPr>
            </w:rPrChange>
          </w:rPr>
          <w:delText>– MÓDULO RCM</w:delText>
        </w:r>
        <w:r w:rsidR="004F6A81" w:rsidRPr="00DD2BA3" w:rsidDel="00FD2FD3">
          <w:rPr>
            <w:highlight w:val="yellow"/>
            <w:lang w:val="es-ES"/>
            <w:rPrChange w:id="1395" w:author="Milenio" w:date="2018-07-19T10:05:00Z">
              <w:rPr>
                <w:lang w:val="es-ES"/>
              </w:rPr>
            </w:rPrChange>
          </w:rPr>
          <w:fldChar w:fldCharType="begin"/>
        </w:r>
        <w:r w:rsidR="004F6A81" w:rsidRPr="00DD2BA3" w:rsidDel="00FD2FD3">
          <w:rPr>
            <w:highlight w:val="yellow"/>
            <w:lang w:val="es-ES"/>
            <w:rPrChange w:id="1396" w:author="Milenio" w:date="2018-07-19T10:05:00Z">
              <w:rPr>
                <w:lang w:val="es-ES"/>
              </w:rPr>
            </w:rPrChange>
          </w:rPr>
          <w:delInstrText xml:space="preserve"> XE "</w:delInstrText>
        </w:r>
        <w:r w:rsidR="004F6A81" w:rsidRPr="00DD2BA3" w:rsidDel="00FD2FD3">
          <w:rPr>
            <w:b/>
            <w:szCs w:val="28"/>
            <w:highlight w:val="yellow"/>
            <w:lang w:val="es-ES"/>
            <w:rPrChange w:id="1397" w:author="Milenio" w:date="2018-07-19T10:05:00Z">
              <w:rPr>
                <w:b/>
                <w:szCs w:val="28"/>
                <w:lang w:val="es-ES"/>
              </w:rPr>
            </w:rPrChange>
          </w:rPr>
          <w:delInstrText>RCM</w:delInstrText>
        </w:r>
        <w:r w:rsidR="004F6A81" w:rsidRPr="00DD2BA3" w:rsidDel="00FD2FD3">
          <w:rPr>
            <w:highlight w:val="yellow"/>
            <w:lang w:val="es-ES"/>
            <w:rPrChange w:id="1398" w:author="Milenio" w:date="2018-07-19T10:05:00Z">
              <w:rPr>
                <w:lang w:val="es-ES"/>
              </w:rPr>
            </w:rPrChange>
          </w:rPr>
          <w:delInstrText xml:space="preserve">" </w:delInstrText>
        </w:r>
        <w:r w:rsidR="004F6A81" w:rsidRPr="00DD2BA3" w:rsidDel="00FD2FD3">
          <w:rPr>
            <w:highlight w:val="yellow"/>
            <w:lang w:val="es-ES"/>
            <w:rPrChange w:id="1399" w:author="Milenio" w:date="2018-07-19T10:05:00Z">
              <w:rPr>
                <w:lang w:val="es-ES"/>
              </w:rPr>
            </w:rPrChange>
          </w:rPr>
          <w:fldChar w:fldCharType="end"/>
        </w:r>
        <w:r w:rsidRPr="00DD2BA3" w:rsidDel="00FD2FD3">
          <w:rPr>
            <w:highlight w:val="yellow"/>
            <w:lang w:val="es-ES"/>
            <w:rPrChange w:id="1400" w:author="Milenio" w:date="2018-07-19T10:05:00Z">
              <w:rPr>
                <w:lang w:val="es-ES"/>
              </w:rPr>
            </w:rPrChange>
          </w:rPr>
          <w:delText xml:space="preserve"> / </w:delText>
        </w:r>
      </w:del>
      <w:r w:rsidRPr="00DD2BA3">
        <w:rPr>
          <w:highlight w:val="yellow"/>
          <w:lang w:val="es-ES"/>
          <w:rPrChange w:id="1401" w:author="Milenio" w:date="2018-07-19T10:05:00Z">
            <w:rPr>
              <w:lang w:val="es-ES"/>
            </w:rPr>
          </w:rPrChange>
        </w:rPr>
        <w:t xml:space="preserve">VERIFICAR SUGERENCIAS PENDIENTES Y ELIMINAR SI ES NECESARIO. </w:t>
      </w:r>
    </w:p>
    <w:p w14:paraId="354EDF0E" w14:textId="1FFC0701" w:rsidR="00CB4357" w:rsidRPr="00B30A26" w:rsidRDefault="00CB4357" w:rsidP="00CB4357">
      <w:pPr>
        <w:rPr>
          <w:lang w:val="es-ES"/>
        </w:rPr>
      </w:pPr>
      <w:bookmarkStart w:id="1402" w:name="_Hlk519757025"/>
      <w:bookmarkEnd w:id="1391"/>
      <w:del w:id="1403" w:author="felipe campo" w:date="2018-07-04T11:11:00Z">
        <w:r w:rsidRPr="003F5FFE" w:rsidDel="003F5FFE">
          <w:rPr>
            <w:highlight w:val="green"/>
            <w:lang w:val="es-ES"/>
            <w:rPrChange w:id="1404" w:author="felipe campo" w:date="2018-07-04T11:11:00Z">
              <w:rPr>
                <w:lang w:val="es-ES"/>
              </w:rPr>
            </w:rPrChange>
          </w:rPr>
          <w:delText>Módulo RCM</w:delText>
        </w:r>
        <w:r w:rsidR="004F6A81" w:rsidRPr="003F5FFE" w:rsidDel="003F5FFE">
          <w:rPr>
            <w:highlight w:val="green"/>
            <w:lang w:val="es-ES"/>
            <w:rPrChange w:id="1405" w:author="felipe campo" w:date="2018-07-04T11:11:00Z">
              <w:rPr>
                <w:lang w:val="es-ES"/>
              </w:rPr>
            </w:rPrChange>
          </w:rPr>
          <w:fldChar w:fldCharType="begin"/>
        </w:r>
        <w:r w:rsidR="004F6A81" w:rsidRPr="003F5FFE" w:rsidDel="003F5FFE">
          <w:rPr>
            <w:highlight w:val="green"/>
            <w:lang w:val="es-ES"/>
            <w:rPrChange w:id="1406" w:author="felipe campo" w:date="2018-07-04T11:11:00Z">
              <w:rPr>
                <w:lang w:val="es-ES"/>
              </w:rPr>
            </w:rPrChange>
          </w:rPr>
          <w:delInstrText xml:space="preserve"> XE "</w:delInstrText>
        </w:r>
        <w:r w:rsidR="004F6A81" w:rsidRPr="003F5FFE" w:rsidDel="003F5FFE">
          <w:rPr>
            <w:b/>
            <w:szCs w:val="28"/>
            <w:highlight w:val="green"/>
            <w:lang w:val="es-ES"/>
            <w:rPrChange w:id="1407" w:author="felipe campo" w:date="2018-07-04T11:11:00Z">
              <w:rPr>
                <w:b/>
                <w:szCs w:val="28"/>
                <w:lang w:val="es-ES"/>
              </w:rPr>
            </w:rPrChange>
          </w:rPr>
          <w:delInstrText>RCM</w:delInstrText>
        </w:r>
        <w:r w:rsidR="004F6A81" w:rsidRPr="003F5FFE" w:rsidDel="003F5FFE">
          <w:rPr>
            <w:highlight w:val="green"/>
            <w:lang w:val="es-ES"/>
            <w:rPrChange w:id="1408" w:author="felipe campo" w:date="2018-07-04T11:11:00Z">
              <w:rPr>
                <w:lang w:val="es-ES"/>
              </w:rPr>
            </w:rPrChange>
          </w:rPr>
          <w:delInstrText xml:space="preserve">" </w:delInstrText>
        </w:r>
        <w:r w:rsidR="004F6A81" w:rsidRPr="003F5FFE" w:rsidDel="003F5FFE">
          <w:rPr>
            <w:highlight w:val="green"/>
            <w:lang w:val="es-ES"/>
            <w:rPrChange w:id="1409" w:author="felipe campo" w:date="2018-07-04T11:11:00Z">
              <w:rPr>
                <w:lang w:val="es-ES"/>
              </w:rPr>
            </w:rPrChange>
          </w:rPr>
          <w:fldChar w:fldCharType="end"/>
        </w:r>
        <w:r w:rsidRPr="003F5FFE" w:rsidDel="003F5FFE">
          <w:rPr>
            <w:highlight w:val="green"/>
            <w:lang w:val="es-ES"/>
            <w:rPrChange w:id="1410" w:author="felipe campo" w:date="2018-07-04T11:11:00Z">
              <w:rPr>
                <w:lang w:val="es-ES"/>
              </w:rPr>
            </w:rPrChange>
          </w:rPr>
          <w:delText xml:space="preserve">. </w:delText>
        </w:r>
      </w:del>
      <w:r w:rsidRPr="003F5FFE">
        <w:rPr>
          <w:highlight w:val="green"/>
          <w:lang w:val="es-ES"/>
          <w:rPrChange w:id="1411" w:author="felipe campo" w:date="2018-07-04T11:11:00Z">
            <w:rPr>
              <w:lang w:val="es-ES"/>
            </w:rPr>
          </w:rPrChange>
        </w:rPr>
        <w:t>El sistema debe permitir administrar todas las sugerencias pendientes.</w:t>
      </w:r>
      <w:r w:rsidRPr="00B30A26">
        <w:rPr>
          <w:lang w:val="es-ES"/>
        </w:rPr>
        <w:t xml:space="preserve"> </w:t>
      </w:r>
    </w:p>
    <w:bookmarkEnd w:id="1402"/>
    <w:p w14:paraId="2DCFFD58" w14:textId="77777777" w:rsidR="00CB4357" w:rsidRPr="00B30A26" w:rsidRDefault="00CB4357" w:rsidP="00CB4357">
      <w:pPr>
        <w:rPr>
          <w:lang w:val="es-ES"/>
        </w:rPr>
      </w:pPr>
    </w:p>
    <w:p w14:paraId="1F36E9F8" w14:textId="775C132D" w:rsidR="00CB4357" w:rsidRPr="006D6151" w:rsidRDefault="00CB4357" w:rsidP="00A24C1A">
      <w:pPr>
        <w:pStyle w:val="Ttulo6"/>
        <w:rPr>
          <w:color w:val="auto"/>
          <w:highlight w:val="yellow"/>
          <w:lang w:val="es-ES"/>
          <w:rPrChange w:id="1412" w:author="Milenio" w:date="2018-07-19T10:32:00Z">
            <w:rPr>
              <w:lang w:val="es-ES"/>
            </w:rPr>
          </w:rPrChange>
        </w:rPr>
      </w:pPr>
      <w:bookmarkStart w:id="1413" w:name="_Hlk519758037"/>
      <w:r w:rsidRPr="006D6151">
        <w:rPr>
          <w:color w:val="auto"/>
          <w:highlight w:val="yellow"/>
          <w:lang w:val="es-ES"/>
          <w:rPrChange w:id="1414" w:author="Milenio" w:date="2018-07-19T10:32:00Z">
            <w:rPr>
              <w:lang w:val="es-ES"/>
            </w:rPr>
          </w:rPrChange>
        </w:rPr>
        <w:t xml:space="preserve">RFRCM – 020 </w:t>
      </w:r>
      <w:del w:id="1415" w:author="felipe campo" w:date="2018-07-04T11:00:00Z">
        <w:r w:rsidRPr="006D6151" w:rsidDel="00FD2FD3">
          <w:rPr>
            <w:color w:val="auto"/>
            <w:highlight w:val="yellow"/>
            <w:lang w:val="es-ES"/>
            <w:rPrChange w:id="1416" w:author="Milenio" w:date="2018-07-19T10:32:00Z">
              <w:rPr>
                <w:lang w:val="es-ES"/>
              </w:rPr>
            </w:rPrChange>
          </w:rPr>
          <w:delText xml:space="preserve">– MÓDULO ADMINISTRADOR DE SUGERENCIAS / </w:delText>
        </w:r>
      </w:del>
      <w:r w:rsidRPr="006D6151">
        <w:rPr>
          <w:color w:val="auto"/>
          <w:highlight w:val="yellow"/>
          <w:lang w:val="es-ES"/>
          <w:rPrChange w:id="1417" w:author="Milenio" w:date="2018-07-19T10:32:00Z">
            <w:rPr>
              <w:lang w:val="es-ES"/>
            </w:rPr>
          </w:rPrChange>
        </w:rPr>
        <w:t xml:space="preserve">ACCEDER AL MÓDULO ADMINISTRADOR DE SUGERENCIAS. </w:t>
      </w:r>
    </w:p>
    <w:bookmarkEnd w:id="1413"/>
    <w:p w14:paraId="18BA9022" w14:textId="77AC0BAC" w:rsidR="00CB4357" w:rsidRPr="00B30A26" w:rsidRDefault="00CB4357" w:rsidP="00CB4357">
      <w:pPr>
        <w:rPr>
          <w:lang w:val="es-ES"/>
        </w:rPr>
      </w:pPr>
      <w:del w:id="1418" w:author="felipe campo" w:date="2018-07-04T11:00:00Z">
        <w:r w:rsidRPr="003F5FFE" w:rsidDel="00FD2FD3">
          <w:rPr>
            <w:highlight w:val="green"/>
            <w:lang w:val="es-ES"/>
            <w:rPrChange w:id="1419" w:author="felipe campo" w:date="2018-07-04T11:12:00Z">
              <w:rPr>
                <w:lang w:val="es-ES"/>
              </w:rPr>
            </w:rPrChange>
          </w:rPr>
          <w:delText xml:space="preserve">Módulo Administrador de Sugerencias. </w:delText>
        </w:r>
      </w:del>
      <w:bookmarkStart w:id="1420" w:name="_Hlk519758048"/>
      <w:r w:rsidRPr="003F5FFE">
        <w:rPr>
          <w:highlight w:val="green"/>
          <w:lang w:val="es-ES"/>
          <w:rPrChange w:id="1421" w:author="felipe campo" w:date="2018-07-04T11:12:00Z">
            <w:rPr>
              <w:lang w:val="es-ES"/>
            </w:rPr>
          </w:rPrChange>
        </w:rPr>
        <w:t>El sistema debe permitir acceder a gestión y administración de sugerencias.</w:t>
      </w:r>
      <w:r w:rsidRPr="00B30A26">
        <w:rPr>
          <w:lang w:val="es-ES"/>
        </w:rPr>
        <w:t xml:space="preserve"> </w:t>
      </w:r>
      <w:bookmarkEnd w:id="1420"/>
    </w:p>
    <w:p w14:paraId="4838354E" w14:textId="77777777" w:rsidR="00CB4357" w:rsidRPr="00B30A26" w:rsidRDefault="00CB4357" w:rsidP="00CB4357">
      <w:pPr>
        <w:rPr>
          <w:lang w:val="es-ES"/>
        </w:rPr>
      </w:pPr>
    </w:p>
    <w:p w14:paraId="2F61B9B8" w14:textId="19334F28" w:rsidR="00CB4357" w:rsidRPr="00B30A26" w:rsidRDefault="00CB4357" w:rsidP="00A24C1A">
      <w:pPr>
        <w:pStyle w:val="Ttulo6"/>
        <w:rPr>
          <w:lang w:val="es-ES"/>
        </w:rPr>
      </w:pPr>
      <w:bookmarkStart w:id="1422" w:name="_Hlk519759677"/>
      <w:r w:rsidRPr="00A5224D">
        <w:rPr>
          <w:highlight w:val="yellow"/>
          <w:lang w:val="es-ES"/>
          <w:rPrChange w:id="1423" w:author="Milenio" w:date="2018-07-19T10:47:00Z">
            <w:rPr>
              <w:lang w:val="es-ES"/>
            </w:rPr>
          </w:rPrChange>
        </w:rPr>
        <w:t xml:space="preserve">RFRCM – 021 </w:t>
      </w:r>
      <w:del w:id="1424" w:author="felipe campo" w:date="2018-07-04T11:01:00Z">
        <w:r w:rsidRPr="00A5224D" w:rsidDel="00FD2FD3">
          <w:rPr>
            <w:highlight w:val="yellow"/>
            <w:lang w:val="es-ES"/>
            <w:rPrChange w:id="1425" w:author="Milenio" w:date="2018-07-19T10:47:00Z">
              <w:rPr>
                <w:lang w:val="es-ES"/>
              </w:rPr>
            </w:rPrChange>
          </w:rPr>
          <w:delText xml:space="preserve">– MÓDULO ADMINISTRADOR DE SUGERENCIAS / </w:delText>
        </w:r>
      </w:del>
      <w:r w:rsidRPr="00A5224D">
        <w:rPr>
          <w:highlight w:val="yellow"/>
          <w:lang w:val="es-ES"/>
          <w:rPrChange w:id="1426" w:author="Milenio" w:date="2018-07-19T10:47:00Z">
            <w:rPr>
              <w:lang w:val="es-ES"/>
            </w:rPr>
          </w:rPrChange>
        </w:rPr>
        <w:t xml:space="preserve">LISTAR LAS SUGERENCIAS PENDIENTES PARA UN TIPO DE EQUIPO </w:t>
      </w:r>
      <w:r w:rsidR="006E4998" w:rsidRPr="00A5224D">
        <w:rPr>
          <w:highlight w:val="yellow"/>
          <w:lang w:val="es-ES"/>
          <w:rPrChange w:id="1427" w:author="Milenio" w:date="2018-07-19T10:47:00Z">
            <w:rPr>
              <w:lang w:val="es-ES"/>
            </w:rPr>
          </w:rPrChange>
        </w:rPr>
        <w:t>O</w:t>
      </w:r>
      <w:r w:rsidRPr="00A5224D">
        <w:rPr>
          <w:highlight w:val="yellow"/>
          <w:lang w:val="es-ES"/>
          <w:rPrChange w:id="1428" w:author="Milenio" w:date="2018-07-19T10:47:00Z">
            <w:rPr>
              <w:lang w:val="es-ES"/>
            </w:rPr>
          </w:rPrChange>
        </w:rPr>
        <w:t xml:space="preserve"> FAMILIA</w:t>
      </w:r>
      <w:r w:rsidRPr="00B30A26">
        <w:rPr>
          <w:lang w:val="es-ES"/>
        </w:rPr>
        <w:t xml:space="preserve">. </w:t>
      </w:r>
    </w:p>
    <w:p w14:paraId="531E8D27" w14:textId="289FB336" w:rsidR="00CB4357" w:rsidRPr="00B30A26" w:rsidRDefault="00CB4357" w:rsidP="00CB4357">
      <w:pPr>
        <w:rPr>
          <w:lang w:val="es-ES"/>
        </w:rPr>
      </w:pPr>
      <w:bookmarkStart w:id="1429" w:name="_Hlk519759696"/>
      <w:bookmarkEnd w:id="1422"/>
      <w:del w:id="1430" w:author="felipe campo" w:date="2018-07-04T11:00:00Z">
        <w:r w:rsidRPr="00515FE7" w:rsidDel="00FD2FD3">
          <w:rPr>
            <w:highlight w:val="green"/>
            <w:lang w:val="es-ES"/>
            <w:rPrChange w:id="1431" w:author="felipe campo" w:date="2018-07-04T11:14:00Z">
              <w:rPr>
                <w:lang w:val="es-ES"/>
              </w:rPr>
            </w:rPrChange>
          </w:rPr>
          <w:delText xml:space="preserve">Módulo Administrador de Sugerencias. </w:delText>
        </w:r>
      </w:del>
      <w:r w:rsidRPr="00515FE7">
        <w:rPr>
          <w:highlight w:val="green"/>
          <w:lang w:val="es-ES"/>
          <w:rPrChange w:id="1432" w:author="felipe campo" w:date="2018-07-04T11:14:00Z">
            <w:rPr>
              <w:lang w:val="es-ES"/>
            </w:rPr>
          </w:rPrChange>
        </w:rPr>
        <w:t>El sistema debe permitir desplegar todas las sugerencias asociadas</w:t>
      </w:r>
      <w:r w:rsidRPr="00B30A26">
        <w:rPr>
          <w:lang w:val="es-ES"/>
        </w:rPr>
        <w:t xml:space="preserve"> </w:t>
      </w:r>
    </w:p>
    <w:bookmarkEnd w:id="1429"/>
    <w:p w14:paraId="5619EBAE" w14:textId="77777777" w:rsidR="00CB4357" w:rsidRPr="00B30A26" w:rsidRDefault="00CB4357" w:rsidP="00CB4357">
      <w:pPr>
        <w:rPr>
          <w:lang w:val="es-ES"/>
        </w:rPr>
      </w:pPr>
    </w:p>
    <w:p w14:paraId="3B735C3C" w14:textId="3C76F21F" w:rsidR="00CB4357" w:rsidRPr="008A1868" w:rsidRDefault="00CB4357" w:rsidP="00A24C1A">
      <w:pPr>
        <w:pStyle w:val="Ttulo6"/>
        <w:rPr>
          <w:highlight w:val="yellow"/>
          <w:lang w:val="es-ES"/>
          <w:rPrChange w:id="1433" w:author="Milenio" w:date="2018-07-19T10:53:00Z">
            <w:rPr>
              <w:lang w:val="es-ES"/>
            </w:rPr>
          </w:rPrChange>
        </w:rPr>
      </w:pPr>
      <w:bookmarkStart w:id="1434" w:name="_Hlk519760600"/>
      <w:r w:rsidRPr="008A1868">
        <w:rPr>
          <w:highlight w:val="yellow"/>
          <w:lang w:val="es-ES"/>
          <w:rPrChange w:id="1435" w:author="Milenio" w:date="2018-07-19T10:53:00Z">
            <w:rPr>
              <w:lang w:val="es-ES"/>
            </w:rPr>
          </w:rPrChange>
        </w:rPr>
        <w:t xml:space="preserve">RFRCM – 022 </w:t>
      </w:r>
      <w:del w:id="1436" w:author="felipe campo" w:date="2018-07-04T11:01:00Z">
        <w:r w:rsidRPr="008A1868" w:rsidDel="00FD2FD3">
          <w:rPr>
            <w:highlight w:val="yellow"/>
            <w:lang w:val="es-ES"/>
            <w:rPrChange w:id="1437" w:author="Milenio" w:date="2018-07-19T10:53:00Z">
              <w:rPr>
                <w:lang w:val="es-ES"/>
              </w:rPr>
            </w:rPrChange>
          </w:rPr>
          <w:delText xml:space="preserve">– MÓDULO ADMINISTRADOR DE SUGERENCIAS / </w:delText>
        </w:r>
      </w:del>
      <w:r w:rsidRPr="008A1868">
        <w:rPr>
          <w:highlight w:val="yellow"/>
          <w:lang w:val="es-ES"/>
          <w:rPrChange w:id="1438" w:author="Milenio" w:date="2018-07-19T10:53:00Z">
            <w:rPr>
              <w:lang w:val="es-ES"/>
            </w:rPr>
          </w:rPrChange>
        </w:rPr>
        <w:t xml:space="preserve">APROBAR O RECHAZAR SUGERENCIAS RELACIONADAS CON “AGREGAR” ELEMENTOS. </w:t>
      </w:r>
    </w:p>
    <w:p w14:paraId="53A64476" w14:textId="09717FA4" w:rsidR="00CB4357" w:rsidRPr="00B30A26" w:rsidRDefault="00CB4357" w:rsidP="00CB4357">
      <w:pPr>
        <w:rPr>
          <w:lang w:val="es-ES"/>
        </w:rPr>
      </w:pPr>
      <w:bookmarkStart w:id="1439" w:name="_Hlk519760611"/>
      <w:bookmarkEnd w:id="1434"/>
      <w:del w:id="1440" w:author="felipe campo" w:date="2018-07-04T11:01:00Z">
        <w:r w:rsidRPr="00515FE7" w:rsidDel="00FD2FD3">
          <w:rPr>
            <w:highlight w:val="green"/>
            <w:lang w:val="es-ES"/>
            <w:rPrChange w:id="1441" w:author="felipe campo" w:date="2018-07-04T11:14:00Z">
              <w:rPr>
                <w:lang w:val="es-ES"/>
              </w:rPr>
            </w:rPrChange>
          </w:rPr>
          <w:delText xml:space="preserve">Módulo Administrador de Sugerencias. </w:delText>
        </w:r>
      </w:del>
      <w:r w:rsidRPr="00515FE7">
        <w:rPr>
          <w:highlight w:val="green"/>
          <w:lang w:val="es-ES"/>
          <w:rPrChange w:id="1442" w:author="felipe campo" w:date="2018-07-04T11:14:00Z">
            <w:rPr>
              <w:lang w:val="es-ES"/>
            </w:rPr>
          </w:rPrChange>
        </w:rPr>
        <w:t>El sistema debe permitir aprobar o rechazar sugerencias relacionadas a la adición de nuevos elementos</w:t>
      </w:r>
    </w:p>
    <w:bookmarkEnd w:id="1439"/>
    <w:p w14:paraId="2C9D3477" w14:textId="77777777" w:rsidR="00CB4357" w:rsidRPr="00B30A26" w:rsidRDefault="00CB4357" w:rsidP="00CB4357">
      <w:pPr>
        <w:rPr>
          <w:lang w:val="es-ES"/>
        </w:rPr>
      </w:pPr>
    </w:p>
    <w:p w14:paraId="25F28BA7" w14:textId="783AD9B0" w:rsidR="00CB4357" w:rsidRPr="00D228D5" w:rsidRDefault="00CB4357" w:rsidP="00A24C1A">
      <w:pPr>
        <w:pStyle w:val="Ttulo6"/>
        <w:rPr>
          <w:highlight w:val="yellow"/>
          <w:lang w:val="es-ES"/>
          <w:rPrChange w:id="1443" w:author="Milenio" w:date="2018-07-19T13:51:00Z">
            <w:rPr>
              <w:lang w:val="es-ES"/>
            </w:rPr>
          </w:rPrChange>
        </w:rPr>
      </w:pPr>
      <w:bookmarkStart w:id="1444" w:name="_Hlk519771580"/>
      <w:r w:rsidRPr="00D228D5">
        <w:rPr>
          <w:highlight w:val="yellow"/>
          <w:lang w:val="es-ES"/>
          <w:rPrChange w:id="1445" w:author="Milenio" w:date="2018-07-19T13:51:00Z">
            <w:rPr>
              <w:lang w:val="es-ES"/>
            </w:rPr>
          </w:rPrChange>
        </w:rPr>
        <w:t xml:space="preserve">RFRCM – 023 </w:t>
      </w:r>
      <w:del w:id="1446" w:author="felipe campo" w:date="2018-07-04T11:01:00Z">
        <w:r w:rsidRPr="00D228D5" w:rsidDel="00FD2FD3">
          <w:rPr>
            <w:highlight w:val="yellow"/>
            <w:lang w:val="es-ES"/>
            <w:rPrChange w:id="1447" w:author="Milenio" w:date="2018-07-19T13:51:00Z">
              <w:rPr>
                <w:lang w:val="es-ES"/>
              </w:rPr>
            </w:rPrChange>
          </w:rPr>
          <w:delText xml:space="preserve">– MÓDULO ADMINISTRADOR DE SUGERENCIAS / </w:delText>
        </w:r>
      </w:del>
      <w:r w:rsidRPr="00D228D5">
        <w:rPr>
          <w:highlight w:val="yellow"/>
          <w:lang w:val="es-ES"/>
          <w:rPrChange w:id="1448" w:author="Milenio" w:date="2018-07-19T13:51:00Z">
            <w:rPr>
              <w:lang w:val="es-ES"/>
            </w:rPr>
          </w:rPrChange>
        </w:rPr>
        <w:t xml:space="preserve">APROBAR O RECHAZAR SUGERENCIAS RELACIONADAS CON “MODIFICAR” ELEMENTOS. </w:t>
      </w:r>
    </w:p>
    <w:p w14:paraId="64E45803" w14:textId="72336758" w:rsidR="00CB4357" w:rsidRPr="00B30A26" w:rsidRDefault="00CB4357" w:rsidP="00CB4357">
      <w:pPr>
        <w:rPr>
          <w:lang w:val="es-ES"/>
        </w:rPr>
      </w:pPr>
      <w:bookmarkStart w:id="1449" w:name="_Hlk519771590"/>
      <w:bookmarkEnd w:id="1444"/>
      <w:del w:id="1450" w:author="felipe campo" w:date="2018-07-04T11:01:00Z">
        <w:r w:rsidRPr="00515FE7" w:rsidDel="00FD2FD3">
          <w:rPr>
            <w:highlight w:val="green"/>
            <w:lang w:val="es-ES"/>
            <w:rPrChange w:id="1451" w:author="felipe campo" w:date="2018-07-04T11:14:00Z">
              <w:rPr>
                <w:lang w:val="es-ES"/>
              </w:rPr>
            </w:rPrChange>
          </w:rPr>
          <w:delText xml:space="preserve">Módulo Administrador de Sugerencias. </w:delText>
        </w:r>
      </w:del>
      <w:r w:rsidRPr="00515FE7">
        <w:rPr>
          <w:highlight w:val="green"/>
          <w:lang w:val="es-ES"/>
          <w:rPrChange w:id="1452" w:author="felipe campo" w:date="2018-07-04T11:14:00Z">
            <w:rPr>
              <w:lang w:val="es-ES"/>
            </w:rPr>
          </w:rPrChange>
        </w:rPr>
        <w:t>El sistema debe permitir aprobar o rechazar sugerencias relacionadas a la modificación de elementos.</w:t>
      </w:r>
      <w:r w:rsidRPr="00B30A26">
        <w:rPr>
          <w:lang w:val="es-ES"/>
        </w:rPr>
        <w:t xml:space="preserve"> </w:t>
      </w:r>
    </w:p>
    <w:bookmarkEnd w:id="1449"/>
    <w:p w14:paraId="27115CD5" w14:textId="77777777" w:rsidR="00CB4357" w:rsidRPr="00B30A26" w:rsidDel="00515FE7" w:rsidRDefault="00CB4357" w:rsidP="00CB4357">
      <w:pPr>
        <w:rPr>
          <w:del w:id="1453" w:author="felipe campo" w:date="2018-07-04T11:14:00Z"/>
          <w:lang w:val="es-ES"/>
        </w:rPr>
      </w:pPr>
    </w:p>
    <w:p w14:paraId="602326E0" w14:textId="7AABCB85" w:rsidR="00CB4357" w:rsidRPr="00B30A26" w:rsidDel="00515FE7" w:rsidRDefault="00CB4357" w:rsidP="00A24C1A">
      <w:pPr>
        <w:pStyle w:val="Ttulo6"/>
        <w:rPr>
          <w:del w:id="1454" w:author="felipe campo" w:date="2018-07-04T11:14:00Z"/>
          <w:lang w:val="es-ES"/>
        </w:rPr>
      </w:pPr>
      <w:del w:id="1455" w:author="felipe campo" w:date="2018-07-04T11:14:00Z">
        <w:r w:rsidRPr="00B30A26" w:rsidDel="00515FE7">
          <w:rPr>
            <w:lang w:val="es-ES"/>
          </w:rPr>
          <w:delText>RFRCM – 024 –</w:delText>
        </w:r>
      </w:del>
      <w:del w:id="1456" w:author="felipe campo" w:date="2018-07-04T11:01:00Z">
        <w:r w:rsidRPr="00B30A26" w:rsidDel="00FD2FD3">
          <w:rPr>
            <w:lang w:val="es-ES"/>
          </w:rPr>
          <w:delText xml:space="preserve"> MÓDULO ADMINISTRADOR DE SUGERENCIAS / </w:delText>
        </w:r>
      </w:del>
      <w:del w:id="1457" w:author="felipe campo" w:date="2018-07-04T11:14:00Z">
        <w:r w:rsidRPr="00B30A26" w:rsidDel="00515FE7">
          <w:rPr>
            <w:lang w:val="es-ES"/>
          </w:rPr>
          <w:delText xml:space="preserve">APROBAR O RECHAZAR SUGERENCIAS DE IMAGENES. </w:delText>
        </w:r>
      </w:del>
    </w:p>
    <w:p w14:paraId="3F9754DD" w14:textId="73CADD75" w:rsidR="00CB4357" w:rsidRPr="00B30A26" w:rsidDel="00515FE7" w:rsidRDefault="00CB4357" w:rsidP="00CB4357">
      <w:pPr>
        <w:rPr>
          <w:del w:id="1458" w:author="felipe campo" w:date="2018-07-04T11:14:00Z"/>
          <w:lang w:val="es-ES"/>
        </w:rPr>
      </w:pPr>
      <w:del w:id="1459" w:author="felipe campo" w:date="2018-07-04T11:01:00Z">
        <w:r w:rsidRPr="00B30A26" w:rsidDel="00FD2FD3">
          <w:rPr>
            <w:lang w:val="es-ES"/>
          </w:rPr>
          <w:delText xml:space="preserve">Módulo Administrador de Sugerencias. </w:delText>
        </w:r>
      </w:del>
      <w:del w:id="1460" w:author="felipe campo" w:date="2018-07-04T11:14:00Z">
        <w:r w:rsidRPr="00B30A26" w:rsidDel="00515FE7">
          <w:rPr>
            <w:lang w:val="es-ES"/>
          </w:rPr>
          <w:delText xml:space="preserve">El sistema debe permitir aprobar o rechazar sugerencias relacionadas a las imágenes. </w:delText>
        </w:r>
      </w:del>
    </w:p>
    <w:p w14:paraId="2B9F74EF" w14:textId="77777777" w:rsidR="00CB4357" w:rsidRPr="00B30A26" w:rsidRDefault="00CB4357" w:rsidP="00CB4357">
      <w:pPr>
        <w:rPr>
          <w:lang w:val="es-ES"/>
        </w:rPr>
      </w:pPr>
    </w:p>
    <w:p w14:paraId="1F55B5B7" w14:textId="68D1BA4E" w:rsidR="00CB4357" w:rsidRPr="0045308F" w:rsidRDefault="00CB4357" w:rsidP="00A24C1A">
      <w:pPr>
        <w:pStyle w:val="Ttulo6"/>
        <w:rPr>
          <w:highlight w:val="yellow"/>
          <w:lang w:val="es-ES"/>
          <w:rPrChange w:id="1461" w:author="Milenio" w:date="2018-07-19T14:11:00Z">
            <w:rPr>
              <w:lang w:val="es-ES"/>
            </w:rPr>
          </w:rPrChange>
        </w:rPr>
      </w:pPr>
      <w:bookmarkStart w:id="1462" w:name="_Hlk519772279"/>
      <w:r w:rsidRPr="0045308F">
        <w:rPr>
          <w:highlight w:val="yellow"/>
          <w:lang w:val="es-ES"/>
          <w:rPrChange w:id="1463" w:author="Milenio" w:date="2018-07-19T14:11:00Z">
            <w:rPr>
              <w:lang w:val="es-ES"/>
            </w:rPr>
          </w:rPrChange>
        </w:rPr>
        <w:t xml:space="preserve">RFRCM – 025 </w:t>
      </w:r>
      <w:del w:id="1464" w:author="felipe campo" w:date="2018-07-04T11:01:00Z">
        <w:r w:rsidRPr="0045308F" w:rsidDel="00FD2FD3">
          <w:rPr>
            <w:highlight w:val="yellow"/>
            <w:lang w:val="es-ES"/>
            <w:rPrChange w:id="1465" w:author="Milenio" w:date="2018-07-19T14:11:00Z">
              <w:rPr>
                <w:lang w:val="es-ES"/>
              </w:rPr>
            </w:rPrChange>
          </w:rPr>
          <w:delText xml:space="preserve">– MÓDULO AUDITOR DE CONOCIMIENTO / </w:delText>
        </w:r>
      </w:del>
      <w:r w:rsidRPr="0045308F">
        <w:rPr>
          <w:highlight w:val="yellow"/>
          <w:lang w:val="es-ES"/>
          <w:rPrChange w:id="1466" w:author="Milenio" w:date="2018-07-19T14:11:00Z">
            <w:rPr>
              <w:lang w:val="es-ES"/>
            </w:rPr>
          </w:rPrChange>
        </w:rPr>
        <w:t xml:space="preserve">ACCEDER AL MÓDULO AUDITOR DE CONOCIMIENTO PARA UNA FAMILIA </w:t>
      </w:r>
      <w:r w:rsidR="006E4998" w:rsidRPr="0045308F">
        <w:rPr>
          <w:highlight w:val="yellow"/>
          <w:lang w:val="es-ES"/>
          <w:rPrChange w:id="1467" w:author="Milenio" w:date="2018-07-19T14:11:00Z">
            <w:rPr>
              <w:lang w:val="es-ES"/>
            </w:rPr>
          </w:rPrChange>
        </w:rPr>
        <w:t>O</w:t>
      </w:r>
      <w:r w:rsidRPr="0045308F">
        <w:rPr>
          <w:highlight w:val="yellow"/>
          <w:lang w:val="es-ES"/>
          <w:rPrChange w:id="1468" w:author="Milenio" w:date="2018-07-19T14:11:00Z">
            <w:rPr>
              <w:lang w:val="es-ES"/>
            </w:rPr>
          </w:rPrChange>
        </w:rPr>
        <w:t xml:space="preserve"> GRUPO DE ACTIVOS EN PARTICULAR.</w:t>
      </w:r>
      <w:del w:id="1469" w:author="felipe campo" w:date="2018-07-04T10:40:00Z">
        <w:r w:rsidRPr="0045308F" w:rsidDel="00CC0EA6">
          <w:rPr>
            <w:highlight w:val="yellow"/>
            <w:lang w:val="es-ES"/>
            <w:rPrChange w:id="1470" w:author="Milenio" w:date="2018-07-19T14:11:00Z">
              <w:rPr>
                <w:lang w:val="es-ES"/>
              </w:rPr>
            </w:rPrChange>
          </w:rPr>
          <w:delText xml:space="preserve"> 2.2.26</w:delText>
        </w:r>
      </w:del>
    </w:p>
    <w:p w14:paraId="3628EC7F" w14:textId="73E8661D" w:rsidR="00CB4357" w:rsidRPr="00B30A26" w:rsidRDefault="00CB4357" w:rsidP="00CB4357">
      <w:pPr>
        <w:rPr>
          <w:lang w:val="es-ES"/>
        </w:rPr>
      </w:pPr>
      <w:bookmarkStart w:id="1471" w:name="_Hlk519772288"/>
      <w:bookmarkEnd w:id="1462"/>
      <w:del w:id="1472" w:author="felipe campo" w:date="2018-07-04T11:01:00Z">
        <w:r w:rsidRPr="00515FE7" w:rsidDel="00FD2FD3">
          <w:rPr>
            <w:highlight w:val="green"/>
            <w:lang w:val="es-ES"/>
            <w:rPrChange w:id="1473" w:author="felipe campo" w:date="2018-07-04T11:15:00Z">
              <w:rPr>
                <w:lang w:val="es-ES"/>
              </w:rPr>
            </w:rPrChange>
          </w:rPr>
          <w:delText xml:space="preserve">Módulo Auditor de Conocimiento. </w:delText>
        </w:r>
      </w:del>
      <w:r w:rsidRPr="00515FE7">
        <w:rPr>
          <w:highlight w:val="green"/>
          <w:lang w:val="es-ES"/>
          <w:rPrChange w:id="1474" w:author="felipe campo" w:date="2018-07-04T11:15:00Z">
            <w:rPr>
              <w:lang w:val="es-ES"/>
            </w:rPr>
          </w:rPrChange>
        </w:rPr>
        <w:t>El sistema debe permitir auditar una familia en particular.</w:t>
      </w:r>
      <w:r w:rsidRPr="00B30A26">
        <w:rPr>
          <w:lang w:val="es-ES"/>
        </w:rPr>
        <w:t xml:space="preserve"> </w:t>
      </w:r>
    </w:p>
    <w:bookmarkEnd w:id="1471"/>
    <w:p w14:paraId="5B0594C2" w14:textId="77777777" w:rsidR="00CB4357" w:rsidRPr="00B30A26" w:rsidRDefault="00CB4357" w:rsidP="00CB4357">
      <w:pPr>
        <w:rPr>
          <w:lang w:val="es-ES"/>
        </w:rPr>
      </w:pPr>
    </w:p>
    <w:p w14:paraId="0028C167" w14:textId="58AFB70D" w:rsidR="00CB4357" w:rsidRPr="0045308F" w:rsidDel="00515FE7" w:rsidRDefault="00CB4357" w:rsidP="00A24C1A">
      <w:pPr>
        <w:pStyle w:val="Ttulo6"/>
        <w:rPr>
          <w:del w:id="1475" w:author="felipe campo" w:date="2018-07-04T11:16:00Z"/>
          <w:highlight w:val="yellow"/>
          <w:lang w:val="es-ES"/>
          <w:rPrChange w:id="1476" w:author="Milenio" w:date="2018-07-19T14:15:00Z">
            <w:rPr>
              <w:del w:id="1477" w:author="felipe campo" w:date="2018-07-04T11:16:00Z"/>
              <w:lang w:val="es-ES"/>
            </w:rPr>
          </w:rPrChange>
        </w:rPr>
      </w:pPr>
      <w:del w:id="1478" w:author="felipe campo" w:date="2018-07-04T11:16:00Z">
        <w:r w:rsidRPr="0045308F" w:rsidDel="00515FE7">
          <w:rPr>
            <w:highlight w:val="yellow"/>
            <w:lang w:val="es-ES"/>
            <w:rPrChange w:id="1479" w:author="Milenio" w:date="2018-07-19T14:15:00Z">
              <w:rPr>
                <w:lang w:val="es-ES"/>
              </w:rPr>
            </w:rPrChange>
          </w:rPr>
          <w:delText xml:space="preserve">RFRCM – 026 </w:delText>
        </w:r>
      </w:del>
      <w:del w:id="1480" w:author="felipe campo" w:date="2018-07-04T11:01:00Z">
        <w:r w:rsidRPr="0045308F" w:rsidDel="00FD2FD3">
          <w:rPr>
            <w:highlight w:val="yellow"/>
            <w:lang w:val="es-ES"/>
            <w:rPrChange w:id="1481" w:author="Milenio" w:date="2018-07-19T14:15:00Z">
              <w:rPr>
                <w:lang w:val="es-ES"/>
              </w:rPr>
            </w:rPrChange>
          </w:rPr>
          <w:delText xml:space="preserve">– MÓDULO AUDITOR DE CONOCIMIENTO / </w:delText>
        </w:r>
      </w:del>
      <w:del w:id="1482" w:author="felipe campo" w:date="2018-07-04T11:16:00Z">
        <w:r w:rsidRPr="0045308F" w:rsidDel="00515FE7">
          <w:rPr>
            <w:highlight w:val="yellow"/>
            <w:lang w:val="es-ES"/>
            <w:rPrChange w:id="1483" w:author="Milenio" w:date="2018-07-19T14:15:00Z">
              <w:rPr>
                <w:lang w:val="es-ES"/>
              </w:rPr>
            </w:rPrChange>
          </w:rPr>
          <w:delText xml:space="preserve">SEGUIR LA EVOLUCIÓN DEL CONOCIMIENTO RELACIONADO A UN MODO DE FALLA A UNA FAMILIA </w:delText>
        </w:r>
        <w:r w:rsidR="006E4998" w:rsidRPr="0045308F" w:rsidDel="00515FE7">
          <w:rPr>
            <w:highlight w:val="yellow"/>
            <w:lang w:val="es-ES"/>
            <w:rPrChange w:id="1484" w:author="Milenio" w:date="2018-07-19T14:15:00Z">
              <w:rPr>
                <w:lang w:val="es-ES"/>
              </w:rPr>
            </w:rPrChange>
          </w:rPr>
          <w:delText>O</w:delText>
        </w:r>
        <w:r w:rsidRPr="0045308F" w:rsidDel="00515FE7">
          <w:rPr>
            <w:highlight w:val="yellow"/>
            <w:lang w:val="es-ES"/>
            <w:rPrChange w:id="1485" w:author="Milenio" w:date="2018-07-19T14:15:00Z">
              <w:rPr>
                <w:lang w:val="es-ES"/>
              </w:rPr>
            </w:rPrChange>
          </w:rPr>
          <w:delText xml:space="preserve"> GRUPO DE ACTIVO. </w:delText>
        </w:r>
      </w:del>
    </w:p>
    <w:p w14:paraId="3690479D" w14:textId="49F8B6C9" w:rsidR="00CB4357" w:rsidRPr="0045308F" w:rsidDel="00515FE7" w:rsidRDefault="00CB4357" w:rsidP="00CB4357">
      <w:pPr>
        <w:rPr>
          <w:del w:id="1486" w:author="felipe campo" w:date="2018-07-04T11:16:00Z"/>
          <w:highlight w:val="yellow"/>
          <w:lang w:val="es-ES"/>
          <w:rPrChange w:id="1487" w:author="Milenio" w:date="2018-07-19T14:15:00Z">
            <w:rPr>
              <w:del w:id="1488" w:author="felipe campo" w:date="2018-07-04T11:16:00Z"/>
              <w:lang w:val="es-ES"/>
            </w:rPr>
          </w:rPrChange>
        </w:rPr>
      </w:pPr>
      <w:del w:id="1489" w:author="felipe campo" w:date="2018-07-04T11:02:00Z">
        <w:r w:rsidRPr="0045308F" w:rsidDel="00FD2FD3">
          <w:rPr>
            <w:highlight w:val="yellow"/>
            <w:lang w:val="es-ES"/>
            <w:rPrChange w:id="1490" w:author="Milenio" w:date="2018-07-19T14:15:00Z">
              <w:rPr>
                <w:lang w:val="es-ES"/>
              </w:rPr>
            </w:rPrChange>
          </w:rPr>
          <w:delText xml:space="preserve">Módulo Auditor de Conocimiento. </w:delText>
        </w:r>
      </w:del>
      <w:del w:id="1491" w:author="felipe campo" w:date="2018-07-04T11:16:00Z">
        <w:r w:rsidRPr="0045308F" w:rsidDel="00515FE7">
          <w:rPr>
            <w:highlight w:val="yellow"/>
            <w:lang w:val="es-ES"/>
            <w:rPrChange w:id="1492" w:author="Milenio" w:date="2018-07-19T14:15:00Z">
              <w:rPr>
                <w:lang w:val="es-ES"/>
              </w:rPr>
            </w:rPrChange>
          </w:rPr>
          <w:delText xml:space="preserve">El sistema debe permitir auditar una familia en particular y ver su evolución relacionado a un modo de falla a un grupo de activos. </w:delText>
        </w:r>
      </w:del>
    </w:p>
    <w:p w14:paraId="5818188B" w14:textId="77777777" w:rsidR="00CB4357" w:rsidRPr="0045308F" w:rsidRDefault="00CB4357" w:rsidP="00CB4357">
      <w:pPr>
        <w:rPr>
          <w:highlight w:val="yellow"/>
          <w:lang w:val="es-ES"/>
          <w:rPrChange w:id="1493" w:author="Milenio" w:date="2018-07-19T14:15:00Z">
            <w:rPr>
              <w:lang w:val="es-ES"/>
            </w:rPr>
          </w:rPrChange>
        </w:rPr>
      </w:pPr>
    </w:p>
    <w:p w14:paraId="2F7271CD" w14:textId="13618C20" w:rsidR="00CB4357" w:rsidRPr="0045308F" w:rsidRDefault="00CB4357" w:rsidP="00A24C1A">
      <w:pPr>
        <w:pStyle w:val="Ttulo6"/>
        <w:rPr>
          <w:highlight w:val="yellow"/>
          <w:lang w:val="es-ES"/>
          <w:rPrChange w:id="1494" w:author="Milenio" w:date="2018-07-19T14:15:00Z">
            <w:rPr>
              <w:lang w:val="es-ES"/>
            </w:rPr>
          </w:rPrChange>
        </w:rPr>
      </w:pPr>
      <w:bookmarkStart w:id="1495" w:name="_Hlk519772844"/>
      <w:r w:rsidRPr="0045308F">
        <w:rPr>
          <w:highlight w:val="yellow"/>
          <w:lang w:val="es-ES"/>
          <w:rPrChange w:id="1496" w:author="Milenio" w:date="2018-07-19T14:15:00Z">
            <w:rPr>
              <w:lang w:val="es-ES"/>
            </w:rPr>
          </w:rPrChange>
        </w:rPr>
        <w:t xml:space="preserve">RFRCM – 027 </w:t>
      </w:r>
      <w:del w:id="1497" w:author="felipe campo" w:date="2018-07-04T11:02:00Z">
        <w:r w:rsidRPr="0045308F" w:rsidDel="00FD2FD3">
          <w:rPr>
            <w:highlight w:val="yellow"/>
            <w:lang w:val="es-ES"/>
            <w:rPrChange w:id="1498" w:author="Milenio" w:date="2018-07-19T14:15:00Z">
              <w:rPr>
                <w:lang w:val="es-ES"/>
              </w:rPr>
            </w:rPrChange>
          </w:rPr>
          <w:delText xml:space="preserve">– MÓDULO AUDITOR DE CONOCIMIENTO / </w:delText>
        </w:r>
      </w:del>
      <w:r w:rsidRPr="0045308F">
        <w:rPr>
          <w:highlight w:val="yellow"/>
          <w:lang w:val="es-ES"/>
          <w:rPrChange w:id="1499" w:author="Milenio" w:date="2018-07-19T14:15:00Z">
            <w:rPr>
              <w:lang w:val="es-ES"/>
            </w:rPr>
          </w:rPrChange>
        </w:rPr>
        <w:t xml:space="preserve">SEGUIR LA EVOLUCIÓN DEL CONOCIMIENTO RELACIONADO A LA JERARQUÍA DE UNA FAMILIA. </w:t>
      </w:r>
    </w:p>
    <w:p w14:paraId="54848F20" w14:textId="10D2FF17" w:rsidR="00CB4357" w:rsidRPr="00B30A26" w:rsidRDefault="00CB4357" w:rsidP="00CB4357">
      <w:pPr>
        <w:rPr>
          <w:lang w:val="es-ES"/>
        </w:rPr>
      </w:pPr>
      <w:bookmarkStart w:id="1500" w:name="_Hlk519772869"/>
      <w:bookmarkEnd w:id="1495"/>
      <w:del w:id="1501" w:author="felipe campo" w:date="2018-07-04T11:02:00Z">
        <w:r w:rsidRPr="00515FE7" w:rsidDel="00FD2FD3">
          <w:rPr>
            <w:highlight w:val="green"/>
            <w:lang w:val="es-ES"/>
            <w:rPrChange w:id="1502" w:author="felipe campo" w:date="2018-07-04T11:16:00Z">
              <w:rPr>
                <w:lang w:val="es-ES"/>
              </w:rPr>
            </w:rPrChange>
          </w:rPr>
          <w:delText xml:space="preserve">Módulo Auditor de Conocimiento. </w:delText>
        </w:r>
      </w:del>
      <w:r w:rsidRPr="00515FE7">
        <w:rPr>
          <w:highlight w:val="green"/>
          <w:lang w:val="es-ES"/>
          <w:rPrChange w:id="1503" w:author="felipe campo" w:date="2018-07-04T11:16:00Z">
            <w:rPr>
              <w:lang w:val="es-ES"/>
            </w:rPr>
          </w:rPrChange>
        </w:rPr>
        <w:t>El sistema debe permitir hacer seguimiento de las diferentes versiones de la jerarquía de una familia en particular</w:t>
      </w:r>
      <w:r w:rsidRPr="00B30A26">
        <w:rPr>
          <w:lang w:val="es-ES"/>
        </w:rPr>
        <w:t xml:space="preserve">. </w:t>
      </w:r>
      <w:del w:id="1504" w:author="felipe campo" w:date="2018-07-04T11:02:00Z">
        <w:r w:rsidRPr="00B30A26" w:rsidDel="00FD2FD3">
          <w:rPr>
            <w:lang w:val="es-ES"/>
          </w:rPr>
          <w:delText>2.2.28</w:delText>
        </w:r>
      </w:del>
    </w:p>
    <w:bookmarkEnd w:id="1500"/>
    <w:p w14:paraId="7C73ADAA" w14:textId="77777777" w:rsidR="00CB4357" w:rsidRPr="00B30A26" w:rsidRDefault="00CB4357" w:rsidP="00CB4357">
      <w:pPr>
        <w:rPr>
          <w:lang w:val="es-ES"/>
        </w:rPr>
      </w:pPr>
    </w:p>
    <w:p w14:paraId="7CDA5A4D" w14:textId="4CDBD6B6" w:rsidR="00CB4357" w:rsidRPr="00BF0BDF" w:rsidRDefault="00CB4357" w:rsidP="00A24C1A">
      <w:pPr>
        <w:pStyle w:val="Ttulo6"/>
        <w:rPr>
          <w:highlight w:val="yellow"/>
          <w:lang w:val="es-ES"/>
          <w:rPrChange w:id="1505" w:author="Milenio" w:date="2018-07-19T11:15:00Z">
            <w:rPr>
              <w:lang w:val="es-ES"/>
            </w:rPr>
          </w:rPrChange>
        </w:rPr>
      </w:pPr>
      <w:bookmarkStart w:id="1506" w:name="_Hlk519761889"/>
      <w:r w:rsidRPr="00BF0BDF">
        <w:rPr>
          <w:highlight w:val="yellow"/>
          <w:lang w:val="es-ES"/>
          <w:rPrChange w:id="1507" w:author="Milenio" w:date="2018-07-19T11:15:00Z">
            <w:rPr>
              <w:lang w:val="es-ES"/>
            </w:rPr>
          </w:rPrChange>
        </w:rPr>
        <w:t xml:space="preserve">RFRCM – 028 </w:t>
      </w:r>
      <w:del w:id="1508" w:author="felipe campo" w:date="2018-07-04T11:02:00Z">
        <w:r w:rsidRPr="00BF0BDF" w:rsidDel="00FD2FD3">
          <w:rPr>
            <w:highlight w:val="yellow"/>
            <w:lang w:val="es-ES"/>
            <w:rPrChange w:id="1509" w:author="Milenio" w:date="2018-07-19T11:15:00Z">
              <w:rPr>
                <w:lang w:val="es-ES"/>
              </w:rPr>
            </w:rPrChange>
          </w:rPr>
          <w:delText xml:space="preserve">– MÓDULO CONFIGURACIÓN DEL SISTEMA / </w:delText>
        </w:r>
      </w:del>
      <w:r w:rsidRPr="00BF0BDF">
        <w:rPr>
          <w:highlight w:val="yellow"/>
          <w:lang w:val="es-ES"/>
          <w:rPrChange w:id="1510" w:author="Milenio" w:date="2018-07-19T11:15:00Z">
            <w:rPr>
              <w:lang w:val="es-ES"/>
            </w:rPr>
          </w:rPrChange>
        </w:rPr>
        <w:t>ACCEDER A</w:t>
      </w:r>
      <w:ins w:id="1511" w:author="felipe campo" w:date="2018-07-04T11:16:00Z">
        <w:r w:rsidR="00515FE7" w:rsidRPr="00BF0BDF">
          <w:rPr>
            <w:highlight w:val="yellow"/>
            <w:lang w:val="es-ES"/>
            <w:rPrChange w:id="1512" w:author="Milenio" w:date="2018-07-19T11:15:00Z">
              <w:rPr>
                <w:lang w:val="es-ES"/>
              </w:rPr>
            </w:rPrChange>
          </w:rPr>
          <w:t>L</w:t>
        </w:r>
      </w:ins>
      <w:del w:id="1513" w:author="felipe campo" w:date="2018-07-04T11:16:00Z">
        <w:r w:rsidRPr="00BF0BDF" w:rsidDel="00515FE7">
          <w:rPr>
            <w:highlight w:val="yellow"/>
            <w:lang w:val="es-ES"/>
            <w:rPrChange w:id="1514" w:author="Milenio" w:date="2018-07-19T11:15:00Z">
              <w:rPr>
                <w:lang w:val="es-ES"/>
              </w:rPr>
            </w:rPrChange>
          </w:rPr>
          <w:delText>l</w:delText>
        </w:r>
      </w:del>
      <w:r w:rsidRPr="00BF0BDF">
        <w:rPr>
          <w:highlight w:val="yellow"/>
          <w:lang w:val="es-ES"/>
          <w:rPrChange w:id="1515" w:author="Milenio" w:date="2018-07-19T11:15:00Z">
            <w:rPr>
              <w:lang w:val="es-ES"/>
            </w:rPr>
          </w:rPrChange>
        </w:rPr>
        <w:t xml:space="preserve"> MÓDULO DE CONFIGURACIÓN DEL SISTEMA.</w:t>
      </w:r>
      <w:del w:id="1516" w:author="felipe campo" w:date="2018-07-04T10:40:00Z">
        <w:r w:rsidRPr="00BF0BDF" w:rsidDel="00CC0EA6">
          <w:rPr>
            <w:highlight w:val="yellow"/>
            <w:lang w:val="es-ES"/>
            <w:rPrChange w:id="1517" w:author="Milenio" w:date="2018-07-19T11:15:00Z">
              <w:rPr>
                <w:lang w:val="es-ES"/>
              </w:rPr>
            </w:rPrChange>
          </w:rPr>
          <w:delText xml:space="preserve"> 2.2.29</w:delText>
        </w:r>
      </w:del>
    </w:p>
    <w:p w14:paraId="5FC72C70" w14:textId="51621920" w:rsidR="00CB4357" w:rsidRPr="00B30A26" w:rsidRDefault="00CB4357" w:rsidP="00CB4357">
      <w:pPr>
        <w:rPr>
          <w:lang w:val="es-ES"/>
        </w:rPr>
      </w:pPr>
      <w:bookmarkStart w:id="1518" w:name="_Hlk519761910"/>
      <w:bookmarkEnd w:id="1506"/>
      <w:del w:id="1519" w:author="felipe campo" w:date="2018-07-04T11:02:00Z">
        <w:r w:rsidRPr="00515FE7" w:rsidDel="00FD2FD3">
          <w:rPr>
            <w:highlight w:val="green"/>
            <w:lang w:val="es-ES"/>
            <w:rPrChange w:id="1520" w:author="felipe campo" w:date="2018-07-04T11:17:00Z">
              <w:rPr>
                <w:lang w:val="es-ES"/>
              </w:rPr>
            </w:rPrChange>
          </w:rPr>
          <w:delText>Módulo Configuración del Sistema</w:delText>
        </w:r>
        <w:r w:rsidR="004F6A81" w:rsidRPr="00515FE7" w:rsidDel="00FD2FD3">
          <w:rPr>
            <w:highlight w:val="green"/>
            <w:lang w:val="es-ES"/>
            <w:rPrChange w:id="1521" w:author="felipe campo" w:date="2018-07-04T11:17:00Z">
              <w:rPr>
                <w:lang w:val="es-ES"/>
              </w:rPr>
            </w:rPrChange>
          </w:rPr>
          <w:fldChar w:fldCharType="begin"/>
        </w:r>
        <w:r w:rsidR="004F6A81" w:rsidRPr="00515FE7" w:rsidDel="00FD2FD3">
          <w:rPr>
            <w:highlight w:val="green"/>
            <w:lang w:val="es-ES"/>
            <w:rPrChange w:id="1522" w:author="felipe campo" w:date="2018-07-04T11:17:00Z">
              <w:rPr>
                <w:lang w:val="es-ES"/>
              </w:rPr>
            </w:rPrChange>
          </w:rPr>
          <w:delInstrText xml:space="preserve"> XE "</w:delInstrText>
        </w:r>
        <w:r w:rsidR="004F6A81" w:rsidRPr="00515FE7" w:rsidDel="00FD2FD3">
          <w:rPr>
            <w:b/>
            <w:szCs w:val="28"/>
            <w:highlight w:val="green"/>
            <w:lang w:val="es-ES"/>
            <w:rPrChange w:id="1523" w:author="felipe campo" w:date="2018-07-04T11:17:00Z">
              <w:rPr>
                <w:b/>
                <w:szCs w:val="28"/>
                <w:lang w:val="es-ES"/>
              </w:rPr>
            </w:rPrChange>
          </w:rPr>
          <w:delInstrText>Sistema</w:delInstrText>
        </w:r>
        <w:r w:rsidR="004F6A81" w:rsidRPr="00515FE7" w:rsidDel="00FD2FD3">
          <w:rPr>
            <w:highlight w:val="green"/>
            <w:lang w:val="es-ES"/>
            <w:rPrChange w:id="1524" w:author="felipe campo" w:date="2018-07-04T11:17:00Z">
              <w:rPr>
                <w:lang w:val="es-ES"/>
              </w:rPr>
            </w:rPrChange>
          </w:rPr>
          <w:delInstrText xml:space="preserve">" </w:delInstrText>
        </w:r>
        <w:r w:rsidR="004F6A81" w:rsidRPr="00515FE7" w:rsidDel="00FD2FD3">
          <w:rPr>
            <w:highlight w:val="green"/>
            <w:lang w:val="es-ES"/>
            <w:rPrChange w:id="1525" w:author="felipe campo" w:date="2018-07-04T11:17:00Z">
              <w:rPr>
                <w:lang w:val="es-ES"/>
              </w:rPr>
            </w:rPrChange>
          </w:rPr>
          <w:fldChar w:fldCharType="end"/>
        </w:r>
        <w:r w:rsidRPr="00515FE7" w:rsidDel="00FD2FD3">
          <w:rPr>
            <w:highlight w:val="green"/>
            <w:lang w:val="es-ES"/>
            <w:rPrChange w:id="1526" w:author="felipe campo" w:date="2018-07-04T11:17:00Z">
              <w:rPr>
                <w:lang w:val="es-ES"/>
              </w:rPr>
            </w:rPrChange>
          </w:rPr>
          <w:delText xml:space="preserve">. </w:delText>
        </w:r>
      </w:del>
      <w:r w:rsidRPr="00515FE7">
        <w:rPr>
          <w:highlight w:val="green"/>
          <w:lang w:val="es-ES"/>
          <w:rPrChange w:id="1527" w:author="felipe campo" w:date="2018-07-04T11:17:00Z">
            <w:rPr>
              <w:lang w:val="es-ES"/>
            </w:rPr>
          </w:rPrChange>
        </w:rPr>
        <w:t>El sistema debe permitir parametrizar su configuración.</w:t>
      </w:r>
      <w:r w:rsidRPr="00B30A26">
        <w:rPr>
          <w:lang w:val="es-ES"/>
        </w:rPr>
        <w:t xml:space="preserve"> </w:t>
      </w:r>
    </w:p>
    <w:bookmarkEnd w:id="1518"/>
    <w:p w14:paraId="7700B740" w14:textId="77777777" w:rsidR="00CB4357" w:rsidRPr="00B30A26" w:rsidRDefault="00CB4357" w:rsidP="00CB4357">
      <w:pPr>
        <w:rPr>
          <w:lang w:val="es-ES"/>
        </w:rPr>
      </w:pPr>
    </w:p>
    <w:p w14:paraId="71830809" w14:textId="546CC611" w:rsidR="00CB4357" w:rsidRPr="0045308F" w:rsidRDefault="00CB4357" w:rsidP="00A24C1A">
      <w:pPr>
        <w:pStyle w:val="Ttulo6"/>
        <w:rPr>
          <w:highlight w:val="yellow"/>
          <w:lang w:val="es-ES"/>
          <w:rPrChange w:id="1528" w:author="Milenio" w:date="2018-07-19T14:16:00Z">
            <w:rPr>
              <w:lang w:val="es-ES"/>
            </w:rPr>
          </w:rPrChange>
        </w:rPr>
      </w:pPr>
      <w:bookmarkStart w:id="1529" w:name="_Hlk519761725"/>
      <w:r w:rsidRPr="0045308F">
        <w:rPr>
          <w:highlight w:val="yellow"/>
          <w:lang w:val="es-ES"/>
          <w:rPrChange w:id="1530" w:author="Milenio" w:date="2018-07-19T14:16:00Z">
            <w:rPr>
              <w:lang w:val="es-ES"/>
            </w:rPr>
          </w:rPrChange>
        </w:rPr>
        <w:t xml:space="preserve">RFRCM – 029 </w:t>
      </w:r>
      <w:del w:id="1531" w:author="felipe campo" w:date="2018-07-04T11:02:00Z">
        <w:r w:rsidRPr="0045308F" w:rsidDel="00FD2FD3">
          <w:rPr>
            <w:highlight w:val="yellow"/>
            <w:lang w:val="es-ES"/>
            <w:rPrChange w:id="1532" w:author="Milenio" w:date="2018-07-19T14:16:00Z">
              <w:rPr>
                <w:lang w:val="es-ES"/>
              </w:rPr>
            </w:rPrChange>
          </w:rPr>
          <w:delText xml:space="preserve">– MÓDULO CONFIGURACIÓN DEL SISTEMA / </w:delText>
        </w:r>
      </w:del>
      <w:r w:rsidRPr="0045308F">
        <w:rPr>
          <w:highlight w:val="yellow"/>
          <w:lang w:val="es-ES"/>
          <w:rPrChange w:id="1533" w:author="Milenio" w:date="2018-07-19T14:16:00Z">
            <w:rPr>
              <w:lang w:val="es-ES"/>
            </w:rPr>
          </w:rPrChange>
        </w:rPr>
        <w:t xml:space="preserve">CONFIGURAR PARAMETROS GENERALES. </w:t>
      </w:r>
      <w:bookmarkStart w:id="1534" w:name="_Hlk519762287"/>
    </w:p>
    <w:p w14:paraId="4AD82FCA" w14:textId="1E810D12" w:rsidR="00CB4357" w:rsidRPr="00B30A26" w:rsidRDefault="00CB4357" w:rsidP="00CB4357">
      <w:pPr>
        <w:rPr>
          <w:lang w:val="es-ES"/>
        </w:rPr>
      </w:pPr>
      <w:bookmarkStart w:id="1535" w:name="_Hlk519761740"/>
      <w:bookmarkEnd w:id="1529"/>
      <w:del w:id="1536" w:author="felipe campo" w:date="2018-07-04T11:02:00Z">
        <w:r w:rsidRPr="00515FE7" w:rsidDel="00FD2FD3">
          <w:rPr>
            <w:highlight w:val="green"/>
            <w:lang w:val="es-ES"/>
            <w:rPrChange w:id="1537" w:author="felipe campo" w:date="2018-07-04T11:17:00Z">
              <w:rPr>
                <w:lang w:val="es-ES"/>
              </w:rPr>
            </w:rPrChange>
          </w:rPr>
          <w:delText>Módulo Configuración del Sistema</w:delText>
        </w:r>
        <w:r w:rsidR="004F6A81" w:rsidRPr="00515FE7" w:rsidDel="00FD2FD3">
          <w:rPr>
            <w:highlight w:val="green"/>
            <w:lang w:val="es-ES"/>
            <w:rPrChange w:id="1538" w:author="felipe campo" w:date="2018-07-04T11:17:00Z">
              <w:rPr>
                <w:lang w:val="es-ES"/>
              </w:rPr>
            </w:rPrChange>
          </w:rPr>
          <w:fldChar w:fldCharType="begin"/>
        </w:r>
        <w:r w:rsidR="004F6A81" w:rsidRPr="00515FE7" w:rsidDel="00FD2FD3">
          <w:rPr>
            <w:highlight w:val="green"/>
            <w:lang w:val="es-ES"/>
            <w:rPrChange w:id="1539" w:author="felipe campo" w:date="2018-07-04T11:17:00Z">
              <w:rPr>
                <w:lang w:val="es-ES"/>
              </w:rPr>
            </w:rPrChange>
          </w:rPr>
          <w:delInstrText xml:space="preserve"> XE "</w:delInstrText>
        </w:r>
        <w:r w:rsidR="004F6A81" w:rsidRPr="00515FE7" w:rsidDel="00FD2FD3">
          <w:rPr>
            <w:b/>
            <w:szCs w:val="28"/>
            <w:highlight w:val="green"/>
            <w:lang w:val="es-ES"/>
            <w:rPrChange w:id="1540" w:author="felipe campo" w:date="2018-07-04T11:17:00Z">
              <w:rPr>
                <w:b/>
                <w:szCs w:val="28"/>
                <w:lang w:val="es-ES"/>
              </w:rPr>
            </w:rPrChange>
          </w:rPr>
          <w:delInstrText>Sistema</w:delInstrText>
        </w:r>
        <w:r w:rsidR="004F6A81" w:rsidRPr="00515FE7" w:rsidDel="00FD2FD3">
          <w:rPr>
            <w:highlight w:val="green"/>
            <w:lang w:val="es-ES"/>
            <w:rPrChange w:id="1541" w:author="felipe campo" w:date="2018-07-04T11:17:00Z">
              <w:rPr>
                <w:lang w:val="es-ES"/>
              </w:rPr>
            </w:rPrChange>
          </w:rPr>
          <w:delInstrText xml:space="preserve">" </w:delInstrText>
        </w:r>
        <w:r w:rsidR="004F6A81" w:rsidRPr="00515FE7" w:rsidDel="00FD2FD3">
          <w:rPr>
            <w:highlight w:val="green"/>
            <w:lang w:val="es-ES"/>
            <w:rPrChange w:id="1542" w:author="felipe campo" w:date="2018-07-04T11:17:00Z">
              <w:rPr>
                <w:lang w:val="es-ES"/>
              </w:rPr>
            </w:rPrChange>
          </w:rPr>
          <w:fldChar w:fldCharType="end"/>
        </w:r>
        <w:r w:rsidRPr="00515FE7" w:rsidDel="00FD2FD3">
          <w:rPr>
            <w:highlight w:val="green"/>
            <w:lang w:val="es-ES"/>
            <w:rPrChange w:id="1543" w:author="felipe campo" w:date="2018-07-04T11:17:00Z">
              <w:rPr>
                <w:lang w:val="es-ES"/>
              </w:rPr>
            </w:rPrChange>
          </w:rPr>
          <w:delText xml:space="preserve">. </w:delText>
        </w:r>
      </w:del>
      <w:r w:rsidRPr="00515FE7">
        <w:rPr>
          <w:highlight w:val="green"/>
          <w:lang w:val="es-ES"/>
          <w:rPrChange w:id="1544" w:author="felipe campo" w:date="2018-07-04T11:17:00Z">
            <w:rPr>
              <w:lang w:val="es-ES"/>
            </w:rPr>
          </w:rPrChange>
        </w:rPr>
        <w:t>El sistema debe permitir configurar los parámetros generales del sistema.</w:t>
      </w:r>
      <w:r w:rsidRPr="00B30A26">
        <w:rPr>
          <w:lang w:val="es-ES"/>
        </w:rPr>
        <w:t xml:space="preserve"> </w:t>
      </w:r>
    </w:p>
    <w:bookmarkEnd w:id="1534"/>
    <w:bookmarkEnd w:id="1535"/>
    <w:p w14:paraId="4F353EF2" w14:textId="77777777" w:rsidR="00CB4357" w:rsidRPr="00B30A26" w:rsidRDefault="00CB4357" w:rsidP="00CB4357">
      <w:pPr>
        <w:rPr>
          <w:lang w:val="es-ES"/>
        </w:rPr>
      </w:pPr>
    </w:p>
    <w:p w14:paraId="0C097145" w14:textId="77777777" w:rsidR="00B33E9F" w:rsidRPr="00B30A26" w:rsidRDefault="00B33E9F" w:rsidP="003237E6">
      <w:pPr>
        <w:rPr>
          <w:rFonts w:eastAsiaTheme="majorEastAsia" w:cstheme="majorBidi"/>
          <w:color w:val="1F3763" w:themeColor="accent1" w:themeShade="7F"/>
          <w:lang w:val="es-ES"/>
        </w:rPr>
      </w:pPr>
      <w:bookmarkStart w:id="1545" w:name="_GoBack"/>
      <w:bookmarkEnd w:id="1545"/>
    </w:p>
    <w:p w14:paraId="0DA02F45" w14:textId="7FA1FBC4" w:rsidR="00B33E9F" w:rsidRDefault="00B33E9F" w:rsidP="00B33E9F">
      <w:pPr>
        <w:pStyle w:val="Ttulo4"/>
        <w:rPr>
          <w:ins w:id="1546" w:author="felipe campo" w:date="2018-07-04T11:17:00Z"/>
          <w:lang w:val="es-ES"/>
        </w:rPr>
      </w:pPr>
      <w:bookmarkStart w:id="1547" w:name="_Toc518466272"/>
      <w:r w:rsidRPr="00B30A26">
        <w:rPr>
          <w:lang w:val="es-ES"/>
        </w:rPr>
        <w:lastRenderedPageBreak/>
        <w:t>Seguridad Física y Video Analítica</w:t>
      </w:r>
      <w:r w:rsidR="000A575E" w:rsidRPr="00B30A26">
        <w:rPr>
          <w:lang w:val="es-ES"/>
        </w:rPr>
        <w:t xml:space="preserve"> (AC)</w:t>
      </w:r>
      <w:bookmarkEnd w:id="1547"/>
    </w:p>
    <w:p w14:paraId="4BBB630E" w14:textId="47DF67A0" w:rsidR="002A5EC1" w:rsidRDefault="002A5EC1">
      <w:pPr>
        <w:rPr>
          <w:ins w:id="1548" w:author="felipe campo" w:date="2018-07-04T11:18:00Z"/>
          <w:lang w:val="es-ES"/>
        </w:rPr>
        <w:pPrChange w:id="1549" w:author="felipe campo" w:date="2018-07-04T11:17:00Z">
          <w:pPr>
            <w:pStyle w:val="Ttulo4"/>
          </w:pPr>
        </w:pPrChange>
      </w:pPr>
      <w:ins w:id="1550" w:author="felipe campo" w:date="2018-07-04T11:17:00Z">
        <w:r>
          <w:rPr>
            <w:lang w:val="es-ES"/>
          </w:rPr>
          <w:t xml:space="preserve">Access control es </w:t>
        </w:r>
      </w:ins>
      <w:ins w:id="1551" w:author="felipe campo" w:date="2018-07-04T11:19:00Z">
        <w:r>
          <w:rPr>
            <w:lang w:val="es-ES"/>
          </w:rPr>
          <w:t>una herramienta</w:t>
        </w:r>
      </w:ins>
      <w:ins w:id="1552" w:author="felipe campo" w:date="2018-07-04T11:17:00Z">
        <w:r>
          <w:rPr>
            <w:lang w:val="es-ES"/>
          </w:rPr>
          <w:t xml:space="preserve"> que </w:t>
        </w:r>
      </w:ins>
      <w:ins w:id="1553" w:author="felipe campo" w:date="2018-07-04T11:18:00Z">
        <w:r>
          <w:rPr>
            <w:lang w:val="es-ES"/>
          </w:rPr>
          <w:t xml:space="preserve">permite asegurar el despacho y la entrega de mercancías </w:t>
        </w:r>
      </w:ins>
      <w:ins w:id="1554" w:author="felipe campo" w:date="2018-07-04T11:17:00Z">
        <w:r>
          <w:rPr>
            <w:lang w:val="es-ES"/>
          </w:rPr>
          <w:t>por medio de herrami</w:t>
        </w:r>
      </w:ins>
      <w:ins w:id="1555" w:author="felipe campo" w:date="2018-07-04T11:18:00Z">
        <w:r>
          <w:rPr>
            <w:lang w:val="es-ES"/>
          </w:rPr>
          <w:t xml:space="preserve">entas de video analítica. Contiene proceso para la </w:t>
        </w:r>
      </w:ins>
      <w:ins w:id="1556" w:author="felipe campo" w:date="2018-07-04T11:19:00Z">
        <w:r>
          <w:rPr>
            <w:lang w:val="es-ES"/>
          </w:rPr>
          <w:t>parametrización</w:t>
        </w:r>
      </w:ins>
      <w:ins w:id="1557" w:author="felipe campo" w:date="2018-07-04T11:18:00Z">
        <w:r>
          <w:rPr>
            <w:lang w:val="es-ES"/>
          </w:rPr>
          <w:t xml:space="preserve"> de las imágenes de </w:t>
        </w:r>
      </w:ins>
      <w:ins w:id="1558" w:author="felipe campo" w:date="2018-07-04T11:19:00Z">
        <w:r>
          <w:rPr>
            <w:lang w:val="es-ES"/>
          </w:rPr>
          <w:t>referencia</w:t>
        </w:r>
      </w:ins>
      <w:ins w:id="1559" w:author="felipe campo" w:date="2018-07-04T11:18:00Z">
        <w:r>
          <w:rPr>
            <w:lang w:val="es-ES"/>
          </w:rPr>
          <w:t xml:space="preserve"> </w:t>
        </w:r>
      </w:ins>
      <w:ins w:id="1560" w:author="felipe campo" w:date="2018-07-04T11:19:00Z">
        <w:r>
          <w:rPr>
            <w:lang w:val="es-ES"/>
          </w:rPr>
          <w:t xml:space="preserve">para las validaciones y la integración con los </w:t>
        </w:r>
      </w:ins>
      <w:ins w:id="1561" w:author="felipe campo" w:date="2018-07-04T11:36:00Z">
        <w:r w:rsidR="00670816">
          <w:rPr>
            <w:lang w:val="es-ES"/>
          </w:rPr>
          <w:t>procesos existentes</w:t>
        </w:r>
      </w:ins>
      <w:ins w:id="1562" w:author="felipe campo" w:date="2018-07-04T11:19:00Z">
        <w:r>
          <w:rPr>
            <w:lang w:val="es-ES"/>
          </w:rPr>
          <w:t xml:space="preserve"> en dispositivos </w:t>
        </w:r>
      </w:ins>
      <w:ins w:id="1563" w:author="felipe campo" w:date="2018-07-04T11:36:00Z">
        <w:r w:rsidR="00670816">
          <w:rPr>
            <w:lang w:val="es-ES"/>
          </w:rPr>
          <w:t>móviles</w:t>
        </w:r>
      </w:ins>
    </w:p>
    <w:p w14:paraId="763CF098" w14:textId="71F11347" w:rsidR="002A5EC1" w:rsidRPr="002A5EC1" w:rsidDel="002A5EC1" w:rsidRDefault="002A5EC1">
      <w:pPr>
        <w:rPr>
          <w:del w:id="1564" w:author="felipe campo" w:date="2018-07-04T11:19:00Z"/>
          <w:lang w:val="es-ES"/>
        </w:rPr>
        <w:pPrChange w:id="1565" w:author="felipe campo" w:date="2018-07-04T11:17:00Z">
          <w:pPr>
            <w:pStyle w:val="Ttulo4"/>
          </w:pPr>
        </w:pPrChange>
      </w:pPr>
    </w:p>
    <w:p w14:paraId="31282C46" w14:textId="19AA6A4C" w:rsidR="0032460D" w:rsidRPr="00B30A26" w:rsidDel="002A5EC1" w:rsidRDefault="0032460D" w:rsidP="0032460D">
      <w:pPr>
        <w:rPr>
          <w:del w:id="1566" w:author="felipe campo" w:date="2018-07-04T11:19:00Z"/>
          <w:lang w:val="es-ES"/>
        </w:rPr>
      </w:pPr>
      <w:del w:id="1567" w:author="felipe campo" w:date="2018-07-04T11:19:00Z">
        <w:r w:rsidRPr="00B30A26" w:rsidDel="002A5EC1">
          <w:rPr>
            <w:lang w:val="es-ES"/>
          </w:rPr>
          <w:delText>Access Control es una herramienta que administra el control de acceso a instalaciones físicas de cualquier compañía. Contiene procesos de apoyo o fuente de información de los accesos y registros de ingresos y salidas de un cardholder que puede ser una persona y/o vehículo que posee una tarjeta con unos accesos predeterminados. Ofrece la capacidad de asignar una tarjeta a cada persona y vehículo autorizado a ingresar, para lo cual se le asigna una tarjeta, la cual deberán portar en un lugar visible para ser reconocido por el personal de seguridad y sistemas automáticos como los tornos que controlan el paso por las puestas principales. Estas solicitudes pueden ser realizadas por empleados o personal autorizados, que figuran como responsable del visitante o empleado ante la división de Control de Accesos por el comportamiento del visitante dentro de las instalaciones y cualquier incidente que lo involucre.</w:delText>
        </w:r>
      </w:del>
    </w:p>
    <w:p w14:paraId="7C8E4B46" w14:textId="461C11B6" w:rsidR="009360D2" w:rsidRPr="00B30A26" w:rsidRDefault="009360D2" w:rsidP="009360D2">
      <w:pPr>
        <w:keepNext/>
        <w:rPr>
          <w:lang w:val="es-ES"/>
        </w:rPr>
      </w:pPr>
      <w:del w:id="1568" w:author="felipe campo" w:date="2018-07-04T11:19:00Z">
        <w:r w:rsidRPr="00B30A26" w:rsidDel="002A5EC1">
          <w:rPr>
            <w:noProof/>
            <w:lang w:val="es-CO" w:eastAsia="es-CO"/>
          </w:rPr>
          <w:drawing>
            <wp:inline distT="0" distB="0" distL="0" distR="0" wp14:anchorId="3EB024B8" wp14:editId="3DE05786">
              <wp:extent cx="5937885" cy="4583430"/>
              <wp:effectExtent l="0" t="0" r="0" b="0"/>
              <wp:docPr id="26" name="Picture 26" descr="Requisitos/export/RFE/png/Requisitos%20LogCloud__RF%20Requisitos%20Funcionales%20__RF%20Nivel%203%20Requisitos%20Funcionales%20Seguridad%20Física%20y%20Video%20Analítica__RF%20Nivel%203%20Actor%20Seguridad%20Física%20y%20Video%20Analítica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quisitos/export/RFE/png/Requisitos%20LogCloud__RF%20Requisitos%20Funcionales%20__RF%20Nivel%203%20Requisitos%20Funcionales%20Seguridad%20Física%20y%20Video%20Analítica__RF%20Nivel%203%20Actor%20Seguridad%20Física%20y%20Video%20Analítica_4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885" cy="4583430"/>
                      </a:xfrm>
                      <a:prstGeom prst="rect">
                        <a:avLst/>
                      </a:prstGeom>
                      <a:noFill/>
                      <a:ln>
                        <a:noFill/>
                      </a:ln>
                    </pic:spPr>
                  </pic:pic>
                </a:graphicData>
              </a:graphic>
            </wp:inline>
          </w:drawing>
        </w:r>
      </w:del>
      <w:commentRangeStart w:id="1569"/>
    </w:p>
    <w:p w14:paraId="79EAC459" w14:textId="7F45FAFD" w:rsidR="009360D2" w:rsidRPr="00B30A26" w:rsidRDefault="009360D2" w:rsidP="009360D2">
      <w:pPr>
        <w:pStyle w:val="Descripcin"/>
        <w:jc w:val="both"/>
        <w:rPr>
          <w:lang w:val="es-ES"/>
        </w:rPr>
      </w:pPr>
      <w:bookmarkStart w:id="1570" w:name="_Toc477252580"/>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22</w:t>
      </w:r>
      <w:r w:rsidRPr="00B30A26">
        <w:rPr>
          <w:lang w:val="es-ES"/>
        </w:rPr>
        <w:fldChar w:fldCharType="end"/>
      </w:r>
      <w:r w:rsidRPr="00B30A26">
        <w:rPr>
          <w:lang w:val="es-ES"/>
        </w:rPr>
        <w:t xml:space="preserve"> Nivel 3 Requisitos Funcionales Actor Seguridad Física y Video Analítica</w:t>
      </w:r>
      <w:bookmarkEnd w:id="1570"/>
    </w:p>
    <w:p w14:paraId="76CA8CB4" w14:textId="628A7270" w:rsidR="009360D2" w:rsidRPr="00B30A26" w:rsidRDefault="009360D2" w:rsidP="009360D2">
      <w:pPr>
        <w:keepNext/>
        <w:rPr>
          <w:lang w:val="es-ES"/>
        </w:rPr>
      </w:pPr>
      <w:del w:id="1571" w:author="felipe campo" w:date="2018-07-04T11:19:00Z">
        <w:r w:rsidRPr="00B30A26" w:rsidDel="002A5EC1">
          <w:rPr>
            <w:noProof/>
            <w:lang w:val="es-CO" w:eastAsia="es-CO"/>
          </w:rPr>
          <w:drawing>
            <wp:inline distT="0" distB="0" distL="0" distR="0" wp14:anchorId="53F65A93" wp14:editId="74552CD1">
              <wp:extent cx="5937885" cy="5173980"/>
              <wp:effectExtent l="0" t="0" r="0" b="0"/>
              <wp:docPr id="27" name="Picture 27" descr="Requisitos/export/RFE/png/Requisitos%20LogCloud__RF%20Requisitos%20Funcionales%20__RF%20Nivel%203%20Requisitos%20Funcionales%20Seguridad%20Física%20y%20Video%20Analítica__RF%20Nivel%203%20Requisitos%20Funcionales%20Seguridad%20Física%20y%20Video%20Analítica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quisitos/export/RFE/png/Requisitos%20LogCloud__RF%20Requisitos%20Funcionales%20__RF%20Nivel%203%20Requisitos%20Funcionales%20Seguridad%20Física%20y%20Video%20Analítica__RF%20Nivel%203%20Requisitos%20Funcionales%20Seguridad%20Física%20y%20Video%20Analítica_4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885" cy="5173980"/>
                      </a:xfrm>
                      <a:prstGeom prst="rect">
                        <a:avLst/>
                      </a:prstGeom>
                      <a:noFill/>
                      <a:ln>
                        <a:noFill/>
                      </a:ln>
                    </pic:spPr>
                  </pic:pic>
                </a:graphicData>
              </a:graphic>
            </wp:inline>
          </w:drawing>
        </w:r>
      </w:del>
    </w:p>
    <w:p w14:paraId="6D373B5D" w14:textId="52258957" w:rsidR="0032460D" w:rsidRPr="00B30A26" w:rsidRDefault="009360D2" w:rsidP="009360D2">
      <w:pPr>
        <w:pStyle w:val="Descripcin"/>
        <w:jc w:val="both"/>
        <w:rPr>
          <w:lang w:val="es-ES"/>
        </w:rPr>
      </w:pPr>
      <w:bookmarkStart w:id="1572" w:name="_Toc477252581"/>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23</w:t>
      </w:r>
      <w:r w:rsidRPr="00B30A26">
        <w:rPr>
          <w:lang w:val="es-ES"/>
        </w:rPr>
        <w:fldChar w:fldCharType="end"/>
      </w:r>
      <w:r w:rsidRPr="00B30A26">
        <w:rPr>
          <w:lang w:val="es-ES"/>
        </w:rPr>
        <w:t xml:space="preserve"> Nivel 3 Requisitos Funcionales Seguridad Física y Video Analítica</w:t>
      </w:r>
      <w:bookmarkEnd w:id="1572"/>
    </w:p>
    <w:commentRangeEnd w:id="1569"/>
    <w:p w14:paraId="7AED58FD" w14:textId="55FA5BB4" w:rsidR="0032460D" w:rsidRPr="00B30A26" w:rsidRDefault="002A5EC1" w:rsidP="0032460D">
      <w:pPr>
        <w:pStyle w:val="Ttulo6"/>
        <w:rPr>
          <w:lang w:val="es-ES"/>
        </w:rPr>
      </w:pPr>
      <w:r>
        <w:rPr>
          <w:rStyle w:val="Refdecomentario"/>
          <w:rFonts w:ascii="Helvetica" w:eastAsiaTheme="minorHAnsi" w:hAnsi="Helvetica" w:cs="Times New Roman"/>
          <w:color w:val="auto"/>
        </w:rPr>
        <w:commentReference w:id="1569"/>
      </w:r>
      <w:r w:rsidR="0032460D" w:rsidRPr="00B30A26">
        <w:rPr>
          <w:lang w:val="es-ES"/>
        </w:rPr>
        <w:t xml:space="preserve">RFAC - 001 – </w:t>
      </w:r>
      <w:del w:id="1573" w:author="felipe campo" w:date="2018-07-04T11:20:00Z">
        <w:r w:rsidR="0032460D" w:rsidRPr="00B30A26" w:rsidDel="002A5EC1">
          <w:rPr>
            <w:lang w:val="es-ES"/>
          </w:rPr>
          <w:delText>CREAR SITIO.</w:delText>
        </w:r>
      </w:del>
      <w:ins w:id="1574" w:author="felipe campo" w:date="2018-07-04T11:20:00Z">
        <w:r>
          <w:rPr>
            <w:lang w:val="es-ES"/>
          </w:rPr>
          <w:t>ASOCIAR IMAGEN A PERSONA</w:t>
        </w:r>
      </w:ins>
    </w:p>
    <w:p w14:paraId="7E7BEC00" w14:textId="50085B76" w:rsidR="0032460D" w:rsidRPr="00B30A26" w:rsidRDefault="0032460D" w:rsidP="0032460D">
      <w:pPr>
        <w:rPr>
          <w:lang w:val="es-ES"/>
        </w:rPr>
      </w:pPr>
      <w:del w:id="1575" w:author="felipe campo" w:date="2018-07-04T11:36:00Z">
        <w:r w:rsidRPr="00670816" w:rsidDel="00670816">
          <w:rPr>
            <w:highlight w:val="green"/>
            <w:lang w:val="es-ES"/>
            <w:rPrChange w:id="1576" w:author="felipe campo" w:date="2018-07-04T11:36:00Z">
              <w:rPr>
                <w:lang w:val="es-ES"/>
              </w:rPr>
            </w:rPrChange>
          </w:rPr>
          <w:delText xml:space="preserve">Módulo de Parametrización. </w:delText>
        </w:r>
      </w:del>
      <w:r w:rsidRPr="00670816">
        <w:rPr>
          <w:highlight w:val="green"/>
          <w:lang w:val="es-ES"/>
          <w:rPrChange w:id="1577" w:author="felipe campo" w:date="2018-07-04T11:36:00Z">
            <w:rPr>
              <w:lang w:val="es-ES"/>
            </w:rPr>
          </w:rPrChange>
        </w:rPr>
        <w:t xml:space="preserve">El sistema debe </w:t>
      </w:r>
      <w:del w:id="1578" w:author="felipe campo" w:date="2018-07-04T11:22:00Z">
        <w:r w:rsidRPr="00670816" w:rsidDel="002A5EC1">
          <w:rPr>
            <w:highlight w:val="green"/>
            <w:lang w:val="es-ES"/>
            <w:rPrChange w:id="1579" w:author="felipe campo" w:date="2018-07-04T11:36:00Z">
              <w:rPr>
                <w:lang w:val="es-ES"/>
              </w:rPr>
            </w:rPrChange>
          </w:rPr>
          <w:delText xml:space="preserve">solicitar el código y la descripción del sitio para su creación. </w:delText>
        </w:r>
      </w:del>
      <w:ins w:id="1580" w:author="felipe campo" w:date="2018-07-04T11:22:00Z">
        <w:r w:rsidR="002A5EC1" w:rsidRPr="00670816">
          <w:rPr>
            <w:highlight w:val="green"/>
            <w:lang w:val="es-ES"/>
            <w:rPrChange w:id="1581" w:author="felipe campo" w:date="2018-07-04T11:36:00Z">
              <w:rPr>
                <w:lang w:val="es-ES"/>
              </w:rPr>
            </w:rPrChange>
          </w:rPr>
          <w:t>permitir asociar una o varias imágenes de referencia para validar un fotograma de una persona con respecto a las imágenes de referencia almacenadas en el sistema</w:t>
        </w:r>
      </w:ins>
    </w:p>
    <w:p w14:paraId="7319B335" w14:textId="77777777" w:rsidR="0032460D" w:rsidRPr="00B30A26" w:rsidRDefault="0032460D" w:rsidP="0032460D">
      <w:pPr>
        <w:rPr>
          <w:lang w:val="es-ES"/>
        </w:rPr>
      </w:pPr>
    </w:p>
    <w:p w14:paraId="3BFCF828" w14:textId="1361013B" w:rsidR="0032460D" w:rsidRPr="00B30A26" w:rsidRDefault="0032460D" w:rsidP="0032460D">
      <w:pPr>
        <w:pStyle w:val="Ttulo6"/>
        <w:rPr>
          <w:lang w:val="es-ES"/>
        </w:rPr>
      </w:pPr>
      <w:r w:rsidRPr="00B30A26">
        <w:rPr>
          <w:lang w:val="es-ES"/>
        </w:rPr>
        <w:t xml:space="preserve">RFAC - 002 – </w:t>
      </w:r>
      <w:del w:id="1582" w:author="felipe campo" w:date="2018-07-04T11:20:00Z">
        <w:r w:rsidRPr="00B30A26" w:rsidDel="002A5EC1">
          <w:rPr>
            <w:lang w:val="es-ES"/>
          </w:rPr>
          <w:delText xml:space="preserve">EDITAR LA INFORMACIÓN DEL SITIO </w:delText>
        </w:r>
      </w:del>
      <w:ins w:id="1583" w:author="felipe campo" w:date="2018-07-04T11:20:00Z">
        <w:r w:rsidR="002A5EC1">
          <w:rPr>
            <w:lang w:val="es-ES"/>
          </w:rPr>
          <w:t>VALIDAR DESPACHO POR VIDEO ANALITICA</w:t>
        </w:r>
      </w:ins>
    </w:p>
    <w:p w14:paraId="72C8F2C4" w14:textId="39BAC97D" w:rsidR="0032460D" w:rsidRPr="00B30A26" w:rsidRDefault="0032460D" w:rsidP="0032460D">
      <w:pPr>
        <w:rPr>
          <w:lang w:val="es-ES"/>
        </w:rPr>
      </w:pPr>
      <w:del w:id="1584" w:author="felipe campo" w:date="2018-07-04T11:23:00Z">
        <w:r w:rsidRPr="00670816" w:rsidDel="00890099">
          <w:rPr>
            <w:highlight w:val="green"/>
            <w:lang w:val="es-ES"/>
            <w:rPrChange w:id="1585" w:author="felipe campo" w:date="2018-07-04T11:36:00Z">
              <w:rPr>
                <w:lang w:val="es-ES"/>
              </w:rPr>
            </w:rPrChange>
          </w:rPr>
          <w:delText>Módulo de Parametrización. El sistema debe solicitar el nuevo código y descripción del sitio para su modificación.</w:delText>
        </w:r>
      </w:del>
      <w:ins w:id="1586" w:author="felipe campo" w:date="2018-07-04T11:23:00Z">
        <w:r w:rsidR="00890099" w:rsidRPr="00670816">
          <w:rPr>
            <w:highlight w:val="green"/>
            <w:lang w:val="es-ES"/>
            <w:rPrChange w:id="1587" w:author="felipe campo" w:date="2018-07-04T11:36:00Z">
              <w:rPr>
                <w:lang w:val="es-ES"/>
              </w:rPr>
            </w:rPrChange>
          </w:rPr>
          <w:t>El sistema debe permitir capturar un fotograma</w:t>
        </w:r>
      </w:ins>
      <w:ins w:id="1588" w:author="felipe campo" w:date="2018-07-04T11:24:00Z">
        <w:r w:rsidR="00890099" w:rsidRPr="00670816">
          <w:rPr>
            <w:highlight w:val="green"/>
            <w:lang w:val="es-ES"/>
            <w:rPrChange w:id="1589" w:author="felipe campo" w:date="2018-07-04T11:36:00Z">
              <w:rPr>
                <w:lang w:val="es-ES"/>
              </w:rPr>
            </w:rPrChange>
          </w:rPr>
          <w:t xml:space="preserve"> </w:t>
        </w:r>
      </w:ins>
      <w:ins w:id="1590" w:author="felipe campo" w:date="2018-07-04T11:25:00Z">
        <w:r w:rsidR="00890099" w:rsidRPr="00670816">
          <w:rPr>
            <w:highlight w:val="green"/>
            <w:lang w:val="es-ES"/>
            <w:rPrChange w:id="1591" w:author="felipe campo" w:date="2018-07-04T11:36:00Z">
              <w:rPr>
                <w:lang w:val="es-ES"/>
              </w:rPr>
            </w:rPrChange>
          </w:rPr>
          <w:t>manualmente</w:t>
        </w:r>
      </w:ins>
      <w:ins w:id="1592" w:author="felipe campo" w:date="2018-07-04T11:23:00Z">
        <w:r w:rsidR="00890099" w:rsidRPr="00670816">
          <w:rPr>
            <w:highlight w:val="green"/>
            <w:lang w:val="es-ES"/>
            <w:rPrChange w:id="1593" w:author="felipe campo" w:date="2018-07-04T11:36:00Z">
              <w:rPr>
                <w:lang w:val="es-ES"/>
              </w:rPr>
            </w:rPrChange>
          </w:rPr>
          <w:t xml:space="preserve"> durante el proceso de despacho de mercancía para validar la correspondencia de la persona del fotograma con respecto a las </w:t>
        </w:r>
      </w:ins>
      <w:ins w:id="1594" w:author="felipe campo" w:date="2018-07-04T11:24:00Z">
        <w:r w:rsidR="00890099" w:rsidRPr="00670816">
          <w:rPr>
            <w:highlight w:val="green"/>
            <w:lang w:val="es-ES"/>
            <w:rPrChange w:id="1595" w:author="felipe campo" w:date="2018-07-04T11:36:00Z">
              <w:rPr>
                <w:lang w:val="es-ES"/>
              </w:rPr>
            </w:rPrChange>
          </w:rPr>
          <w:t>imágenes</w:t>
        </w:r>
      </w:ins>
      <w:ins w:id="1596" w:author="felipe campo" w:date="2018-07-04T11:23:00Z">
        <w:r w:rsidR="00890099" w:rsidRPr="00670816">
          <w:rPr>
            <w:highlight w:val="green"/>
            <w:lang w:val="es-ES"/>
            <w:rPrChange w:id="1597" w:author="felipe campo" w:date="2018-07-04T11:36:00Z">
              <w:rPr>
                <w:lang w:val="es-ES"/>
              </w:rPr>
            </w:rPrChange>
          </w:rPr>
          <w:t xml:space="preserve"> </w:t>
        </w:r>
      </w:ins>
      <w:ins w:id="1598" w:author="felipe campo" w:date="2018-07-04T11:24:00Z">
        <w:r w:rsidR="00890099" w:rsidRPr="00670816">
          <w:rPr>
            <w:highlight w:val="green"/>
            <w:lang w:val="es-ES"/>
            <w:rPrChange w:id="1599" w:author="felipe campo" w:date="2018-07-04T11:36:00Z">
              <w:rPr>
                <w:lang w:val="es-ES"/>
              </w:rPr>
            </w:rPrChange>
          </w:rPr>
          <w:t>de referencia almacenadas</w:t>
        </w:r>
      </w:ins>
      <w:ins w:id="1600" w:author="felipe campo" w:date="2018-07-04T11:26:00Z">
        <w:r w:rsidR="002527D2" w:rsidRPr="00670816">
          <w:rPr>
            <w:highlight w:val="green"/>
            <w:lang w:val="es-ES"/>
            <w:rPrChange w:id="1601" w:author="felipe campo" w:date="2018-07-04T11:36:00Z">
              <w:rPr>
                <w:lang w:val="es-ES"/>
              </w:rPr>
            </w:rPrChange>
          </w:rPr>
          <w:t>.</w:t>
        </w:r>
      </w:ins>
    </w:p>
    <w:p w14:paraId="22163A0C" w14:textId="77777777" w:rsidR="0032460D" w:rsidRPr="00B30A26" w:rsidRDefault="0032460D" w:rsidP="0032460D">
      <w:pPr>
        <w:rPr>
          <w:lang w:val="es-ES"/>
        </w:rPr>
      </w:pPr>
    </w:p>
    <w:p w14:paraId="49BDA71D" w14:textId="17A7DF35" w:rsidR="0032460D" w:rsidRPr="00B30A26" w:rsidRDefault="0032460D" w:rsidP="0032460D">
      <w:pPr>
        <w:pStyle w:val="Ttulo6"/>
        <w:rPr>
          <w:lang w:val="es-ES"/>
        </w:rPr>
      </w:pPr>
      <w:r w:rsidRPr="00B30A26">
        <w:rPr>
          <w:lang w:val="es-ES"/>
        </w:rPr>
        <w:t xml:space="preserve">RFAC - 003 – </w:t>
      </w:r>
      <w:del w:id="1602" w:author="felipe campo" w:date="2018-07-04T11:20:00Z">
        <w:r w:rsidRPr="00B30A26" w:rsidDel="002A5EC1">
          <w:rPr>
            <w:lang w:val="es-ES"/>
          </w:rPr>
          <w:delText xml:space="preserve">CREAR AREA. </w:delText>
        </w:r>
      </w:del>
      <w:ins w:id="1603" w:author="felipe campo" w:date="2018-07-04T11:20:00Z">
        <w:r w:rsidR="002A5EC1">
          <w:rPr>
            <w:lang w:val="es-ES"/>
          </w:rPr>
          <w:t>RECEPCION POR MEDIO DE VIDEO ANALITICA</w:t>
        </w:r>
      </w:ins>
    </w:p>
    <w:p w14:paraId="3E66800C" w14:textId="581A68F9" w:rsidR="002527D2" w:rsidRPr="00B30A26" w:rsidRDefault="002527D2" w:rsidP="002527D2">
      <w:pPr>
        <w:rPr>
          <w:ins w:id="1604" w:author="felipe campo" w:date="2018-07-04T11:26:00Z"/>
          <w:lang w:val="es-ES"/>
        </w:rPr>
      </w:pPr>
      <w:ins w:id="1605" w:author="felipe campo" w:date="2018-07-04T11:26:00Z">
        <w:r w:rsidRPr="00F303D2">
          <w:rPr>
            <w:highlight w:val="green"/>
            <w:lang w:val="es-ES"/>
            <w:rPrChange w:id="1606" w:author="felipe campo" w:date="2018-07-04T11:35:00Z">
              <w:rPr>
                <w:lang w:val="es-ES"/>
              </w:rPr>
            </w:rPrChange>
          </w:rPr>
          <w:t>El sistema debe permitir capturar un fotograma manualmente durante el proceso de recepción de mercancía para validar la correspondencia de la persona del fotograma con respecto a las imágenes de referencia almacenadas.</w:t>
        </w:r>
      </w:ins>
    </w:p>
    <w:p w14:paraId="0BC0EBB0" w14:textId="21330C2B" w:rsidR="0032460D" w:rsidRPr="00B30A26" w:rsidDel="002527D2" w:rsidRDefault="0032460D" w:rsidP="0032460D">
      <w:pPr>
        <w:rPr>
          <w:del w:id="1607" w:author="felipe campo" w:date="2018-07-04T11:26:00Z"/>
          <w:lang w:val="es-ES"/>
        </w:rPr>
      </w:pPr>
      <w:del w:id="1608" w:author="felipe campo" w:date="2018-07-04T11:26:00Z">
        <w:r w:rsidRPr="00B30A26" w:rsidDel="002527D2">
          <w:rPr>
            <w:lang w:val="es-ES"/>
          </w:rPr>
          <w:delText>Módulo de Parametrización. El sistema debe solicitar el código, descripción y el sitio del área para su creación.</w:delText>
        </w:r>
      </w:del>
    </w:p>
    <w:p w14:paraId="031E84DA" w14:textId="77777777" w:rsidR="0032460D" w:rsidRPr="00B30A26" w:rsidRDefault="0032460D" w:rsidP="0032460D">
      <w:pPr>
        <w:rPr>
          <w:lang w:val="es-ES"/>
        </w:rPr>
      </w:pPr>
    </w:p>
    <w:p w14:paraId="44DB3E5E" w14:textId="68160E68" w:rsidR="0032460D" w:rsidRPr="00B30A26" w:rsidRDefault="0032460D" w:rsidP="0032460D">
      <w:pPr>
        <w:pStyle w:val="Ttulo6"/>
        <w:rPr>
          <w:lang w:val="es-ES"/>
        </w:rPr>
      </w:pPr>
      <w:r w:rsidRPr="00B30A26">
        <w:rPr>
          <w:lang w:val="es-ES"/>
        </w:rPr>
        <w:t>RFAC - 004 –</w:t>
      </w:r>
      <w:del w:id="1609" w:author="felipe campo" w:date="2018-07-04T11:21:00Z">
        <w:r w:rsidRPr="00B30A26" w:rsidDel="002A5EC1">
          <w:rPr>
            <w:lang w:val="es-ES"/>
          </w:rPr>
          <w:delText xml:space="preserve"> EDITAR LA INFORMACIÓN DEL AREA</w:delText>
        </w:r>
      </w:del>
      <w:ins w:id="1610" w:author="felipe campo" w:date="2018-07-04T11:21:00Z">
        <w:r w:rsidR="002A5EC1">
          <w:rPr>
            <w:lang w:val="es-ES"/>
          </w:rPr>
          <w:t xml:space="preserve"> APROBAR VALIDACION POR VIDEO ANALITICA</w:t>
        </w:r>
      </w:ins>
      <w:r w:rsidRPr="00B30A26">
        <w:rPr>
          <w:lang w:val="es-ES"/>
        </w:rPr>
        <w:t xml:space="preserve"> </w:t>
      </w:r>
    </w:p>
    <w:p w14:paraId="29F46535" w14:textId="0B604733" w:rsidR="0032460D" w:rsidRPr="00B30A26" w:rsidRDefault="0032460D" w:rsidP="0032460D">
      <w:pPr>
        <w:rPr>
          <w:lang w:val="es-ES"/>
        </w:rPr>
      </w:pPr>
      <w:del w:id="1611" w:author="felipe campo" w:date="2018-07-04T11:27:00Z">
        <w:r w:rsidRPr="00F303D2" w:rsidDel="002527D2">
          <w:rPr>
            <w:highlight w:val="green"/>
            <w:lang w:val="es-ES"/>
            <w:rPrChange w:id="1612" w:author="felipe campo" w:date="2018-07-04T11:35:00Z">
              <w:rPr>
                <w:lang w:val="es-ES"/>
              </w:rPr>
            </w:rPrChange>
          </w:rPr>
          <w:delText>Módulo de Parametrización. El sistema debe solicitar el nuevo código, descripción y sitio para su modificación.</w:delText>
        </w:r>
      </w:del>
      <w:ins w:id="1613" w:author="felipe campo" w:date="2018-07-04T11:27:00Z">
        <w:r w:rsidR="002527D2" w:rsidRPr="00F303D2">
          <w:rPr>
            <w:highlight w:val="green"/>
            <w:lang w:val="es-ES"/>
            <w:rPrChange w:id="1614" w:author="felipe campo" w:date="2018-07-04T11:35:00Z">
              <w:rPr>
                <w:lang w:val="es-ES"/>
              </w:rPr>
            </w:rPrChange>
          </w:rPr>
          <w:t xml:space="preserve">El sistema debe procesar el fotograma capturado en los procesos de recepción y despacho para determinar si el grado de </w:t>
        </w:r>
      </w:ins>
      <w:ins w:id="1615" w:author="felipe campo" w:date="2018-07-04T11:28:00Z">
        <w:r w:rsidR="002527D2" w:rsidRPr="00F303D2">
          <w:rPr>
            <w:highlight w:val="green"/>
            <w:lang w:val="es-ES"/>
            <w:rPrChange w:id="1616" w:author="felipe campo" w:date="2018-07-04T11:35:00Z">
              <w:rPr>
                <w:lang w:val="es-ES"/>
              </w:rPr>
            </w:rPrChange>
          </w:rPr>
          <w:t>correlación</w:t>
        </w:r>
      </w:ins>
      <w:ins w:id="1617" w:author="felipe campo" w:date="2018-07-04T11:27:00Z">
        <w:r w:rsidR="002527D2" w:rsidRPr="00F303D2">
          <w:rPr>
            <w:highlight w:val="green"/>
            <w:lang w:val="es-ES"/>
            <w:rPrChange w:id="1618" w:author="felipe campo" w:date="2018-07-04T11:35:00Z">
              <w:rPr>
                <w:lang w:val="es-ES"/>
              </w:rPr>
            </w:rPrChange>
          </w:rPr>
          <w:t xml:space="preserve"> entre el fotograma de video capturado y la imagen de refe</w:t>
        </w:r>
      </w:ins>
      <w:ins w:id="1619" w:author="felipe campo" w:date="2018-07-04T11:28:00Z">
        <w:r w:rsidR="002527D2" w:rsidRPr="00F303D2">
          <w:rPr>
            <w:highlight w:val="green"/>
            <w:lang w:val="es-ES"/>
            <w:rPrChange w:id="1620" w:author="felipe campo" w:date="2018-07-04T11:35:00Z">
              <w:rPr>
                <w:lang w:val="es-ES"/>
              </w:rPr>
            </w:rPrChange>
          </w:rPr>
          <w:t>rencia supera el umbral de confiabilidad definido en el sistema</w:t>
        </w:r>
      </w:ins>
    </w:p>
    <w:p w14:paraId="1FDB708E" w14:textId="77777777" w:rsidR="0032460D" w:rsidRPr="00B30A26" w:rsidRDefault="0032460D" w:rsidP="0032460D">
      <w:pPr>
        <w:rPr>
          <w:lang w:val="es-ES"/>
        </w:rPr>
      </w:pPr>
    </w:p>
    <w:p w14:paraId="4079CA4F" w14:textId="0438041F" w:rsidR="0032460D" w:rsidRPr="00B30A26" w:rsidRDefault="0032460D" w:rsidP="0032460D">
      <w:pPr>
        <w:pStyle w:val="Ttulo6"/>
        <w:rPr>
          <w:lang w:val="es-ES"/>
        </w:rPr>
      </w:pPr>
      <w:r w:rsidRPr="00B30A26">
        <w:rPr>
          <w:lang w:val="es-ES"/>
        </w:rPr>
        <w:t xml:space="preserve">RFAC - 005 – </w:t>
      </w:r>
      <w:del w:id="1621" w:author="felipe campo" w:date="2018-07-04T11:21:00Z">
        <w:r w:rsidRPr="00B30A26" w:rsidDel="002A5EC1">
          <w:rPr>
            <w:lang w:val="es-ES"/>
          </w:rPr>
          <w:delText xml:space="preserve">CREAR TIPO DE CARNETIZADO. </w:delText>
        </w:r>
      </w:del>
      <w:ins w:id="1622" w:author="felipe campo" w:date="2018-07-04T11:21:00Z">
        <w:r w:rsidR="002A5EC1">
          <w:rPr>
            <w:lang w:val="es-ES"/>
          </w:rPr>
          <w:t>PARAMETRIZAR VARIABLES DE CONFIABILIDAD DE VIDEO ANALITIVA</w:t>
        </w:r>
      </w:ins>
    </w:p>
    <w:p w14:paraId="1B53008F" w14:textId="4D9737B7" w:rsidR="0032460D" w:rsidRPr="00B30A26" w:rsidRDefault="0032460D" w:rsidP="0032460D">
      <w:pPr>
        <w:rPr>
          <w:lang w:val="es-ES"/>
        </w:rPr>
      </w:pPr>
      <w:del w:id="1623" w:author="felipe campo" w:date="2018-07-04T11:28:00Z">
        <w:r w:rsidRPr="00F303D2" w:rsidDel="002527D2">
          <w:rPr>
            <w:highlight w:val="green"/>
            <w:lang w:val="es-ES"/>
            <w:rPrChange w:id="1624" w:author="felipe campo" w:date="2018-07-04T11:35:00Z">
              <w:rPr>
                <w:lang w:val="es-ES"/>
              </w:rPr>
            </w:rPrChange>
          </w:rPr>
          <w:delText xml:space="preserve">Módulo de Parametrización. El sistema debe solicitar el código, descripción del tipo de carnetizado para su creación. </w:delText>
        </w:r>
      </w:del>
      <w:ins w:id="1625" w:author="felipe campo" w:date="2018-07-04T11:28:00Z">
        <w:r w:rsidR="002527D2" w:rsidRPr="00F303D2">
          <w:rPr>
            <w:highlight w:val="green"/>
            <w:lang w:val="es-ES"/>
            <w:rPrChange w:id="1626" w:author="felipe campo" w:date="2018-07-04T11:35:00Z">
              <w:rPr>
                <w:lang w:val="es-ES"/>
              </w:rPr>
            </w:rPrChange>
          </w:rPr>
          <w:t xml:space="preserve">El sistema debe permitir administrar el umbral de confianza en el cual el grado de </w:t>
        </w:r>
      </w:ins>
      <w:ins w:id="1627" w:author="felipe campo" w:date="2018-07-04T11:30:00Z">
        <w:r w:rsidR="002527D2" w:rsidRPr="00F303D2">
          <w:rPr>
            <w:highlight w:val="green"/>
            <w:lang w:val="es-ES"/>
            <w:rPrChange w:id="1628" w:author="felipe campo" w:date="2018-07-04T11:35:00Z">
              <w:rPr>
                <w:lang w:val="es-ES"/>
              </w:rPr>
            </w:rPrChange>
          </w:rPr>
          <w:t>correlación</w:t>
        </w:r>
      </w:ins>
      <w:ins w:id="1629" w:author="felipe campo" w:date="2018-07-04T11:28:00Z">
        <w:r w:rsidR="002527D2" w:rsidRPr="00F303D2">
          <w:rPr>
            <w:highlight w:val="green"/>
            <w:lang w:val="es-ES"/>
            <w:rPrChange w:id="1630" w:author="felipe campo" w:date="2018-07-04T11:35:00Z">
              <w:rPr>
                <w:lang w:val="es-ES"/>
              </w:rPr>
            </w:rPrChange>
          </w:rPr>
          <w:t xml:space="preserve"> entre el fotograma de video capturado manualmente y las </w:t>
        </w:r>
      </w:ins>
      <w:ins w:id="1631" w:author="felipe campo" w:date="2018-07-04T11:29:00Z">
        <w:r w:rsidR="002527D2" w:rsidRPr="00F303D2">
          <w:rPr>
            <w:highlight w:val="green"/>
            <w:lang w:val="es-ES"/>
            <w:rPrChange w:id="1632" w:author="felipe campo" w:date="2018-07-04T11:35:00Z">
              <w:rPr>
                <w:lang w:val="es-ES"/>
              </w:rPr>
            </w:rPrChange>
          </w:rPr>
          <w:t>imágenes</w:t>
        </w:r>
      </w:ins>
      <w:ins w:id="1633" w:author="felipe campo" w:date="2018-07-04T11:28:00Z">
        <w:r w:rsidR="002527D2" w:rsidRPr="00F303D2">
          <w:rPr>
            <w:highlight w:val="green"/>
            <w:lang w:val="es-ES"/>
            <w:rPrChange w:id="1634" w:author="felipe campo" w:date="2018-07-04T11:35:00Z">
              <w:rPr>
                <w:lang w:val="es-ES"/>
              </w:rPr>
            </w:rPrChange>
          </w:rPr>
          <w:t xml:space="preserve"> </w:t>
        </w:r>
      </w:ins>
      <w:ins w:id="1635" w:author="felipe campo" w:date="2018-07-04T11:29:00Z">
        <w:r w:rsidR="002527D2" w:rsidRPr="00F303D2">
          <w:rPr>
            <w:highlight w:val="green"/>
            <w:lang w:val="es-ES"/>
            <w:rPrChange w:id="1636" w:author="felipe campo" w:date="2018-07-04T11:35:00Z">
              <w:rPr>
                <w:lang w:val="es-ES"/>
              </w:rPr>
            </w:rPrChange>
          </w:rPr>
          <w:t xml:space="preserve">de referencia se considera </w:t>
        </w:r>
      </w:ins>
      <w:ins w:id="1637" w:author="felipe campo" w:date="2018-07-04T11:30:00Z">
        <w:r w:rsidR="002527D2" w:rsidRPr="00F303D2">
          <w:rPr>
            <w:highlight w:val="green"/>
            <w:lang w:val="es-ES"/>
            <w:rPrChange w:id="1638" w:author="felipe campo" w:date="2018-07-04T11:35:00Z">
              <w:rPr>
                <w:lang w:val="es-ES"/>
              </w:rPr>
            </w:rPrChange>
          </w:rPr>
          <w:t>válido</w:t>
        </w:r>
      </w:ins>
      <w:ins w:id="1639" w:author="felipe campo" w:date="2018-07-04T11:29:00Z">
        <w:r w:rsidR="002527D2" w:rsidRPr="00F303D2">
          <w:rPr>
            <w:highlight w:val="green"/>
            <w:lang w:val="es-ES"/>
            <w:rPrChange w:id="1640" w:author="felipe campo" w:date="2018-07-04T11:35:00Z">
              <w:rPr>
                <w:lang w:val="es-ES"/>
              </w:rPr>
            </w:rPrChange>
          </w:rPr>
          <w:t xml:space="preserve"> para el sistema</w:t>
        </w:r>
      </w:ins>
    </w:p>
    <w:p w14:paraId="5A4928D7" w14:textId="5CCC999E" w:rsidR="0032460D" w:rsidRPr="00B30A26" w:rsidDel="002A5EC1" w:rsidRDefault="0032460D" w:rsidP="0032460D">
      <w:pPr>
        <w:rPr>
          <w:del w:id="1641" w:author="felipe campo" w:date="2018-07-04T11:21:00Z"/>
          <w:lang w:val="es-ES"/>
        </w:rPr>
      </w:pPr>
    </w:p>
    <w:p w14:paraId="43B0B777" w14:textId="302E3125" w:rsidR="0032460D" w:rsidRPr="00B30A26" w:rsidDel="002A5EC1" w:rsidRDefault="0032460D" w:rsidP="0032460D">
      <w:pPr>
        <w:pStyle w:val="Ttulo6"/>
        <w:rPr>
          <w:del w:id="1642" w:author="felipe campo" w:date="2018-07-04T11:21:00Z"/>
          <w:lang w:val="es-ES"/>
        </w:rPr>
      </w:pPr>
      <w:del w:id="1643" w:author="felipe campo" w:date="2018-07-04T11:21:00Z">
        <w:r w:rsidRPr="00B30A26" w:rsidDel="002A5EC1">
          <w:rPr>
            <w:lang w:val="es-ES"/>
          </w:rPr>
          <w:delText>RFAC - 006 – EDITAR LA INFORMACIÓN DEL TIPO DE CARNETIZADO</w:delText>
        </w:r>
      </w:del>
    </w:p>
    <w:p w14:paraId="6D7B37A1" w14:textId="26222944" w:rsidR="0032460D" w:rsidRPr="00B30A26" w:rsidDel="002A5EC1" w:rsidRDefault="0032460D" w:rsidP="00F6597F">
      <w:pPr>
        <w:rPr>
          <w:del w:id="1644" w:author="felipe campo" w:date="2018-07-04T11:21:00Z"/>
          <w:lang w:val="es-ES"/>
        </w:rPr>
      </w:pPr>
      <w:del w:id="1645" w:author="felipe campo" w:date="2018-07-04T11:21:00Z">
        <w:r w:rsidRPr="00B30A26" w:rsidDel="002A5EC1">
          <w:rPr>
            <w:lang w:val="es-ES"/>
          </w:rPr>
          <w:delText xml:space="preserve">Módulo de Parametrización. El sistema debe solicitar el nuevo código, descripción para su modificación. </w:delText>
        </w:r>
      </w:del>
    </w:p>
    <w:p w14:paraId="2B120ECE" w14:textId="0795D95E" w:rsidR="0032460D" w:rsidRPr="00B30A26" w:rsidDel="002A5EC1" w:rsidRDefault="0032460D" w:rsidP="0032460D">
      <w:pPr>
        <w:rPr>
          <w:del w:id="1646" w:author="felipe campo" w:date="2018-07-04T11:21:00Z"/>
          <w:lang w:val="es-ES"/>
        </w:rPr>
      </w:pPr>
    </w:p>
    <w:p w14:paraId="6ECEBD4A" w14:textId="1AC09F73" w:rsidR="0032460D" w:rsidRPr="00B30A26" w:rsidDel="002A5EC1" w:rsidRDefault="0032460D" w:rsidP="0032460D">
      <w:pPr>
        <w:pStyle w:val="Ttulo6"/>
        <w:rPr>
          <w:del w:id="1647" w:author="felipe campo" w:date="2018-07-04T11:21:00Z"/>
          <w:lang w:val="es-ES"/>
        </w:rPr>
      </w:pPr>
      <w:del w:id="1648" w:author="felipe campo" w:date="2018-07-04T11:21:00Z">
        <w:r w:rsidRPr="00B30A26" w:rsidDel="002A5EC1">
          <w:rPr>
            <w:lang w:val="es-ES"/>
          </w:rPr>
          <w:delText xml:space="preserve">RFAC - 007 – CREAR TARJETA. </w:delText>
        </w:r>
      </w:del>
    </w:p>
    <w:p w14:paraId="0C40B287" w14:textId="4293C54C" w:rsidR="0032460D" w:rsidRPr="00B30A26" w:rsidDel="002A5EC1" w:rsidRDefault="0032460D" w:rsidP="00F6597F">
      <w:pPr>
        <w:rPr>
          <w:del w:id="1649" w:author="felipe campo" w:date="2018-07-04T11:21:00Z"/>
          <w:lang w:val="es-ES"/>
        </w:rPr>
      </w:pPr>
      <w:del w:id="1650" w:author="felipe campo" w:date="2018-07-04T11:21:00Z">
        <w:r w:rsidRPr="00B30A26" w:rsidDel="002A5EC1">
          <w:rPr>
            <w:lang w:val="es-ES"/>
          </w:rPr>
          <w:delText>Módulo de Identificación. El sistema debe solicitar el número, tipo de carnetizado (RFAC - 005), sitio (RFAC – 001), área (RFAC - 003), y estado inicial de la tarjeta para su creación.</w:delText>
        </w:r>
      </w:del>
    </w:p>
    <w:p w14:paraId="09227DAF" w14:textId="3A04C6F5" w:rsidR="0032460D" w:rsidRPr="00B30A26" w:rsidDel="002A5EC1" w:rsidRDefault="0032460D" w:rsidP="0032460D">
      <w:pPr>
        <w:rPr>
          <w:del w:id="1651" w:author="felipe campo" w:date="2018-07-04T11:21:00Z"/>
          <w:lang w:val="es-ES"/>
        </w:rPr>
      </w:pPr>
    </w:p>
    <w:p w14:paraId="0B3C4B1D" w14:textId="64517061" w:rsidR="0032460D" w:rsidRPr="00B30A26" w:rsidDel="002A5EC1" w:rsidRDefault="0032460D" w:rsidP="0032460D">
      <w:pPr>
        <w:pStyle w:val="Ttulo6"/>
        <w:rPr>
          <w:del w:id="1652" w:author="felipe campo" w:date="2018-07-04T11:21:00Z"/>
          <w:lang w:val="es-ES"/>
        </w:rPr>
      </w:pPr>
      <w:del w:id="1653" w:author="felipe campo" w:date="2018-07-04T11:21:00Z">
        <w:r w:rsidRPr="00B30A26" w:rsidDel="002A5EC1">
          <w:rPr>
            <w:lang w:val="es-ES"/>
          </w:rPr>
          <w:delText xml:space="preserve">RFAC - 008 – EDITAR LA INFORMACIÓN DE LA TARJETA </w:delText>
        </w:r>
      </w:del>
    </w:p>
    <w:p w14:paraId="231A5547" w14:textId="7C88C791" w:rsidR="0032460D" w:rsidRPr="00B30A26" w:rsidDel="002A5EC1" w:rsidRDefault="0032460D" w:rsidP="00F6597F">
      <w:pPr>
        <w:rPr>
          <w:del w:id="1654" w:author="felipe campo" w:date="2018-07-04T11:21:00Z"/>
          <w:lang w:val="es-ES"/>
        </w:rPr>
      </w:pPr>
      <w:del w:id="1655" w:author="felipe campo" w:date="2018-07-04T11:21:00Z">
        <w:r w:rsidRPr="00B30A26" w:rsidDel="002A5EC1">
          <w:rPr>
            <w:lang w:val="es-ES"/>
          </w:rPr>
          <w:delText>RFAC-008 Módulo de Identificación. El sistema debe solicitar el nuevo número, tipo de carnetizado, sitio, área y estado inicial de la tarjeta para su modificación.</w:delText>
        </w:r>
      </w:del>
    </w:p>
    <w:p w14:paraId="4446520B" w14:textId="265CFEB0" w:rsidR="0032460D" w:rsidRPr="00B30A26" w:rsidDel="002A5EC1" w:rsidRDefault="0032460D" w:rsidP="0032460D">
      <w:pPr>
        <w:rPr>
          <w:del w:id="1656" w:author="felipe campo" w:date="2018-07-04T11:21:00Z"/>
          <w:lang w:val="es-ES"/>
        </w:rPr>
      </w:pPr>
    </w:p>
    <w:p w14:paraId="58C65440" w14:textId="58A366E6" w:rsidR="0032460D" w:rsidRPr="00B30A26" w:rsidDel="002A5EC1" w:rsidRDefault="0032460D" w:rsidP="0032460D">
      <w:pPr>
        <w:pStyle w:val="Ttulo6"/>
        <w:rPr>
          <w:del w:id="1657" w:author="felipe campo" w:date="2018-07-04T11:21:00Z"/>
          <w:lang w:val="es-ES"/>
        </w:rPr>
      </w:pPr>
      <w:del w:id="1658" w:author="felipe campo" w:date="2018-07-04T11:21:00Z">
        <w:r w:rsidRPr="00B30A26" w:rsidDel="002A5EC1">
          <w:rPr>
            <w:lang w:val="es-ES"/>
          </w:rPr>
          <w:delText xml:space="preserve">RFAC - 009 – CREAR PERSONA </w:delText>
        </w:r>
      </w:del>
    </w:p>
    <w:p w14:paraId="4B9AF670" w14:textId="18D833FB" w:rsidR="0032460D" w:rsidRPr="00B30A26" w:rsidDel="002A5EC1" w:rsidRDefault="0032460D" w:rsidP="00F6597F">
      <w:pPr>
        <w:rPr>
          <w:del w:id="1659" w:author="felipe campo" w:date="2018-07-04T11:21:00Z"/>
          <w:lang w:val="es-ES"/>
        </w:rPr>
      </w:pPr>
      <w:del w:id="1660" w:author="felipe campo" w:date="2018-07-04T11:21:00Z">
        <w:r w:rsidRPr="00B30A26" w:rsidDel="002A5EC1">
          <w:rPr>
            <w:lang w:val="es-ES"/>
          </w:rPr>
          <w:delText xml:space="preserve">Módulo de Identificación. El sistema debe permitir crear persona para este proceso se destacan 4 aspectos. 1. Información </w:delText>
        </w:r>
        <w:r w:rsidR="004A30D2" w:rsidRPr="00B30A26" w:rsidDel="002A5EC1">
          <w:rPr>
            <w:lang w:val="es-ES"/>
          </w:rPr>
          <w:delText>personal:</w:delText>
        </w:r>
        <w:r w:rsidRPr="00B30A26" w:rsidDel="002A5EC1">
          <w:rPr>
            <w:lang w:val="es-ES"/>
          </w:rPr>
          <w:delText xml:space="preserve"> El sistema debe solicitar el tipo de carnetizado (RFAC - 005), documento, tipo de documento, país, departamento y cuidad de residencia, 1er nombre, 2do nombre, 1er apellido, 2do apellido, género. 2. Información </w:delText>
        </w:r>
        <w:r w:rsidR="004A30D2" w:rsidRPr="00B30A26" w:rsidDel="002A5EC1">
          <w:rPr>
            <w:lang w:val="es-ES"/>
          </w:rPr>
          <w:delText>Familiar:</w:delText>
        </w:r>
        <w:r w:rsidRPr="00B30A26" w:rsidDel="002A5EC1">
          <w:rPr>
            <w:lang w:val="es-ES"/>
          </w:rPr>
          <w:delText xml:space="preserve"> El sistema debe solicitar el documento, nombre(s), apellido(s), dirección de residencia y parentesco. 3. Información </w:delText>
        </w:r>
        <w:r w:rsidR="004A30D2" w:rsidRPr="00B30A26" w:rsidDel="002A5EC1">
          <w:rPr>
            <w:lang w:val="es-ES"/>
          </w:rPr>
          <w:delText>Laboral:</w:delText>
        </w:r>
        <w:r w:rsidRPr="00B30A26" w:rsidDel="002A5EC1">
          <w:rPr>
            <w:lang w:val="es-ES"/>
          </w:rPr>
          <w:delText xml:space="preserve"> El sistema debe solicitar el cargo y la empresa. 4. Información del carnet: el sistema debe visualizar la tarjeta asignada, la fecha y la vigencia de asignación.</w:delText>
        </w:r>
      </w:del>
    </w:p>
    <w:p w14:paraId="12ED02B4" w14:textId="394ED2CA" w:rsidR="0032460D" w:rsidRPr="00B30A26" w:rsidDel="002A5EC1" w:rsidRDefault="0032460D" w:rsidP="0032460D">
      <w:pPr>
        <w:rPr>
          <w:del w:id="1661" w:author="felipe campo" w:date="2018-07-04T11:21:00Z"/>
          <w:lang w:val="es-ES"/>
        </w:rPr>
      </w:pPr>
    </w:p>
    <w:p w14:paraId="298D68F7" w14:textId="1FF9687A" w:rsidR="0032460D" w:rsidRPr="00B30A26" w:rsidDel="002A5EC1" w:rsidRDefault="0032460D" w:rsidP="0032460D">
      <w:pPr>
        <w:pStyle w:val="Ttulo6"/>
        <w:rPr>
          <w:del w:id="1662" w:author="felipe campo" w:date="2018-07-04T11:21:00Z"/>
          <w:lang w:val="es-ES"/>
        </w:rPr>
      </w:pPr>
      <w:del w:id="1663" w:author="felipe campo" w:date="2018-07-04T11:21:00Z">
        <w:r w:rsidRPr="00B30A26" w:rsidDel="002A5EC1">
          <w:rPr>
            <w:lang w:val="es-ES"/>
          </w:rPr>
          <w:delText xml:space="preserve">RFAC - 010 – EDITAR LA INFORMACIÓN DE LA PERSONA </w:delText>
        </w:r>
      </w:del>
    </w:p>
    <w:p w14:paraId="3100A0B3" w14:textId="631E1CB8" w:rsidR="0032460D" w:rsidRPr="00B30A26" w:rsidDel="002A5EC1" w:rsidRDefault="0032460D" w:rsidP="00F6597F">
      <w:pPr>
        <w:rPr>
          <w:del w:id="1664" w:author="felipe campo" w:date="2018-07-04T11:21:00Z"/>
          <w:lang w:val="es-ES"/>
        </w:rPr>
      </w:pPr>
      <w:del w:id="1665" w:author="felipe campo" w:date="2018-07-04T11:21:00Z">
        <w:r w:rsidRPr="00B30A26" w:rsidDel="002A5EC1">
          <w:rPr>
            <w:lang w:val="es-ES"/>
          </w:rPr>
          <w:delText>Módulo de Identificación. El sistema debe permitir modificar los datos de la información personal, información familiar y la información laboral de la persona.</w:delText>
        </w:r>
      </w:del>
    </w:p>
    <w:p w14:paraId="0021CC1F" w14:textId="1540AFB0" w:rsidR="0032460D" w:rsidRPr="00B30A26" w:rsidDel="002A5EC1" w:rsidRDefault="0032460D" w:rsidP="0032460D">
      <w:pPr>
        <w:rPr>
          <w:del w:id="1666" w:author="felipe campo" w:date="2018-07-04T11:21:00Z"/>
          <w:lang w:val="es-ES"/>
        </w:rPr>
      </w:pPr>
    </w:p>
    <w:p w14:paraId="2BA0739D" w14:textId="6DA0BB8A" w:rsidR="0032460D" w:rsidRPr="00B30A26" w:rsidDel="002A5EC1" w:rsidRDefault="0032460D" w:rsidP="0032460D">
      <w:pPr>
        <w:pStyle w:val="Ttulo6"/>
        <w:rPr>
          <w:del w:id="1667" w:author="felipe campo" w:date="2018-07-04T11:21:00Z"/>
          <w:lang w:val="es-ES"/>
        </w:rPr>
      </w:pPr>
      <w:del w:id="1668" w:author="felipe campo" w:date="2018-07-04T11:21:00Z">
        <w:r w:rsidRPr="00B30A26" w:rsidDel="002A5EC1">
          <w:rPr>
            <w:lang w:val="es-ES"/>
          </w:rPr>
          <w:delText xml:space="preserve">RFAC - 011 – CREAR VEHICULO </w:delText>
        </w:r>
      </w:del>
    </w:p>
    <w:p w14:paraId="45802A46" w14:textId="66FCC0EE" w:rsidR="0032460D" w:rsidRPr="00B30A26" w:rsidDel="002A5EC1" w:rsidRDefault="0032460D" w:rsidP="00F6597F">
      <w:pPr>
        <w:rPr>
          <w:del w:id="1669" w:author="felipe campo" w:date="2018-07-04T11:21:00Z"/>
          <w:lang w:val="es-ES"/>
        </w:rPr>
      </w:pPr>
      <w:del w:id="1670" w:author="felipe campo" w:date="2018-07-04T11:21:00Z">
        <w:r w:rsidRPr="00B30A26" w:rsidDel="002A5EC1">
          <w:rPr>
            <w:lang w:val="es-ES"/>
          </w:rPr>
          <w:delText xml:space="preserve">Módulo de Identificación. El sistema debe permitir crear vehículo para este proceso se destacan 3 aspectos. 1. Información </w:delText>
        </w:r>
        <w:r w:rsidR="0062345F" w:rsidRPr="00B30A26" w:rsidDel="002A5EC1">
          <w:rPr>
            <w:lang w:val="es-ES"/>
          </w:rPr>
          <w:delText>Básica:</w:delText>
        </w:r>
        <w:r w:rsidRPr="00B30A26" w:rsidDel="002A5EC1">
          <w:rPr>
            <w:lang w:val="es-ES"/>
          </w:rPr>
          <w:delText xml:space="preserve"> El sistema debe solicitar el tipo de carnetizado (RFAC - 005), la placa, tipo de vehículo, marca, modelo, color, numero de motor, numero de chasis, tarjeta de propiedad. 2. Información del </w:delText>
        </w:r>
        <w:r w:rsidR="0062345F" w:rsidRPr="00B30A26" w:rsidDel="002A5EC1">
          <w:rPr>
            <w:lang w:val="es-ES"/>
          </w:rPr>
          <w:delText>propietario:</w:delText>
        </w:r>
        <w:r w:rsidRPr="00B30A26" w:rsidDel="002A5EC1">
          <w:rPr>
            <w:lang w:val="es-ES"/>
          </w:rPr>
          <w:delText xml:space="preserve"> El sistema debe solicitar el documento, nombre(s), apellido(s) del propietario. 3. Información del </w:delText>
        </w:r>
        <w:r w:rsidR="0062345F" w:rsidRPr="00B30A26" w:rsidDel="002A5EC1">
          <w:rPr>
            <w:lang w:val="es-ES"/>
          </w:rPr>
          <w:delText>Carnet:</w:delText>
        </w:r>
        <w:r w:rsidRPr="00B30A26" w:rsidDel="002A5EC1">
          <w:rPr>
            <w:lang w:val="es-ES"/>
          </w:rPr>
          <w:delText xml:space="preserve"> El sistema debe visualizar la tarjeta asignada, la fecha y la vigencia de asignación.</w:delText>
        </w:r>
      </w:del>
    </w:p>
    <w:p w14:paraId="60E2984B" w14:textId="0982645F" w:rsidR="0032460D" w:rsidRPr="00B30A26" w:rsidDel="002A5EC1" w:rsidRDefault="0032460D" w:rsidP="0032460D">
      <w:pPr>
        <w:rPr>
          <w:del w:id="1671" w:author="felipe campo" w:date="2018-07-04T11:21:00Z"/>
          <w:lang w:val="es-ES"/>
        </w:rPr>
      </w:pPr>
    </w:p>
    <w:p w14:paraId="6FF95F6B" w14:textId="6A51584A" w:rsidR="0032460D" w:rsidRPr="00B30A26" w:rsidDel="002A5EC1" w:rsidRDefault="0032460D" w:rsidP="0032460D">
      <w:pPr>
        <w:pStyle w:val="Ttulo6"/>
        <w:rPr>
          <w:del w:id="1672" w:author="felipe campo" w:date="2018-07-04T11:21:00Z"/>
          <w:lang w:val="es-ES"/>
        </w:rPr>
      </w:pPr>
      <w:del w:id="1673" w:author="felipe campo" w:date="2018-07-04T11:21:00Z">
        <w:r w:rsidRPr="00B30A26" w:rsidDel="002A5EC1">
          <w:rPr>
            <w:lang w:val="es-ES"/>
          </w:rPr>
          <w:delText xml:space="preserve">RFAC - 012 – EDITAR LA INFORMACIÓN DEL VEHICULO </w:delText>
        </w:r>
      </w:del>
    </w:p>
    <w:p w14:paraId="4CCE7478" w14:textId="3621CFE4" w:rsidR="0032460D" w:rsidRPr="00B30A26" w:rsidDel="002A5EC1" w:rsidRDefault="0032460D" w:rsidP="00F6597F">
      <w:pPr>
        <w:rPr>
          <w:del w:id="1674" w:author="felipe campo" w:date="2018-07-04T11:21:00Z"/>
          <w:lang w:val="es-ES"/>
        </w:rPr>
      </w:pPr>
      <w:del w:id="1675" w:author="felipe campo" w:date="2018-07-04T11:21:00Z">
        <w:r w:rsidRPr="00B30A26" w:rsidDel="002A5EC1">
          <w:rPr>
            <w:lang w:val="es-ES"/>
          </w:rPr>
          <w:delText>Módulo de Identificación. El sistema debe permitir modificar los datos de la información básica, y la información del propietario del vehículo.</w:delText>
        </w:r>
      </w:del>
    </w:p>
    <w:p w14:paraId="27570F50" w14:textId="4A311E7E" w:rsidR="0032460D" w:rsidRPr="00B30A26" w:rsidDel="002A5EC1" w:rsidRDefault="0032460D" w:rsidP="0032460D">
      <w:pPr>
        <w:rPr>
          <w:del w:id="1676" w:author="felipe campo" w:date="2018-07-04T11:21:00Z"/>
          <w:lang w:val="es-ES"/>
        </w:rPr>
      </w:pPr>
    </w:p>
    <w:p w14:paraId="5DDFA93D" w14:textId="596B983F" w:rsidR="0032460D" w:rsidRPr="00B30A26" w:rsidDel="002A5EC1" w:rsidRDefault="0032460D" w:rsidP="008A2C42">
      <w:pPr>
        <w:pStyle w:val="Ttulo6"/>
        <w:rPr>
          <w:del w:id="1677" w:author="felipe campo" w:date="2018-07-04T11:21:00Z"/>
          <w:lang w:val="es-ES"/>
        </w:rPr>
      </w:pPr>
      <w:del w:id="1678" w:author="felipe campo" w:date="2018-07-04T11:21:00Z">
        <w:r w:rsidRPr="00B30A26" w:rsidDel="002A5EC1">
          <w:rPr>
            <w:lang w:val="es-ES"/>
          </w:rPr>
          <w:delText>RFAC - 013 – CREAR SOLICITUD DE INGRESO</w:delText>
        </w:r>
      </w:del>
    </w:p>
    <w:p w14:paraId="7C672019" w14:textId="0FBC85E0" w:rsidR="0032460D" w:rsidRPr="00B30A26" w:rsidDel="002A5EC1" w:rsidRDefault="0032460D" w:rsidP="00F6597F">
      <w:pPr>
        <w:rPr>
          <w:del w:id="1679" w:author="felipe campo" w:date="2018-07-04T11:21:00Z"/>
          <w:lang w:val="es-ES"/>
        </w:rPr>
      </w:pPr>
      <w:del w:id="1680" w:author="felipe campo" w:date="2018-07-04T11:21:00Z">
        <w:r w:rsidRPr="00B30A26" w:rsidDel="002A5EC1">
          <w:rPr>
            <w:lang w:val="es-ES"/>
          </w:rPr>
          <w:delText>El sistema debe permitir crear solicitudes de identificación para personas y/o vehículos.</w:delText>
        </w:r>
      </w:del>
    </w:p>
    <w:p w14:paraId="1B474DFA" w14:textId="4E68A5CF" w:rsidR="0032460D" w:rsidRPr="00B30A26" w:rsidDel="002A5EC1" w:rsidRDefault="0032460D" w:rsidP="0032460D">
      <w:pPr>
        <w:rPr>
          <w:del w:id="1681" w:author="felipe campo" w:date="2018-07-04T11:21:00Z"/>
          <w:lang w:val="es-ES"/>
        </w:rPr>
      </w:pPr>
    </w:p>
    <w:p w14:paraId="19874311" w14:textId="6CD041BF" w:rsidR="0032460D" w:rsidRPr="00B30A26" w:rsidDel="002A5EC1" w:rsidRDefault="0032460D" w:rsidP="0032460D">
      <w:pPr>
        <w:pStyle w:val="Ttulo6"/>
        <w:rPr>
          <w:del w:id="1682" w:author="felipe campo" w:date="2018-07-04T11:21:00Z"/>
          <w:lang w:val="es-ES"/>
        </w:rPr>
      </w:pPr>
      <w:del w:id="1683" w:author="felipe campo" w:date="2018-07-04T11:21:00Z">
        <w:r w:rsidRPr="00B30A26" w:rsidDel="002A5EC1">
          <w:rPr>
            <w:lang w:val="es-ES"/>
          </w:rPr>
          <w:delText xml:space="preserve">RFAC - 014 – APROBAR SOLICITUD DE INGRESO </w:delText>
        </w:r>
      </w:del>
    </w:p>
    <w:p w14:paraId="7524B572" w14:textId="0C77340D" w:rsidR="0032460D" w:rsidRPr="00B30A26" w:rsidDel="002A5EC1" w:rsidRDefault="0032460D" w:rsidP="00F6597F">
      <w:pPr>
        <w:rPr>
          <w:del w:id="1684" w:author="felipe campo" w:date="2018-07-04T11:21:00Z"/>
          <w:lang w:val="es-ES"/>
        </w:rPr>
      </w:pPr>
      <w:del w:id="1685" w:author="felipe campo" w:date="2018-07-04T11:21:00Z">
        <w:r w:rsidRPr="00B30A26" w:rsidDel="002A5EC1">
          <w:rPr>
            <w:lang w:val="es-ES"/>
          </w:rPr>
          <w:delText xml:space="preserve">Módulo de Identificación. El sistema debe permitir aprobar la solicitud de ingreso. </w:delText>
        </w:r>
      </w:del>
    </w:p>
    <w:p w14:paraId="1C51C130" w14:textId="54148D58" w:rsidR="0032460D" w:rsidRPr="00B30A26" w:rsidDel="002A5EC1" w:rsidRDefault="0032460D" w:rsidP="0032460D">
      <w:pPr>
        <w:rPr>
          <w:del w:id="1686" w:author="felipe campo" w:date="2018-07-04T11:21:00Z"/>
          <w:lang w:val="es-ES"/>
        </w:rPr>
      </w:pPr>
    </w:p>
    <w:p w14:paraId="076D2223" w14:textId="337F52C5" w:rsidR="0032460D" w:rsidRPr="00B30A26" w:rsidDel="002A5EC1" w:rsidRDefault="0032460D" w:rsidP="0032460D">
      <w:pPr>
        <w:pStyle w:val="Ttulo6"/>
        <w:rPr>
          <w:del w:id="1687" w:author="felipe campo" w:date="2018-07-04T11:21:00Z"/>
          <w:lang w:val="es-ES"/>
        </w:rPr>
      </w:pPr>
      <w:del w:id="1688" w:author="felipe campo" w:date="2018-07-04T11:21:00Z">
        <w:r w:rsidRPr="00B30A26" w:rsidDel="002A5EC1">
          <w:rPr>
            <w:lang w:val="es-ES"/>
          </w:rPr>
          <w:delText>RFAC - 015 – PROCESAR SOLICITUD DE INGRESO</w:delText>
        </w:r>
      </w:del>
    </w:p>
    <w:p w14:paraId="1C007002" w14:textId="36971553" w:rsidR="0032460D" w:rsidRPr="00B30A26" w:rsidDel="002A5EC1" w:rsidRDefault="0032460D" w:rsidP="00F6597F">
      <w:pPr>
        <w:rPr>
          <w:del w:id="1689" w:author="felipe campo" w:date="2018-07-04T11:21:00Z"/>
          <w:lang w:val="es-ES"/>
        </w:rPr>
      </w:pPr>
      <w:del w:id="1690" w:author="felipe campo" w:date="2018-07-04T11:21:00Z">
        <w:r w:rsidRPr="00B30A26" w:rsidDel="002A5EC1">
          <w:rPr>
            <w:lang w:val="es-ES"/>
          </w:rPr>
          <w:delText>Módulo de Identificación. El sistema debe permitir aprobar la solicitud de ingreso.</w:delText>
        </w:r>
      </w:del>
    </w:p>
    <w:p w14:paraId="57D5C57B" w14:textId="77777777" w:rsidR="0032460D" w:rsidRPr="00B30A26" w:rsidRDefault="0032460D" w:rsidP="0032460D">
      <w:pPr>
        <w:rPr>
          <w:lang w:val="es-ES"/>
        </w:rPr>
      </w:pPr>
    </w:p>
    <w:p w14:paraId="2DA118B7" w14:textId="5CB6F5F2" w:rsidR="008A2C42" w:rsidRPr="00B30A26" w:rsidRDefault="008A2C42" w:rsidP="005E1FD1">
      <w:pPr>
        <w:pStyle w:val="Ttulo4"/>
        <w:rPr>
          <w:lang w:val="es-ES"/>
        </w:rPr>
      </w:pPr>
      <w:bookmarkStart w:id="1691" w:name="_Toc518466273"/>
      <w:r w:rsidRPr="00B30A26">
        <w:rPr>
          <w:lang w:val="es-ES"/>
        </w:rPr>
        <w:t>Cargo Planner</w:t>
      </w:r>
      <w:bookmarkEnd w:id="1691"/>
      <w:r w:rsidR="004F6A81" w:rsidRPr="00B30A26">
        <w:rPr>
          <w:lang w:val="es-ES"/>
        </w:rPr>
        <w:fldChar w:fldCharType="begin"/>
      </w:r>
      <w:r w:rsidR="004F6A81" w:rsidRPr="00B30A26">
        <w:rPr>
          <w:lang w:val="es-ES"/>
        </w:rPr>
        <w:instrText xml:space="preserve"> XE "</w:instrText>
      </w:r>
      <w:r w:rsidR="004F6A81" w:rsidRPr="00B30A26">
        <w:rPr>
          <w:b w:val="0"/>
          <w:szCs w:val="28"/>
          <w:lang w:val="es-ES"/>
        </w:rPr>
        <w:instrText>Cargo Planner</w:instrText>
      </w:r>
      <w:r w:rsidR="004F6A81" w:rsidRPr="00B30A26">
        <w:rPr>
          <w:lang w:val="es-ES"/>
        </w:rPr>
        <w:instrText xml:space="preserve">" </w:instrText>
      </w:r>
      <w:r w:rsidR="004F6A81" w:rsidRPr="00B30A26">
        <w:rPr>
          <w:lang w:val="es-ES"/>
        </w:rPr>
        <w:fldChar w:fldCharType="end"/>
      </w:r>
    </w:p>
    <w:p w14:paraId="6216F9A6" w14:textId="77777777" w:rsidR="00005918" w:rsidRPr="00B30A26" w:rsidRDefault="00005918" w:rsidP="00005918">
      <w:pPr>
        <w:rPr>
          <w:lang w:val="es-ES"/>
        </w:rPr>
      </w:pPr>
    </w:p>
    <w:p w14:paraId="26743B5C" w14:textId="77777777" w:rsidR="00005918" w:rsidRPr="00B30A26" w:rsidRDefault="00005918" w:rsidP="00005918">
      <w:pPr>
        <w:pStyle w:val="Ttulo5"/>
        <w:rPr>
          <w:lang w:val="es-ES"/>
        </w:rPr>
      </w:pPr>
      <w:bookmarkStart w:id="1692" w:name="_Toc518466274"/>
      <w:r w:rsidRPr="00B30A26">
        <w:rPr>
          <w:lang w:val="es-ES"/>
        </w:rPr>
        <w:t>Configuración</w:t>
      </w:r>
      <w:bookmarkEnd w:id="1692"/>
    </w:p>
    <w:p w14:paraId="5415FB08" w14:textId="77777777" w:rsidR="00005918" w:rsidRPr="00B30A26" w:rsidRDefault="00005918" w:rsidP="00005918">
      <w:pPr>
        <w:rPr>
          <w:lang w:val="es-ES"/>
        </w:rPr>
      </w:pPr>
    </w:p>
    <w:p w14:paraId="6A4C4E1A" w14:textId="77777777" w:rsidR="00005918" w:rsidRPr="00B30A26" w:rsidRDefault="00005918" w:rsidP="00005918">
      <w:pPr>
        <w:pStyle w:val="Ttulo6"/>
        <w:rPr>
          <w:lang w:val="es-ES"/>
        </w:rPr>
      </w:pPr>
      <w:r w:rsidRPr="00B30A26">
        <w:rPr>
          <w:lang w:val="es-ES"/>
        </w:rPr>
        <w:t>RFCP- F079 Mantenimiento</w:t>
      </w:r>
    </w:p>
    <w:p w14:paraId="0C5D2061" w14:textId="77777777" w:rsidR="00005918" w:rsidRPr="00B30A26" w:rsidRDefault="00005918" w:rsidP="00005918">
      <w:pPr>
        <w:rPr>
          <w:lang w:val="es-ES"/>
        </w:rPr>
      </w:pPr>
      <w:r w:rsidRPr="00B30A26">
        <w:rPr>
          <w:lang w:val="es-ES"/>
        </w:rPr>
        <w:t>Permite al usuario gestionar todas las opciones de mantenimiento que puede ejecutar la empresa.</w:t>
      </w:r>
    </w:p>
    <w:p w14:paraId="6BAFD00C" w14:textId="77777777" w:rsidR="00005918" w:rsidRPr="00B30A26" w:rsidRDefault="00005918" w:rsidP="00005918">
      <w:pPr>
        <w:rPr>
          <w:lang w:val="es-ES"/>
        </w:rPr>
      </w:pPr>
    </w:p>
    <w:p w14:paraId="52CD6002" w14:textId="77777777" w:rsidR="00005918" w:rsidRPr="00B30A26" w:rsidRDefault="00005918" w:rsidP="00005918">
      <w:pPr>
        <w:pStyle w:val="Ttulo6"/>
        <w:rPr>
          <w:lang w:val="es-ES"/>
        </w:rPr>
      </w:pPr>
      <w:r w:rsidRPr="00B30A26">
        <w:rPr>
          <w:lang w:val="es-ES"/>
        </w:rPr>
        <w:t>RFCP- 080 Mantenimiento de vehículo</w:t>
      </w:r>
    </w:p>
    <w:p w14:paraId="2BE90C1D" w14:textId="77777777" w:rsidR="00005918" w:rsidRPr="00B30A26" w:rsidRDefault="00005918" w:rsidP="00005918">
      <w:pPr>
        <w:rPr>
          <w:lang w:val="es-ES"/>
        </w:rPr>
      </w:pPr>
      <w:r w:rsidRPr="00B30A26">
        <w:rPr>
          <w:lang w:val="es-ES"/>
        </w:rPr>
        <w:t>Permite al usuario gestionar los mantenimientos que se han realizado a un vehículo.</w:t>
      </w:r>
    </w:p>
    <w:p w14:paraId="268270C8" w14:textId="77777777" w:rsidR="00005918" w:rsidRPr="00B30A26" w:rsidRDefault="00005918" w:rsidP="00005918">
      <w:pPr>
        <w:rPr>
          <w:lang w:val="es-ES"/>
        </w:rPr>
      </w:pPr>
    </w:p>
    <w:p w14:paraId="752D5DA1" w14:textId="77777777" w:rsidR="00005918" w:rsidRPr="00B30A26" w:rsidRDefault="00005918" w:rsidP="00005918">
      <w:pPr>
        <w:pStyle w:val="Ttulo6"/>
        <w:rPr>
          <w:lang w:val="es-ES"/>
        </w:rPr>
      </w:pPr>
      <w:r w:rsidRPr="00B30A26">
        <w:rPr>
          <w:lang w:val="es-ES"/>
        </w:rPr>
        <w:t>RFCP- 081 Tipo de peaje</w:t>
      </w:r>
    </w:p>
    <w:p w14:paraId="686DD36F" w14:textId="77777777" w:rsidR="00005918" w:rsidRPr="00B30A26" w:rsidRDefault="00005918" w:rsidP="00005918">
      <w:pPr>
        <w:rPr>
          <w:lang w:val="es-ES"/>
        </w:rPr>
      </w:pPr>
      <w:r w:rsidRPr="00B30A26">
        <w:rPr>
          <w:lang w:val="es-ES"/>
        </w:rPr>
        <w:t>Permite al usuario gestionar todos los tipos de peaje existentes.</w:t>
      </w:r>
    </w:p>
    <w:p w14:paraId="58554388" w14:textId="77777777" w:rsidR="00005918" w:rsidRPr="00B30A26" w:rsidRDefault="00005918" w:rsidP="00005918">
      <w:pPr>
        <w:rPr>
          <w:lang w:val="es-ES"/>
        </w:rPr>
      </w:pPr>
    </w:p>
    <w:p w14:paraId="5A0C9C0F" w14:textId="77777777" w:rsidR="00005918" w:rsidRPr="00B30A26" w:rsidRDefault="00005918" w:rsidP="00005918">
      <w:pPr>
        <w:pStyle w:val="Ttulo6"/>
        <w:rPr>
          <w:lang w:val="es-ES"/>
        </w:rPr>
      </w:pPr>
      <w:r w:rsidRPr="00B30A26">
        <w:rPr>
          <w:lang w:val="es-ES"/>
        </w:rPr>
        <w:t>RFCP- 082 Tipo de peaje ruta</w:t>
      </w:r>
    </w:p>
    <w:p w14:paraId="30CBDB9E" w14:textId="77777777" w:rsidR="00005918" w:rsidRPr="00B30A26" w:rsidRDefault="00005918" w:rsidP="00005918">
      <w:pPr>
        <w:rPr>
          <w:lang w:val="es-ES"/>
        </w:rPr>
      </w:pPr>
      <w:r w:rsidRPr="00B30A26">
        <w:rPr>
          <w:lang w:val="es-ES"/>
        </w:rPr>
        <w:t>Permite gestionar los tipos de peaje que se encuentran en una ruta con el fin de tener en cuenta los costos asociados de las rutas.</w:t>
      </w:r>
    </w:p>
    <w:p w14:paraId="17B51305" w14:textId="77777777" w:rsidR="00005918" w:rsidRPr="00B30A26" w:rsidRDefault="00005918" w:rsidP="00005918">
      <w:pPr>
        <w:rPr>
          <w:lang w:val="es-ES"/>
        </w:rPr>
      </w:pPr>
    </w:p>
    <w:p w14:paraId="18A75965" w14:textId="77777777" w:rsidR="00005918" w:rsidRPr="00B30A26" w:rsidRDefault="00005918" w:rsidP="00005918">
      <w:pPr>
        <w:pStyle w:val="Ttulo6"/>
        <w:rPr>
          <w:lang w:val="es-ES"/>
        </w:rPr>
      </w:pPr>
      <w:r w:rsidRPr="00B30A26">
        <w:rPr>
          <w:lang w:val="es-ES"/>
        </w:rPr>
        <w:t>RFCP- 083 Punto de tanqueo</w:t>
      </w:r>
    </w:p>
    <w:p w14:paraId="671D4278" w14:textId="77777777" w:rsidR="00005918" w:rsidRPr="00B30A26" w:rsidRDefault="00005918" w:rsidP="00005918">
      <w:pPr>
        <w:rPr>
          <w:lang w:val="es-ES"/>
        </w:rPr>
      </w:pPr>
      <w:r w:rsidRPr="00B30A26">
        <w:rPr>
          <w:lang w:val="es-ES"/>
        </w:rPr>
        <w:t>Permite gestionar los puntos que se encuentran en una ruta con el fin de indicar a los vehículos los puntos de tanqueo de cada una de las rutas.</w:t>
      </w:r>
    </w:p>
    <w:p w14:paraId="688BDA12" w14:textId="77777777" w:rsidR="00005918" w:rsidRPr="00B30A26" w:rsidRDefault="00005918" w:rsidP="00005918">
      <w:pPr>
        <w:rPr>
          <w:lang w:val="es-ES"/>
        </w:rPr>
      </w:pPr>
    </w:p>
    <w:p w14:paraId="5839D4A1" w14:textId="77777777" w:rsidR="00005918" w:rsidRPr="00B30A26" w:rsidRDefault="00005918" w:rsidP="00005918">
      <w:pPr>
        <w:pStyle w:val="Ttulo6"/>
        <w:rPr>
          <w:lang w:val="es-ES"/>
        </w:rPr>
      </w:pPr>
      <w:r w:rsidRPr="00B30A26">
        <w:rPr>
          <w:lang w:val="es-ES"/>
        </w:rPr>
        <w:t>RFCP- 084 Tipo de producto</w:t>
      </w:r>
    </w:p>
    <w:p w14:paraId="3D9F1A80" w14:textId="77777777" w:rsidR="00005918" w:rsidRPr="00B30A26" w:rsidRDefault="00005918" w:rsidP="00005918">
      <w:pPr>
        <w:rPr>
          <w:lang w:val="es-ES"/>
        </w:rPr>
      </w:pPr>
      <w:r w:rsidRPr="00B30A26">
        <w:rPr>
          <w:lang w:val="es-ES"/>
        </w:rPr>
        <w:t>Permite gestionar los tipos de productos que maneja la empresa para transportar.</w:t>
      </w:r>
    </w:p>
    <w:p w14:paraId="1BC87D90" w14:textId="77777777" w:rsidR="00005918" w:rsidRPr="00B30A26" w:rsidRDefault="00005918" w:rsidP="00005918">
      <w:pPr>
        <w:rPr>
          <w:lang w:val="es-ES"/>
        </w:rPr>
      </w:pPr>
    </w:p>
    <w:p w14:paraId="7585C7B7" w14:textId="77777777" w:rsidR="00005918" w:rsidRPr="00B30A26" w:rsidRDefault="00005918" w:rsidP="00005918">
      <w:pPr>
        <w:pStyle w:val="Ttulo5"/>
        <w:rPr>
          <w:lang w:val="es-ES"/>
        </w:rPr>
      </w:pPr>
      <w:bookmarkStart w:id="1693" w:name="_Toc518466275"/>
      <w:r w:rsidRPr="00B30A26">
        <w:rPr>
          <w:lang w:val="es-ES"/>
        </w:rPr>
        <w:t>Optimizador</w:t>
      </w:r>
      <w:bookmarkEnd w:id="1693"/>
    </w:p>
    <w:p w14:paraId="284B9F7C" w14:textId="77777777" w:rsidR="00005918" w:rsidRPr="00B30A26" w:rsidRDefault="00005918" w:rsidP="00005918">
      <w:pPr>
        <w:rPr>
          <w:lang w:val="es-ES"/>
        </w:rPr>
      </w:pPr>
    </w:p>
    <w:p w14:paraId="78321004" w14:textId="77777777" w:rsidR="00005918" w:rsidRPr="00B30A26" w:rsidRDefault="00005918" w:rsidP="00005918">
      <w:pPr>
        <w:pStyle w:val="Ttulo6"/>
        <w:rPr>
          <w:lang w:val="es-ES"/>
        </w:rPr>
      </w:pPr>
      <w:r w:rsidRPr="00B30A26">
        <w:rPr>
          <w:lang w:val="es-ES"/>
        </w:rPr>
        <w:t>RFCP- 085 Configuración de órdenes</w:t>
      </w:r>
    </w:p>
    <w:p w14:paraId="339D5D98" w14:textId="77777777" w:rsidR="00005918" w:rsidRPr="00B30A26" w:rsidRDefault="00005918" w:rsidP="00005918">
      <w:pPr>
        <w:rPr>
          <w:lang w:val="es-ES"/>
        </w:rPr>
      </w:pPr>
      <w:r w:rsidRPr="00B30A26">
        <w:rPr>
          <w:lang w:val="es-ES"/>
        </w:rPr>
        <w:t>Permite al usuario realizar la gestión de las órdenes de servicio (transporte de material) de los clientes que debe cumplir la empresa.</w:t>
      </w:r>
    </w:p>
    <w:p w14:paraId="371C58AD" w14:textId="77777777" w:rsidR="00005918" w:rsidRPr="00B30A26" w:rsidRDefault="00005918" w:rsidP="00005918">
      <w:pPr>
        <w:rPr>
          <w:lang w:val="es-ES"/>
        </w:rPr>
      </w:pPr>
    </w:p>
    <w:p w14:paraId="5582B120" w14:textId="77777777" w:rsidR="00005918" w:rsidRPr="00B30A26" w:rsidRDefault="00005918" w:rsidP="00005918">
      <w:pPr>
        <w:pStyle w:val="Ttulo6"/>
        <w:rPr>
          <w:lang w:val="es-ES"/>
        </w:rPr>
      </w:pPr>
      <w:r w:rsidRPr="00B30A26">
        <w:rPr>
          <w:lang w:val="es-ES"/>
        </w:rPr>
        <w:lastRenderedPageBreak/>
        <w:t>RFCP- 086 Permitir de la optimización ejecución</w:t>
      </w:r>
    </w:p>
    <w:p w14:paraId="11D1EF05" w14:textId="77777777" w:rsidR="00005918" w:rsidRPr="00B30A26" w:rsidRDefault="00005918" w:rsidP="00005918">
      <w:pPr>
        <w:rPr>
          <w:lang w:val="es-ES"/>
        </w:rPr>
      </w:pPr>
      <w:r w:rsidRPr="00B30A26">
        <w:rPr>
          <w:lang w:val="es-ES"/>
        </w:rPr>
        <w:t>Permite al usuario gestionar las ordenes de servicio que se desean cumplir, con los vehículos que tiene disponible con el fin de optimizar el cumplimiento de las ordenes con los vehículos.</w:t>
      </w:r>
    </w:p>
    <w:p w14:paraId="3DCB56DA" w14:textId="77777777" w:rsidR="00005918" w:rsidRPr="00B30A26" w:rsidRDefault="00005918" w:rsidP="00005918">
      <w:pPr>
        <w:rPr>
          <w:lang w:val="es-ES"/>
        </w:rPr>
      </w:pPr>
    </w:p>
    <w:p w14:paraId="3CCFC056" w14:textId="77777777" w:rsidR="00005918" w:rsidRPr="00B30A26" w:rsidRDefault="00005918" w:rsidP="00005918">
      <w:pPr>
        <w:pStyle w:val="Ttulo5"/>
        <w:rPr>
          <w:lang w:val="es-ES"/>
        </w:rPr>
      </w:pPr>
      <w:bookmarkStart w:id="1694" w:name="_Toc518466276"/>
      <w:r w:rsidRPr="00B30A26">
        <w:rPr>
          <w:lang w:val="es-ES"/>
        </w:rPr>
        <w:t>Parámetros</w:t>
      </w:r>
      <w:bookmarkEnd w:id="1694"/>
      <w:r w:rsidRPr="00B30A26">
        <w:rPr>
          <w:lang w:val="es-ES"/>
        </w:rPr>
        <w:t xml:space="preserve"> </w:t>
      </w:r>
    </w:p>
    <w:p w14:paraId="0912869A" w14:textId="77777777" w:rsidR="00005918" w:rsidRPr="00B30A26" w:rsidRDefault="00005918" w:rsidP="00005918">
      <w:pPr>
        <w:rPr>
          <w:lang w:val="es-ES"/>
        </w:rPr>
      </w:pPr>
    </w:p>
    <w:p w14:paraId="26C26FE1" w14:textId="77777777" w:rsidR="00005918" w:rsidRPr="00B30A26" w:rsidRDefault="00005918" w:rsidP="00005918">
      <w:pPr>
        <w:pStyle w:val="Ttulo6"/>
        <w:rPr>
          <w:lang w:val="es-ES"/>
        </w:rPr>
      </w:pPr>
      <w:r w:rsidRPr="00B30A26">
        <w:rPr>
          <w:lang w:val="es-ES"/>
        </w:rPr>
        <w:t>RFCP- 073 Configuración de zonas</w:t>
      </w:r>
    </w:p>
    <w:p w14:paraId="0C4ACB7B" w14:textId="77777777" w:rsidR="00005918" w:rsidRPr="00B30A26" w:rsidRDefault="00005918" w:rsidP="00005918">
      <w:pPr>
        <w:rPr>
          <w:lang w:val="es-ES"/>
        </w:rPr>
      </w:pPr>
      <w:r w:rsidRPr="00B30A26">
        <w:rPr>
          <w:lang w:val="es-ES"/>
        </w:rPr>
        <w:t>Se configuran</w:t>
      </w:r>
    </w:p>
    <w:p w14:paraId="2C6CDEC3" w14:textId="64B10657" w:rsidR="00005918" w:rsidRPr="00B30A26" w:rsidRDefault="00005918" w:rsidP="00005918">
      <w:pPr>
        <w:pStyle w:val="Prrafodelista"/>
        <w:numPr>
          <w:ilvl w:val="0"/>
          <w:numId w:val="13"/>
        </w:numPr>
        <w:rPr>
          <w:lang w:val="es-ES"/>
        </w:rPr>
      </w:pPr>
      <w:r w:rsidRPr="00B30A26">
        <w:rPr>
          <w:lang w:val="es-ES"/>
        </w:rPr>
        <w:t xml:space="preserve">Países: Permite al usuario gestionar los países que se utilizan dentro del sistema de información.      </w:t>
      </w:r>
    </w:p>
    <w:p w14:paraId="67AAB7B4" w14:textId="77777777" w:rsidR="00005918" w:rsidRPr="00B30A26" w:rsidRDefault="00005918" w:rsidP="00005918">
      <w:pPr>
        <w:pStyle w:val="Prrafodelista"/>
        <w:numPr>
          <w:ilvl w:val="0"/>
          <w:numId w:val="13"/>
        </w:numPr>
        <w:rPr>
          <w:lang w:val="es-ES"/>
        </w:rPr>
      </w:pPr>
      <w:r w:rsidRPr="00B30A26">
        <w:rPr>
          <w:lang w:val="es-ES"/>
        </w:rPr>
        <w:t>Departamentos: Permite al usuario gestionar los departamentos que se utilizan dentro</w:t>
      </w:r>
    </w:p>
    <w:p w14:paraId="1B565E91" w14:textId="77777777" w:rsidR="00005918" w:rsidRPr="00B30A26" w:rsidRDefault="00005918" w:rsidP="00005918">
      <w:pPr>
        <w:pStyle w:val="Prrafodelista"/>
        <w:numPr>
          <w:ilvl w:val="0"/>
          <w:numId w:val="13"/>
        </w:numPr>
        <w:rPr>
          <w:lang w:val="es-ES"/>
        </w:rPr>
      </w:pPr>
      <w:r w:rsidRPr="00B30A26">
        <w:rPr>
          <w:lang w:val="es-ES"/>
        </w:rPr>
        <w:t>del sistema de información y que están asociados a un país.</w:t>
      </w:r>
    </w:p>
    <w:p w14:paraId="7154B45C" w14:textId="73191A4C" w:rsidR="00005918" w:rsidRPr="00B30A26" w:rsidRDefault="00005918" w:rsidP="00005918">
      <w:pPr>
        <w:pStyle w:val="Prrafodelista"/>
        <w:numPr>
          <w:ilvl w:val="0"/>
          <w:numId w:val="13"/>
        </w:numPr>
        <w:rPr>
          <w:lang w:val="es-ES"/>
        </w:rPr>
      </w:pPr>
      <w:r w:rsidRPr="00B30A26">
        <w:rPr>
          <w:lang w:val="es-ES"/>
        </w:rPr>
        <w:t>Ciudades: Permite al usuario gestionar las ciudades que se utilizan dentro del sistema de información y que están asociado a un departamento y un país.</w:t>
      </w:r>
    </w:p>
    <w:p w14:paraId="599826F4" w14:textId="77777777" w:rsidR="00005918" w:rsidRPr="00B30A26" w:rsidRDefault="00005918" w:rsidP="00005918">
      <w:pPr>
        <w:rPr>
          <w:lang w:val="es-ES"/>
        </w:rPr>
      </w:pPr>
    </w:p>
    <w:p w14:paraId="3D1B5075" w14:textId="77777777" w:rsidR="00005918" w:rsidRPr="00B30A26" w:rsidRDefault="00005918" w:rsidP="00005918">
      <w:pPr>
        <w:pStyle w:val="Ttulo6"/>
        <w:rPr>
          <w:lang w:val="es-ES"/>
        </w:rPr>
      </w:pPr>
      <w:r w:rsidRPr="00B30A26">
        <w:rPr>
          <w:lang w:val="es-ES"/>
        </w:rPr>
        <w:t>RFCP- 074 Configuración de entes</w:t>
      </w:r>
    </w:p>
    <w:p w14:paraId="5BEA6EF8" w14:textId="6CBBC56C" w:rsidR="00005918" w:rsidRPr="00B30A26" w:rsidRDefault="00005918" w:rsidP="00005918">
      <w:pPr>
        <w:pStyle w:val="Prrafodelista"/>
        <w:numPr>
          <w:ilvl w:val="0"/>
          <w:numId w:val="14"/>
        </w:numPr>
        <w:rPr>
          <w:lang w:val="es-ES"/>
        </w:rPr>
      </w:pPr>
      <w:r w:rsidRPr="00B30A26">
        <w:rPr>
          <w:lang w:val="es-ES"/>
        </w:rPr>
        <w:t xml:space="preserve">Clientes: Permite al usuario gestionar los clientes de la empresa, los cuales están asociados a una orden. </w:t>
      </w:r>
    </w:p>
    <w:p w14:paraId="4BB01176" w14:textId="77777777" w:rsidR="00005918" w:rsidRPr="00B30A26" w:rsidRDefault="00005918" w:rsidP="00005918">
      <w:pPr>
        <w:pStyle w:val="Prrafodelista"/>
        <w:numPr>
          <w:ilvl w:val="0"/>
          <w:numId w:val="14"/>
        </w:numPr>
        <w:rPr>
          <w:lang w:val="es-ES"/>
        </w:rPr>
      </w:pPr>
      <w:r w:rsidRPr="00B30A26">
        <w:rPr>
          <w:lang w:val="es-ES"/>
        </w:rPr>
        <w:t>Conductores: Permite al usuario gestionar los conductores que hacen parte de la empresa, disponibles para conducir los vehículos.</w:t>
      </w:r>
    </w:p>
    <w:p w14:paraId="3C9AAEE3" w14:textId="77777777" w:rsidR="00005918" w:rsidRPr="00B30A26" w:rsidRDefault="00005918" w:rsidP="00005918">
      <w:pPr>
        <w:pStyle w:val="Prrafodelista"/>
        <w:numPr>
          <w:ilvl w:val="0"/>
          <w:numId w:val="14"/>
        </w:numPr>
        <w:rPr>
          <w:lang w:val="es-ES"/>
        </w:rPr>
      </w:pPr>
      <w:r w:rsidRPr="00B30A26">
        <w:rPr>
          <w:lang w:val="es-ES"/>
        </w:rPr>
        <w:t>Lavaderos: Permite al usuario gestionar los lavaderos (proveedores de servicio) en los cuales un vehículo puede ser lavado.</w:t>
      </w:r>
    </w:p>
    <w:p w14:paraId="15341E33" w14:textId="77777777" w:rsidR="00005918" w:rsidRPr="00B30A26" w:rsidRDefault="00005918" w:rsidP="00005918">
      <w:pPr>
        <w:pStyle w:val="Prrafodelista"/>
        <w:numPr>
          <w:ilvl w:val="0"/>
          <w:numId w:val="14"/>
        </w:numPr>
        <w:rPr>
          <w:lang w:val="es-ES"/>
        </w:rPr>
      </w:pPr>
      <w:r w:rsidRPr="00B30A26">
        <w:rPr>
          <w:lang w:val="es-ES"/>
        </w:rPr>
        <w:t>Tiempos de lavados: Permite al usuario gestionar los tiempos de lavado de un vehículo con el fin de tenerlo en cuenta al momento de realizar la optimización de cumplimiento de órdenes.</w:t>
      </w:r>
    </w:p>
    <w:p w14:paraId="0B7734F1" w14:textId="77777777" w:rsidR="00005918" w:rsidRPr="00B30A26" w:rsidRDefault="00005918" w:rsidP="00005918">
      <w:pPr>
        <w:pStyle w:val="Prrafodelista"/>
        <w:numPr>
          <w:ilvl w:val="0"/>
          <w:numId w:val="14"/>
        </w:numPr>
        <w:rPr>
          <w:lang w:val="es-ES"/>
        </w:rPr>
      </w:pPr>
      <w:r w:rsidRPr="00B30A26">
        <w:rPr>
          <w:lang w:val="es-ES"/>
        </w:rPr>
        <w:t>Ubicación de lavadero: Permite al usuario gestionar la ubicación de los lavaderos en una ruta dada, teniéndolo en cuenta en caso de que el vehículo tenga que ser lavado.</w:t>
      </w:r>
    </w:p>
    <w:p w14:paraId="7736ADAE" w14:textId="77777777" w:rsidR="00005918" w:rsidRPr="00B30A26" w:rsidRDefault="00005918" w:rsidP="00005918">
      <w:pPr>
        <w:pStyle w:val="Prrafodelista"/>
        <w:numPr>
          <w:ilvl w:val="0"/>
          <w:numId w:val="14"/>
        </w:numPr>
        <w:rPr>
          <w:lang w:val="es-ES"/>
        </w:rPr>
      </w:pPr>
      <w:r w:rsidRPr="00B30A26">
        <w:rPr>
          <w:lang w:val="es-ES"/>
        </w:rPr>
        <w:t>Tipo de vehículo: Perite al usuario gestionar los tipos de vehículo de la empresa.</w:t>
      </w:r>
    </w:p>
    <w:p w14:paraId="07B1EBE4" w14:textId="77777777" w:rsidR="00005918" w:rsidRPr="00B30A26" w:rsidRDefault="00005918" w:rsidP="00005918">
      <w:pPr>
        <w:pStyle w:val="Prrafodelista"/>
        <w:numPr>
          <w:ilvl w:val="0"/>
          <w:numId w:val="14"/>
        </w:numPr>
        <w:rPr>
          <w:lang w:val="es-ES"/>
        </w:rPr>
      </w:pPr>
      <w:r w:rsidRPr="00B30A26">
        <w:rPr>
          <w:lang w:val="es-ES"/>
        </w:rPr>
        <w:t>Vehículos: Permite al usuario gestionar los vehículos que prestan servicios a la empresa, a los cuales se les asocia un tipo de vehículo.</w:t>
      </w:r>
    </w:p>
    <w:p w14:paraId="4FB35116" w14:textId="77777777" w:rsidR="00005918" w:rsidRPr="00B30A26" w:rsidRDefault="00005918" w:rsidP="00005918">
      <w:pPr>
        <w:pStyle w:val="Prrafodelista"/>
        <w:numPr>
          <w:ilvl w:val="0"/>
          <w:numId w:val="14"/>
        </w:numPr>
        <w:rPr>
          <w:lang w:val="es-ES"/>
        </w:rPr>
      </w:pPr>
      <w:r w:rsidRPr="00B30A26">
        <w:rPr>
          <w:lang w:val="es-ES"/>
        </w:rPr>
        <w:t>Ubicación de vehículos: Permite al usuario gestionar la ubicación actual de los vehículos que prestan servicios a la empresa.</w:t>
      </w:r>
    </w:p>
    <w:p w14:paraId="2D3A88DE" w14:textId="77777777" w:rsidR="00005918" w:rsidRPr="00B30A26" w:rsidRDefault="00005918" w:rsidP="00005918">
      <w:pPr>
        <w:pStyle w:val="Prrafodelista"/>
        <w:numPr>
          <w:ilvl w:val="0"/>
          <w:numId w:val="14"/>
        </w:numPr>
        <w:rPr>
          <w:lang w:val="es-ES"/>
        </w:rPr>
      </w:pPr>
      <w:r w:rsidRPr="00B30A26">
        <w:rPr>
          <w:lang w:val="es-ES"/>
        </w:rPr>
        <w:lastRenderedPageBreak/>
        <w:t>Plantas: Permite al usuario gestionar la ubicación de las plantas que pertenecen a los clientes.</w:t>
      </w:r>
    </w:p>
    <w:p w14:paraId="39A17840" w14:textId="77777777" w:rsidR="00005918" w:rsidRPr="00B30A26" w:rsidRDefault="00005918" w:rsidP="00005918">
      <w:pPr>
        <w:rPr>
          <w:lang w:val="es-ES"/>
        </w:rPr>
      </w:pPr>
    </w:p>
    <w:p w14:paraId="028F13A8" w14:textId="77777777" w:rsidR="00005918" w:rsidRPr="00B30A26" w:rsidRDefault="00005918" w:rsidP="00005918">
      <w:pPr>
        <w:pStyle w:val="Ttulo6"/>
        <w:rPr>
          <w:lang w:val="es-ES"/>
        </w:rPr>
      </w:pPr>
      <w:r w:rsidRPr="00B30A26">
        <w:rPr>
          <w:lang w:val="es-ES"/>
        </w:rPr>
        <w:t>RFCP- 075 Configuración de Rutas</w:t>
      </w:r>
    </w:p>
    <w:p w14:paraId="45F1D6CB" w14:textId="77777777" w:rsidR="00005918" w:rsidRPr="00B30A26" w:rsidRDefault="00005918" w:rsidP="00005918">
      <w:pPr>
        <w:rPr>
          <w:lang w:val="es-ES"/>
        </w:rPr>
      </w:pPr>
      <w:r w:rsidRPr="00B30A26">
        <w:rPr>
          <w:lang w:val="es-ES"/>
        </w:rPr>
        <w:t>Permite al usuario gestionar las rutas que debe tomar un vehículo para cumplir una orden.</w:t>
      </w:r>
    </w:p>
    <w:p w14:paraId="69C9FD84" w14:textId="77777777" w:rsidR="00005918" w:rsidRPr="00B30A26" w:rsidRDefault="00005918" w:rsidP="00005918">
      <w:pPr>
        <w:rPr>
          <w:lang w:val="es-ES"/>
        </w:rPr>
      </w:pPr>
    </w:p>
    <w:p w14:paraId="050FA4A5" w14:textId="77777777" w:rsidR="00005918" w:rsidRPr="00B30A26" w:rsidRDefault="00005918" w:rsidP="00005918">
      <w:pPr>
        <w:pStyle w:val="Ttulo6"/>
        <w:rPr>
          <w:lang w:val="es-ES"/>
        </w:rPr>
      </w:pPr>
      <w:r w:rsidRPr="00B30A26">
        <w:rPr>
          <w:lang w:val="es-ES"/>
        </w:rPr>
        <w:t>RFCP- 076 Configuración de órdenes</w:t>
      </w:r>
    </w:p>
    <w:p w14:paraId="442C12CD" w14:textId="77777777" w:rsidR="00005918" w:rsidRPr="00B30A26" w:rsidRDefault="00005918" w:rsidP="00005918">
      <w:pPr>
        <w:rPr>
          <w:lang w:val="es-ES"/>
        </w:rPr>
      </w:pPr>
      <w:r w:rsidRPr="00B30A26">
        <w:rPr>
          <w:lang w:val="es-ES"/>
        </w:rPr>
        <w:t>Permite al usuario gestionar las órdenes de los clientes que se deben cumplir.</w:t>
      </w:r>
    </w:p>
    <w:p w14:paraId="69DA1989" w14:textId="77777777" w:rsidR="00005918" w:rsidRPr="00B30A26" w:rsidRDefault="00005918" w:rsidP="00005918">
      <w:pPr>
        <w:rPr>
          <w:lang w:val="es-ES"/>
        </w:rPr>
      </w:pPr>
    </w:p>
    <w:p w14:paraId="6F129F84" w14:textId="77777777" w:rsidR="00005918" w:rsidRPr="00B30A26" w:rsidRDefault="00005918" w:rsidP="00005918">
      <w:pPr>
        <w:pStyle w:val="Ttulo6"/>
        <w:rPr>
          <w:lang w:val="es-ES"/>
        </w:rPr>
      </w:pPr>
      <w:r w:rsidRPr="00B30A26">
        <w:rPr>
          <w:lang w:val="es-ES"/>
        </w:rPr>
        <w:t>RFCP- 077 Costos</w:t>
      </w:r>
    </w:p>
    <w:p w14:paraId="387E89BC" w14:textId="77777777" w:rsidR="00005918" w:rsidRPr="00B30A26" w:rsidRDefault="00005918" w:rsidP="00005918">
      <w:pPr>
        <w:rPr>
          <w:lang w:val="es-ES"/>
        </w:rPr>
      </w:pPr>
      <w:r w:rsidRPr="00B30A26">
        <w:rPr>
          <w:lang w:val="es-ES"/>
        </w:rPr>
        <w:t>Permite al usuario gestionar los costos que maneja la empresa para cumplir las órdenes.</w:t>
      </w:r>
    </w:p>
    <w:p w14:paraId="6976B1A8" w14:textId="77777777" w:rsidR="00005918" w:rsidRPr="00B30A26" w:rsidRDefault="00005918" w:rsidP="00005918">
      <w:pPr>
        <w:rPr>
          <w:lang w:val="es-ES"/>
        </w:rPr>
      </w:pPr>
    </w:p>
    <w:p w14:paraId="098A7B5C" w14:textId="77777777" w:rsidR="00005918" w:rsidRPr="00B30A26" w:rsidRDefault="00005918" w:rsidP="00005918">
      <w:pPr>
        <w:pStyle w:val="Ttulo6"/>
        <w:rPr>
          <w:lang w:val="es-ES"/>
        </w:rPr>
      </w:pPr>
      <w:r w:rsidRPr="00B30A26">
        <w:rPr>
          <w:lang w:val="es-ES"/>
        </w:rPr>
        <w:t>RFCP- 078 Costos de ruta</w:t>
      </w:r>
    </w:p>
    <w:p w14:paraId="20AB3F88" w14:textId="77777777" w:rsidR="00005918" w:rsidRPr="00B30A26" w:rsidRDefault="00005918" w:rsidP="00005918">
      <w:pPr>
        <w:rPr>
          <w:lang w:val="es-ES"/>
        </w:rPr>
      </w:pPr>
      <w:r w:rsidRPr="00B30A26">
        <w:rPr>
          <w:lang w:val="es-ES"/>
        </w:rPr>
        <w:t>Permite al usuario gestionar los costos asociados a una ruta previamente establecida.</w:t>
      </w:r>
    </w:p>
    <w:p w14:paraId="7ACED8F0" w14:textId="77777777" w:rsidR="005E1FD1" w:rsidRPr="00B30A26" w:rsidRDefault="005E1FD1" w:rsidP="005E1FD1">
      <w:pPr>
        <w:rPr>
          <w:lang w:val="es-ES"/>
        </w:rPr>
      </w:pPr>
    </w:p>
    <w:p w14:paraId="0932EF4E" w14:textId="23545EC4" w:rsidR="005E1FD1" w:rsidRPr="00B30A26" w:rsidRDefault="006E4998" w:rsidP="006E4998">
      <w:pPr>
        <w:pStyle w:val="Ttulo4"/>
        <w:rPr>
          <w:lang w:val="es-ES"/>
        </w:rPr>
      </w:pPr>
      <w:bookmarkStart w:id="1695" w:name="_Toc518466277"/>
      <w:r w:rsidRPr="00B30A26">
        <w:rPr>
          <w:lang w:val="es-ES"/>
        </w:rPr>
        <w:t>Extreme Platform</w:t>
      </w:r>
      <w:bookmarkEnd w:id="1695"/>
      <w:r w:rsidR="004F6A81" w:rsidRPr="00B30A26">
        <w:rPr>
          <w:lang w:val="es-ES"/>
        </w:rPr>
        <w:fldChar w:fldCharType="begin"/>
      </w:r>
      <w:r w:rsidR="004F6A81" w:rsidRPr="00B30A26">
        <w:rPr>
          <w:lang w:val="es-ES"/>
        </w:rPr>
        <w:instrText xml:space="preserve"> XE "</w:instrText>
      </w:r>
      <w:r w:rsidR="004F6A81" w:rsidRPr="00B30A26">
        <w:rPr>
          <w:b w:val="0"/>
          <w:szCs w:val="28"/>
          <w:lang w:val="es-ES"/>
        </w:rPr>
        <w:instrText>Extreme Platform</w:instrText>
      </w:r>
      <w:r w:rsidR="004F6A81" w:rsidRPr="00B30A26">
        <w:rPr>
          <w:lang w:val="es-ES"/>
        </w:rPr>
        <w:instrText xml:space="preserve">" </w:instrText>
      </w:r>
      <w:r w:rsidR="004F6A81" w:rsidRPr="00B30A26">
        <w:rPr>
          <w:lang w:val="es-ES"/>
        </w:rPr>
        <w:fldChar w:fldCharType="end"/>
      </w:r>
    </w:p>
    <w:p w14:paraId="07590588" w14:textId="3BEE467B" w:rsidR="00CC18DD" w:rsidRPr="00B30A26" w:rsidRDefault="00CC18DD" w:rsidP="00CC18DD">
      <w:pPr>
        <w:rPr>
          <w:lang w:val="es-ES"/>
        </w:rPr>
      </w:pPr>
      <w:r w:rsidRPr="00B30A26">
        <w:rPr>
          <w:lang w:val="es-ES"/>
        </w:rPr>
        <w:t>Extreme Platform</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Extreme Platform</w:instrText>
      </w:r>
      <w:r w:rsidR="004F6A81" w:rsidRPr="00B30A26">
        <w:rPr>
          <w:lang w:val="es-ES"/>
        </w:rPr>
        <w:instrText xml:space="preserve">" </w:instrText>
      </w:r>
      <w:r w:rsidR="004F6A81" w:rsidRPr="00B30A26">
        <w:rPr>
          <w:lang w:val="es-ES"/>
        </w:rPr>
        <w:fldChar w:fldCharType="end"/>
      </w:r>
      <w:r w:rsidRPr="00B30A26">
        <w:rPr>
          <w:lang w:val="es-ES"/>
        </w:rPr>
        <w:t>® es una poderosa suite de herramientas</w:t>
      </w:r>
      <w:r w:rsidR="00B716F9" w:rsidRPr="00B30A26">
        <w:rPr>
          <w:lang w:val="es-ES"/>
        </w:rPr>
        <w:t xml:space="preserve"> que combinan las más avanzadas </w:t>
      </w:r>
      <w:r w:rsidRPr="00B30A26">
        <w:rPr>
          <w:lang w:val="es-ES"/>
        </w:rPr>
        <w:t>tecnologías de información y telecomunicaciones para gestionar de manera flexible y óptima el</w:t>
      </w:r>
      <w:r w:rsidR="00B716F9" w:rsidRPr="00B30A26">
        <w:rPr>
          <w:lang w:val="es-ES"/>
        </w:rPr>
        <w:t xml:space="preserve"> </w:t>
      </w:r>
      <w:r w:rsidRPr="00B30A26">
        <w:rPr>
          <w:lang w:val="es-ES"/>
        </w:rPr>
        <w:t>trabajo del personal que labora en campo.</w:t>
      </w:r>
    </w:p>
    <w:p w14:paraId="584AE615" w14:textId="77777777" w:rsidR="00B716F9" w:rsidRPr="00B30A26" w:rsidRDefault="00B716F9" w:rsidP="00CC18DD">
      <w:pPr>
        <w:rPr>
          <w:lang w:val="es-ES"/>
        </w:rPr>
      </w:pPr>
    </w:p>
    <w:p w14:paraId="2D1BB34E" w14:textId="77777777" w:rsidR="00B716F9" w:rsidRPr="00B30A26" w:rsidRDefault="00B716F9" w:rsidP="00B716F9">
      <w:pPr>
        <w:pStyle w:val="Ttulo5"/>
        <w:rPr>
          <w:lang w:val="es-ES"/>
        </w:rPr>
      </w:pPr>
      <w:bookmarkStart w:id="1696" w:name="_Toc518466278"/>
      <w:r w:rsidRPr="00B30A26">
        <w:rPr>
          <w:lang w:val="es-ES"/>
        </w:rPr>
        <w:t>Control de flotas y seguimiento GPS</w:t>
      </w:r>
      <w:bookmarkEnd w:id="1696"/>
      <w:r w:rsidRPr="00B30A26">
        <w:rPr>
          <w:lang w:val="es-ES"/>
        </w:rPr>
        <w:t xml:space="preserve"> </w:t>
      </w:r>
    </w:p>
    <w:p w14:paraId="1ABA8963" w14:textId="1DB3FFB6" w:rsidR="00B716F9" w:rsidRPr="00B30A26" w:rsidRDefault="00B716F9" w:rsidP="00B716F9">
      <w:pPr>
        <w:pStyle w:val="Ttulo6"/>
        <w:rPr>
          <w:lang w:val="es-ES"/>
        </w:rPr>
      </w:pPr>
      <w:r w:rsidRPr="00B30A26">
        <w:rPr>
          <w:lang w:val="es-ES"/>
        </w:rPr>
        <w:t xml:space="preserve">RFEP – 001 CONTROL DE FLOTAS </w:t>
      </w:r>
    </w:p>
    <w:p w14:paraId="013558DC" w14:textId="77777777" w:rsidR="00B716F9" w:rsidRPr="00B30A26" w:rsidRDefault="00B716F9" w:rsidP="00B716F9">
      <w:pPr>
        <w:rPr>
          <w:lang w:val="es-ES"/>
        </w:rPr>
      </w:pPr>
      <w:r w:rsidRPr="00B30A26">
        <w:rPr>
          <w:lang w:val="es-ES"/>
        </w:rPr>
        <w:t xml:space="preserve">La plataforma incorpora un completo módulo que le permitirá realizar el control de la flota de vehículos y el control de intermedios mediante la implementación de puntos virtuales. El sistema permite realizar los despachos y controlar si los vehículos realizan adelantos o retrasos en cada punto virtual a lo largo de la ruta. </w:t>
      </w:r>
    </w:p>
    <w:p w14:paraId="769EA4BE" w14:textId="7E9C6B7F" w:rsidR="00B716F9" w:rsidRPr="00B30A26" w:rsidRDefault="00B716F9" w:rsidP="00B716F9">
      <w:pPr>
        <w:pStyle w:val="Ttulo6"/>
        <w:rPr>
          <w:lang w:val="es-ES"/>
        </w:rPr>
      </w:pPr>
      <w:r w:rsidRPr="00B30A26">
        <w:rPr>
          <w:lang w:val="es-ES"/>
        </w:rPr>
        <w:t xml:space="preserve">RFEP – 002 SISTEMA DE SEGUIMIENTO SATELITAL </w:t>
      </w:r>
    </w:p>
    <w:p w14:paraId="3F230F66" w14:textId="7C320979" w:rsidR="00B716F9" w:rsidRPr="00B30A26" w:rsidRDefault="00B716F9" w:rsidP="00B716F9">
      <w:pPr>
        <w:rPr>
          <w:lang w:val="es-ES"/>
        </w:rPr>
      </w:pPr>
      <w:r w:rsidRPr="00B30A26">
        <w:rPr>
          <w:lang w:val="es-ES"/>
        </w:rPr>
        <w:t>La plataforma permite realizar el seguimiento y ubicación de los vehículos en tiempo real usando dispositivos GPS (Sistema</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lang w:val="es-ES"/>
        </w:rPr>
        <w:fldChar w:fldCharType="end"/>
      </w:r>
      <w:r w:rsidRPr="00B30A26">
        <w:rPr>
          <w:lang w:val="es-ES"/>
        </w:rPr>
        <w:t xml:space="preserve"> de Posicionamiento Global) en cualquier parte del territorio nacional e internacional. De esta forma hace posible controlar la posición actual e histórica de los vehículos de la flota, recorridos realizados, eventos reportados, distancias recorridas, </w:t>
      </w:r>
      <w:r w:rsidRPr="00B30A26">
        <w:rPr>
          <w:lang w:val="es-ES"/>
        </w:rPr>
        <w:lastRenderedPageBreak/>
        <w:t xml:space="preserve">excesos de velocidad, apagados y encendidos, control de paradas, salidas de zonas autorizadas, activación de alertas tipo botón de pánico, entre otras. </w:t>
      </w:r>
    </w:p>
    <w:p w14:paraId="3F12A388" w14:textId="72701E27" w:rsidR="00B716F9" w:rsidRPr="00B30A26" w:rsidRDefault="00B716F9" w:rsidP="00B716F9">
      <w:pPr>
        <w:pStyle w:val="Ttulo6"/>
        <w:rPr>
          <w:lang w:val="es-ES"/>
        </w:rPr>
      </w:pPr>
      <w:r w:rsidRPr="00B30A26">
        <w:rPr>
          <w:lang w:val="es-ES"/>
        </w:rPr>
        <w:t xml:space="preserve">RFEP – 003 MODULO DE LINEA DE TIEMPO </w:t>
      </w:r>
    </w:p>
    <w:p w14:paraId="49186C53" w14:textId="77777777" w:rsidR="00B716F9" w:rsidRPr="00B30A26" w:rsidRDefault="00B716F9" w:rsidP="00B716F9">
      <w:pPr>
        <w:rPr>
          <w:lang w:val="es-ES"/>
        </w:rPr>
      </w:pPr>
      <w:r w:rsidRPr="00B30A26">
        <w:rPr>
          <w:lang w:val="es-ES"/>
        </w:rPr>
        <w:t xml:space="preserve">Este módulo es ideal para el control de la flota de empresas de transporte urbano de pasajeros y permite visualizar el estado de los vehículos en la ruta y detectar sobrepasos o detenciones debido al tráfico. </w:t>
      </w:r>
    </w:p>
    <w:p w14:paraId="490096C6" w14:textId="7EF7C741" w:rsidR="00B716F9" w:rsidRPr="00B30A26" w:rsidRDefault="00B716F9" w:rsidP="00B716F9">
      <w:pPr>
        <w:pStyle w:val="Ttulo6"/>
        <w:rPr>
          <w:lang w:val="es-ES"/>
        </w:rPr>
      </w:pPr>
      <w:r w:rsidRPr="00B30A26">
        <w:rPr>
          <w:lang w:val="es-ES"/>
        </w:rPr>
        <w:t xml:space="preserve">RFEP – 004 MODULO DE PROGRAMACIONES </w:t>
      </w:r>
    </w:p>
    <w:p w14:paraId="36A515FA" w14:textId="77777777" w:rsidR="00B716F9" w:rsidRPr="00B30A26" w:rsidRDefault="00B716F9" w:rsidP="00B716F9">
      <w:pPr>
        <w:rPr>
          <w:lang w:val="es-ES"/>
        </w:rPr>
      </w:pPr>
      <w:r w:rsidRPr="00B30A26">
        <w:rPr>
          <w:lang w:val="es-ES"/>
        </w:rPr>
        <w:t xml:space="preserve">Este módulo permite realizar las programaciones de despachos semanales de los vehículos de una manera aleatoria con el fin de generar equidad. El módulo opera de forma automática y las programaciones quedan listas para ser utilizadas por el módulo de despachos. </w:t>
      </w:r>
    </w:p>
    <w:p w14:paraId="7648EECF" w14:textId="2807A381" w:rsidR="00B716F9" w:rsidRPr="00B30A26" w:rsidRDefault="00B716F9" w:rsidP="00B716F9">
      <w:pPr>
        <w:pStyle w:val="Ttulo6"/>
        <w:rPr>
          <w:lang w:val="es-ES"/>
        </w:rPr>
      </w:pPr>
      <w:r w:rsidRPr="00B30A26">
        <w:rPr>
          <w:lang w:val="es-ES"/>
        </w:rPr>
        <w:t xml:space="preserve">RFEP – 005 MÓDULO DE ALARMAS </w:t>
      </w:r>
    </w:p>
    <w:p w14:paraId="4B2757B8" w14:textId="48185C56" w:rsidR="00B716F9" w:rsidRPr="00B30A26" w:rsidRDefault="00B716F9" w:rsidP="00B716F9">
      <w:pPr>
        <w:rPr>
          <w:lang w:val="es-ES"/>
        </w:rPr>
      </w:pPr>
      <w:r w:rsidRPr="00B30A26">
        <w:rPr>
          <w:lang w:val="es-ES"/>
        </w:rPr>
        <w:t xml:space="preserve">La plataforma cuenta con un potente módulo de alarmas que permite monitorear de forma automática todos los eventos de los vehículos de la flota. Las alarmas pueden ser configuradas de modo flexible, basadas en eventos predeterminados para prevenir malos usos del vehículo. Entre las alarmas pueden configurarse eventos de salidas de zonas en horarios no autorizados, salidas de rutas, excesos de velocidad, inicio tardío de labores por parte del conductor y cualquier otra desviación del comportamiento esperando del vehículo. Cuando se presenta una alarma se emite una alerta vía SMS o mail. </w:t>
      </w:r>
    </w:p>
    <w:p w14:paraId="3F5D1432" w14:textId="25CA8B67" w:rsidR="00B716F9" w:rsidRPr="00B30A26" w:rsidRDefault="00B716F9" w:rsidP="00B716F9">
      <w:pPr>
        <w:pStyle w:val="Ttulo6"/>
        <w:rPr>
          <w:lang w:val="es-ES"/>
        </w:rPr>
      </w:pPr>
      <w:r w:rsidRPr="00B30A26">
        <w:rPr>
          <w:lang w:val="es-ES"/>
        </w:rPr>
        <w:t xml:space="preserve">RFEP – 006 MÓDULO CALIFICACION DE CONDUCTORES </w:t>
      </w:r>
    </w:p>
    <w:p w14:paraId="70DCA0A5" w14:textId="77777777" w:rsidR="00B716F9" w:rsidRPr="00B30A26" w:rsidRDefault="00B716F9" w:rsidP="00B716F9">
      <w:pPr>
        <w:rPr>
          <w:lang w:val="es-ES"/>
        </w:rPr>
      </w:pPr>
      <w:r w:rsidRPr="00B30A26">
        <w:rPr>
          <w:lang w:val="es-ES"/>
        </w:rPr>
        <w:t xml:space="preserve">El sistema permite realizar la calificación automática de los conductores teniendo en cuenta las aceleradas y frenadas bruscas, así como los excesos de velocidad y la velocidad promedio. </w:t>
      </w:r>
    </w:p>
    <w:p w14:paraId="5B0BDC04" w14:textId="78D16809" w:rsidR="00B716F9" w:rsidRPr="00B30A26" w:rsidRDefault="00B716F9" w:rsidP="00B716F9">
      <w:pPr>
        <w:pStyle w:val="Ttulo6"/>
        <w:rPr>
          <w:lang w:val="es-ES"/>
        </w:rPr>
      </w:pPr>
      <w:r w:rsidRPr="00B30A26">
        <w:rPr>
          <w:lang w:val="es-ES"/>
        </w:rPr>
        <w:t xml:space="preserve">RFEP – 007 MÓDULO CONTROL DE ACTIVIDADES </w:t>
      </w:r>
    </w:p>
    <w:p w14:paraId="71046BE1" w14:textId="77777777" w:rsidR="00B716F9" w:rsidRPr="00B30A26" w:rsidRDefault="00B716F9" w:rsidP="00B716F9">
      <w:pPr>
        <w:rPr>
          <w:lang w:val="es-ES"/>
        </w:rPr>
      </w:pPr>
      <w:r w:rsidRPr="00B30A26">
        <w:rPr>
          <w:lang w:val="es-ES"/>
        </w:rPr>
        <w:t xml:space="preserve">El módulo de control de actividades permite registrar recordatorios de actividades o acciones que se deberán realizar sobre los vehículos (ej. Vencimiento de SOAT, vencimiento de revisión técnico-mecánica, cambio de aceite, entre otras), Las alertas del cumplimiento de actividades son enviadas vía SMS o mail </w:t>
      </w:r>
    </w:p>
    <w:p w14:paraId="51AB7C31" w14:textId="4CF7877D" w:rsidR="00B716F9" w:rsidRPr="00B30A26" w:rsidRDefault="00B716F9" w:rsidP="00B716F9">
      <w:pPr>
        <w:pStyle w:val="Ttulo6"/>
        <w:rPr>
          <w:lang w:val="es-ES"/>
        </w:rPr>
      </w:pPr>
      <w:r w:rsidRPr="00B30A26">
        <w:rPr>
          <w:lang w:val="es-ES"/>
        </w:rPr>
        <w:t xml:space="preserve">RFEP – 008 MÓDULO PLAN ESTRATEGICO DE SEGURIDAD VIAL (PESV) </w:t>
      </w:r>
    </w:p>
    <w:p w14:paraId="3AC83B8B" w14:textId="77777777" w:rsidR="00B716F9" w:rsidRPr="00B30A26" w:rsidRDefault="00B716F9" w:rsidP="00B716F9">
      <w:pPr>
        <w:rPr>
          <w:lang w:val="es-ES"/>
        </w:rPr>
      </w:pPr>
      <w:r w:rsidRPr="00B30A26">
        <w:rPr>
          <w:lang w:val="es-ES"/>
        </w:rPr>
        <w:t xml:space="preserve">El sistema cuenta con un módulo que ayuda a simplificar el cumplimiento del plan estratégico de seguridad vial, en aspectos tales como, las hojas de vida tanto del conductor como del vehículo, el formato de mantenimiento correctivo y preventivo, inspección pre-operacional, gestión de políticas de </w:t>
      </w:r>
    </w:p>
    <w:p w14:paraId="62602B84" w14:textId="77777777" w:rsidR="00B716F9" w:rsidRPr="00B30A26" w:rsidRDefault="00B716F9" w:rsidP="00B716F9">
      <w:pPr>
        <w:rPr>
          <w:lang w:val="es-ES"/>
        </w:rPr>
      </w:pPr>
    </w:p>
    <w:p w14:paraId="055EA752" w14:textId="77777777" w:rsidR="00B716F9" w:rsidRPr="00B30A26" w:rsidRDefault="00B716F9" w:rsidP="00B716F9">
      <w:pPr>
        <w:pStyle w:val="Ttulo5"/>
        <w:rPr>
          <w:lang w:val="es-ES"/>
        </w:rPr>
      </w:pPr>
      <w:bookmarkStart w:id="1697" w:name="_Toc518466279"/>
      <w:r w:rsidRPr="00B30A26">
        <w:rPr>
          <w:lang w:val="es-ES"/>
        </w:rPr>
        <w:lastRenderedPageBreak/>
        <w:t>Gestión de entregas y trazabilidad</w:t>
      </w:r>
      <w:bookmarkEnd w:id="1697"/>
      <w:r w:rsidRPr="00B30A26">
        <w:rPr>
          <w:lang w:val="es-ES"/>
        </w:rPr>
        <w:t xml:space="preserve"> </w:t>
      </w:r>
    </w:p>
    <w:p w14:paraId="1B45A977" w14:textId="0495D4F1" w:rsidR="00B716F9" w:rsidRPr="00B30A26" w:rsidRDefault="00B716F9" w:rsidP="00B716F9">
      <w:pPr>
        <w:pStyle w:val="Ttulo6"/>
        <w:rPr>
          <w:lang w:val="es-ES"/>
        </w:rPr>
      </w:pPr>
      <w:r w:rsidRPr="00B30A26">
        <w:rPr>
          <w:lang w:val="es-ES"/>
        </w:rPr>
        <w:t xml:space="preserve">RFEP – 009 INTERFACES </w:t>
      </w:r>
    </w:p>
    <w:p w14:paraId="33C032E2" w14:textId="77777777" w:rsidR="00B716F9" w:rsidRPr="00B30A26" w:rsidRDefault="00B716F9" w:rsidP="00B716F9">
      <w:pPr>
        <w:rPr>
          <w:lang w:val="es-ES"/>
        </w:rPr>
      </w:pPr>
      <w:r w:rsidRPr="00B30A26">
        <w:rPr>
          <w:lang w:val="es-ES"/>
        </w:rPr>
        <w:t xml:space="preserve">Extreme control® es una aplicación especialmente diseñada para ser integrada con otras plataformas para compartir información. Los métodos de conexión pueden ser en línea o en bach haciendo uso de web services, procedimientos almacenados o acceso a vistas de bases de datos. </w:t>
      </w:r>
    </w:p>
    <w:p w14:paraId="7153B7D4" w14:textId="77777777" w:rsidR="00B716F9" w:rsidRPr="00B30A26" w:rsidRDefault="00B716F9" w:rsidP="00B716F9">
      <w:pPr>
        <w:rPr>
          <w:lang w:val="es-ES"/>
        </w:rPr>
      </w:pPr>
    </w:p>
    <w:p w14:paraId="5A83084E" w14:textId="4AB53DD8" w:rsidR="00B716F9" w:rsidRPr="00B30A26" w:rsidRDefault="00B716F9" w:rsidP="00B716F9">
      <w:pPr>
        <w:pStyle w:val="Ttulo6"/>
        <w:rPr>
          <w:lang w:val="es-ES"/>
        </w:rPr>
      </w:pPr>
      <w:r w:rsidRPr="00B30A26">
        <w:rPr>
          <w:lang w:val="es-ES"/>
        </w:rPr>
        <w:t xml:space="preserve">RFEP – 010 GESTION DE VIAJES Y DE ENTREGAS </w:t>
      </w:r>
    </w:p>
    <w:p w14:paraId="6FE27C83" w14:textId="77777777" w:rsidR="00B716F9" w:rsidRPr="00B30A26" w:rsidRDefault="00B716F9" w:rsidP="00B716F9">
      <w:pPr>
        <w:rPr>
          <w:lang w:val="es-ES"/>
        </w:rPr>
      </w:pPr>
      <w:r w:rsidRPr="00B30A26">
        <w:rPr>
          <w:lang w:val="es-ES"/>
        </w:rPr>
        <w:t xml:space="preserve">El sistema debe permitir la gestión de viajes como entes independientes que contengan información relevante e importante. Algunas funcionalidades o características que deben tenerse en cuenta son: </w:t>
      </w:r>
    </w:p>
    <w:p w14:paraId="5ECFA82C" w14:textId="3B9D403A" w:rsidR="00B716F9" w:rsidRPr="00B30A26" w:rsidRDefault="00B716F9" w:rsidP="00B716F9">
      <w:pPr>
        <w:numPr>
          <w:ilvl w:val="0"/>
          <w:numId w:val="1"/>
        </w:numPr>
        <w:rPr>
          <w:lang w:val="es-ES"/>
        </w:rPr>
      </w:pPr>
      <w:r w:rsidRPr="00B30A26">
        <w:rPr>
          <w:lang w:val="es-ES"/>
        </w:rPr>
        <w:t xml:space="preserve">Se debe manejar una jerarquía de viajes como entes autónomos que pueden estar asignados o no </w:t>
      </w:r>
      <w:r w:rsidRPr="00B30A26">
        <w:rPr>
          <w:rFonts w:ascii="MS Mincho" w:eastAsia="MS Mincho" w:hAnsi="MS Mincho" w:cs="MS Mincho"/>
          <w:lang w:val="es-ES"/>
        </w:rPr>
        <w:t> </w:t>
      </w:r>
    </w:p>
    <w:p w14:paraId="5F73801E" w14:textId="220E8D0B" w:rsidR="00B716F9" w:rsidRPr="00B30A26" w:rsidRDefault="00B716F9" w:rsidP="00B716F9">
      <w:pPr>
        <w:numPr>
          <w:ilvl w:val="0"/>
          <w:numId w:val="1"/>
        </w:numPr>
        <w:rPr>
          <w:lang w:val="es-ES"/>
        </w:rPr>
      </w:pPr>
      <w:r w:rsidRPr="00B30A26">
        <w:rPr>
          <w:lang w:val="es-ES"/>
        </w:rPr>
        <w:t xml:space="preserve">Presentar un nodo de viajes no asignados en el árbol </w:t>
      </w:r>
      <w:r w:rsidRPr="00B30A26">
        <w:rPr>
          <w:rFonts w:ascii="MS Mincho" w:eastAsia="MS Mincho" w:hAnsi="MS Mincho" w:cs="MS Mincho"/>
          <w:lang w:val="es-ES"/>
        </w:rPr>
        <w:t> </w:t>
      </w:r>
    </w:p>
    <w:p w14:paraId="6D06DA75" w14:textId="41E20C73" w:rsidR="00B716F9" w:rsidRPr="00B30A26" w:rsidRDefault="00B716F9" w:rsidP="00B716F9">
      <w:pPr>
        <w:numPr>
          <w:ilvl w:val="0"/>
          <w:numId w:val="1"/>
        </w:numPr>
        <w:rPr>
          <w:lang w:val="es-ES"/>
        </w:rPr>
      </w:pPr>
      <w:r w:rsidRPr="00B30A26">
        <w:rPr>
          <w:lang w:val="es-ES"/>
        </w:rPr>
        <w:t xml:space="preserve">Permitir incluir entregas/facturas a los viajes existentes </w:t>
      </w:r>
      <w:r w:rsidRPr="00B30A26">
        <w:rPr>
          <w:rFonts w:ascii="MS Mincho" w:eastAsia="MS Mincho" w:hAnsi="MS Mincho" w:cs="MS Mincho"/>
          <w:lang w:val="es-ES"/>
        </w:rPr>
        <w:t> </w:t>
      </w:r>
    </w:p>
    <w:p w14:paraId="3AF7B95C" w14:textId="3C2BD84A" w:rsidR="00B716F9" w:rsidRPr="00B30A26" w:rsidRDefault="00B716F9" w:rsidP="00B716F9">
      <w:pPr>
        <w:numPr>
          <w:ilvl w:val="0"/>
          <w:numId w:val="1"/>
        </w:numPr>
        <w:rPr>
          <w:lang w:val="es-ES"/>
        </w:rPr>
      </w:pPr>
      <w:r w:rsidRPr="00B30A26">
        <w:rPr>
          <w:lang w:val="es-ES"/>
        </w:rPr>
        <w:t xml:space="preserve">A los recursos se les deben poder asignar viajes </w:t>
      </w:r>
      <w:r w:rsidRPr="00B30A26">
        <w:rPr>
          <w:rFonts w:ascii="MS Mincho" w:eastAsia="MS Mincho" w:hAnsi="MS Mincho" w:cs="MS Mincho"/>
          <w:lang w:val="es-ES"/>
        </w:rPr>
        <w:t> </w:t>
      </w:r>
    </w:p>
    <w:p w14:paraId="4C8EC5D4" w14:textId="7915517E" w:rsidR="00B716F9" w:rsidRPr="00B30A26" w:rsidRDefault="00B716F9" w:rsidP="00B716F9">
      <w:pPr>
        <w:numPr>
          <w:ilvl w:val="0"/>
          <w:numId w:val="1"/>
        </w:numPr>
        <w:rPr>
          <w:lang w:val="es-ES"/>
        </w:rPr>
      </w:pPr>
      <w:r w:rsidRPr="00B30A26">
        <w:rPr>
          <w:lang w:val="es-ES"/>
        </w:rPr>
        <w:t xml:space="preserve">Asignar entregas y organizar la ruta optima de cada viaje usando el módulo planning, permitiendo elegir el punto de inicio de la ruta y mostrando el recorrido calle a calle </w:t>
      </w:r>
      <w:r w:rsidRPr="00B30A26">
        <w:rPr>
          <w:rFonts w:ascii="MS Mincho" w:eastAsia="MS Mincho" w:hAnsi="MS Mincho" w:cs="MS Mincho"/>
          <w:lang w:val="es-ES"/>
        </w:rPr>
        <w:t> </w:t>
      </w:r>
    </w:p>
    <w:p w14:paraId="1C4833D4" w14:textId="41E43AF8" w:rsidR="00B716F9" w:rsidRPr="00B30A26" w:rsidRDefault="00B716F9" w:rsidP="00B716F9">
      <w:pPr>
        <w:numPr>
          <w:ilvl w:val="0"/>
          <w:numId w:val="1"/>
        </w:numPr>
        <w:rPr>
          <w:lang w:val="es-ES"/>
        </w:rPr>
      </w:pPr>
      <w:r w:rsidRPr="00B30A26">
        <w:rPr>
          <w:lang w:val="es-ES"/>
        </w:rPr>
        <w:t xml:space="preserve">Asignación y devolución de equipo móvil a cada viaje </w:t>
      </w:r>
      <w:r w:rsidRPr="00B30A26">
        <w:rPr>
          <w:rFonts w:ascii="MS Mincho" w:eastAsia="MS Mincho" w:hAnsi="MS Mincho" w:cs="MS Mincho"/>
          <w:lang w:val="es-ES"/>
        </w:rPr>
        <w:t> </w:t>
      </w:r>
    </w:p>
    <w:p w14:paraId="18F90F61" w14:textId="6BB72105" w:rsidR="00B716F9" w:rsidRPr="00B30A26" w:rsidRDefault="00B716F9" w:rsidP="00B716F9">
      <w:pPr>
        <w:numPr>
          <w:ilvl w:val="0"/>
          <w:numId w:val="1"/>
        </w:numPr>
        <w:rPr>
          <w:lang w:val="es-ES"/>
        </w:rPr>
      </w:pPr>
      <w:r w:rsidRPr="00B30A26">
        <w:rPr>
          <w:lang w:val="es-ES"/>
        </w:rPr>
        <w:t xml:space="preserve">Definir como viaje madre y asignación de viaje madre al viaje actual y visualizar esta relación entre viajes </w:t>
      </w:r>
      <w:r w:rsidRPr="00B30A26">
        <w:rPr>
          <w:rFonts w:ascii="MS Mincho" w:eastAsia="MS Mincho" w:hAnsi="MS Mincho" w:cs="MS Mincho"/>
          <w:lang w:val="es-ES"/>
        </w:rPr>
        <w:t> </w:t>
      </w:r>
    </w:p>
    <w:p w14:paraId="25CFBB08" w14:textId="6B7AB05B" w:rsidR="00B716F9" w:rsidRPr="00B30A26" w:rsidRDefault="00B716F9" w:rsidP="00B716F9">
      <w:pPr>
        <w:numPr>
          <w:ilvl w:val="0"/>
          <w:numId w:val="1"/>
        </w:numPr>
        <w:rPr>
          <w:lang w:val="es-ES"/>
        </w:rPr>
      </w:pPr>
      <w:r w:rsidRPr="00B30A26">
        <w:rPr>
          <w:lang w:val="es-ES"/>
        </w:rPr>
        <w:t xml:space="preserve">Reportar tiempos de viaje manualmente, incluir fecha y hora. Normalmente se debe hacer desde el móvil </w:t>
      </w:r>
      <w:r w:rsidRPr="00B30A26">
        <w:rPr>
          <w:rFonts w:ascii="MS Mincho" w:eastAsia="MS Mincho" w:hAnsi="MS Mincho" w:cs="MS Mincho"/>
          <w:lang w:val="es-ES"/>
        </w:rPr>
        <w:t> </w:t>
      </w:r>
    </w:p>
    <w:p w14:paraId="2D46DDA0" w14:textId="5CCC707E" w:rsidR="00B716F9" w:rsidRPr="00B30A26" w:rsidRDefault="00B716F9" w:rsidP="00B716F9">
      <w:pPr>
        <w:numPr>
          <w:ilvl w:val="0"/>
          <w:numId w:val="1"/>
        </w:numPr>
        <w:rPr>
          <w:lang w:val="es-ES"/>
        </w:rPr>
      </w:pPr>
      <w:r w:rsidRPr="00B30A26">
        <w:rPr>
          <w:lang w:val="es-ES"/>
        </w:rPr>
        <w:t xml:space="preserve">Permitir inicio y finalización de viaje </w:t>
      </w:r>
      <w:r w:rsidRPr="00B30A26">
        <w:rPr>
          <w:rFonts w:ascii="MS Mincho" w:eastAsia="MS Mincho" w:hAnsi="MS Mincho" w:cs="MS Mincho"/>
          <w:lang w:val="es-ES"/>
        </w:rPr>
        <w:t> </w:t>
      </w:r>
    </w:p>
    <w:p w14:paraId="12B1140D" w14:textId="2A047F18" w:rsidR="00B716F9" w:rsidRPr="00B30A26" w:rsidRDefault="00B716F9" w:rsidP="00B716F9">
      <w:pPr>
        <w:numPr>
          <w:ilvl w:val="0"/>
          <w:numId w:val="1"/>
        </w:numPr>
        <w:rPr>
          <w:lang w:val="es-ES"/>
        </w:rPr>
      </w:pPr>
      <w:r w:rsidRPr="00B30A26">
        <w:rPr>
          <w:lang w:val="es-ES"/>
        </w:rPr>
        <w:t xml:space="preserve">Registro de flete del viaje y liquidación del viaje </w:t>
      </w:r>
      <w:r w:rsidRPr="00B30A26">
        <w:rPr>
          <w:rFonts w:ascii="MS Mincho" w:eastAsia="MS Mincho" w:hAnsi="MS Mincho" w:cs="MS Mincho"/>
          <w:lang w:val="es-ES"/>
        </w:rPr>
        <w:t> </w:t>
      </w:r>
    </w:p>
    <w:p w14:paraId="4BB0925E" w14:textId="0A98D16C" w:rsidR="00B716F9" w:rsidRPr="00B30A26" w:rsidRDefault="00B716F9" w:rsidP="00B716F9">
      <w:pPr>
        <w:numPr>
          <w:ilvl w:val="0"/>
          <w:numId w:val="1"/>
        </w:numPr>
        <w:rPr>
          <w:lang w:val="es-ES"/>
        </w:rPr>
      </w:pPr>
      <w:r w:rsidRPr="00B30A26">
        <w:rPr>
          <w:lang w:val="es-ES"/>
        </w:rPr>
        <w:t xml:space="preserve">Haciendo uso de mapas digitalizados, el sistema determina la ubicación geográfica de todas las órdenes de trabajo pendientes. </w:t>
      </w:r>
      <w:r w:rsidRPr="00B30A26">
        <w:rPr>
          <w:rFonts w:ascii="MS Mincho" w:eastAsia="MS Mincho" w:hAnsi="MS Mincho" w:cs="MS Mincho"/>
          <w:lang w:val="es-ES"/>
        </w:rPr>
        <w:t> </w:t>
      </w:r>
    </w:p>
    <w:p w14:paraId="4FEBF378" w14:textId="23A6D81B" w:rsidR="00B716F9" w:rsidRPr="00B30A26" w:rsidRDefault="00B716F9" w:rsidP="00B716F9">
      <w:pPr>
        <w:numPr>
          <w:ilvl w:val="0"/>
          <w:numId w:val="1"/>
        </w:numPr>
        <w:rPr>
          <w:lang w:val="es-ES"/>
        </w:rPr>
      </w:pPr>
      <w:r w:rsidRPr="00B30A26">
        <w:rPr>
          <w:lang w:val="es-ES"/>
        </w:rPr>
        <w:t xml:space="preserve">Sobre el mapa se debe poder visualizar el recorrido programado de entregas, el recorrido realizado de entregas y el recorrido GPS realizado por el vehículo </w:t>
      </w:r>
      <w:r w:rsidRPr="00B30A26">
        <w:rPr>
          <w:rFonts w:ascii="MS Mincho" w:eastAsia="MS Mincho" w:hAnsi="MS Mincho" w:cs="MS Mincho"/>
          <w:lang w:val="es-ES"/>
        </w:rPr>
        <w:t> </w:t>
      </w:r>
    </w:p>
    <w:p w14:paraId="29E81BD6" w14:textId="52BD3C4E" w:rsidR="00B716F9" w:rsidRPr="00B30A26" w:rsidRDefault="00B716F9" w:rsidP="00B716F9">
      <w:pPr>
        <w:numPr>
          <w:ilvl w:val="0"/>
          <w:numId w:val="1"/>
        </w:numPr>
        <w:rPr>
          <w:lang w:val="es-ES"/>
        </w:rPr>
      </w:pPr>
      <w:r w:rsidRPr="00B30A26">
        <w:rPr>
          <w:lang w:val="es-ES"/>
        </w:rPr>
        <w:t xml:space="preserve">Manejar y visualizar información y datos relevante de los viajes en la ventana de mas información, como por ejemplo: </w:t>
      </w:r>
      <w:r w:rsidRPr="00B30A26">
        <w:rPr>
          <w:rFonts w:ascii="MS Mincho" w:eastAsia="MS Mincho" w:hAnsi="MS Mincho" w:cs="MS Mincho"/>
          <w:lang w:val="es-ES"/>
        </w:rPr>
        <w:t> </w:t>
      </w:r>
    </w:p>
    <w:p w14:paraId="366ECCC4" w14:textId="77777777" w:rsidR="00B716F9" w:rsidRPr="00B30A26" w:rsidRDefault="00B716F9" w:rsidP="00B716F9">
      <w:pPr>
        <w:pStyle w:val="Prrafodelista"/>
        <w:numPr>
          <w:ilvl w:val="1"/>
          <w:numId w:val="14"/>
        </w:numPr>
        <w:rPr>
          <w:lang w:val="es-ES"/>
        </w:rPr>
      </w:pPr>
      <w:r w:rsidRPr="00B30A26">
        <w:rPr>
          <w:lang w:val="es-ES"/>
        </w:rPr>
        <w:lastRenderedPageBreak/>
        <w:t>Información del viaje y su estado</w:t>
      </w:r>
    </w:p>
    <w:p w14:paraId="194E7066" w14:textId="77777777" w:rsidR="00B716F9" w:rsidRPr="00B30A26" w:rsidRDefault="00B716F9" w:rsidP="00B716F9">
      <w:pPr>
        <w:pStyle w:val="Prrafodelista"/>
        <w:numPr>
          <w:ilvl w:val="1"/>
          <w:numId w:val="14"/>
        </w:numPr>
        <w:rPr>
          <w:lang w:val="es-ES"/>
        </w:rPr>
      </w:pPr>
      <w:r w:rsidRPr="00B30A26">
        <w:rPr>
          <w:lang w:val="es-ES"/>
        </w:rPr>
        <w:t>Entregas asociadas al viaje</w:t>
      </w:r>
      <w:r w:rsidRPr="00B30A26">
        <w:rPr>
          <w:rFonts w:ascii="MS Mincho" w:eastAsia="MS Mincho" w:hAnsi="MS Mincho" w:cs="MS Mincho"/>
          <w:lang w:val="es-ES"/>
        </w:rPr>
        <w:t> </w:t>
      </w:r>
    </w:p>
    <w:p w14:paraId="40A3ACFD" w14:textId="77777777" w:rsidR="00B716F9" w:rsidRPr="00B30A26" w:rsidRDefault="00B716F9" w:rsidP="00B716F9">
      <w:pPr>
        <w:pStyle w:val="Prrafodelista"/>
        <w:numPr>
          <w:ilvl w:val="1"/>
          <w:numId w:val="14"/>
        </w:numPr>
        <w:rPr>
          <w:lang w:val="es-ES"/>
        </w:rPr>
      </w:pPr>
      <w:r w:rsidRPr="00B30A26">
        <w:rPr>
          <w:lang w:val="es-ES"/>
        </w:rPr>
        <w:t>Novedades de viaje con fotos asociadas</w:t>
      </w:r>
      <w:r w:rsidRPr="00B30A26">
        <w:rPr>
          <w:rFonts w:ascii="MS Mincho" w:eastAsia="MS Mincho" w:hAnsi="MS Mincho" w:cs="MS Mincho"/>
          <w:lang w:val="es-ES"/>
        </w:rPr>
        <w:t> </w:t>
      </w:r>
    </w:p>
    <w:p w14:paraId="366EA55A" w14:textId="77777777" w:rsidR="00B716F9" w:rsidRPr="00B30A26" w:rsidRDefault="00B716F9" w:rsidP="00B716F9">
      <w:pPr>
        <w:pStyle w:val="Prrafodelista"/>
        <w:numPr>
          <w:ilvl w:val="1"/>
          <w:numId w:val="14"/>
        </w:numPr>
        <w:rPr>
          <w:lang w:val="es-ES"/>
        </w:rPr>
      </w:pPr>
      <w:r w:rsidRPr="00B30A26">
        <w:rPr>
          <w:lang w:val="es-ES"/>
        </w:rPr>
        <w:t>Alarmas de viaje</w:t>
      </w:r>
      <w:r w:rsidRPr="00B30A26">
        <w:rPr>
          <w:rFonts w:ascii="MS Mincho" w:eastAsia="MS Mincho" w:hAnsi="MS Mincho" w:cs="MS Mincho"/>
          <w:lang w:val="es-ES"/>
        </w:rPr>
        <w:t> </w:t>
      </w:r>
      <w:r w:rsidRPr="00B30A26">
        <w:rPr>
          <w:lang w:val="es-ES"/>
        </w:rPr>
        <w:t>o Tiempos del viaje</w:t>
      </w:r>
    </w:p>
    <w:p w14:paraId="4880A108" w14:textId="4DCA41FD" w:rsidR="00B716F9" w:rsidRPr="00B30A26" w:rsidRDefault="00B716F9" w:rsidP="00B716F9">
      <w:pPr>
        <w:pStyle w:val="Prrafodelista"/>
        <w:numPr>
          <w:ilvl w:val="1"/>
          <w:numId w:val="14"/>
        </w:numPr>
        <w:rPr>
          <w:lang w:val="es-ES"/>
        </w:rPr>
      </w:pPr>
      <w:r w:rsidRPr="00B30A26">
        <w:rPr>
          <w:lang w:val="es-ES"/>
        </w:rPr>
        <w:t xml:space="preserve">Puntos de control, incluir de pronto un mapa que muestre los tiempos en cada punto control o Imágenes del viaje </w:t>
      </w:r>
    </w:p>
    <w:p w14:paraId="09AE83E8" w14:textId="316658F4" w:rsidR="00B716F9" w:rsidRPr="00B30A26" w:rsidRDefault="00B716F9" w:rsidP="00B716F9">
      <w:pPr>
        <w:pStyle w:val="Prrafodelista"/>
        <w:numPr>
          <w:ilvl w:val="0"/>
          <w:numId w:val="14"/>
        </w:numPr>
        <w:rPr>
          <w:lang w:val="es-ES"/>
        </w:rPr>
      </w:pPr>
      <w:r w:rsidRPr="00B30A26">
        <w:rPr>
          <w:lang w:val="es-ES"/>
        </w:rPr>
        <w:t xml:space="preserve">Visualización de una bitácora completa del viaje, en la cual se presenten en un único listado, ordenado cronológicamente, todas las acciones y actividades realizadas por este: Creación, asignación de entregas al viaje, planeación del viaje, asignación a un recurso, asignación de celular, tiempos de viaje, novedades de viaje, alarmas y notificaciones, puntos de control, realización de entregas, finalización del viaje, devolución del celular, registro del flete, liquidación del viaje. </w:t>
      </w:r>
      <w:r w:rsidRPr="00B30A26">
        <w:rPr>
          <w:rFonts w:ascii="MS Mincho" w:eastAsia="MS Mincho" w:hAnsi="MS Mincho" w:cs="MS Mincho"/>
          <w:lang w:val="es-ES"/>
        </w:rPr>
        <w:t> </w:t>
      </w:r>
    </w:p>
    <w:p w14:paraId="05FB5C50" w14:textId="77777777" w:rsidR="00B716F9" w:rsidRPr="00B30A26" w:rsidRDefault="00B716F9" w:rsidP="00B716F9">
      <w:pPr>
        <w:pStyle w:val="Prrafodelista"/>
        <w:numPr>
          <w:ilvl w:val="0"/>
          <w:numId w:val="14"/>
        </w:numPr>
        <w:rPr>
          <w:lang w:val="es-ES"/>
        </w:rPr>
      </w:pPr>
      <w:r w:rsidRPr="00B30A26">
        <w:rPr>
          <w:lang w:val="es-ES"/>
        </w:rPr>
        <w:t xml:space="preserve">Para cada entrega se debe poder visualizar: </w:t>
      </w:r>
      <w:r w:rsidRPr="00B30A26">
        <w:rPr>
          <w:rFonts w:ascii="MS Mincho" w:eastAsia="MS Mincho" w:hAnsi="MS Mincho" w:cs="MS Mincho"/>
          <w:lang w:val="es-ES"/>
        </w:rPr>
        <w:t> </w:t>
      </w:r>
    </w:p>
    <w:p w14:paraId="173EBDA2" w14:textId="77777777" w:rsidR="00B716F9" w:rsidRPr="00B30A26" w:rsidRDefault="00B716F9" w:rsidP="00B716F9">
      <w:pPr>
        <w:pStyle w:val="Prrafodelista"/>
        <w:numPr>
          <w:ilvl w:val="1"/>
          <w:numId w:val="14"/>
        </w:numPr>
        <w:rPr>
          <w:lang w:val="es-ES"/>
        </w:rPr>
      </w:pPr>
      <w:r w:rsidRPr="00B30A26">
        <w:rPr>
          <w:lang w:val="es-ES"/>
        </w:rPr>
        <w:t>Información detallada de la entrega e ítems asociados</w:t>
      </w:r>
      <w:r w:rsidRPr="00B30A26">
        <w:rPr>
          <w:rFonts w:ascii="MS Mincho" w:eastAsia="MS Mincho" w:hAnsi="MS Mincho" w:cs="MS Mincho"/>
          <w:lang w:val="es-ES"/>
        </w:rPr>
        <w:t> </w:t>
      </w:r>
    </w:p>
    <w:p w14:paraId="69E07609" w14:textId="77777777" w:rsidR="00B716F9" w:rsidRPr="00B30A26" w:rsidRDefault="00B716F9" w:rsidP="00B716F9">
      <w:pPr>
        <w:pStyle w:val="Prrafodelista"/>
        <w:numPr>
          <w:ilvl w:val="1"/>
          <w:numId w:val="14"/>
        </w:numPr>
        <w:rPr>
          <w:lang w:val="es-ES"/>
        </w:rPr>
      </w:pPr>
      <w:r w:rsidRPr="00B30A26">
        <w:rPr>
          <w:lang w:val="es-ES"/>
        </w:rPr>
        <w:t xml:space="preserve">Resultado de la entrega (entrega exitosa, devolución parcial, devolución total) </w:t>
      </w:r>
    </w:p>
    <w:p w14:paraId="329D735E" w14:textId="631D2CD5" w:rsidR="00B716F9" w:rsidRPr="00B30A26" w:rsidRDefault="00B716F9" w:rsidP="00B716F9">
      <w:pPr>
        <w:pStyle w:val="Prrafodelista"/>
        <w:numPr>
          <w:ilvl w:val="1"/>
          <w:numId w:val="14"/>
        </w:numPr>
        <w:rPr>
          <w:lang w:val="es-ES"/>
        </w:rPr>
      </w:pPr>
      <w:r w:rsidRPr="00B30A26">
        <w:rPr>
          <w:lang w:val="es-ES"/>
        </w:rPr>
        <w:t xml:space="preserve">Fotografía de facturas de entrega y novedades de la entrega </w:t>
      </w:r>
    </w:p>
    <w:p w14:paraId="115F9BEA" w14:textId="77777777" w:rsidR="00B716F9" w:rsidRPr="00B30A26" w:rsidRDefault="00B716F9" w:rsidP="00B716F9">
      <w:pPr>
        <w:keepNext/>
        <w:rPr>
          <w:lang w:val="es-ES"/>
        </w:rPr>
      </w:pPr>
      <w:r w:rsidRPr="00B30A26">
        <w:rPr>
          <w:noProof/>
          <w:lang w:val="es-CO" w:eastAsia="es-CO"/>
        </w:rPr>
        <w:lastRenderedPageBreak/>
        <w:drawing>
          <wp:inline distT="0" distB="0" distL="0" distR="0" wp14:anchorId="5EB9A05C" wp14:editId="28800AE0">
            <wp:extent cx="5660390" cy="3701415"/>
            <wp:effectExtent l="0" t="0" r="3810" b="6985"/>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0390" cy="3701415"/>
                    </a:xfrm>
                    <a:prstGeom prst="rect">
                      <a:avLst/>
                    </a:prstGeom>
                    <a:noFill/>
                    <a:ln>
                      <a:noFill/>
                    </a:ln>
                  </pic:spPr>
                </pic:pic>
              </a:graphicData>
            </a:graphic>
          </wp:inline>
        </w:drawing>
      </w:r>
    </w:p>
    <w:p w14:paraId="1BED1895" w14:textId="42834A78" w:rsidR="00B716F9" w:rsidRPr="00B30A26" w:rsidRDefault="00B716F9" w:rsidP="00B716F9">
      <w:pPr>
        <w:pStyle w:val="Descripcin"/>
        <w:rPr>
          <w:lang w:val="es-ES"/>
        </w:rPr>
      </w:pPr>
      <w:bookmarkStart w:id="1698" w:name="_Toc477252582"/>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24</w:t>
      </w:r>
      <w:r w:rsidRPr="00B30A26">
        <w:rPr>
          <w:lang w:val="es-ES"/>
        </w:rPr>
        <w:fldChar w:fldCharType="end"/>
      </w:r>
      <w:r w:rsidRPr="00B30A26">
        <w:rPr>
          <w:lang w:val="es-ES"/>
        </w:rPr>
        <w:t xml:space="preserve"> Visualización de Extreme Platform</w:t>
      </w:r>
      <w:bookmarkEnd w:id="1698"/>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Extreme Platform</w:instrText>
      </w:r>
      <w:r w:rsidR="004F6A81" w:rsidRPr="00B30A26">
        <w:rPr>
          <w:lang w:val="es-ES"/>
        </w:rPr>
        <w:instrText xml:space="preserve">" </w:instrText>
      </w:r>
      <w:r w:rsidR="004F6A81" w:rsidRPr="00B30A26">
        <w:rPr>
          <w:lang w:val="es-ES"/>
        </w:rPr>
        <w:fldChar w:fldCharType="end"/>
      </w:r>
    </w:p>
    <w:p w14:paraId="1249C390" w14:textId="668EDA75" w:rsidR="00B716F9" w:rsidRPr="00B30A26" w:rsidRDefault="00B716F9" w:rsidP="00B716F9">
      <w:pPr>
        <w:rPr>
          <w:lang w:val="es-ES"/>
        </w:rPr>
      </w:pPr>
      <w:r w:rsidRPr="00B30A26">
        <w:rPr>
          <w:lang w:val="es-ES"/>
        </w:rPr>
        <w:t xml:space="preserve"> </w:t>
      </w:r>
    </w:p>
    <w:p w14:paraId="5658F184" w14:textId="78B55B3E" w:rsidR="00AF3149" w:rsidRPr="00B30A26" w:rsidRDefault="00AF3149" w:rsidP="00AF3149">
      <w:pPr>
        <w:pStyle w:val="Ttulo6"/>
        <w:rPr>
          <w:lang w:val="es-ES"/>
        </w:rPr>
      </w:pPr>
      <w:r w:rsidRPr="00B30A26">
        <w:rPr>
          <w:lang w:val="es-ES"/>
        </w:rPr>
        <w:t xml:space="preserve">RFEP – 011 GESTION DE CELULARES </w:t>
      </w:r>
    </w:p>
    <w:p w14:paraId="1ABCF8E0" w14:textId="77777777" w:rsidR="000028CC" w:rsidRPr="00B30A26" w:rsidRDefault="000028CC" w:rsidP="000028CC">
      <w:pPr>
        <w:rPr>
          <w:lang w:val="es-ES"/>
        </w:rPr>
      </w:pPr>
      <w:r w:rsidRPr="00B30A26">
        <w:rPr>
          <w:lang w:val="es-ES"/>
        </w:rPr>
        <w:t xml:space="preserve">El sistema debe permitir la gestión de los celulares que se pueden asignar a cada uno de los viajes. Algunas funcionalidades o características que deben tenerse en cuenta son: </w:t>
      </w:r>
    </w:p>
    <w:p w14:paraId="0A6676A2" w14:textId="77777777" w:rsidR="00AF3149" w:rsidRPr="00B30A26" w:rsidRDefault="000028CC" w:rsidP="00AF3149">
      <w:pPr>
        <w:pStyle w:val="Prrafodelista"/>
        <w:numPr>
          <w:ilvl w:val="0"/>
          <w:numId w:val="16"/>
        </w:numPr>
        <w:rPr>
          <w:lang w:val="es-ES"/>
        </w:rPr>
      </w:pPr>
      <w:r w:rsidRPr="00B30A26">
        <w:rPr>
          <w:lang w:val="es-ES"/>
        </w:rPr>
        <w:t>Dar de alta y de baja a equipos celulares en la plataforma para su asignación a viajes</w:t>
      </w:r>
    </w:p>
    <w:p w14:paraId="23D25FA3" w14:textId="77777777" w:rsidR="00AF3149" w:rsidRPr="00B30A26" w:rsidRDefault="000028CC" w:rsidP="00AF3149">
      <w:pPr>
        <w:pStyle w:val="Prrafodelista"/>
        <w:numPr>
          <w:ilvl w:val="0"/>
          <w:numId w:val="16"/>
        </w:numPr>
        <w:rPr>
          <w:lang w:val="es-ES"/>
        </w:rPr>
      </w:pPr>
      <w:r w:rsidRPr="00B30A26">
        <w:rPr>
          <w:lang w:val="es-ES"/>
        </w:rPr>
        <w:t xml:space="preserve">Permitir asignación de equipos a los viajes registrados en la plataforma (Acta de entrega) </w:t>
      </w:r>
    </w:p>
    <w:p w14:paraId="5EE012F3" w14:textId="58ABA7E3" w:rsidR="00AF3149" w:rsidRPr="00B30A26" w:rsidRDefault="000028CC" w:rsidP="00AF3149">
      <w:pPr>
        <w:pStyle w:val="Prrafodelista"/>
        <w:numPr>
          <w:ilvl w:val="0"/>
          <w:numId w:val="16"/>
        </w:numPr>
        <w:rPr>
          <w:lang w:val="es-ES"/>
        </w:rPr>
      </w:pPr>
      <w:r w:rsidRPr="00B30A26">
        <w:rPr>
          <w:lang w:val="es-ES"/>
        </w:rPr>
        <w:t xml:space="preserve">Permitir la devolución de equipos una vez el viaje ha sido </w:t>
      </w:r>
      <w:r w:rsidR="00AF3149" w:rsidRPr="00B30A26">
        <w:rPr>
          <w:lang w:val="es-ES"/>
        </w:rPr>
        <w:t>finalizado (Acta de devolución)</w:t>
      </w:r>
    </w:p>
    <w:p w14:paraId="6D2045DD" w14:textId="77777777" w:rsidR="00AF3149" w:rsidRPr="00B30A26" w:rsidRDefault="000028CC" w:rsidP="00AF3149">
      <w:pPr>
        <w:pStyle w:val="Prrafodelista"/>
        <w:numPr>
          <w:ilvl w:val="0"/>
          <w:numId w:val="16"/>
        </w:numPr>
        <w:rPr>
          <w:lang w:val="es-ES"/>
        </w:rPr>
      </w:pPr>
      <w:r w:rsidRPr="00B30A26">
        <w:rPr>
          <w:lang w:val="es-ES"/>
        </w:rPr>
        <w:t>Mantener una bitácora de todos los movimientos realizados a un celular</w:t>
      </w:r>
      <w:r w:rsidRPr="00B30A26">
        <w:rPr>
          <w:rFonts w:ascii="MS Mincho" w:eastAsia="MS Mincho" w:hAnsi="MS Mincho" w:cs="MS Mincho"/>
          <w:lang w:val="es-ES"/>
        </w:rPr>
        <w:t> </w:t>
      </w:r>
    </w:p>
    <w:p w14:paraId="5EA4677D" w14:textId="0A251EA2" w:rsidR="000028CC" w:rsidRPr="00B30A26" w:rsidRDefault="000028CC" w:rsidP="00AF3149">
      <w:pPr>
        <w:pStyle w:val="Prrafodelista"/>
        <w:numPr>
          <w:ilvl w:val="0"/>
          <w:numId w:val="16"/>
        </w:numPr>
        <w:rPr>
          <w:lang w:val="es-ES"/>
        </w:rPr>
      </w:pPr>
      <w:r w:rsidRPr="00B30A26">
        <w:rPr>
          <w:lang w:val="es-ES"/>
        </w:rPr>
        <w:t xml:space="preserve">Generar consulta y reportes de la hoja de vida de un celular </w:t>
      </w:r>
    </w:p>
    <w:p w14:paraId="64231680" w14:textId="118F8BD5" w:rsidR="000028CC" w:rsidRPr="00B30A26" w:rsidRDefault="00AF3149" w:rsidP="00AF3149">
      <w:pPr>
        <w:pStyle w:val="Ttulo6"/>
        <w:rPr>
          <w:lang w:val="es-ES"/>
        </w:rPr>
      </w:pPr>
      <w:r w:rsidRPr="00B30A26">
        <w:rPr>
          <w:lang w:val="es-ES"/>
        </w:rPr>
        <w:t xml:space="preserve">RFEP – 012 </w:t>
      </w:r>
      <w:r w:rsidR="000028CC" w:rsidRPr="00B30A26">
        <w:rPr>
          <w:lang w:val="es-ES"/>
        </w:rPr>
        <w:t xml:space="preserve">ASIGNACIÓN INTELIGENTE Y AUTOMATICA DE RECOGIDAS </w:t>
      </w:r>
    </w:p>
    <w:p w14:paraId="31232283" w14:textId="77777777" w:rsidR="000028CC" w:rsidRPr="00B30A26" w:rsidRDefault="000028CC" w:rsidP="000028CC">
      <w:pPr>
        <w:rPr>
          <w:lang w:val="es-ES"/>
        </w:rPr>
      </w:pPr>
      <w:r w:rsidRPr="00B30A26">
        <w:rPr>
          <w:lang w:val="es-ES"/>
        </w:rPr>
        <w:t xml:space="preserve">El sistema permite asignar trabajos pendientes a los recursos disponibles de una maneja ágil y sencilla, utilizando criterios de tiempo de llegada y distancia, y además permite que los recursos revisen estos trabajos en tiempo real desde su dispositivo móvil. Es posible también configurar la </w:t>
      </w:r>
      <w:r w:rsidRPr="00B30A26">
        <w:rPr>
          <w:lang w:val="es-ES"/>
        </w:rPr>
        <w:lastRenderedPageBreak/>
        <w:t xml:space="preserve">asignación automática de los trabajos mediante criterios tales como recurso más cercano, o con menos trabajos asignados o realizados. Este módulo aplica principalmente para recogidas, las cuales son las que se pueden asignar dinámicamente. </w:t>
      </w:r>
    </w:p>
    <w:p w14:paraId="2BEFD8A7" w14:textId="3AF1B6A1" w:rsidR="000028CC" w:rsidRPr="00B30A26" w:rsidRDefault="00AF3149" w:rsidP="00AF3149">
      <w:pPr>
        <w:pStyle w:val="Ttulo6"/>
        <w:rPr>
          <w:lang w:val="es-ES"/>
        </w:rPr>
      </w:pPr>
      <w:r w:rsidRPr="00B30A26">
        <w:rPr>
          <w:lang w:val="es-ES"/>
        </w:rPr>
        <w:t xml:space="preserve">RFEP – 013 </w:t>
      </w:r>
      <w:r w:rsidR="000028CC" w:rsidRPr="00B30A26">
        <w:rPr>
          <w:lang w:val="es-ES"/>
        </w:rPr>
        <w:t xml:space="preserve">GENERACIÓN DE RUTEROS (PLANNING) </w:t>
      </w:r>
    </w:p>
    <w:p w14:paraId="2B574913" w14:textId="77777777" w:rsidR="000028CC" w:rsidRPr="00B30A26" w:rsidRDefault="000028CC" w:rsidP="000028CC">
      <w:pPr>
        <w:rPr>
          <w:lang w:val="es-ES"/>
        </w:rPr>
      </w:pPr>
      <w:r w:rsidRPr="00B30A26">
        <w:rPr>
          <w:lang w:val="es-ES"/>
        </w:rPr>
        <w:t xml:space="preserve">El sistema incluye una moderna herramienta para la planeación de los trabajos en campo de manera automatizada y utilizando criterios tales como la distancia geográfica. El sistema es capaz de sugerir la ruta óptima a seguir por las cuadrillas de trabajo mostrando el recorrido correspondiente por el callejero. </w:t>
      </w:r>
    </w:p>
    <w:p w14:paraId="4E9B1F8A" w14:textId="77777777" w:rsidR="000028CC" w:rsidRPr="00B30A26" w:rsidRDefault="000028CC" w:rsidP="000028CC">
      <w:pPr>
        <w:rPr>
          <w:lang w:val="es-ES"/>
        </w:rPr>
      </w:pPr>
      <w:r w:rsidRPr="00B30A26">
        <w:rPr>
          <w:lang w:val="es-ES"/>
        </w:rPr>
        <w:t xml:space="preserve">El modulo debe permitir organizar la entregas en el momento de crear y organizar los viajes, y posteriormente solo debe permitir asignar esos viajes a los vehículos que cumplan las características y condiciones requeridas. </w:t>
      </w:r>
    </w:p>
    <w:p w14:paraId="3015CF78" w14:textId="77777777" w:rsidR="000028CC" w:rsidRPr="00B30A26" w:rsidRDefault="000028CC" w:rsidP="000028CC">
      <w:pPr>
        <w:rPr>
          <w:lang w:val="es-ES"/>
        </w:rPr>
      </w:pPr>
      <w:r w:rsidRPr="00B30A26">
        <w:rPr>
          <w:lang w:val="es-ES"/>
        </w:rPr>
        <w:t xml:space="preserve">Debe permitir entre otras cosas: </w:t>
      </w:r>
    </w:p>
    <w:p w14:paraId="4FC4FC5E" w14:textId="4D14DD54" w:rsidR="000028CC" w:rsidRPr="00B30A26" w:rsidRDefault="000028CC" w:rsidP="000028CC">
      <w:pPr>
        <w:numPr>
          <w:ilvl w:val="0"/>
          <w:numId w:val="1"/>
        </w:numPr>
        <w:rPr>
          <w:lang w:val="es-ES"/>
        </w:rPr>
      </w:pPr>
      <w:r w:rsidRPr="00B30A26">
        <w:rPr>
          <w:lang w:val="es-ES"/>
        </w:rPr>
        <w:t xml:space="preserve">Organizar las entregas por horas y por criterio geográfico de acuerdo al tráfico en las vías </w:t>
      </w:r>
      <w:r w:rsidRPr="00B30A26">
        <w:rPr>
          <w:rFonts w:ascii="MS Mincho" w:eastAsia="MS Mincho" w:hAnsi="MS Mincho" w:cs="MS Mincho"/>
          <w:lang w:val="es-ES"/>
        </w:rPr>
        <w:t> </w:t>
      </w:r>
    </w:p>
    <w:p w14:paraId="531290D1" w14:textId="347BCD5D" w:rsidR="000028CC" w:rsidRPr="00B30A26" w:rsidRDefault="000028CC" w:rsidP="000028CC">
      <w:pPr>
        <w:numPr>
          <w:ilvl w:val="0"/>
          <w:numId w:val="1"/>
        </w:numPr>
        <w:rPr>
          <w:lang w:val="es-ES"/>
        </w:rPr>
      </w:pPr>
      <w:r w:rsidRPr="00B30A26">
        <w:rPr>
          <w:lang w:val="es-ES"/>
        </w:rPr>
        <w:t xml:space="preserve">Tener en cuenta limitaciones físicas de los vehículos como capacidad de carga, de volumen, longitud, entre </w:t>
      </w:r>
      <w:r w:rsidRPr="00B30A26">
        <w:rPr>
          <w:rFonts w:ascii="MS Mincho" w:eastAsia="MS Mincho" w:hAnsi="MS Mincho" w:cs="MS Mincho"/>
          <w:lang w:val="es-ES"/>
        </w:rPr>
        <w:t> </w:t>
      </w:r>
      <w:r w:rsidRPr="00B30A26">
        <w:rPr>
          <w:lang w:val="es-ES"/>
        </w:rPr>
        <w:t xml:space="preserve">otras para restringir la cantidad y tipo de entregas que puede contener un viaje </w:t>
      </w:r>
      <w:r w:rsidRPr="00B30A26">
        <w:rPr>
          <w:rFonts w:ascii="MS Mincho" w:eastAsia="MS Mincho" w:hAnsi="MS Mincho" w:cs="MS Mincho"/>
          <w:lang w:val="es-ES"/>
        </w:rPr>
        <w:t> </w:t>
      </w:r>
    </w:p>
    <w:p w14:paraId="0A4A86A2" w14:textId="0C822734" w:rsidR="000028CC" w:rsidRPr="00B30A26" w:rsidRDefault="000028CC" w:rsidP="000028CC">
      <w:pPr>
        <w:numPr>
          <w:ilvl w:val="0"/>
          <w:numId w:val="1"/>
        </w:numPr>
        <w:rPr>
          <w:lang w:val="es-ES"/>
        </w:rPr>
      </w:pPr>
      <w:r w:rsidRPr="00B30A26">
        <w:rPr>
          <w:lang w:val="es-ES"/>
        </w:rPr>
        <w:t xml:space="preserve">Asignar los viajes organizados a los recursos que los vayan a realizar </w:t>
      </w:r>
      <w:r w:rsidRPr="00B30A26">
        <w:rPr>
          <w:rFonts w:ascii="MS Mincho" w:eastAsia="MS Mincho" w:hAnsi="MS Mincho" w:cs="MS Mincho"/>
          <w:lang w:val="es-ES"/>
        </w:rPr>
        <w:t> </w:t>
      </w:r>
    </w:p>
    <w:p w14:paraId="681BAD1F" w14:textId="7826B521" w:rsidR="000028CC" w:rsidRPr="00B30A26" w:rsidRDefault="000028CC" w:rsidP="000028CC">
      <w:pPr>
        <w:numPr>
          <w:ilvl w:val="0"/>
          <w:numId w:val="1"/>
        </w:numPr>
        <w:rPr>
          <w:lang w:val="es-ES"/>
        </w:rPr>
      </w:pPr>
      <w:r w:rsidRPr="00B30A26">
        <w:rPr>
          <w:lang w:val="es-ES"/>
        </w:rPr>
        <w:t xml:space="preserve">Enviar SMS a los usuarios cuando se aproxime su hora de entrega </w:t>
      </w:r>
      <w:r w:rsidRPr="00B30A26">
        <w:rPr>
          <w:rFonts w:ascii="MS Mincho" w:eastAsia="MS Mincho" w:hAnsi="MS Mincho" w:cs="MS Mincho"/>
          <w:lang w:val="es-ES"/>
        </w:rPr>
        <w:t> </w:t>
      </w:r>
    </w:p>
    <w:p w14:paraId="08CD67EA" w14:textId="7FFF9883" w:rsidR="000028CC" w:rsidRPr="00B30A26" w:rsidRDefault="000028CC" w:rsidP="000028CC">
      <w:pPr>
        <w:numPr>
          <w:ilvl w:val="0"/>
          <w:numId w:val="1"/>
        </w:numPr>
        <w:rPr>
          <w:lang w:val="es-ES"/>
        </w:rPr>
      </w:pPr>
      <w:r w:rsidRPr="00B30A26">
        <w:rPr>
          <w:lang w:val="es-ES"/>
        </w:rPr>
        <w:t xml:space="preserve">Reajustar los tiempos de entrega estimados de acuerdo a las entregas que se realicen </w:t>
      </w:r>
      <w:r w:rsidRPr="00B30A26">
        <w:rPr>
          <w:rFonts w:ascii="MS Mincho" w:eastAsia="MS Mincho" w:hAnsi="MS Mincho" w:cs="MS Mincho"/>
          <w:lang w:val="es-ES"/>
        </w:rPr>
        <w:t> </w:t>
      </w:r>
    </w:p>
    <w:p w14:paraId="65F81447" w14:textId="0B8ADE97" w:rsidR="00AF3149" w:rsidRPr="00B30A26" w:rsidRDefault="000028CC" w:rsidP="000028CC">
      <w:pPr>
        <w:numPr>
          <w:ilvl w:val="0"/>
          <w:numId w:val="1"/>
        </w:numPr>
        <w:rPr>
          <w:lang w:val="es-ES"/>
        </w:rPr>
      </w:pPr>
      <w:r w:rsidRPr="00B30A26">
        <w:rPr>
          <w:lang w:val="es-ES"/>
        </w:rPr>
        <w:t xml:space="preserve">Generación e impresión de reporte de carga (picking) y de entrega </w:t>
      </w:r>
      <w:r w:rsidRPr="00B30A26">
        <w:rPr>
          <w:rFonts w:ascii="MS Mincho" w:eastAsia="MS Mincho" w:hAnsi="MS Mincho" w:cs="MS Mincho"/>
          <w:lang w:val="es-ES"/>
        </w:rPr>
        <w:t> </w:t>
      </w:r>
    </w:p>
    <w:p w14:paraId="5567300D" w14:textId="689F94FC" w:rsidR="00AF3149" w:rsidRPr="00B30A26" w:rsidRDefault="00AF3149" w:rsidP="00AF3149">
      <w:pPr>
        <w:pStyle w:val="Ttulo6"/>
        <w:rPr>
          <w:rFonts w:ascii="MS Mincho" w:eastAsia="MS Mincho" w:hAnsi="MS Mincho" w:cs="MS Mincho"/>
          <w:lang w:val="es-ES"/>
        </w:rPr>
      </w:pPr>
      <w:r w:rsidRPr="00B30A26">
        <w:rPr>
          <w:lang w:val="es-ES"/>
        </w:rPr>
        <w:t xml:space="preserve">RFEP – 014 </w:t>
      </w:r>
      <w:r w:rsidR="000028CC" w:rsidRPr="00B30A26">
        <w:rPr>
          <w:lang w:val="es-ES"/>
        </w:rPr>
        <w:t xml:space="preserve">COMPUTACION MOVIL </w:t>
      </w:r>
      <w:r w:rsidR="000028CC" w:rsidRPr="00B30A26">
        <w:rPr>
          <w:rFonts w:ascii="MS Mincho" w:eastAsia="MS Mincho" w:hAnsi="MS Mincho" w:cs="MS Mincho"/>
          <w:lang w:val="es-ES"/>
        </w:rPr>
        <w:t> </w:t>
      </w:r>
    </w:p>
    <w:p w14:paraId="3CB2F252" w14:textId="77777777" w:rsidR="00AF3149" w:rsidRPr="00B30A26" w:rsidRDefault="000028CC" w:rsidP="00AF3149">
      <w:pPr>
        <w:rPr>
          <w:lang w:val="es-ES"/>
        </w:rPr>
      </w:pPr>
      <w:r w:rsidRPr="00B30A26">
        <w:rPr>
          <w:lang w:val="es-ES"/>
        </w:rPr>
        <w:t xml:space="preserve">Extreme Control® integra un componente de movilidad de alto desempeño que permite desde un teléfono móvil con tecnología Android y una App desarrollada en JAVA, realizar entre otras las siguientes actividades relevantes: </w:t>
      </w:r>
      <w:r w:rsidRPr="00B30A26">
        <w:rPr>
          <w:rFonts w:ascii="MS Mincho" w:eastAsia="MS Mincho" w:hAnsi="MS Mincho" w:cs="MS Mincho"/>
          <w:lang w:val="es-ES"/>
        </w:rPr>
        <w:t> </w:t>
      </w:r>
    </w:p>
    <w:p w14:paraId="4B1833D4" w14:textId="38071B31" w:rsidR="000028CC" w:rsidRPr="00B30A26" w:rsidRDefault="000028CC" w:rsidP="00AF3149">
      <w:pPr>
        <w:pStyle w:val="Prrafodelista"/>
        <w:numPr>
          <w:ilvl w:val="0"/>
          <w:numId w:val="17"/>
        </w:numPr>
        <w:rPr>
          <w:lang w:val="es-ES"/>
        </w:rPr>
      </w:pPr>
      <w:r w:rsidRPr="00B30A26">
        <w:rPr>
          <w:lang w:val="es-ES"/>
        </w:rPr>
        <w:t xml:space="preserve">Descarga de listado e información de trabajos asignados </w:t>
      </w:r>
      <w:r w:rsidRPr="00B30A26">
        <w:rPr>
          <w:rFonts w:ascii="MS Mincho" w:eastAsia="MS Mincho" w:hAnsi="MS Mincho" w:cs="MS Mincho"/>
          <w:lang w:val="es-ES"/>
        </w:rPr>
        <w:t> </w:t>
      </w:r>
    </w:p>
    <w:p w14:paraId="20E4B6A3" w14:textId="67F99201" w:rsidR="00AF3149" w:rsidRPr="00B30A26" w:rsidRDefault="00AF3149" w:rsidP="00AF3149">
      <w:pPr>
        <w:numPr>
          <w:ilvl w:val="0"/>
          <w:numId w:val="1"/>
        </w:numPr>
        <w:rPr>
          <w:lang w:val="es-ES"/>
        </w:rPr>
      </w:pPr>
      <w:r w:rsidRPr="00B30A26">
        <w:rPr>
          <w:lang w:val="es-ES"/>
        </w:rPr>
        <w:t xml:space="preserve">Visualización de la información detallada de los trabajos asignados así como de cada una de las entregas y sus facturas correspondientes </w:t>
      </w:r>
      <w:r w:rsidRPr="00B30A26">
        <w:rPr>
          <w:rFonts w:ascii="MS Mincho" w:eastAsia="MS Mincho" w:hAnsi="MS Mincho" w:cs="MS Mincho"/>
          <w:lang w:val="es-ES"/>
        </w:rPr>
        <w:t> </w:t>
      </w:r>
    </w:p>
    <w:p w14:paraId="013F43DD" w14:textId="6C632480" w:rsidR="00AF3149" w:rsidRPr="00B30A26" w:rsidRDefault="00AF3149" w:rsidP="00AF3149">
      <w:pPr>
        <w:numPr>
          <w:ilvl w:val="0"/>
          <w:numId w:val="1"/>
        </w:numPr>
        <w:rPr>
          <w:lang w:val="es-ES"/>
        </w:rPr>
      </w:pPr>
      <w:r w:rsidRPr="00B30A26">
        <w:rPr>
          <w:lang w:val="es-ES"/>
        </w:rPr>
        <w:lastRenderedPageBreak/>
        <w:t xml:space="preserve">Visualización de ruta de llegada al próximo trabajo e integración con Waze </w:t>
      </w:r>
      <w:r w:rsidRPr="00B30A26">
        <w:rPr>
          <w:rFonts w:ascii="MS Mincho" w:eastAsia="MS Mincho" w:hAnsi="MS Mincho" w:cs="MS Mincho"/>
          <w:lang w:val="es-ES"/>
        </w:rPr>
        <w:t> </w:t>
      </w:r>
    </w:p>
    <w:p w14:paraId="731B350C" w14:textId="327C312C" w:rsidR="00AF3149" w:rsidRPr="00B30A26" w:rsidRDefault="00AF3149" w:rsidP="00AF3149">
      <w:pPr>
        <w:numPr>
          <w:ilvl w:val="0"/>
          <w:numId w:val="1"/>
        </w:numPr>
        <w:rPr>
          <w:lang w:val="es-ES"/>
        </w:rPr>
      </w:pPr>
      <w:r w:rsidRPr="00B30A26">
        <w:rPr>
          <w:lang w:val="es-ES"/>
        </w:rPr>
        <w:t xml:space="preserve">Registro de la información asociada a la atención del trabajo en campo tal como entrega exitosa, </w:t>
      </w:r>
      <w:r w:rsidRPr="00B30A26">
        <w:rPr>
          <w:rFonts w:ascii="MS Mincho" w:eastAsia="MS Mincho" w:hAnsi="MS Mincho" w:cs="MS Mincho"/>
          <w:lang w:val="es-ES"/>
        </w:rPr>
        <w:t> </w:t>
      </w:r>
      <w:r w:rsidRPr="00B30A26">
        <w:rPr>
          <w:lang w:val="es-ES"/>
        </w:rPr>
        <w:t xml:space="preserve">devolución parcial, devolución total. Identificando incluso los ítems no aceptados o parcialmente </w:t>
      </w:r>
      <w:r w:rsidRPr="00B30A26">
        <w:rPr>
          <w:rFonts w:ascii="MS Mincho" w:eastAsia="MS Mincho" w:hAnsi="MS Mincho" w:cs="MS Mincho"/>
          <w:lang w:val="es-ES"/>
        </w:rPr>
        <w:t> </w:t>
      </w:r>
      <w:r w:rsidRPr="00B30A26">
        <w:rPr>
          <w:lang w:val="es-ES"/>
        </w:rPr>
        <w:t xml:space="preserve">entregados. </w:t>
      </w:r>
      <w:r w:rsidRPr="00B30A26">
        <w:rPr>
          <w:rFonts w:ascii="MS Mincho" w:eastAsia="MS Mincho" w:hAnsi="MS Mincho" w:cs="MS Mincho"/>
          <w:lang w:val="es-ES"/>
        </w:rPr>
        <w:t> </w:t>
      </w:r>
    </w:p>
    <w:p w14:paraId="75CEFD4D" w14:textId="61772366" w:rsidR="00AF3149" w:rsidRPr="00B30A26" w:rsidRDefault="00AF3149" w:rsidP="00AF3149">
      <w:pPr>
        <w:numPr>
          <w:ilvl w:val="0"/>
          <w:numId w:val="1"/>
        </w:numPr>
        <w:rPr>
          <w:lang w:val="es-ES"/>
        </w:rPr>
      </w:pPr>
      <w:r w:rsidRPr="00B30A26">
        <w:rPr>
          <w:lang w:val="es-ES"/>
        </w:rPr>
        <w:t xml:space="preserve">Toma de fotografía como evidencia de las incidencias y novedades del viaje </w:t>
      </w:r>
      <w:r w:rsidRPr="00B30A26">
        <w:rPr>
          <w:rFonts w:ascii="MS Mincho" w:eastAsia="MS Mincho" w:hAnsi="MS Mincho" w:cs="MS Mincho"/>
          <w:lang w:val="es-ES"/>
        </w:rPr>
        <w:t> </w:t>
      </w:r>
    </w:p>
    <w:p w14:paraId="20D86697" w14:textId="3295E5A9" w:rsidR="00AF3149" w:rsidRPr="00B30A26" w:rsidRDefault="00AF3149" w:rsidP="00AF3149">
      <w:pPr>
        <w:numPr>
          <w:ilvl w:val="0"/>
          <w:numId w:val="1"/>
        </w:numPr>
        <w:rPr>
          <w:lang w:val="es-ES"/>
        </w:rPr>
      </w:pPr>
      <w:r w:rsidRPr="00B30A26">
        <w:rPr>
          <w:lang w:val="es-ES"/>
        </w:rPr>
        <w:t xml:space="preserve">Toma de fotografía como evidencia del trabajo realizado en campo o de las novedades detectadas por </w:t>
      </w:r>
      <w:r w:rsidRPr="00B30A26">
        <w:rPr>
          <w:rFonts w:ascii="MS Mincho" w:eastAsia="MS Mincho" w:hAnsi="MS Mincho" w:cs="MS Mincho"/>
          <w:lang w:val="es-ES"/>
        </w:rPr>
        <w:t> </w:t>
      </w:r>
      <w:r w:rsidRPr="00B30A26">
        <w:rPr>
          <w:lang w:val="es-ES"/>
        </w:rPr>
        <w:t xml:space="preserve">entrega </w:t>
      </w:r>
      <w:r w:rsidRPr="00B30A26">
        <w:rPr>
          <w:rFonts w:ascii="MS Mincho" w:eastAsia="MS Mincho" w:hAnsi="MS Mincho" w:cs="MS Mincho"/>
          <w:lang w:val="es-ES"/>
        </w:rPr>
        <w:t> </w:t>
      </w:r>
    </w:p>
    <w:p w14:paraId="28E46CD3" w14:textId="3B98438F" w:rsidR="00AF3149" w:rsidRPr="00B30A26" w:rsidRDefault="00AF3149" w:rsidP="00AF3149">
      <w:pPr>
        <w:numPr>
          <w:ilvl w:val="0"/>
          <w:numId w:val="1"/>
        </w:numPr>
        <w:rPr>
          <w:lang w:val="es-ES"/>
        </w:rPr>
      </w:pPr>
      <w:r w:rsidRPr="00B30A26">
        <w:rPr>
          <w:lang w:val="es-ES"/>
        </w:rPr>
        <w:t xml:space="preserve">Registro de firma digital por parte del usuario que atiende </w:t>
      </w:r>
      <w:r w:rsidRPr="00B30A26">
        <w:rPr>
          <w:rFonts w:ascii="MS Mincho" w:eastAsia="MS Mincho" w:hAnsi="MS Mincho" w:cs="MS Mincho"/>
          <w:lang w:val="es-ES"/>
        </w:rPr>
        <w:t> </w:t>
      </w:r>
    </w:p>
    <w:p w14:paraId="5E2F9672" w14:textId="5B64A382" w:rsidR="00AF3149" w:rsidRPr="00B30A26" w:rsidRDefault="00AF3149" w:rsidP="00AF3149">
      <w:pPr>
        <w:numPr>
          <w:ilvl w:val="0"/>
          <w:numId w:val="1"/>
        </w:numPr>
        <w:rPr>
          <w:lang w:val="es-ES"/>
        </w:rPr>
      </w:pPr>
      <w:r w:rsidRPr="00B30A26">
        <w:rPr>
          <w:lang w:val="es-ES"/>
        </w:rPr>
        <w:t xml:space="preserve">Impresión móvil, a través de bluetooth, para constancia de los trabajos realizados </w:t>
      </w:r>
      <w:r w:rsidRPr="00B30A26">
        <w:rPr>
          <w:rFonts w:ascii="MS Mincho" w:eastAsia="MS Mincho" w:hAnsi="MS Mincho" w:cs="MS Mincho"/>
          <w:lang w:val="es-ES"/>
        </w:rPr>
        <w:t> </w:t>
      </w:r>
    </w:p>
    <w:p w14:paraId="62AB6B4E" w14:textId="3EE194E8" w:rsidR="00AF3149" w:rsidRPr="00B30A26" w:rsidRDefault="00AF3149" w:rsidP="00AF3149">
      <w:pPr>
        <w:numPr>
          <w:ilvl w:val="0"/>
          <w:numId w:val="1"/>
        </w:numPr>
        <w:rPr>
          <w:lang w:val="es-ES"/>
        </w:rPr>
      </w:pPr>
      <w:r w:rsidRPr="00B30A26">
        <w:rPr>
          <w:lang w:val="es-ES"/>
        </w:rPr>
        <w:t xml:space="preserve">Permitir el inicio y fin de los viajes </w:t>
      </w:r>
      <w:r w:rsidRPr="00B30A26">
        <w:rPr>
          <w:rFonts w:ascii="MS Mincho" w:eastAsia="MS Mincho" w:hAnsi="MS Mincho" w:cs="MS Mincho"/>
          <w:lang w:val="es-ES"/>
        </w:rPr>
        <w:t> </w:t>
      </w:r>
    </w:p>
    <w:p w14:paraId="3C10EDE1" w14:textId="6377E251" w:rsidR="00AF3149" w:rsidRPr="00B30A26" w:rsidRDefault="00AF3149" w:rsidP="00AF3149">
      <w:pPr>
        <w:numPr>
          <w:ilvl w:val="0"/>
          <w:numId w:val="1"/>
        </w:numPr>
        <w:rPr>
          <w:lang w:val="es-ES"/>
        </w:rPr>
      </w:pPr>
      <w:r w:rsidRPr="00B30A26">
        <w:rPr>
          <w:lang w:val="es-ES"/>
        </w:rPr>
        <w:t xml:space="preserve">Pre-cierre simultaneo para trabajos que se cumplan en el mismo cliente </w:t>
      </w:r>
      <w:r w:rsidRPr="00B30A26">
        <w:rPr>
          <w:rFonts w:ascii="MS Mincho" w:eastAsia="MS Mincho" w:hAnsi="MS Mincho" w:cs="MS Mincho"/>
          <w:lang w:val="es-ES"/>
        </w:rPr>
        <w:t> </w:t>
      </w:r>
    </w:p>
    <w:p w14:paraId="5FFEFFA0" w14:textId="394236AC" w:rsidR="00AF3149" w:rsidRPr="00B30A26" w:rsidRDefault="00AF3149" w:rsidP="00AF3149">
      <w:pPr>
        <w:pStyle w:val="Ttulo6"/>
        <w:rPr>
          <w:rFonts w:ascii="MS Mincho" w:eastAsia="MS Mincho" w:hAnsi="MS Mincho" w:cs="MS Mincho"/>
          <w:lang w:val="es-ES"/>
        </w:rPr>
      </w:pPr>
      <w:r w:rsidRPr="00B30A26">
        <w:rPr>
          <w:lang w:val="es-ES"/>
        </w:rPr>
        <w:t xml:space="preserve">RFEP – 015 ALARMAS Y NOTIFICACION DE ACTIVIDADES REALIZADAS EN CAMPO </w:t>
      </w:r>
      <w:r w:rsidRPr="00B30A26">
        <w:rPr>
          <w:rFonts w:ascii="MS Mincho" w:eastAsia="MS Mincho" w:hAnsi="MS Mincho" w:cs="MS Mincho"/>
          <w:lang w:val="es-ES"/>
        </w:rPr>
        <w:t> </w:t>
      </w:r>
    </w:p>
    <w:p w14:paraId="192D4030" w14:textId="77777777" w:rsidR="00AF3149" w:rsidRPr="00B30A26" w:rsidRDefault="00AF3149" w:rsidP="00AF3149">
      <w:pPr>
        <w:rPr>
          <w:rFonts w:ascii="MS Mincho" w:eastAsia="MS Mincho" w:hAnsi="MS Mincho" w:cs="MS Mincho"/>
          <w:lang w:val="es-ES"/>
        </w:rPr>
      </w:pPr>
      <w:r w:rsidRPr="00B30A26">
        <w:rPr>
          <w:lang w:val="es-ES"/>
        </w:rPr>
        <w:t xml:space="preserve">El sistema debe permitir configurar situaciones que generen alarmas en caso de presentarse, de igual manera debe permitir notificar tareas normales que se realicen en campo y que deben ser informadas a los operadores del centro de control para su reconocimiento. </w:t>
      </w:r>
      <w:r w:rsidRPr="00B30A26">
        <w:rPr>
          <w:rFonts w:ascii="MS Mincho" w:eastAsia="MS Mincho" w:hAnsi="MS Mincho" w:cs="MS Mincho"/>
          <w:lang w:val="es-ES"/>
        </w:rPr>
        <w:t> </w:t>
      </w:r>
    </w:p>
    <w:p w14:paraId="51599E91" w14:textId="77777777" w:rsidR="00AF3149" w:rsidRPr="00B30A26" w:rsidRDefault="00AF3149" w:rsidP="00AF3149">
      <w:pPr>
        <w:rPr>
          <w:rFonts w:ascii="MS Mincho" w:eastAsia="MS Mincho" w:hAnsi="MS Mincho" w:cs="MS Mincho"/>
          <w:lang w:val="es-ES"/>
        </w:rPr>
      </w:pPr>
    </w:p>
    <w:p w14:paraId="76250F58" w14:textId="77777777" w:rsidR="00AF3149" w:rsidRPr="00B30A26" w:rsidRDefault="00AF3149" w:rsidP="00AF3149">
      <w:pPr>
        <w:pStyle w:val="Ttulo5"/>
        <w:rPr>
          <w:rFonts w:ascii="MS Mincho" w:eastAsia="MS Mincho" w:hAnsi="MS Mincho" w:cs="MS Mincho"/>
          <w:lang w:val="es-ES"/>
        </w:rPr>
      </w:pPr>
      <w:bookmarkStart w:id="1699" w:name="_Toc518466280"/>
      <w:r w:rsidRPr="00B30A26">
        <w:rPr>
          <w:lang w:val="es-ES"/>
        </w:rPr>
        <w:t xml:space="preserve">Análisis de datos e información </w:t>
      </w:r>
      <w:r w:rsidRPr="00B30A26">
        <w:rPr>
          <w:rFonts w:ascii="MS Mincho" w:eastAsia="MS Mincho" w:hAnsi="MS Mincho" w:cs="MS Mincho"/>
          <w:lang w:val="es-ES"/>
        </w:rPr>
        <w:t> </w:t>
      </w:r>
      <w:bookmarkEnd w:id="1699"/>
    </w:p>
    <w:p w14:paraId="22C3B01F" w14:textId="77777777" w:rsidR="00AF3149" w:rsidRPr="00B30A26" w:rsidRDefault="00AF3149" w:rsidP="00AF3149">
      <w:pPr>
        <w:rPr>
          <w:rFonts w:ascii="MS Mincho" w:eastAsia="MS Mincho" w:hAnsi="MS Mincho" w:cs="MS Mincho"/>
          <w:lang w:val="es-ES"/>
        </w:rPr>
      </w:pPr>
    </w:p>
    <w:p w14:paraId="4848588C" w14:textId="52F92DC2" w:rsidR="00AF3149" w:rsidRPr="00B30A26" w:rsidRDefault="00AF3149" w:rsidP="00AF3149">
      <w:pPr>
        <w:pStyle w:val="Ttulo6"/>
        <w:rPr>
          <w:rFonts w:ascii="MS Mincho" w:eastAsia="MS Mincho" w:hAnsi="MS Mincho" w:cs="MS Mincho"/>
          <w:lang w:val="es-ES"/>
        </w:rPr>
      </w:pPr>
      <w:r w:rsidRPr="00B30A26">
        <w:rPr>
          <w:lang w:val="es-ES"/>
        </w:rPr>
        <w:t xml:space="preserve">RFEP – 016 REPORTES Y ESTADISTICAS </w:t>
      </w:r>
      <w:r w:rsidRPr="00B30A26">
        <w:rPr>
          <w:rFonts w:ascii="MS Mincho" w:eastAsia="MS Mincho" w:hAnsi="MS Mincho" w:cs="MS Mincho"/>
          <w:lang w:val="es-ES"/>
        </w:rPr>
        <w:t> </w:t>
      </w:r>
    </w:p>
    <w:p w14:paraId="4E557933" w14:textId="77777777" w:rsidR="00AF3149" w:rsidRPr="00B30A26" w:rsidRDefault="00AF3149" w:rsidP="00AF3149">
      <w:pPr>
        <w:rPr>
          <w:rFonts w:ascii="MS Mincho" w:eastAsia="MS Mincho" w:hAnsi="MS Mincho" w:cs="MS Mincho"/>
          <w:lang w:val="es-ES"/>
        </w:rPr>
      </w:pPr>
      <w:r w:rsidRPr="00B30A26">
        <w:rPr>
          <w:lang w:val="es-ES"/>
        </w:rPr>
        <w:t xml:space="preserve">La plataforma permite gestionar una importante cantidad de reportes y estadísticas relacionadas con la operación de cada vehículo particular y la flota en su conjunto. Entre los reportes y estadísticas existen reportes de históricos de recorridos, reportes de generación de eventos, kilometraje, tiempos muertos, alarmas, consumo de combustible, reportes de </w:t>
      </w:r>
      <w:r w:rsidRPr="00B30A26">
        <w:rPr>
          <w:lang w:val="es-ES"/>
        </w:rPr>
        <w:lastRenderedPageBreak/>
        <w:t xml:space="preserve">cumplimientos de rutas de control de flotas entre otros. El módulo de reportes también genera reportes. </w:t>
      </w:r>
      <w:r w:rsidRPr="00B30A26">
        <w:rPr>
          <w:rFonts w:ascii="MS Mincho" w:eastAsia="MS Mincho" w:hAnsi="MS Mincho" w:cs="MS Mincho"/>
          <w:lang w:val="es-ES"/>
        </w:rPr>
        <w:t> </w:t>
      </w:r>
    </w:p>
    <w:p w14:paraId="5D4D3EDB" w14:textId="533D82E4" w:rsidR="00AF3149" w:rsidRPr="00B30A26" w:rsidRDefault="00AF3149" w:rsidP="00AF3149">
      <w:pPr>
        <w:pStyle w:val="Ttulo6"/>
        <w:rPr>
          <w:rFonts w:ascii="MS Mincho" w:eastAsia="MS Mincho" w:hAnsi="MS Mincho" w:cs="MS Mincho"/>
          <w:lang w:val="es-ES"/>
        </w:rPr>
      </w:pPr>
      <w:r w:rsidRPr="00B30A26">
        <w:rPr>
          <w:lang w:val="es-ES"/>
        </w:rPr>
        <w:t xml:space="preserve">RFEP – 017 INTELIGENCIA DE NEGOCIO (BI) </w:t>
      </w:r>
      <w:r w:rsidRPr="00B30A26">
        <w:rPr>
          <w:rFonts w:ascii="MS Mincho" w:eastAsia="MS Mincho" w:hAnsi="MS Mincho" w:cs="MS Mincho"/>
          <w:lang w:val="es-ES"/>
        </w:rPr>
        <w:t> </w:t>
      </w:r>
    </w:p>
    <w:p w14:paraId="4E47134B" w14:textId="77777777" w:rsidR="00AF3149" w:rsidRPr="00B30A26" w:rsidRDefault="00AF3149" w:rsidP="00AF3149">
      <w:pPr>
        <w:rPr>
          <w:rFonts w:ascii="MS Mincho" w:eastAsia="MS Mincho" w:hAnsi="MS Mincho" w:cs="MS Mincho"/>
          <w:lang w:val="es-ES"/>
        </w:rPr>
      </w:pPr>
      <w:r w:rsidRPr="00B30A26">
        <w:rPr>
          <w:lang w:val="es-ES"/>
        </w:rPr>
        <w:t xml:space="preserve">El módulo de inteligencia del negocio está enfocado a la parte gerencial de la empresa y permite obtener de forma inmediata información operativa enfocada a la toma de decisiones. El módulo de inteligencia del negocio permite obtener información relevante de una forma ágil, confiable y oportuna. </w:t>
      </w:r>
      <w:r w:rsidRPr="00B30A26">
        <w:rPr>
          <w:rFonts w:ascii="MS Mincho" w:eastAsia="MS Mincho" w:hAnsi="MS Mincho" w:cs="MS Mincho"/>
          <w:lang w:val="es-ES"/>
        </w:rPr>
        <w:t> </w:t>
      </w:r>
    </w:p>
    <w:p w14:paraId="222662A2" w14:textId="4D453933" w:rsidR="00AF3149" w:rsidRPr="00B30A26" w:rsidRDefault="00AF3149" w:rsidP="00AF3149">
      <w:pPr>
        <w:pStyle w:val="Ttulo6"/>
        <w:rPr>
          <w:rFonts w:ascii="MS Mincho" w:eastAsia="MS Mincho" w:hAnsi="MS Mincho" w:cs="MS Mincho"/>
          <w:lang w:val="es-ES"/>
        </w:rPr>
      </w:pPr>
      <w:r w:rsidRPr="00B30A26">
        <w:rPr>
          <w:lang w:val="es-ES"/>
        </w:rPr>
        <w:t xml:space="preserve">RFEP – 018 GEO ANALISIS </w:t>
      </w:r>
      <w:r w:rsidRPr="00B30A26">
        <w:rPr>
          <w:rFonts w:ascii="MS Mincho" w:eastAsia="MS Mincho" w:hAnsi="MS Mincho" w:cs="MS Mincho"/>
          <w:lang w:val="es-ES"/>
        </w:rPr>
        <w:t> </w:t>
      </w:r>
    </w:p>
    <w:p w14:paraId="65406BA5" w14:textId="35A29946" w:rsidR="00AF3149" w:rsidRPr="00B30A26" w:rsidRDefault="00AF3149" w:rsidP="00AF3149">
      <w:pPr>
        <w:rPr>
          <w:lang w:val="es-ES"/>
        </w:rPr>
      </w:pPr>
      <w:r w:rsidRPr="00B30A26">
        <w:rPr>
          <w:lang w:val="es-ES"/>
        </w:rPr>
        <w:t xml:space="preserve">El sistema incluye una moderna herramienta para el diseño permite la generación de mapas temáticos de acuerdo a varios criterios preestablecidos. Este módulo permite realizar al análisis geográfico de las variables que se generan en el proceso operativo para facilitar la toma de decisiones. </w:t>
      </w:r>
      <w:r w:rsidRPr="00B30A26">
        <w:rPr>
          <w:rFonts w:ascii="MS Mincho" w:eastAsia="MS Mincho" w:hAnsi="MS Mincho" w:cs="MS Mincho"/>
          <w:lang w:val="es-ES"/>
        </w:rPr>
        <w:t> </w:t>
      </w:r>
    </w:p>
    <w:p w14:paraId="1E723FBF" w14:textId="77777777" w:rsidR="00B716F9" w:rsidRPr="00B30A26" w:rsidRDefault="00B716F9" w:rsidP="00B716F9">
      <w:pPr>
        <w:rPr>
          <w:lang w:val="es-ES"/>
        </w:rPr>
      </w:pPr>
    </w:p>
    <w:p w14:paraId="43E91F17" w14:textId="1AEC0E2B" w:rsidR="009355C8" w:rsidRPr="00B30A26" w:rsidRDefault="007B3049" w:rsidP="009355C8">
      <w:pPr>
        <w:pStyle w:val="Ttulo5"/>
        <w:rPr>
          <w:lang w:val="es-ES"/>
        </w:rPr>
      </w:pPr>
      <w:bookmarkStart w:id="1700" w:name="_Toc518466281"/>
      <w:r w:rsidRPr="00B30A26">
        <w:rPr>
          <w:lang w:val="es-ES"/>
        </w:rPr>
        <w:t>CARGUE</w:t>
      </w:r>
      <w:bookmarkEnd w:id="1700"/>
    </w:p>
    <w:p w14:paraId="113C77A2" w14:textId="65775C03" w:rsidR="007B3049" w:rsidRPr="00B30A26" w:rsidRDefault="009355C8" w:rsidP="007B3049">
      <w:pPr>
        <w:pStyle w:val="Ttulo6"/>
        <w:rPr>
          <w:lang w:val="es-ES"/>
        </w:rPr>
      </w:pPr>
      <w:r w:rsidRPr="00B30A26">
        <w:rPr>
          <w:lang w:val="es-ES"/>
        </w:rPr>
        <w:t>RFEP –</w:t>
      </w:r>
      <w:r w:rsidR="007B3049" w:rsidRPr="00B30A26">
        <w:rPr>
          <w:lang w:val="es-ES"/>
        </w:rPr>
        <w:t xml:space="preserve"> 019</w:t>
      </w:r>
      <w:r w:rsidRPr="00B30A26">
        <w:rPr>
          <w:lang w:val="es-ES"/>
        </w:rPr>
        <w:t xml:space="preserve">. </w:t>
      </w:r>
      <w:r w:rsidR="007B3049" w:rsidRPr="00B30A26">
        <w:rPr>
          <w:lang w:val="es-ES"/>
        </w:rPr>
        <w:t xml:space="preserve">INTERFAZ INFORMACION DE VIAJE </w:t>
      </w:r>
    </w:p>
    <w:p w14:paraId="1ACE9506" w14:textId="5E101029" w:rsidR="007B3049" w:rsidRPr="00B30A26" w:rsidRDefault="007B3049" w:rsidP="007B3049">
      <w:pPr>
        <w:rPr>
          <w:lang w:val="es-ES"/>
        </w:rPr>
      </w:pPr>
      <w:r w:rsidRPr="00B30A26">
        <w:rPr>
          <w:lang w:val="es-ES"/>
        </w:rPr>
        <w:t xml:space="preserve"> Una vez se generen los documentos del viaje a partir de Infonet, se transmitirán a la plataforma Extreme Control los siguientes datos del viaje a través de la interfaz: </w:t>
      </w:r>
    </w:p>
    <w:p w14:paraId="0237C932" w14:textId="26B3E2C9" w:rsidR="007B3049" w:rsidRPr="00B30A26" w:rsidRDefault="007B3049" w:rsidP="007B3049">
      <w:pPr>
        <w:rPr>
          <w:lang w:val="es-ES"/>
        </w:rPr>
      </w:pPr>
    </w:p>
    <w:p w14:paraId="312E379D" w14:textId="77777777" w:rsidR="007B3049" w:rsidRPr="00B30A26" w:rsidRDefault="007B3049" w:rsidP="007B3049">
      <w:pPr>
        <w:rPr>
          <w:lang w:val="es-ES"/>
        </w:rPr>
      </w:pPr>
      <w:r w:rsidRPr="00B30A26">
        <w:rPr>
          <w:lang w:val="es-ES"/>
        </w:rPr>
        <w:t xml:space="preserve">- Cliente  </w:t>
      </w:r>
    </w:p>
    <w:p w14:paraId="55186192" w14:textId="77777777" w:rsidR="007B3049" w:rsidRPr="00B30A26" w:rsidRDefault="007B3049" w:rsidP="007B3049">
      <w:pPr>
        <w:rPr>
          <w:lang w:val="es-ES"/>
        </w:rPr>
      </w:pPr>
      <w:r w:rsidRPr="00B30A26">
        <w:rPr>
          <w:lang w:val="es-ES"/>
        </w:rPr>
        <w:t xml:space="preserve">- Nro. Viaje Infonet </w:t>
      </w:r>
    </w:p>
    <w:p w14:paraId="2363FF39" w14:textId="77777777" w:rsidR="007B3049" w:rsidRPr="00B30A26" w:rsidRDefault="007B3049" w:rsidP="007B3049">
      <w:pPr>
        <w:rPr>
          <w:lang w:val="es-ES"/>
        </w:rPr>
      </w:pPr>
      <w:r w:rsidRPr="00B30A26">
        <w:rPr>
          <w:lang w:val="es-ES"/>
        </w:rPr>
        <w:t xml:space="preserve">- Nro. Orden de producción </w:t>
      </w:r>
    </w:p>
    <w:p w14:paraId="4E42F7BC" w14:textId="77777777" w:rsidR="007B3049" w:rsidRPr="00B30A26" w:rsidRDefault="007B3049" w:rsidP="007B3049">
      <w:pPr>
        <w:rPr>
          <w:lang w:val="es-ES"/>
        </w:rPr>
      </w:pPr>
      <w:r w:rsidRPr="00B30A26">
        <w:rPr>
          <w:lang w:val="es-ES"/>
        </w:rPr>
        <w:t xml:space="preserve">- Ciudad Origen </w:t>
      </w:r>
    </w:p>
    <w:p w14:paraId="7A26D2D1" w14:textId="77777777" w:rsidR="007B3049" w:rsidRPr="00B30A26" w:rsidRDefault="007B3049" w:rsidP="007B3049">
      <w:pPr>
        <w:rPr>
          <w:lang w:val="es-ES"/>
        </w:rPr>
      </w:pPr>
      <w:r w:rsidRPr="00B30A26">
        <w:rPr>
          <w:lang w:val="es-ES"/>
        </w:rPr>
        <w:t xml:space="preserve">- Dpto. Origen </w:t>
      </w:r>
    </w:p>
    <w:p w14:paraId="3E728EDE" w14:textId="77777777" w:rsidR="007B3049" w:rsidRPr="00B30A26" w:rsidRDefault="007B3049" w:rsidP="007B3049">
      <w:pPr>
        <w:rPr>
          <w:lang w:val="es-ES"/>
        </w:rPr>
      </w:pPr>
      <w:r w:rsidRPr="00B30A26">
        <w:rPr>
          <w:lang w:val="es-ES"/>
        </w:rPr>
        <w:t xml:space="preserve">- Ciudad Destino </w:t>
      </w:r>
    </w:p>
    <w:p w14:paraId="4BDFA6B3" w14:textId="77777777" w:rsidR="007B3049" w:rsidRPr="00B30A26" w:rsidRDefault="007B3049" w:rsidP="007B3049">
      <w:pPr>
        <w:rPr>
          <w:lang w:val="es-ES"/>
        </w:rPr>
      </w:pPr>
      <w:r w:rsidRPr="00B30A26">
        <w:rPr>
          <w:lang w:val="es-ES"/>
        </w:rPr>
        <w:t xml:space="preserve">- Dpto. Destino </w:t>
      </w:r>
    </w:p>
    <w:p w14:paraId="5E0B08E0" w14:textId="77777777" w:rsidR="007B3049" w:rsidRPr="00B30A26" w:rsidRDefault="007B3049" w:rsidP="007B3049">
      <w:pPr>
        <w:rPr>
          <w:lang w:val="es-ES"/>
        </w:rPr>
      </w:pPr>
      <w:r w:rsidRPr="00B30A26">
        <w:rPr>
          <w:lang w:val="es-ES"/>
        </w:rPr>
        <w:t xml:space="preserve">- Vehículo (Placa) </w:t>
      </w:r>
    </w:p>
    <w:p w14:paraId="68607022" w14:textId="77777777" w:rsidR="007B3049" w:rsidRPr="00B30A26" w:rsidRDefault="007B3049" w:rsidP="007B3049">
      <w:pPr>
        <w:rPr>
          <w:lang w:val="es-ES"/>
        </w:rPr>
      </w:pPr>
      <w:r w:rsidRPr="00B30A26">
        <w:rPr>
          <w:lang w:val="es-ES"/>
        </w:rPr>
        <w:t xml:space="preserve">- Marca </w:t>
      </w:r>
    </w:p>
    <w:p w14:paraId="56BAC4BB" w14:textId="77777777" w:rsidR="007B3049" w:rsidRPr="00B30A26" w:rsidRDefault="007B3049" w:rsidP="007B3049">
      <w:pPr>
        <w:rPr>
          <w:lang w:val="es-ES"/>
        </w:rPr>
      </w:pPr>
      <w:r w:rsidRPr="00B30A26">
        <w:rPr>
          <w:lang w:val="es-ES"/>
        </w:rPr>
        <w:t xml:space="preserve">- Configuración </w:t>
      </w:r>
    </w:p>
    <w:p w14:paraId="561A27DA" w14:textId="77777777" w:rsidR="007B3049" w:rsidRPr="00B30A26" w:rsidRDefault="007B3049" w:rsidP="007B3049">
      <w:pPr>
        <w:rPr>
          <w:lang w:val="es-ES"/>
        </w:rPr>
      </w:pPr>
      <w:r w:rsidRPr="00B30A26">
        <w:rPr>
          <w:lang w:val="es-ES"/>
        </w:rPr>
        <w:t xml:space="preserve">- Placa semiremolque </w:t>
      </w:r>
    </w:p>
    <w:p w14:paraId="4477C1F1" w14:textId="77777777" w:rsidR="007B3049" w:rsidRPr="00B30A26" w:rsidRDefault="007B3049" w:rsidP="007B3049">
      <w:pPr>
        <w:rPr>
          <w:lang w:val="es-ES"/>
        </w:rPr>
      </w:pPr>
      <w:r w:rsidRPr="00B30A26">
        <w:rPr>
          <w:lang w:val="es-ES"/>
        </w:rPr>
        <w:t xml:space="preserve">- Id. Conductor </w:t>
      </w:r>
    </w:p>
    <w:p w14:paraId="41581C08" w14:textId="77777777" w:rsidR="007B3049" w:rsidRPr="00B30A26" w:rsidRDefault="007B3049" w:rsidP="007B3049">
      <w:pPr>
        <w:rPr>
          <w:lang w:val="es-ES"/>
        </w:rPr>
      </w:pPr>
      <w:r w:rsidRPr="00B30A26">
        <w:rPr>
          <w:lang w:val="es-ES"/>
        </w:rPr>
        <w:t xml:space="preserve">- Nombre Conductor </w:t>
      </w:r>
    </w:p>
    <w:p w14:paraId="6C3844CE" w14:textId="77777777" w:rsidR="007B3049" w:rsidRPr="00B30A26" w:rsidRDefault="007B3049" w:rsidP="007B3049">
      <w:pPr>
        <w:rPr>
          <w:lang w:val="es-ES"/>
        </w:rPr>
      </w:pPr>
      <w:r w:rsidRPr="00B30A26">
        <w:rPr>
          <w:lang w:val="es-ES"/>
        </w:rPr>
        <w:t xml:space="preserve">- Fecha expedición viaje </w:t>
      </w:r>
    </w:p>
    <w:p w14:paraId="2948D840" w14:textId="77777777" w:rsidR="007B3049" w:rsidRPr="00B30A26" w:rsidRDefault="007B3049" w:rsidP="007B3049">
      <w:pPr>
        <w:rPr>
          <w:lang w:val="es-ES"/>
        </w:rPr>
      </w:pPr>
      <w:r w:rsidRPr="00B30A26">
        <w:rPr>
          <w:lang w:val="es-ES"/>
        </w:rPr>
        <w:t xml:space="preserve">- Fecha limite de entrega </w:t>
      </w:r>
    </w:p>
    <w:p w14:paraId="6E2BB4B9" w14:textId="38189A2C" w:rsidR="00B716F9" w:rsidRPr="00B30A26" w:rsidRDefault="009355C8" w:rsidP="007B3049">
      <w:pPr>
        <w:rPr>
          <w:lang w:val="es-ES"/>
        </w:rPr>
      </w:pPr>
      <w:r w:rsidRPr="00B30A26">
        <w:rPr>
          <w:lang w:val="es-ES"/>
        </w:rPr>
        <w:t>-</w:t>
      </w:r>
      <w:r w:rsidR="007B3049" w:rsidRPr="00B30A26">
        <w:rPr>
          <w:lang w:val="es-ES"/>
        </w:rPr>
        <w:t>Fecha limite de entrega</w:t>
      </w:r>
    </w:p>
    <w:p w14:paraId="3F3D920C" w14:textId="77777777" w:rsidR="007B3049" w:rsidRPr="00B30A26" w:rsidRDefault="007B3049" w:rsidP="007B3049">
      <w:pPr>
        <w:rPr>
          <w:lang w:val="es-ES"/>
        </w:rPr>
      </w:pPr>
    </w:p>
    <w:p w14:paraId="1D4C840A" w14:textId="0F16613F" w:rsidR="007B3049" w:rsidRPr="00B30A26" w:rsidRDefault="007B3049" w:rsidP="007B3049">
      <w:pPr>
        <w:pStyle w:val="Ttulo6"/>
        <w:rPr>
          <w:lang w:val="es-ES"/>
        </w:rPr>
      </w:pPr>
      <w:r w:rsidRPr="00B30A26">
        <w:rPr>
          <w:lang w:val="es-ES"/>
        </w:rPr>
        <w:t xml:space="preserve">RFEP – 020 CARGUE DE ARCHIVO DE FACTURAS </w:t>
      </w:r>
    </w:p>
    <w:p w14:paraId="1F0B9E6A" w14:textId="6FF060E6" w:rsidR="007B3049" w:rsidRPr="00B30A26" w:rsidRDefault="007B3049" w:rsidP="007B3049">
      <w:pPr>
        <w:rPr>
          <w:lang w:val="es-ES"/>
        </w:rPr>
      </w:pPr>
      <w:r w:rsidRPr="00B30A26">
        <w:rPr>
          <w:lang w:val="es-ES"/>
        </w:rPr>
        <w:t xml:space="preserve">Luego se procederá a solicitar al cliente el archivo de las facturas que se transportaran en el viaje. Los datos de las facturas que se incluirán en el archivo pueden ser los siguientes: </w:t>
      </w:r>
    </w:p>
    <w:p w14:paraId="1BC8FBB0" w14:textId="77777777" w:rsidR="007B3049" w:rsidRPr="00B30A26" w:rsidRDefault="007B3049" w:rsidP="007B3049">
      <w:pPr>
        <w:rPr>
          <w:lang w:val="es-ES"/>
        </w:rPr>
      </w:pPr>
      <w:r w:rsidRPr="00B30A26">
        <w:rPr>
          <w:lang w:val="es-ES"/>
        </w:rPr>
        <w:t xml:space="preserve"> </w:t>
      </w:r>
    </w:p>
    <w:p w14:paraId="086C44BD" w14:textId="77777777" w:rsidR="007B3049" w:rsidRPr="00B30A26" w:rsidRDefault="007B3049" w:rsidP="007B3049">
      <w:pPr>
        <w:rPr>
          <w:lang w:val="es-ES"/>
        </w:rPr>
      </w:pPr>
      <w:r w:rsidRPr="00B30A26">
        <w:rPr>
          <w:lang w:val="es-ES"/>
        </w:rPr>
        <w:t xml:space="preserve">- Código cliente </w:t>
      </w:r>
    </w:p>
    <w:p w14:paraId="3C95CA2C" w14:textId="77777777" w:rsidR="007B3049" w:rsidRPr="00B30A26" w:rsidRDefault="007B3049" w:rsidP="007B3049">
      <w:pPr>
        <w:rPr>
          <w:lang w:val="es-ES"/>
        </w:rPr>
      </w:pPr>
      <w:r w:rsidRPr="00B30A26">
        <w:rPr>
          <w:lang w:val="es-ES"/>
        </w:rPr>
        <w:t xml:space="preserve">- Orden de entrega </w:t>
      </w:r>
    </w:p>
    <w:p w14:paraId="5979C6B6" w14:textId="77777777" w:rsidR="007B3049" w:rsidRPr="00B30A26" w:rsidRDefault="007B3049" w:rsidP="007B3049">
      <w:pPr>
        <w:rPr>
          <w:lang w:val="es-ES"/>
        </w:rPr>
      </w:pPr>
      <w:r w:rsidRPr="00B30A26">
        <w:rPr>
          <w:lang w:val="es-ES"/>
        </w:rPr>
        <w:t xml:space="preserve">- Identificación </w:t>
      </w:r>
    </w:p>
    <w:p w14:paraId="2FC90DF5" w14:textId="77777777" w:rsidR="007B3049" w:rsidRPr="00B30A26" w:rsidRDefault="007B3049" w:rsidP="007B3049">
      <w:pPr>
        <w:rPr>
          <w:lang w:val="es-ES"/>
        </w:rPr>
      </w:pPr>
      <w:r w:rsidRPr="00B30A26">
        <w:rPr>
          <w:lang w:val="es-ES"/>
        </w:rPr>
        <w:t xml:space="preserve">- Sucursal </w:t>
      </w:r>
    </w:p>
    <w:p w14:paraId="4F2941AD" w14:textId="77777777" w:rsidR="007B3049" w:rsidRPr="00B30A26" w:rsidRDefault="007B3049" w:rsidP="007B3049">
      <w:pPr>
        <w:rPr>
          <w:lang w:val="es-ES"/>
        </w:rPr>
      </w:pPr>
      <w:r w:rsidRPr="00B30A26">
        <w:rPr>
          <w:lang w:val="es-ES"/>
        </w:rPr>
        <w:t xml:space="preserve">- Nombre del cliente  </w:t>
      </w:r>
    </w:p>
    <w:p w14:paraId="7CC9633C" w14:textId="77777777" w:rsidR="007B3049" w:rsidRPr="00B30A26" w:rsidRDefault="007B3049" w:rsidP="007B3049">
      <w:pPr>
        <w:rPr>
          <w:lang w:val="es-ES"/>
        </w:rPr>
      </w:pPr>
      <w:r w:rsidRPr="00B30A26">
        <w:rPr>
          <w:lang w:val="es-ES"/>
        </w:rPr>
        <w:t xml:space="preserve">- Nombre del contacto </w:t>
      </w:r>
    </w:p>
    <w:p w14:paraId="54F0E962" w14:textId="77777777" w:rsidR="007B3049" w:rsidRPr="00B30A26" w:rsidRDefault="007B3049" w:rsidP="007B3049">
      <w:pPr>
        <w:rPr>
          <w:lang w:val="es-ES"/>
        </w:rPr>
      </w:pPr>
      <w:r w:rsidRPr="00B30A26">
        <w:rPr>
          <w:lang w:val="es-ES"/>
        </w:rPr>
        <w:t xml:space="preserve">- Dirección </w:t>
      </w:r>
    </w:p>
    <w:p w14:paraId="393646B8" w14:textId="77777777" w:rsidR="007B3049" w:rsidRPr="00B30A26" w:rsidRDefault="007B3049" w:rsidP="007B3049">
      <w:pPr>
        <w:rPr>
          <w:lang w:val="es-ES"/>
        </w:rPr>
      </w:pPr>
      <w:r w:rsidRPr="00B30A26">
        <w:rPr>
          <w:lang w:val="es-ES"/>
        </w:rPr>
        <w:t xml:space="preserve">- Teléfono </w:t>
      </w:r>
    </w:p>
    <w:p w14:paraId="7243CCD1" w14:textId="77777777" w:rsidR="007B3049" w:rsidRPr="00B30A26" w:rsidRDefault="007B3049" w:rsidP="007B3049">
      <w:pPr>
        <w:rPr>
          <w:lang w:val="es-ES"/>
        </w:rPr>
      </w:pPr>
      <w:r w:rsidRPr="00B30A26">
        <w:rPr>
          <w:lang w:val="es-ES"/>
        </w:rPr>
        <w:t xml:space="preserve">- Municipio </w:t>
      </w:r>
    </w:p>
    <w:p w14:paraId="2E15752C" w14:textId="77777777" w:rsidR="007B3049" w:rsidRPr="00B30A26" w:rsidRDefault="007B3049" w:rsidP="007B3049">
      <w:pPr>
        <w:rPr>
          <w:lang w:val="es-ES"/>
        </w:rPr>
      </w:pPr>
      <w:r w:rsidRPr="00B30A26">
        <w:rPr>
          <w:lang w:val="es-ES"/>
        </w:rPr>
        <w:t xml:space="preserve">- Departamento </w:t>
      </w:r>
    </w:p>
    <w:p w14:paraId="083CED95" w14:textId="77777777" w:rsidR="007B3049" w:rsidRPr="00B30A26" w:rsidRDefault="007B3049" w:rsidP="007B3049">
      <w:pPr>
        <w:rPr>
          <w:lang w:val="es-ES"/>
        </w:rPr>
      </w:pPr>
      <w:r w:rsidRPr="00B30A26">
        <w:rPr>
          <w:lang w:val="es-ES"/>
        </w:rPr>
        <w:t xml:space="preserve">- Nro. Viaje </w:t>
      </w:r>
    </w:p>
    <w:p w14:paraId="24732361" w14:textId="77777777" w:rsidR="007B3049" w:rsidRPr="00B30A26" w:rsidRDefault="007B3049" w:rsidP="007B3049">
      <w:pPr>
        <w:rPr>
          <w:lang w:val="es-ES"/>
        </w:rPr>
      </w:pPr>
      <w:r w:rsidRPr="00B30A26">
        <w:rPr>
          <w:lang w:val="es-ES"/>
        </w:rPr>
        <w:t xml:space="preserve">- Nro. Factura </w:t>
      </w:r>
    </w:p>
    <w:p w14:paraId="70210731" w14:textId="77777777" w:rsidR="007B3049" w:rsidRPr="00B30A26" w:rsidRDefault="007B3049" w:rsidP="007B3049">
      <w:pPr>
        <w:rPr>
          <w:lang w:val="es-ES"/>
        </w:rPr>
      </w:pPr>
      <w:r w:rsidRPr="00B30A26">
        <w:rPr>
          <w:lang w:val="es-ES"/>
        </w:rPr>
        <w:t xml:space="preserve">- Fecha factura </w:t>
      </w:r>
    </w:p>
    <w:p w14:paraId="3E1DE387" w14:textId="77777777" w:rsidR="007B3049" w:rsidRPr="00B30A26" w:rsidRDefault="007B3049" w:rsidP="007B3049">
      <w:pPr>
        <w:rPr>
          <w:lang w:val="es-ES"/>
        </w:rPr>
      </w:pPr>
      <w:r w:rsidRPr="00B30A26">
        <w:rPr>
          <w:lang w:val="es-ES"/>
        </w:rPr>
        <w:t xml:space="preserve">- Fecha vencimiento </w:t>
      </w:r>
    </w:p>
    <w:p w14:paraId="22DF4C39" w14:textId="1BAE8E48" w:rsidR="007B3049" w:rsidRPr="00B30A26" w:rsidRDefault="007B3049" w:rsidP="007B3049">
      <w:pPr>
        <w:rPr>
          <w:lang w:val="es-ES"/>
        </w:rPr>
      </w:pPr>
      <w:r w:rsidRPr="00B30A26">
        <w:rPr>
          <w:lang w:val="es-ES"/>
        </w:rPr>
        <w:t>- Valor factura</w:t>
      </w:r>
    </w:p>
    <w:p w14:paraId="6B7BF00F" w14:textId="77777777" w:rsidR="007B3049" w:rsidRPr="00B30A26" w:rsidRDefault="007B3049" w:rsidP="007B3049">
      <w:pPr>
        <w:rPr>
          <w:lang w:val="es-ES"/>
        </w:rPr>
      </w:pPr>
    </w:p>
    <w:p w14:paraId="6BC231D4" w14:textId="14162D09" w:rsidR="005340FD" w:rsidRPr="00B30A26" w:rsidRDefault="005340FD" w:rsidP="005340FD">
      <w:pPr>
        <w:pStyle w:val="Ttulo6"/>
        <w:rPr>
          <w:lang w:val="es-ES"/>
        </w:rPr>
      </w:pPr>
      <w:r w:rsidRPr="00B30A26">
        <w:rPr>
          <w:lang w:val="es-ES"/>
        </w:rPr>
        <w:t xml:space="preserve">RFEP – </w:t>
      </w:r>
      <w:r w:rsidR="00B10BE9" w:rsidRPr="00B30A26">
        <w:rPr>
          <w:lang w:val="es-ES"/>
        </w:rPr>
        <w:t>021 REGISTRAR</w:t>
      </w:r>
      <w:r w:rsidRPr="00B30A26">
        <w:rPr>
          <w:lang w:val="es-ES"/>
        </w:rPr>
        <w:t xml:space="preserve"> CELULAR ENTREGADO </w:t>
      </w:r>
    </w:p>
    <w:p w14:paraId="13FE9106" w14:textId="77777777" w:rsidR="005340FD" w:rsidRPr="00B30A26" w:rsidRDefault="005340FD" w:rsidP="005340FD">
      <w:pPr>
        <w:rPr>
          <w:lang w:val="es-ES"/>
        </w:rPr>
      </w:pPr>
      <w:r w:rsidRPr="00B30A26">
        <w:rPr>
          <w:lang w:val="es-ES"/>
        </w:rPr>
        <w:t xml:space="preserve"> </w:t>
      </w:r>
    </w:p>
    <w:p w14:paraId="7A0B3D56" w14:textId="76B2B248" w:rsidR="005340FD" w:rsidRPr="00B30A26" w:rsidRDefault="005340FD" w:rsidP="005340FD">
      <w:pPr>
        <w:rPr>
          <w:lang w:val="es-ES"/>
        </w:rPr>
      </w:pPr>
      <w:r w:rsidRPr="00B30A26">
        <w:rPr>
          <w:lang w:val="es-ES"/>
        </w:rPr>
        <w:t xml:space="preserve">En la aplicación web se asociara al viaje, el número que identifica al celular (IMEI) que será entregado al conductor para registrar todas sus entregas y su recorrido. Informar o recordar usuario y clave al conductor para ingresar al dispositivo móvil. El In-house solo debe seleccionar el IMEI de un listado </w:t>
      </w:r>
    </w:p>
    <w:p w14:paraId="1C3D10B8" w14:textId="77777777" w:rsidR="005340FD" w:rsidRPr="00B30A26" w:rsidRDefault="005340FD" w:rsidP="005340FD">
      <w:pPr>
        <w:rPr>
          <w:lang w:val="es-ES"/>
        </w:rPr>
      </w:pPr>
      <w:r w:rsidRPr="00B30A26">
        <w:rPr>
          <w:lang w:val="es-ES"/>
        </w:rPr>
        <w:t xml:space="preserve">previamente creado. El celular quedara bloqueado u ocupado. </w:t>
      </w:r>
    </w:p>
    <w:p w14:paraId="6DB71BB6" w14:textId="77777777" w:rsidR="005340FD" w:rsidRPr="00B30A26" w:rsidRDefault="005340FD" w:rsidP="005340FD">
      <w:pPr>
        <w:rPr>
          <w:lang w:val="es-ES"/>
        </w:rPr>
      </w:pPr>
      <w:r w:rsidRPr="00B30A26">
        <w:rPr>
          <w:lang w:val="es-ES"/>
        </w:rPr>
        <w:t xml:space="preserve"> </w:t>
      </w:r>
    </w:p>
    <w:p w14:paraId="24AF1027" w14:textId="45656CEB" w:rsidR="005340FD" w:rsidRPr="00B30A26" w:rsidRDefault="005340FD" w:rsidP="005340FD">
      <w:pPr>
        <w:pStyle w:val="Ttulo6"/>
        <w:rPr>
          <w:lang w:val="es-ES"/>
        </w:rPr>
      </w:pPr>
      <w:r w:rsidRPr="00B30A26">
        <w:rPr>
          <w:lang w:val="es-ES"/>
        </w:rPr>
        <w:t xml:space="preserve">RFEP – 021 IMPRIMIR ACTA DE ENTREGA </w:t>
      </w:r>
    </w:p>
    <w:p w14:paraId="6B0B6588" w14:textId="77777777" w:rsidR="005340FD" w:rsidRPr="00B30A26" w:rsidRDefault="005340FD" w:rsidP="005340FD">
      <w:pPr>
        <w:rPr>
          <w:lang w:val="es-ES"/>
        </w:rPr>
      </w:pPr>
      <w:r w:rsidRPr="00B30A26">
        <w:rPr>
          <w:lang w:val="es-ES"/>
        </w:rPr>
        <w:t xml:space="preserve"> </w:t>
      </w:r>
    </w:p>
    <w:p w14:paraId="455D0854" w14:textId="271F7815" w:rsidR="005340FD" w:rsidRPr="00B30A26" w:rsidRDefault="005340FD" w:rsidP="005340FD">
      <w:pPr>
        <w:rPr>
          <w:lang w:val="es-ES"/>
        </w:rPr>
      </w:pPr>
      <w:r w:rsidRPr="00B30A26">
        <w:rPr>
          <w:lang w:val="es-ES"/>
        </w:rPr>
        <w:t xml:space="preserve">La solución WEB permitirá imprimir un acta de entrega del celular para que el conductor la firme y quede como constancia de la entrega física del celular. Mostrara todos los datos del celular y elementos a entregar. </w:t>
      </w:r>
    </w:p>
    <w:p w14:paraId="1D1563E5" w14:textId="77777777" w:rsidR="005340FD" w:rsidRPr="00B30A26" w:rsidRDefault="005340FD" w:rsidP="005340FD">
      <w:pPr>
        <w:rPr>
          <w:lang w:val="es-ES"/>
        </w:rPr>
      </w:pPr>
      <w:r w:rsidRPr="00B30A26">
        <w:rPr>
          <w:lang w:val="es-ES"/>
        </w:rPr>
        <w:t xml:space="preserve"> </w:t>
      </w:r>
    </w:p>
    <w:p w14:paraId="58A618D0" w14:textId="48E89C14" w:rsidR="005340FD" w:rsidRPr="00B30A26" w:rsidRDefault="005340FD" w:rsidP="005340FD">
      <w:pPr>
        <w:pStyle w:val="Ttulo6"/>
        <w:rPr>
          <w:lang w:val="es-ES"/>
        </w:rPr>
      </w:pPr>
      <w:r w:rsidRPr="00B30A26">
        <w:rPr>
          <w:lang w:val="es-ES"/>
        </w:rPr>
        <w:t xml:space="preserve">RFEP – 022. DEFINIR VIAJE PRINCIPAL </w:t>
      </w:r>
    </w:p>
    <w:p w14:paraId="7712CE7B" w14:textId="77777777" w:rsidR="005340FD" w:rsidRPr="00B30A26" w:rsidRDefault="005340FD" w:rsidP="005340FD">
      <w:pPr>
        <w:rPr>
          <w:lang w:val="es-ES"/>
        </w:rPr>
      </w:pPr>
      <w:r w:rsidRPr="00B30A26">
        <w:rPr>
          <w:lang w:val="es-ES"/>
        </w:rPr>
        <w:t xml:space="preserve"> </w:t>
      </w:r>
    </w:p>
    <w:p w14:paraId="2D659496" w14:textId="1F0FB5FA" w:rsidR="005340FD" w:rsidRPr="00B30A26" w:rsidRDefault="005340FD" w:rsidP="005340FD">
      <w:pPr>
        <w:rPr>
          <w:lang w:val="es-ES"/>
        </w:rPr>
      </w:pPr>
      <w:r w:rsidRPr="00B30A26">
        <w:rPr>
          <w:lang w:val="es-ES"/>
        </w:rPr>
        <w:lastRenderedPageBreak/>
        <w:t xml:space="preserve">El sistema web debe permitir definir cuando un viaje es principal o no. Si es un viaje principal, no deberá enviar el aviso de finalizado a Infonet a través de la interfaz, sino hasta que todos sus hijos hayan sido finalizados. </w:t>
      </w:r>
    </w:p>
    <w:p w14:paraId="2D0204B4" w14:textId="77777777" w:rsidR="005340FD" w:rsidRPr="00B30A26" w:rsidRDefault="005340FD" w:rsidP="005340FD">
      <w:pPr>
        <w:rPr>
          <w:lang w:val="es-ES"/>
        </w:rPr>
      </w:pPr>
      <w:r w:rsidRPr="00B30A26">
        <w:rPr>
          <w:lang w:val="es-ES"/>
        </w:rPr>
        <w:t xml:space="preserve"> </w:t>
      </w:r>
    </w:p>
    <w:p w14:paraId="417B286F" w14:textId="52A7AFC1" w:rsidR="005340FD" w:rsidRPr="00B30A26" w:rsidRDefault="005340FD" w:rsidP="005340FD">
      <w:pPr>
        <w:pStyle w:val="Ttulo6"/>
        <w:rPr>
          <w:lang w:val="es-ES"/>
        </w:rPr>
      </w:pPr>
      <w:r w:rsidRPr="00B30A26">
        <w:rPr>
          <w:lang w:val="es-ES"/>
        </w:rPr>
        <w:t xml:space="preserve">RFEP – 023 ASOCIAR VIAJE PADRE </w:t>
      </w:r>
    </w:p>
    <w:p w14:paraId="2CCB0943" w14:textId="77777777" w:rsidR="005340FD" w:rsidRPr="00B30A26" w:rsidRDefault="005340FD" w:rsidP="005340FD">
      <w:pPr>
        <w:rPr>
          <w:lang w:val="es-ES"/>
        </w:rPr>
      </w:pPr>
      <w:r w:rsidRPr="00B30A26">
        <w:rPr>
          <w:lang w:val="es-ES"/>
        </w:rPr>
        <w:t xml:space="preserve"> </w:t>
      </w:r>
    </w:p>
    <w:p w14:paraId="042F0824" w14:textId="77777777" w:rsidR="005340FD" w:rsidRPr="00B30A26" w:rsidRDefault="005340FD" w:rsidP="005340FD">
      <w:pPr>
        <w:rPr>
          <w:lang w:val="es-ES"/>
        </w:rPr>
      </w:pPr>
      <w:r w:rsidRPr="00B30A26">
        <w:rPr>
          <w:lang w:val="es-ES"/>
        </w:rPr>
        <w:t xml:space="preserve">En caso que el viaje que se acaba de generar provenga de un viaje anterior, se registrara esta situación </w:t>
      </w:r>
    </w:p>
    <w:p w14:paraId="1B57F46B" w14:textId="77777777" w:rsidR="005340FD" w:rsidRPr="00B30A26" w:rsidRDefault="005340FD" w:rsidP="005340FD">
      <w:pPr>
        <w:rPr>
          <w:lang w:val="es-ES"/>
        </w:rPr>
      </w:pPr>
      <w:r w:rsidRPr="00B30A26">
        <w:rPr>
          <w:lang w:val="es-ES"/>
        </w:rPr>
        <w:t xml:space="preserve">en la aplicación web mediante la opción correspondiente. </w:t>
      </w:r>
    </w:p>
    <w:p w14:paraId="18486E36" w14:textId="77777777" w:rsidR="005340FD" w:rsidRPr="00B30A26" w:rsidRDefault="005340FD" w:rsidP="005340FD">
      <w:pPr>
        <w:rPr>
          <w:lang w:val="es-ES"/>
        </w:rPr>
      </w:pPr>
      <w:r w:rsidRPr="00B30A26">
        <w:rPr>
          <w:lang w:val="es-ES"/>
        </w:rPr>
        <w:t xml:space="preserve"> </w:t>
      </w:r>
    </w:p>
    <w:p w14:paraId="2DB8D014" w14:textId="060E7355" w:rsidR="005340FD" w:rsidRPr="00B30A26" w:rsidRDefault="005340FD" w:rsidP="005340FD">
      <w:pPr>
        <w:pStyle w:val="Ttulo5"/>
        <w:rPr>
          <w:lang w:val="es-ES"/>
        </w:rPr>
      </w:pPr>
      <w:bookmarkStart w:id="1701" w:name="_Toc518466282"/>
      <w:r w:rsidRPr="00B30A26">
        <w:rPr>
          <w:lang w:val="es-ES"/>
        </w:rPr>
        <w:t>TRANSITO</w:t>
      </w:r>
      <w:bookmarkEnd w:id="1701"/>
      <w:r w:rsidRPr="00B30A26">
        <w:rPr>
          <w:lang w:val="es-ES"/>
        </w:rPr>
        <w:t xml:space="preserve"> </w:t>
      </w:r>
    </w:p>
    <w:p w14:paraId="26136D87" w14:textId="77777777" w:rsidR="005340FD" w:rsidRPr="00B30A26" w:rsidRDefault="005340FD" w:rsidP="005340FD">
      <w:pPr>
        <w:rPr>
          <w:lang w:val="es-ES"/>
        </w:rPr>
      </w:pPr>
      <w:r w:rsidRPr="00B30A26">
        <w:rPr>
          <w:lang w:val="es-ES"/>
        </w:rPr>
        <w:t xml:space="preserve"> </w:t>
      </w:r>
    </w:p>
    <w:p w14:paraId="525D9AD9" w14:textId="6D801BBB" w:rsidR="005340FD" w:rsidRPr="00B30A26" w:rsidRDefault="005340FD" w:rsidP="005340FD">
      <w:pPr>
        <w:pStyle w:val="Ttulo6"/>
        <w:rPr>
          <w:lang w:val="es-ES"/>
        </w:rPr>
      </w:pPr>
      <w:r w:rsidRPr="00B30A26">
        <w:rPr>
          <w:lang w:val="es-ES"/>
        </w:rPr>
        <w:t xml:space="preserve">RFEP – 024 VERIFICAR INFORMACION DE VIAJE EN EL MOVIL </w:t>
      </w:r>
    </w:p>
    <w:p w14:paraId="6C0A699F" w14:textId="77777777" w:rsidR="005340FD" w:rsidRPr="00B30A26" w:rsidRDefault="005340FD" w:rsidP="005340FD">
      <w:pPr>
        <w:rPr>
          <w:lang w:val="es-ES"/>
        </w:rPr>
      </w:pPr>
      <w:r w:rsidRPr="00B30A26">
        <w:rPr>
          <w:lang w:val="es-ES"/>
        </w:rPr>
        <w:t xml:space="preserve"> </w:t>
      </w:r>
    </w:p>
    <w:p w14:paraId="5972625A" w14:textId="7742685F" w:rsidR="005340FD" w:rsidRPr="00B30A26" w:rsidRDefault="005340FD" w:rsidP="005340FD">
      <w:pPr>
        <w:rPr>
          <w:lang w:val="es-ES"/>
        </w:rPr>
      </w:pPr>
      <w:r w:rsidRPr="00B30A26">
        <w:rPr>
          <w:lang w:val="es-ES"/>
        </w:rPr>
        <w:t xml:space="preserve">La aplicación móvil permitirá al conductor ingresar con su clave y contraseña asignada a la aplicación móvil. Una vez allí, podrá descargar la información del viaje asignado y procederá a verificar la exactitud de la información descargada en su dispositivo, esto es, si corresponde realmente con los documentos que le acabaron de entregar. </w:t>
      </w:r>
    </w:p>
    <w:p w14:paraId="1433EEE4" w14:textId="77777777" w:rsidR="005340FD" w:rsidRPr="00B30A26" w:rsidRDefault="005340FD" w:rsidP="005340FD">
      <w:pPr>
        <w:rPr>
          <w:lang w:val="es-ES"/>
        </w:rPr>
      </w:pPr>
      <w:r w:rsidRPr="00B30A26">
        <w:rPr>
          <w:lang w:val="es-ES"/>
        </w:rPr>
        <w:t xml:space="preserve"> </w:t>
      </w:r>
    </w:p>
    <w:p w14:paraId="27604C4A" w14:textId="77777777" w:rsidR="005340FD" w:rsidRPr="00B30A26" w:rsidRDefault="005340FD" w:rsidP="005340FD">
      <w:pPr>
        <w:pStyle w:val="Ttulo5"/>
        <w:rPr>
          <w:lang w:val="es-ES"/>
        </w:rPr>
      </w:pPr>
      <w:bookmarkStart w:id="1702" w:name="_Toc518466283"/>
      <w:r w:rsidRPr="00B30A26">
        <w:rPr>
          <w:lang w:val="es-ES"/>
        </w:rPr>
        <w:t>REPORTAR TIEMPOS DE CARGUE Y GENERAR DOCUMENTACION DE VIAJE</w:t>
      </w:r>
      <w:bookmarkEnd w:id="1702"/>
      <w:r w:rsidRPr="00B30A26">
        <w:rPr>
          <w:lang w:val="es-ES"/>
        </w:rPr>
        <w:t xml:space="preserve"> </w:t>
      </w:r>
    </w:p>
    <w:p w14:paraId="345B73D9" w14:textId="77777777" w:rsidR="005340FD" w:rsidRPr="00B30A26" w:rsidRDefault="005340FD" w:rsidP="005340FD">
      <w:pPr>
        <w:rPr>
          <w:lang w:val="es-ES"/>
        </w:rPr>
      </w:pPr>
      <w:r w:rsidRPr="00B30A26">
        <w:rPr>
          <w:lang w:val="es-ES"/>
        </w:rPr>
        <w:t xml:space="preserve"> </w:t>
      </w:r>
    </w:p>
    <w:p w14:paraId="337811D1" w14:textId="463DE8A2" w:rsidR="005340FD" w:rsidRPr="00B30A26" w:rsidRDefault="005340FD" w:rsidP="005340FD">
      <w:pPr>
        <w:pStyle w:val="Ttulo6"/>
        <w:rPr>
          <w:lang w:val="es-ES"/>
        </w:rPr>
      </w:pPr>
      <w:r w:rsidRPr="00B30A26">
        <w:rPr>
          <w:lang w:val="es-ES"/>
        </w:rPr>
        <w:t xml:space="preserve">RFEP – 025 REPORTAR NOVEDADES </w:t>
      </w:r>
    </w:p>
    <w:p w14:paraId="20504B6E" w14:textId="77777777" w:rsidR="005340FD" w:rsidRPr="00B30A26" w:rsidRDefault="005340FD" w:rsidP="005340FD">
      <w:pPr>
        <w:rPr>
          <w:lang w:val="es-ES"/>
        </w:rPr>
      </w:pPr>
      <w:r w:rsidRPr="00B30A26">
        <w:rPr>
          <w:lang w:val="es-ES"/>
        </w:rPr>
        <w:t xml:space="preserve"> </w:t>
      </w:r>
    </w:p>
    <w:p w14:paraId="4B945356" w14:textId="06940E52" w:rsidR="005340FD" w:rsidRPr="00B30A26" w:rsidRDefault="005340FD" w:rsidP="005340FD">
      <w:pPr>
        <w:rPr>
          <w:lang w:val="es-ES"/>
        </w:rPr>
      </w:pPr>
      <w:r w:rsidRPr="00B30A26">
        <w:rPr>
          <w:lang w:val="es-ES"/>
        </w:rPr>
        <w:t xml:space="preserve">El móvil permitirá registrar novedades tales como: Fin de acompañamiento escolta, derrumbe en la vía, accidente, trancón, etc. De manera que el conductor a través del dispositivo podrá ir informando de las situaciones que se encuentre durante su recorrido hacia su destino. </w:t>
      </w:r>
    </w:p>
    <w:p w14:paraId="144DE309" w14:textId="77777777" w:rsidR="005340FD" w:rsidRPr="00B30A26" w:rsidRDefault="005340FD" w:rsidP="005340FD">
      <w:pPr>
        <w:rPr>
          <w:lang w:val="es-ES"/>
        </w:rPr>
      </w:pPr>
      <w:r w:rsidRPr="00B30A26">
        <w:rPr>
          <w:lang w:val="es-ES"/>
        </w:rPr>
        <w:t xml:space="preserve"> </w:t>
      </w:r>
    </w:p>
    <w:p w14:paraId="0B0B8D1D" w14:textId="6182DF68" w:rsidR="005340FD" w:rsidRPr="00B30A26" w:rsidRDefault="005340FD" w:rsidP="005340FD">
      <w:pPr>
        <w:pStyle w:val="Ttulo6"/>
        <w:rPr>
          <w:lang w:val="es-ES"/>
        </w:rPr>
      </w:pPr>
      <w:r w:rsidRPr="00B30A26">
        <w:rPr>
          <w:lang w:val="es-ES"/>
        </w:rPr>
        <w:t xml:space="preserve">RFEP – 026 PUNTOS DE CONTROL </w:t>
      </w:r>
    </w:p>
    <w:p w14:paraId="553157E4" w14:textId="77777777" w:rsidR="005340FD" w:rsidRPr="00B30A26" w:rsidRDefault="005340FD" w:rsidP="005340FD">
      <w:pPr>
        <w:rPr>
          <w:lang w:val="es-ES"/>
        </w:rPr>
      </w:pPr>
      <w:r w:rsidRPr="00B30A26">
        <w:rPr>
          <w:lang w:val="es-ES"/>
        </w:rPr>
        <w:t xml:space="preserve"> </w:t>
      </w:r>
    </w:p>
    <w:p w14:paraId="7085DC22" w14:textId="3D37AF81" w:rsidR="005340FD" w:rsidRPr="00B30A26" w:rsidRDefault="005340FD" w:rsidP="005340FD">
      <w:pPr>
        <w:rPr>
          <w:lang w:val="es-ES"/>
        </w:rPr>
      </w:pPr>
      <w:r w:rsidRPr="00B30A26">
        <w:rPr>
          <w:lang w:val="es-ES"/>
        </w:rPr>
        <w:t xml:space="preserve">La solución móvil detectara cuando el vehículo pase por los puntos de control asociados a su recorrido actual y enviara los datos correspondientes a la fecha y hora de paso por el punto de control correspondiente. En la plataforma web se registraran estos datos y se podrá visualizar el recorrido del vehículo y los puntos de control por los cuales ha pasado. </w:t>
      </w:r>
    </w:p>
    <w:p w14:paraId="5A5AE934" w14:textId="77777777" w:rsidR="005340FD" w:rsidRPr="00B30A26" w:rsidRDefault="005340FD" w:rsidP="005340FD">
      <w:pPr>
        <w:rPr>
          <w:lang w:val="es-ES"/>
        </w:rPr>
      </w:pPr>
      <w:r w:rsidRPr="00B30A26">
        <w:rPr>
          <w:lang w:val="es-ES"/>
        </w:rPr>
        <w:t xml:space="preserve"> </w:t>
      </w:r>
    </w:p>
    <w:p w14:paraId="6CB15C9C" w14:textId="74C1954F" w:rsidR="005340FD" w:rsidRPr="00B30A26" w:rsidRDefault="005340FD" w:rsidP="005340FD">
      <w:pPr>
        <w:pStyle w:val="Ttulo5"/>
        <w:rPr>
          <w:lang w:val="es-ES"/>
        </w:rPr>
      </w:pPr>
      <w:bookmarkStart w:id="1703" w:name="_Toc518466284"/>
      <w:r w:rsidRPr="00B30A26">
        <w:rPr>
          <w:lang w:val="es-ES"/>
        </w:rPr>
        <w:lastRenderedPageBreak/>
        <w:t>ENTREGAS</w:t>
      </w:r>
      <w:bookmarkEnd w:id="1703"/>
      <w:r w:rsidRPr="00B30A26">
        <w:rPr>
          <w:lang w:val="es-ES"/>
        </w:rPr>
        <w:t xml:space="preserve"> </w:t>
      </w:r>
    </w:p>
    <w:p w14:paraId="6B3ABC03" w14:textId="77777777" w:rsidR="005340FD" w:rsidRPr="00B30A26" w:rsidRDefault="005340FD" w:rsidP="005340FD">
      <w:pPr>
        <w:rPr>
          <w:lang w:val="es-ES"/>
        </w:rPr>
      </w:pPr>
      <w:r w:rsidRPr="00B30A26">
        <w:rPr>
          <w:lang w:val="es-ES"/>
        </w:rPr>
        <w:t xml:space="preserve"> </w:t>
      </w:r>
    </w:p>
    <w:p w14:paraId="474BBC4B" w14:textId="1F43D94A" w:rsidR="005340FD" w:rsidRPr="00B30A26" w:rsidRDefault="005340FD" w:rsidP="005340FD">
      <w:pPr>
        <w:pStyle w:val="Ttulo6"/>
        <w:rPr>
          <w:lang w:val="es-ES"/>
        </w:rPr>
      </w:pPr>
      <w:r w:rsidRPr="00B30A26">
        <w:rPr>
          <w:lang w:val="es-ES"/>
        </w:rPr>
        <w:t xml:space="preserve">RFEP – 027 REPORTAR ENTREGA EN RIESGO </w:t>
      </w:r>
    </w:p>
    <w:p w14:paraId="3F83772B" w14:textId="77777777" w:rsidR="005340FD" w:rsidRPr="00B30A26" w:rsidRDefault="005340FD" w:rsidP="005340FD">
      <w:pPr>
        <w:rPr>
          <w:lang w:val="es-ES"/>
        </w:rPr>
      </w:pPr>
      <w:r w:rsidRPr="00B30A26">
        <w:rPr>
          <w:lang w:val="es-ES"/>
        </w:rPr>
        <w:t xml:space="preserve"> </w:t>
      </w:r>
    </w:p>
    <w:p w14:paraId="602D515F" w14:textId="3531BC7D" w:rsidR="005340FD" w:rsidRPr="00B30A26" w:rsidRDefault="005340FD" w:rsidP="005340FD">
      <w:pPr>
        <w:rPr>
          <w:lang w:val="es-ES"/>
        </w:rPr>
      </w:pPr>
      <w:r w:rsidRPr="00B30A26">
        <w:rPr>
          <w:lang w:val="es-ES"/>
        </w:rPr>
        <w:t xml:space="preserve">El conductor podrá registrar desde el dispositivo móvil la posibilidad que alguna de sus entregas asignadas se encuentre en riesgo de cumplir, es decir, que haya algún retraso y exista la posibilidad de no cumplir con la fecha y hora de entrega estipulada. </w:t>
      </w:r>
    </w:p>
    <w:p w14:paraId="4597848D" w14:textId="77777777" w:rsidR="005340FD" w:rsidRPr="00B30A26" w:rsidRDefault="005340FD" w:rsidP="005340FD">
      <w:pPr>
        <w:rPr>
          <w:lang w:val="es-ES"/>
        </w:rPr>
      </w:pPr>
      <w:r w:rsidRPr="00B30A26">
        <w:rPr>
          <w:lang w:val="es-ES"/>
        </w:rPr>
        <w:t xml:space="preserve"> </w:t>
      </w:r>
    </w:p>
    <w:p w14:paraId="60C4EEC3" w14:textId="39C95EF8" w:rsidR="005340FD" w:rsidRPr="00B30A26" w:rsidRDefault="005340FD" w:rsidP="005340FD">
      <w:pPr>
        <w:pStyle w:val="Ttulo6"/>
        <w:rPr>
          <w:lang w:val="es-ES"/>
        </w:rPr>
      </w:pPr>
      <w:r w:rsidRPr="00B30A26">
        <w:rPr>
          <w:lang w:val="es-ES"/>
        </w:rPr>
        <w:t xml:space="preserve">RFEP – 028 REPORTAR NOVEDADES </w:t>
      </w:r>
    </w:p>
    <w:p w14:paraId="7E088B00" w14:textId="77777777" w:rsidR="005340FD" w:rsidRPr="00B30A26" w:rsidRDefault="005340FD" w:rsidP="005340FD">
      <w:pPr>
        <w:rPr>
          <w:lang w:val="es-ES"/>
        </w:rPr>
      </w:pPr>
      <w:r w:rsidRPr="00B30A26">
        <w:rPr>
          <w:lang w:val="es-ES"/>
        </w:rPr>
        <w:t xml:space="preserve"> </w:t>
      </w:r>
    </w:p>
    <w:p w14:paraId="6CCA6514" w14:textId="0F35EE51" w:rsidR="005340FD" w:rsidRPr="00B30A26" w:rsidRDefault="005340FD" w:rsidP="005340FD">
      <w:pPr>
        <w:rPr>
          <w:lang w:val="es-ES"/>
        </w:rPr>
      </w:pPr>
      <w:r w:rsidRPr="00B30A26">
        <w:rPr>
          <w:lang w:val="es-ES"/>
        </w:rPr>
        <w:t xml:space="preserve">Igual que para el proceso de tránsito, el móvil permitirá registrar novedades en campo, pero en este caso serán novedades como: No permiten ingreso, no aceptan mercancía, no firman o sellan las facturas, entre otras. En general es la misma opción que para el proceso de tránsito, pero el conductor escogerá la novedad que desee reportar de acuerdo a la situación que se le presente en campo. </w:t>
      </w:r>
    </w:p>
    <w:p w14:paraId="2B94B065" w14:textId="77777777" w:rsidR="005340FD" w:rsidRPr="00B30A26" w:rsidRDefault="005340FD" w:rsidP="005340FD">
      <w:pPr>
        <w:rPr>
          <w:lang w:val="es-ES"/>
        </w:rPr>
      </w:pPr>
      <w:r w:rsidRPr="00B30A26">
        <w:rPr>
          <w:lang w:val="es-ES"/>
        </w:rPr>
        <w:t xml:space="preserve"> </w:t>
      </w:r>
    </w:p>
    <w:p w14:paraId="023FDD8D" w14:textId="2345AC3A" w:rsidR="005340FD" w:rsidRPr="00B30A26" w:rsidRDefault="005340FD" w:rsidP="005340FD">
      <w:pPr>
        <w:pStyle w:val="Ttulo6"/>
        <w:rPr>
          <w:lang w:val="es-ES"/>
        </w:rPr>
      </w:pPr>
      <w:r w:rsidRPr="00B30A26">
        <w:rPr>
          <w:lang w:val="es-ES"/>
        </w:rPr>
        <w:t xml:space="preserve">RFEP – 029 APLAZAR ENTREGA </w:t>
      </w:r>
    </w:p>
    <w:p w14:paraId="672308F1" w14:textId="77777777" w:rsidR="005340FD" w:rsidRPr="00B30A26" w:rsidRDefault="005340FD" w:rsidP="005340FD">
      <w:pPr>
        <w:rPr>
          <w:lang w:val="es-ES"/>
        </w:rPr>
      </w:pPr>
      <w:r w:rsidRPr="00B30A26">
        <w:rPr>
          <w:lang w:val="es-ES"/>
        </w:rPr>
        <w:t xml:space="preserve"> </w:t>
      </w:r>
    </w:p>
    <w:p w14:paraId="1979583B" w14:textId="5A65F034" w:rsidR="005340FD" w:rsidRPr="00B30A26" w:rsidRDefault="005340FD" w:rsidP="005340FD">
      <w:pPr>
        <w:rPr>
          <w:lang w:val="es-ES"/>
        </w:rPr>
      </w:pPr>
      <w:r w:rsidRPr="00B30A26">
        <w:rPr>
          <w:lang w:val="es-ES"/>
        </w:rPr>
        <w:t xml:space="preserve">Se podrá registrar en el móvil el aplazamiento de una entrega determinada debido a algún motivo en particular. Este aplazamiento debe quedar asociado a un motivo y a una fecha y hora posterior de entrega. </w:t>
      </w:r>
    </w:p>
    <w:p w14:paraId="5F3A860E" w14:textId="77777777" w:rsidR="005340FD" w:rsidRPr="00B30A26" w:rsidRDefault="005340FD" w:rsidP="005340FD">
      <w:pPr>
        <w:rPr>
          <w:lang w:val="es-ES"/>
        </w:rPr>
      </w:pPr>
      <w:r w:rsidRPr="00B30A26">
        <w:rPr>
          <w:lang w:val="es-ES"/>
        </w:rPr>
        <w:t xml:space="preserve"> </w:t>
      </w:r>
    </w:p>
    <w:p w14:paraId="6335B0E2" w14:textId="3DDCB49F" w:rsidR="005340FD" w:rsidRPr="00B30A26" w:rsidRDefault="005340FD" w:rsidP="005340FD">
      <w:pPr>
        <w:pStyle w:val="Ttulo6"/>
        <w:rPr>
          <w:lang w:val="es-ES"/>
        </w:rPr>
      </w:pPr>
      <w:r w:rsidRPr="00B30A26">
        <w:rPr>
          <w:lang w:val="es-ES"/>
        </w:rPr>
        <w:t xml:space="preserve">RFEP – 030 GEOREFERENCIACION DE CLIENTES </w:t>
      </w:r>
    </w:p>
    <w:p w14:paraId="1DCFBA3A" w14:textId="77777777" w:rsidR="005340FD" w:rsidRPr="00B30A26" w:rsidRDefault="005340FD" w:rsidP="005340FD">
      <w:pPr>
        <w:rPr>
          <w:lang w:val="es-ES"/>
        </w:rPr>
      </w:pPr>
      <w:r w:rsidRPr="00B30A26">
        <w:rPr>
          <w:lang w:val="es-ES"/>
        </w:rPr>
        <w:t xml:space="preserve"> </w:t>
      </w:r>
    </w:p>
    <w:p w14:paraId="635BA77C" w14:textId="2B44AA13" w:rsidR="005340FD" w:rsidRPr="00B30A26" w:rsidRDefault="005340FD" w:rsidP="005340FD">
      <w:pPr>
        <w:rPr>
          <w:lang w:val="es-ES"/>
        </w:rPr>
      </w:pPr>
      <w:r w:rsidRPr="00B30A26">
        <w:rPr>
          <w:lang w:val="es-ES"/>
        </w:rPr>
        <w:t xml:space="preserve">El sistema móvil deberá permitir georreferenciar a los clientes a los que se les vaya a entregar la mercancía. Si el cliente fue previamente visitado, no deberá ser nuevamente georreferenciado, a menos que desde la plataforma web se indique lo contrario, debido a que fue mal georreferenciado la última vez. </w:t>
      </w:r>
    </w:p>
    <w:p w14:paraId="4E35304B" w14:textId="77777777" w:rsidR="005340FD" w:rsidRPr="00B30A26" w:rsidRDefault="005340FD" w:rsidP="005340FD">
      <w:pPr>
        <w:rPr>
          <w:lang w:val="es-ES"/>
        </w:rPr>
      </w:pPr>
      <w:r w:rsidRPr="00B30A26">
        <w:rPr>
          <w:lang w:val="es-ES"/>
        </w:rPr>
        <w:t xml:space="preserve"> </w:t>
      </w:r>
    </w:p>
    <w:p w14:paraId="698A7B78" w14:textId="043D5786" w:rsidR="005340FD" w:rsidRPr="00B30A26" w:rsidRDefault="005340FD" w:rsidP="005340FD">
      <w:pPr>
        <w:pStyle w:val="Ttulo6"/>
        <w:rPr>
          <w:lang w:val="es-ES"/>
        </w:rPr>
      </w:pPr>
      <w:r w:rsidRPr="00B30A26">
        <w:rPr>
          <w:lang w:val="es-ES"/>
        </w:rPr>
        <w:t xml:space="preserve">REGISTRAR ENTREGA </w:t>
      </w:r>
    </w:p>
    <w:p w14:paraId="00AF9CB7" w14:textId="77777777" w:rsidR="005340FD" w:rsidRPr="00B30A26" w:rsidRDefault="005340FD" w:rsidP="005340FD">
      <w:pPr>
        <w:rPr>
          <w:lang w:val="es-ES"/>
        </w:rPr>
      </w:pPr>
    </w:p>
    <w:p w14:paraId="7F587F99" w14:textId="40536122" w:rsidR="005340FD" w:rsidRPr="00B30A26" w:rsidRDefault="005340FD" w:rsidP="005340FD">
      <w:pPr>
        <w:rPr>
          <w:lang w:val="es-ES"/>
        </w:rPr>
      </w:pPr>
      <w:r w:rsidRPr="00B30A26">
        <w:rPr>
          <w:lang w:val="es-ES"/>
        </w:rPr>
        <w:t xml:space="preserve"> El móvil permitirá ingresar los diferentes resultados de la entrega: </w:t>
      </w:r>
    </w:p>
    <w:p w14:paraId="01241715" w14:textId="77777777" w:rsidR="005340FD" w:rsidRPr="00B30A26" w:rsidRDefault="005340FD" w:rsidP="005340FD">
      <w:pPr>
        <w:rPr>
          <w:lang w:val="es-ES"/>
        </w:rPr>
      </w:pPr>
      <w:r w:rsidRPr="00B30A26">
        <w:rPr>
          <w:lang w:val="es-ES"/>
        </w:rPr>
        <w:t xml:space="preserve"> </w:t>
      </w:r>
    </w:p>
    <w:p w14:paraId="18F1A95C" w14:textId="283A2E3C" w:rsidR="005340FD" w:rsidRPr="00B30A26" w:rsidRDefault="005340FD" w:rsidP="005340FD">
      <w:pPr>
        <w:pStyle w:val="Prrafodelista"/>
        <w:numPr>
          <w:ilvl w:val="0"/>
          <w:numId w:val="18"/>
        </w:numPr>
        <w:rPr>
          <w:lang w:val="es-ES"/>
        </w:rPr>
      </w:pPr>
      <w:r w:rsidRPr="00B30A26">
        <w:rPr>
          <w:lang w:val="es-ES"/>
        </w:rPr>
        <w:t xml:space="preserve">NO REALIZADA: Significa que la entrega fue rechazada totalmente por el cliente, es decir, que no acepto ninguna de las facturas incluidas en la entrega. Se deben definir los motivos por los cuales un cliente </w:t>
      </w:r>
      <w:r w:rsidRPr="00B30A26">
        <w:rPr>
          <w:lang w:val="es-ES"/>
        </w:rPr>
        <w:lastRenderedPageBreak/>
        <w:t xml:space="preserve">puede rechazar la entrega. Estos motivos serán configurables en el sistema y además existirá una observación libre. </w:t>
      </w:r>
    </w:p>
    <w:p w14:paraId="09FAEF9D" w14:textId="370B851D" w:rsidR="005340FD" w:rsidRPr="00B30A26" w:rsidRDefault="005340FD" w:rsidP="005340FD">
      <w:pPr>
        <w:ind w:firstLine="80"/>
        <w:rPr>
          <w:lang w:val="es-ES"/>
        </w:rPr>
      </w:pPr>
    </w:p>
    <w:p w14:paraId="5CAEAA32" w14:textId="4FFE6B65" w:rsidR="005340FD" w:rsidRPr="00B30A26" w:rsidRDefault="005340FD" w:rsidP="005340FD">
      <w:pPr>
        <w:pStyle w:val="Prrafodelista"/>
        <w:numPr>
          <w:ilvl w:val="0"/>
          <w:numId w:val="18"/>
        </w:numPr>
        <w:rPr>
          <w:lang w:val="es-ES"/>
        </w:rPr>
      </w:pPr>
      <w:r w:rsidRPr="00B30A26">
        <w:rPr>
          <w:lang w:val="es-ES"/>
        </w:rPr>
        <w:t xml:space="preserve">ENTREGA PARCIAL: Se debe presentar la información de las facturas contenidas en la entrega con el fin que el conductor diga cuales fueron aceptadas exitosamente y cuáles no. Se debe ingresar el motivo de no entrega. Estos motivos serán configurables en el sistema y además existirá una observación libre. </w:t>
      </w:r>
    </w:p>
    <w:p w14:paraId="33C43A00" w14:textId="30A7FB66" w:rsidR="005340FD" w:rsidRPr="00B30A26" w:rsidRDefault="005340FD" w:rsidP="005340FD">
      <w:pPr>
        <w:ind w:firstLine="80"/>
        <w:rPr>
          <w:lang w:val="es-ES"/>
        </w:rPr>
      </w:pPr>
    </w:p>
    <w:p w14:paraId="1D3153F9" w14:textId="37644468" w:rsidR="005340FD" w:rsidRPr="00B30A26" w:rsidRDefault="005340FD" w:rsidP="005340FD">
      <w:pPr>
        <w:pStyle w:val="Prrafodelista"/>
        <w:numPr>
          <w:ilvl w:val="0"/>
          <w:numId w:val="18"/>
        </w:numPr>
        <w:rPr>
          <w:lang w:val="es-ES"/>
        </w:rPr>
      </w:pPr>
      <w:r w:rsidRPr="00B30A26">
        <w:rPr>
          <w:lang w:val="es-ES"/>
        </w:rPr>
        <w:t xml:space="preserve">EXITOSA: Esta entrega se realiza exitosamente, es decir, que todas las facturas fueron aceptadas completamente y se debe ingresar la confirmación de recibo exitoso. </w:t>
      </w:r>
    </w:p>
    <w:p w14:paraId="086F4C34" w14:textId="77777777" w:rsidR="005340FD" w:rsidRPr="00B30A26" w:rsidRDefault="005340FD" w:rsidP="005340FD">
      <w:pPr>
        <w:rPr>
          <w:lang w:val="es-ES"/>
        </w:rPr>
      </w:pPr>
      <w:r w:rsidRPr="00B30A26">
        <w:rPr>
          <w:lang w:val="es-ES"/>
        </w:rPr>
        <w:t xml:space="preserve"> </w:t>
      </w:r>
    </w:p>
    <w:p w14:paraId="293BE44C" w14:textId="7B86E9D5" w:rsidR="005340FD" w:rsidRPr="00B30A26" w:rsidRDefault="005340FD" w:rsidP="005340FD">
      <w:pPr>
        <w:rPr>
          <w:lang w:val="es-ES"/>
        </w:rPr>
      </w:pPr>
      <w:r w:rsidRPr="00B30A26">
        <w:rPr>
          <w:lang w:val="es-ES"/>
        </w:rPr>
        <w:t xml:space="preserve">En cualquiera de los casos anteriores el sistema móvil deberá permitir tomar fotografías de los documentos o facturas que evidencien la entrega de la mercancía, y de igual forma el rechazo parcial de las mismas. </w:t>
      </w:r>
    </w:p>
    <w:p w14:paraId="79B20CA6" w14:textId="77777777" w:rsidR="005340FD" w:rsidRPr="00B30A26" w:rsidRDefault="005340FD" w:rsidP="005340FD">
      <w:pPr>
        <w:rPr>
          <w:lang w:val="es-ES"/>
        </w:rPr>
      </w:pPr>
      <w:r w:rsidRPr="00B30A26">
        <w:rPr>
          <w:lang w:val="es-ES"/>
        </w:rPr>
        <w:t xml:space="preserve"> </w:t>
      </w:r>
    </w:p>
    <w:p w14:paraId="3E9C42BA" w14:textId="0DF86F08" w:rsidR="005340FD" w:rsidRPr="00B30A26" w:rsidRDefault="005340FD" w:rsidP="005340FD">
      <w:pPr>
        <w:pStyle w:val="Ttulo6"/>
        <w:rPr>
          <w:lang w:val="es-ES"/>
        </w:rPr>
      </w:pPr>
      <w:r w:rsidRPr="00B30A26">
        <w:rPr>
          <w:lang w:val="es-ES"/>
        </w:rPr>
        <w:t xml:space="preserve">RFEP – 031 ENTREGA DE SOBRANTES </w:t>
      </w:r>
    </w:p>
    <w:p w14:paraId="0BB8AE51" w14:textId="77777777" w:rsidR="005340FD" w:rsidRPr="00B30A26" w:rsidRDefault="005340FD" w:rsidP="005340FD">
      <w:pPr>
        <w:rPr>
          <w:lang w:val="es-ES"/>
        </w:rPr>
      </w:pPr>
      <w:r w:rsidRPr="00B30A26">
        <w:rPr>
          <w:lang w:val="es-ES"/>
        </w:rPr>
        <w:t xml:space="preserve"> </w:t>
      </w:r>
    </w:p>
    <w:p w14:paraId="3934D154" w14:textId="79F5A336" w:rsidR="005340FD" w:rsidRPr="00B30A26" w:rsidRDefault="005340FD" w:rsidP="005340FD">
      <w:pPr>
        <w:rPr>
          <w:lang w:val="es-ES"/>
        </w:rPr>
      </w:pPr>
      <w:r w:rsidRPr="00B30A26">
        <w:rPr>
          <w:lang w:val="es-ES"/>
        </w:rPr>
        <w:t xml:space="preserve">Con base a los resultados de las diferentes entregas el móvil debe ser capaz de detectar si hay sobrantes en el vehículo. En este caso no le debe permitir finalizar el viaje hasta tanto no se hayan entregado estas facturas al punto de acopio determinado. Una vez se realice la entrega de las facturas sobrantes se podrá proceder a finalizar el viaje en el móvil. </w:t>
      </w:r>
    </w:p>
    <w:p w14:paraId="3A4F6393" w14:textId="77777777" w:rsidR="005340FD" w:rsidRPr="00B30A26" w:rsidRDefault="005340FD" w:rsidP="005340FD">
      <w:pPr>
        <w:rPr>
          <w:lang w:val="es-ES"/>
        </w:rPr>
      </w:pPr>
      <w:r w:rsidRPr="00B30A26">
        <w:rPr>
          <w:lang w:val="es-ES"/>
        </w:rPr>
        <w:t xml:space="preserve"> </w:t>
      </w:r>
    </w:p>
    <w:p w14:paraId="12ABD300" w14:textId="5570A13F" w:rsidR="005340FD" w:rsidRPr="00B30A26" w:rsidRDefault="005340FD" w:rsidP="00B10BE9">
      <w:pPr>
        <w:pStyle w:val="Ttulo6"/>
        <w:rPr>
          <w:lang w:val="es-ES"/>
        </w:rPr>
      </w:pPr>
      <w:r w:rsidRPr="00B30A26">
        <w:rPr>
          <w:lang w:val="es-ES"/>
        </w:rPr>
        <w:t xml:space="preserve">RFEP – 032 FINALIZACION DE VIAJE </w:t>
      </w:r>
    </w:p>
    <w:p w14:paraId="64CA5D3F" w14:textId="77777777" w:rsidR="005340FD" w:rsidRPr="00B30A26" w:rsidRDefault="005340FD" w:rsidP="005340FD">
      <w:pPr>
        <w:rPr>
          <w:lang w:val="es-ES"/>
        </w:rPr>
      </w:pPr>
      <w:r w:rsidRPr="00B30A26">
        <w:rPr>
          <w:lang w:val="es-ES"/>
        </w:rPr>
        <w:t xml:space="preserve"> </w:t>
      </w:r>
    </w:p>
    <w:p w14:paraId="456E62F4" w14:textId="001EF04A" w:rsidR="005340FD" w:rsidRPr="00B30A26" w:rsidRDefault="005340FD" w:rsidP="005340FD">
      <w:pPr>
        <w:rPr>
          <w:lang w:val="es-ES"/>
        </w:rPr>
      </w:pPr>
      <w:r w:rsidRPr="00B30A26">
        <w:rPr>
          <w:lang w:val="es-ES"/>
        </w:rPr>
        <w:t xml:space="preserve">En el móvil se podrá finalizar el viaje si y solo si, el conductor haya cumplido todas las entregas de forma exitosa. En caso que haya entregas parciales o rechazos, el sistema solo permitirá realizar la finalización del viaje una vez que se hayan entregado las facturas sobrantes. Si es un viaje padre, el cierre de este viaje no se reflejará en Infonet, hasta tanto no se finalicen sus viajes asociados o viajes hijos. </w:t>
      </w:r>
    </w:p>
    <w:p w14:paraId="36D6FB7D" w14:textId="77777777" w:rsidR="005340FD" w:rsidRPr="00B30A26" w:rsidRDefault="005340FD" w:rsidP="005340FD">
      <w:pPr>
        <w:rPr>
          <w:lang w:val="es-ES"/>
        </w:rPr>
      </w:pPr>
      <w:r w:rsidRPr="00B30A26">
        <w:rPr>
          <w:lang w:val="es-ES"/>
        </w:rPr>
        <w:t xml:space="preserve"> </w:t>
      </w:r>
    </w:p>
    <w:p w14:paraId="707AC3DF" w14:textId="5CE6DC8E" w:rsidR="005340FD" w:rsidRPr="00B30A26" w:rsidRDefault="005340FD" w:rsidP="005340FD">
      <w:pPr>
        <w:pStyle w:val="Ttulo5"/>
        <w:rPr>
          <w:lang w:val="es-ES"/>
        </w:rPr>
      </w:pPr>
      <w:bookmarkStart w:id="1704" w:name="_Toc518466285"/>
      <w:r w:rsidRPr="00B30A26">
        <w:rPr>
          <w:lang w:val="es-ES"/>
        </w:rPr>
        <w:t>CUMPLIDO</w:t>
      </w:r>
      <w:bookmarkEnd w:id="1704"/>
      <w:r w:rsidRPr="00B30A26">
        <w:rPr>
          <w:lang w:val="es-ES"/>
        </w:rPr>
        <w:t xml:space="preserve"> </w:t>
      </w:r>
    </w:p>
    <w:p w14:paraId="30B93D92" w14:textId="77777777" w:rsidR="005340FD" w:rsidRPr="00B30A26" w:rsidRDefault="005340FD" w:rsidP="005340FD">
      <w:pPr>
        <w:rPr>
          <w:lang w:val="es-ES"/>
        </w:rPr>
      </w:pPr>
      <w:r w:rsidRPr="00B30A26">
        <w:rPr>
          <w:lang w:val="es-ES"/>
        </w:rPr>
        <w:t xml:space="preserve"> </w:t>
      </w:r>
    </w:p>
    <w:p w14:paraId="4D7BD1BF" w14:textId="5EC22824" w:rsidR="005340FD" w:rsidRPr="00B30A26" w:rsidRDefault="00B10BE9" w:rsidP="005340FD">
      <w:pPr>
        <w:pStyle w:val="Ttulo6"/>
        <w:rPr>
          <w:lang w:val="es-ES"/>
        </w:rPr>
      </w:pPr>
      <w:r w:rsidRPr="00B30A26">
        <w:rPr>
          <w:lang w:val="es-ES"/>
        </w:rPr>
        <w:t xml:space="preserve">RFEP – 033 </w:t>
      </w:r>
      <w:r w:rsidR="005340FD" w:rsidRPr="00B30A26">
        <w:rPr>
          <w:lang w:val="es-ES"/>
        </w:rPr>
        <w:t xml:space="preserve">VERIFICACION DE INFORMACION </w:t>
      </w:r>
    </w:p>
    <w:p w14:paraId="222A5FB6" w14:textId="77777777" w:rsidR="005340FD" w:rsidRPr="00B30A26" w:rsidRDefault="005340FD" w:rsidP="005340FD">
      <w:pPr>
        <w:rPr>
          <w:lang w:val="es-ES"/>
        </w:rPr>
      </w:pPr>
      <w:r w:rsidRPr="00B30A26">
        <w:rPr>
          <w:lang w:val="es-ES"/>
        </w:rPr>
        <w:t xml:space="preserve"> </w:t>
      </w:r>
    </w:p>
    <w:p w14:paraId="3C5A73D7" w14:textId="5571103C" w:rsidR="005340FD" w:rsidRPr="00B30A26" w:rsidRDefault="005340FD" w:rsidP="005340FD">
      <w:pPr>
        <w:rPr>
          <w:lang w:val="es-ES"/>
        </w:rPr>
      </w:pPr>
      <w:r w:rsidRPr="00B30A26">
        <w:rPr>
          <w:lang w:val="es-ES"/>
        </w:rPr>
        <w:lastRenderedPageBreak/>
        <w:t xml:space="preserve">La plataforma WEB deberá suministrar a los usuarios del sistema toda la información enviada desde móvil en una consulta que se podrá realizar sobre del viaje, de manera que se podrá visualizar información de puntos de control, novedades y resultados de las entregas asociadas al viaje, etc. De igual forma se podrán visualizar las fotografías tomadas en campo tanto para soportar las novedades, así como para soportar las entregas y rechazos. </w:t>
      </w:r>
    </w:p>
    <w:p w14:paraId="751AD678" w14:textId="77777777" w:rsidR="005340FD" w:rsidRPr="00B30A26" w:rsidRDefault="005340FD" w:rsidP="005340FD">
      <w:pPr>
        <w:rPr>
          <w:lang w:val="es-ES"/>
        </w:rPr>
      </w:pPr>
      <w:r w:rsidRPr="00B30A26">
        <w:rPr>
          <w:lang w:val="es-ES"/>
        </w:rPr>
        <w:t xml:space="preserve"> </w:t>
      </w:r>
    </w:p>
    <w:p w14:paraId="798DE690" w14:textId="3AD8C08D" w:rsidR="005340FD" w:rsidRPr="00B30A26" w:rsidRDefault="005340FD" w:rsidP="005340FD">
      <w:pPr>
        <w:rPr>
          <w:lang w:val="es-ES"/>
        </w:rPr>
      </w:pPr>
      <w:r w:rsidRPr="00B30A26">
        <w:rPr>
          <w:lang w:val="es-ES"/>
        </w:rPr>
        <w:t xml:space="preserve">También se podrá visualizar el celular asignado al viaje para solicitarlo al conductor cuando se vaya a realizar la liquidación del viaje, y el pago del saldo pendiente. </w:t>
      </w:r>
    </w:p>
    <w:p w14:paraId="53D31181" w14:textId="77777777" w:rsidR="005340FD" w:rsidRPr="00B30A26" w:rsidRDefault="005340FD" w:rsidP="005340FD">
      <w:pPr>
        <w:rPr>
          <w:lang w:val="es-ES"/>
        </w:rPr>
      </w:pPr>
      <w:r w:rsidRPr="00B30A26">
        <w:rPr>
          <w:lang w:val="es-ES"/>
        </w:rPr>
        <w:t xml:space="preserve"> </w:t>
      </w:r>
    </w:p>
    <w:p w14:paraId="635370FB" w14:textId="401A07B6" w:rsidR="005340FD" w:rsidRPr="00B30A26" w:rsidRDefault="007A7795" w:rsidP="007A7795">
      <w:pPr>
        <w:pStyle w:val="Ttulo6"/>
        <w:rPr>
          <w:lang w:val="es-ES"/>
        </w:rPr>
      </w:pPr>
      <w:r w:rsidRPr="00B30A26">
        <w:rPr>
          <w:lang w:val="es-ES"/>
        </w:rPr>
        <w:t>RFEP – 03</w:t>
      </w:r>
      <w:r w:rsidR="00B10BE9" w:rsidRPr="00B30A26">
        <w:rPr>
          <w:lang w:val="es-ES"/>
        </w:rPr>
        <w:t>4</w:t>
      </w:r>
      <w:r w:rsidRPr="00B30A26">
        <w:rPr>
          <w:lang w:val="es-ES"/>
        </w:rPr>
        <w:t xml:space="preserve"> </w:t>
      </w:r>
      <w:r w:rsidR="005340FD" w:rsidRPr="00B30A26">
        <w:rPr>
          <w:lang w:val="es-ES"/>
        </w:rPr>
        <w:t xml:space="preserve">FINALIZACION DE VIAJE (ADMINISTRATIVO) </w:t>
      </w:r>
    </w:p>
    <w:p w14:paraId="13223556" w14:textId="77777777" w:rsidR="005340FD" w:rsidRPr="00B30A26" w:rsidRDefault="005340FD" w:rsidP="005340FD">
      <w:pPr>
        <w:rPr>
          <w:lang w:val="es-ES"/>
        </w:rPr>
      </w:pPr>
    </w:p>
    <w:p w14:paraId="62AA4413" w14:textId="3BAC050F" w:rsidR="005340FD" w:rsidRPr="00B30A26" w:rsidRDefault="005340FD" w:rsidP="005340FD">
      <w:pPr>
        <w:rPr>
          <w:lang w:val="es-ES"/>
        </w:rPr>
      </w:pPr>
      <w:r w:rsidRPr="00B30A26">
        <w:rPr>
          <w:lang w:val="es-ES"/>
        </w:rPr>
        <w:t xml:space="preserve">En la plataforma web se debe poder registrar la devolución del celular, </w:t>
      </w:r>
      <w:r w:rsidR="007A7795" w:rsidRPr="00B30A26">
        <w:rPr>
          <w:lang w:val="es-ES"/>
        </w:rPr>
        <w:t xml:space="preserve">cargador y todos los elementos </w:t>
      </w:r>
      <w:r w:rsidRPr="00B30A26">
        <w:rPr>
          <w:lang w:val="es-ES"/>
        </w:rPr>
        <w:t>asociados al dispositivo móvil. Esto debe quedar registrado en la hoja de vida o bitácora del celular con los siguientes datos: Fecha y hora, Nro. Viaje, IMEI, usuario que recibió</w:t>
      </w:r>
      <w:r w:rsidR="007A7795" w:rsidRPr="00B30A26">
        <w:rPr>
          <w:lang w:val="es-ES"/>
        </w:rPr>
        <w:t xml:space="preserve">, cliente. Se debe imprimir un </w:t>
      </w:r>
      <w:r w:rsidRPr="00B30A26">
        <w:rPr>
          <w:lang w:val="es-ES"/>
        </w:rPr>
        <w:t xml:space="preserve">formato de recibo de equipo y lo debe firmar la persona que recibe y el conductor. </w:t>
      </w:r>
    </w:p>
    <w:p w14:paraId="390268B1" w14:textId="77777777" w:rsidR="005340FD" w:rsidRPr="00B30A26" w:rsidRDefault="005340FD" w:rsidP="005340FD">
      <w:pPr>
        <w:rPr>
          <w:lang w:val="es-ES"/>
        </w:rPr>
      </w:pPr>
      <w:r w:rsidRPr="00B30A26">
        <w:rPr>
          <w:lang w:val="es-ES"/>
        </w:rPr>
        <w:t xml:space="preserve"> </w:t>
      </w:r>
    </w:p>
    <w:p w14:paraId="2C771556" w14:textId="77777777" w:rsidR="005340FD" w:rsidRPr="00B30A26" w:rsidRDefault="005340FD" w:rsidP="005340FD">
      <w:pPr>
        <w:rPr>
          <w:lang w:val="es-ES"/>
        </w:rPr>
      </w:pPr>
      <w:r w:rsidRPr="00B30A26">
        <w:rPr>
          <w:lang w:val="es-ES"/>
        </w:rPr>
        <w:t xml:space="preserve">Mientras no se realice esta tarea, el viaje quedara pendiente por devolución de equipo. </w:t>
      </w:r>
    </w:p>
    <w:p w14:paraId="6F7A3F35" w14:textId="77777777" w:rsidR="005340FD" w:rsidRPr="00B30A26" w:rsidRDefault="005340FD" w:rsidP="005340FD">
      <w:pPr>
        <w:rPr>
          <w:lang w:val="es-ES"/>
        </w:rPr>
      </w:pPr>
      <w:r w:rsidRPr="00B30A26">
        <w:rPr>
          <w:lang w:val="es-ES"/>
        </w:rPr>
        <w:t xml:space="preserve"> </w:t>
      </w:r>
    </w:p>
    <w:p w14:paraId="3FD7D295" w14:textId="4FEF0EF8" w:rsidR="005340FD" w:rsidRPr="00B30A26" w:rsidRDefault="005340FD" w:rsidP="007A7795">
      <w:pPr>
        <w:pStyle w:val="Ttulo5"/>
        <w:rPr>
          <w:lang w:val="es-ES"/>
        </w:rPr>
      </w:pPr>
      <w:bookmarkStart w:id="1705" w:name="_Toc518466286"/>
      <w:r w:rsidRPr="00B30A26">
        <w:rPr>
          <w:lang w:val="es-ES"/>
        </w:rPr>
        <w:t>FACTURACION</w:t>
      </w:r>
      <w:bookmarkEnd w:id="1705"/>
      <w:r w:rsidRPr="00B30A26">
        <w:rPr>
          <w:lang w:val="es-ES"/>
        </w:rPr>
        <w:t xml:space="preserve"> </w:t>
      </w:r>
    </w:p>
    <w:p w14:paraId="55B6818F" w14:textId="77777777" w:rsidR="005340FD" w:rsidRPr="00B30A26" w:rsidRDefault="005340FD" w:rsidP="005340FD">
      <w:pPr>
        <w:rPr>
          <w:lang w:val="es-ES"/>
        </w:rPr>
      </w:pPr>
      <w:r w:rsidRPr="00B30A26">
        <w:rPr>
          <w:lang w:val="es-ES"/>
        </w:rPr>
        <w:t xml:space="preserve"> </w:t>
      </w:r>
    </w:p>
    <w:p w14:paraId="55952636" w14:textId="30166067" w:rsidR="005340FD" w:rsidRPr="00B30A26" w:rsidRDefault="007A7795" w:rsidP="00B10BE9">
      <w:pPr>
        <w:pStyle w:val="Ttulo6"/>
        <w:rPr>
          <w:lang w:val="es-ES"/>
        </w:rPr>
      </w:pPr>
      <w:r w:rsidRPr="00B30A26">
        <w:rPr>
          <w:lang w:val="es-ES"/>
        </w:rPr>
        <w:t>RFEP – 03</w:t>
      </w:r>
      <w:r w:rsidR="00B10BE9" w:rsidRPr="00B30A26">
        <w:rPr>
          <w:lang w:val="es-ES"/>
        </w:rPr>
        <w:t>5</w:t>
      </w:r>
      <w:r w:rsidRPr="00B30A26">
        <w:rPr>
          <w:lang w:val="es-ES"/>
        </w:rPr>
        <w:t xml:space="preserve"> </w:t>
      </w:r>
      <w:r w:rsidR="005340FD" w:rsidRPr="00B30A26">
        <w:rPr>
          <w:lang w:val="es-ES"/>
        </w:rPr>
        <w:t xml:space="preserve">CONSULTA DE VIAJES FINALIZADOS </w:t>
      </w:r>
    </w:p>
    <w:p w14:paraId="55E7C899" w14:textId="77777777" w:rsidR="005340FD" w:rsidRPr="00B30A26" w:rsidRDefault="005340FD" w:rsidP="005340FD">
      <w:pPr>
        <w:rPr>
          <w:lang w:val="es-ES"/>
        </w:rPr>
      </w:pPr>
      <w:r w:rsidRPr="00B30A26">
        <w:rPr>
          <w:lang w:val="es-ES"/>
        </w:rPr>
        <w:t xml:space="preserve"> </w:t>
      </w:r>
    </w:p>
    <w:p w14:paraId="4A56533C" w14:textId="3048D580" w:rsidR="005340FD" w:rsidRPr="00B30A26" w:rsidRDefault="005340FD" w:rsidP="005340FD">
      <w:pPr>
        <w:rPr>
          <w:lang w:val="es-ES"/>
        </w:rPr>
      </w:pPr>
      <w:r w:rsidRPr="00B30A26">
        <w:rPr>
          <w:lang w:val="es-ES"/>
        </w:rPr>
        <w:t>El sistema deberá permitir visualizar en la plataforma WEB, l</w:t>
      </w:r>
      <w:r w:rsidR="00B10BE9" w:rsidRPr="00B30A26">
        <w:rPr>
          <w:lang w:val="es-ES"/>
        </w:rPr>
        <w:t xml:space="preserve">os viajes asociados al cliente </w:t>
      </w:r>
      <w:r w:rsidRPr="00B30A26">
        <w:rPr>
          <w:lang w:val="es-ES"/>
        </w:rPr>
        <w:t xml:space="preserve">correspondiente, y que hayan sido finalizados por el conductor en un </w:t>
      </w:r>
      <w:r w:rsidR="00B10BE9" w:rsidRPr="00B30A26">
        <w:rPr>
          <w:lang w:val="es-ES"/>
        </w:rPr>
        <w:t xml:space="preserve">rango de fechas, con el fin de </w:t>
      </w:r>
      <w:r w:rsidRPr="00B30A26">
        <w:rPr>
          <w:lang w:val="es-ES"/>
        </w:rPr>
        <w:t xml:space="preserve">realizar el proceso de generación y exportación del archivo LUP (Listado Único de Pendientes). Con base a este archivo se podrá realizar el análisis de valores a liquidar. </w:t>
      </w:r>
    </w:p>
    <w:p w14:paraId="6CC402FB" w14:textId="77777777" w:rsidR="005340FD" w:rsidRPr="00B30A26" w:rsidRDefault="005340FD" w:rsidP="005340FD">
      <w:pPr>
        <w:rPr>
          <w:lang w:val="es-ES"/>
        </w:rPr>
      </w:pPr>
      <w:r w:rsidRPr="00B30A26">
        <w:rPr>
          <w:lang w:val="es-ES"/>
        </w:rPr>
        <w:t xml:space="preserve"> </w:t>
      </w:r>
    </w:p>
    <w:p w14:paraId="36B33D63" w14:textId="20945380" w:rsidR="005340FD" w:rsidRPr="00B30A26" w:rsidRDefault="00B10BE9" w:rsidP="00B10BE9">
      <w:pPr>
        <w:pStyle w:val="Ttulo6"/>
        <w:rPr>
          <w:lang w:val="es-ES"/>
        </w:rPr>
      </w:pPr>
      <w:r w:rsidRPr="00B30A26">
        <w:rPr>
          <w:lang w:val="es-ES"/>
        </w:rPr>
        <w:t xml:space="preserve">RFEP – 036 </w:t>
      </w:r>
      <w:r w:rsidR="005340FD" w:rsidRPr="00B30A26">
        <w:rPr>
          <w:lang w:val="es-ES"/>
        </w:rPr>
        <w:t xml:space="preserve">REGISTRO DE FLETES </w:t>
      </w:r>
    </w:p>
    <w:p w14:paraId="1546CF84" w14:textId="77777777" w:rsidR="005340FD" w:rsidRPr="00B30A26" w:rsidRDefault="005340FD" w:rsidP="005340FD">
      <w:pPr>
        <w:rPr>
          <w:lang w:val="es-ES"/>
        </w:rPr>
      </w:pPr>
      <w:r w:rsidRPr="00B30A26">
        <w:rPr>
          <w:lang w:val="es-ES"/>
        </w:rPr>
        <w:t xml:space="preserve"> </w:t>
      </w:r>
    </w:p>
    <w:p w14:paraId="5AC38E7B" w14:textId="75335900" w:rsidR="005340FD" w:rsidRPr="00B30A26" w:rsidRDefault="005340FD" w:rsidP="005340FD">
      <w:pPr>
        <w:rPr>
          <w:lang w:val="es-ES"/>
        </w:rPr>
      </w:pPr>
      <w:r w:rsidRPr="00B30A26">
        <w:rPr>
          <w:lang w:val="es-ES"/>
        </w:rPr>
        <w:t xml:space="preserve">En la plataforma web se podrán registrar los valores de los fletes asociados a cada uno de los viajes finalizados. Esto con el fin de generar esta </w:t>
      </w:r>
      <w:r w:rsidRPr="00B30A26">
        <w:rPr>
          <w:lang w:val="es-ES"/>
        </w:rPr>
        <w:lastRenderedPageBreak/>
        <w:t xml:space="preserve">información vital, de forma automática, dentro del archivo LUP que se exportara. </w:t>
      </w:r>
    </w:p>
    <w:p w14:paraId="1B3DDF20" w14:textId="77777777" w:rsidR="005340FD" w:rsidRPr="00B30A26" w:rsidRDefault="005340FD" w:rsidP="005340FD">
      <w:pPr>
        <w:rPr>
          <w:lang w:val="es-ES"/>
        </w:rPr>
      </w:pPr>
      <w:r w:rsidRPr="00B30A26">
        <w:rPr>
          <w:lang w:val="es-ES"/>
        </w:rPr>
        <w:t xml:space="preserve"> </w:t>
      </w:r>
    </w:p>
    <w:p w14:paraId="2FA58B51" w14:textId="23EC97B4" w:rsidR="005340FD" w:rsidRPr="00B30A26" w:rsidRDefault="005340FD" w:rsidP="00B10BE9">
      <w:pPr>
        <w:pStyle w:val="Ttulo5"/>
        <w:rPr>
          <w:lang w:val="es-ES"/>
        </w:rPr>
      </w:pPr>
      <w:bookmarkStart w:id="1706" w:name="_Toc518466287"/>
      <w:r w:rsidRPr="00B30A26">
        <w:rPr>
          <w:lang w:val="es-ES"/>
        </w:rPr>
        <w:t>CARACTERISTICAS GENERALES</w:t>
      </w:r>
      <w:bookmarkEnd w:id="1706"/>
      <w:r w:rsidRPr="00B30A26">
        <w:rPr>
          <w:lang w:val="es-ES"/>
        </w:rPr>
        <w:t xml:space="preserve"> </w:t>
      </w:r>
    </w:p>
    <w:p w14:paraId="1B259F0D" w14:textId="1ECB6399" w:rsidR="005340FD" w:rsidRPr="00B30A26" w:rsidRDefault="00B10BE9" w:rsidP="005340FD">
      <w:pPr>
        <w:rPr>
          <w:lang w:val="es-ES"/>
        </w:rPr>
      </w:pPr>
      <w:r w:rsidRPr="00B30A26">
        <w:rPr>
          <w:lang w:val="es-ES"/>
        </w:rPr>
        <w:t xml:space="preserve"> </w:t>
      </w:r>
    </w:p>
    <w:p w14:paraId="0D537664" w14:textId="69D429B7" w:rsidR="005340FD" w:rsidRPr="00B30A26" w:rsidRDefault="00B10BE9" w:rsidP="00B10BE9">
      <w:pPr>
        <w:pStyle w:val="Ttulo6"/>
        <w:rPr>
          <w:lang w:val="es-ES"/>
        </w:rPr>
      </w:pPr>
      <w:r w:rsidRPr="00B30A26">
        <w:rPr>
          <w:lang w:val="es-ES"/>
        </w:rPr>
        <w:t>RFEP – 037</w:t>
      </w:r>
      <w:r w:rsidR="005340FD" w:rsidRPr="00B30A26">
        <w:rPr>
          <w:lang w:val="es-ES"/>
        </w:rPr>
        <w:t xml:space="preserve">. ENVIO DE EMAILS </w:t>
      </w:r>
    </w:p>
    <w:p w14:paraId="55F18470" w14:textId="77777777" w:rsidR="005340FD" w:rsidRPr="00B30A26" w:rsidRDefault="005340FD" w:rsidP="005340FD">
      <w:pPr>
        <w:rPr>
          <w:lang w:val="es-ES"/>
        </w:rPr>
      </w:pPr>
      <w:r w:rsidRPr="00B30A26">
        <w:rPr>
          <w:lang w:val="es-ES"/>
        </w:rPr>
        <w:t xml:space="preserve"> </w:t>
      </w:r>
    </w:p>
    <w:p w14:paraId="2D7299AD" w14:textId="78ADC1BF" w:rsidR="005340FD" w:rsidRPr="00B30A26" w:rsidRDefault="005340FD" w:rsidP="005340FD">
      <w:pPr>
        <w:rPr>
          <w:lang w:val="es-ES"/>
        </w:rPr>
      </w:pPr>
      <w:r w:rsidRPr="00B30A26">
        <w:rPr>
          <w:lang w:val="es-ES"/>
        </w:rPr>
        <w:t>La plataforma WEB enviar</w:t>
      </w:r>
      <w:r w:rsidR="007708F1">
        <w:rPr>
          <w:lang w:val="es-ES"/>
        </w:rPr>
        <w:t>á</w:t>
      </w:r>
      <w:r w:rsidRPr="00B30A26">
        <w:rPr>
          <w:lang w:val="es-ES"/>
        </w:rPr>
        <w:t xml:space="preserve"> emails cuando reciba alguno de los siguientes eventos del móvil: </w:t>
      </w:r>
    </w:p>
    <w:p w14:paraId="207E4549" w14:textId="77777777" w:rsidR="005340FD" w:rsidRPr="00B30A26" w:rsidRDefault="005340FD" w:rsidP="005340FD">
      <w:pPr>
        <w:rPr>
          <w:lang w:val="es-ES"/>
        </w:rPr>
      </w:pPr>
      <w:r w:rsidRPr="00B30A26">
        <w:rPr>
          <w:lang w:val="es-ES"/>
        </w:rPr>
        <w:t xml:space="preserve"> </w:t>
      </w:r>
    </w:p>
    <w:p w14:paraId="2734C748" w14:textId="77777777" w:rsidR="005340FD" w:rsidRPr="00B30A26" w:rsidRDefault="005340FD" w:rsidP="005340FD">
      <w:pPr>
        <w:rPr>
          <w:lang w:val="es-ES"/>
        </w:rPr>
      </w:pPr>
      <w:r w:rsidRPr="00B30A26">
        <w:rPr>
          <w:lang w:val="es-ES"/>
        </w:rPr>
        <w:t xml:space="preserve">- Novedades </w:t>
      </w:r>
    </w:p>
    <w:p w14:paraId="2ECDCCC1" w14:textId="77777777" w:rsidR="005340FD" w:rsidRPr="00B30A26" w:rsidRDefault="005340FD" w:rsidP="005340FD">
      <w:pPr>
        <w:rPr>
          <w:lang w:val="es-ES"/>
        </w:rPr>
      </w:pPr>
      <w:r w:rsidRPr="00B30A26">
        <w:rPr>
          <w:lang w:val="es-ES"/>
        </w:rPr>
        <w:t xml:space="preserve">- Paso por puntos de control </w:t>
      </w:r>
    </w:p>
    <w:p w14:paraId="2834D96A" w14:textId="77777777" w:rsidR="005340FD" w:rsidRPr="00B30A26" w:rsidRDefault="005340FD" w:rsidP="005340FD">
      <w:pPr>
        <w:rPr>
          <w:lang w:val="es-ES"/>
        </w:rPr>
      </w:pPr>
      <w:r w:rsidRPr="00B30A26">
        <w:rPr>
          <w:lang w:val="es-ES"/>
        </w:rPr>
        <w:t xml:space="preserve">- Entrega en riesgo </w:t>
      </w:r>
    </w:p>
    <w:p w14:paraId="0E856E0F" w14:textId="77777777" w:rsidR="005340FD" w:rsidRPr="00B30A26" w:rsidRDefault="005340FD" w:rsidP="005340FD">
      <w:pPr>
        <w:rPr>
          <w:lang w:val="es-ES"/>
        </w:rPr>
      </w:pPr>
      <w:r w:rsidRPr="00B30A26">
        <w:rPr>
          <w:lang w:val="es-ES"/>
        </w:rPr>
        <w:t xml:space="preserve">- Entregas (Exitosa, parcial o rechazo) </w:t>
      </w:r>
    </w:p>
    <w:p w14:paraId="2FDBF1EB" w14:textId="77777777" w:rsidR="005340FD" w:rsidRPr="00B30A26" w:rsidRDefault="005340FD" w:rsidP="005340FD">
      <w:pPr>
        <w:rPr>
          <w:lang w:val="es-ES"/>
        </w:rPr>
      </w:pPr>
      <w:r w:rsidRPr="00B30A26">
        <w:rPr>
          <w:lang w:val="es-ES"/>
        </w:rPr>
        <w:t xml:space="preserve">- Entrega de sobrantes </w:t>
      </w:r>
    </w:p>
    <w:p w14:paraId="23DC8E41" w14:textId="77777777" w:rsidR="005340FD" w:rsidRPr="00B30A26" w:rsidRDefault="005340FD" w:rsidP="005340FD">
      <w:pPr>
        <w:rPr>
          <w:lang w:val="es-ES"/>
        </w:rPr>
      </w:pPr>
      <w:r w:rsidRPr="00B30A26">
        <w:rPr>
          <w:lang w:val="es-ES"/>
        </w:rPr>
        <w:t xml:space="preserve">- Finalización de viaje </w:t>
      </w:r>
    </w:p>
    <w:p w14:paraId="5F4A0AD5" w14:textId="77777777" w:rsidR="005340FD" w:rsidRPr="00B30A26" w:rsidRDefault="005340FD" w:rsidP="005340FD">
      <w:pPr>
        <w:rPr>
          <w:lang w:val="es-ES"/>
        </w:rPr>
      </w:pPr>
      <w:r w:rsidRPr="00B30A26">
        <w:rPr>
          <w:lang w:val="es-ES"/>
        </w:rPr>
        <w:t xml:space="preserve"> </w:t>
      </w:r>
    </w:p>
    <w:p w14:paraId="19060131" w14:textId="2E9A1EAD" w:rsidR="005340FD" w:rsidRPr="00B30A26" w:rsidRDefault="005340FD" w:rsidP="005340FD">
      <w:pPr>
        <w:rPr>
          <w:lang w:val="es-ES"/>
        </w:rPr>
      </w:pPr>
      <w:r w:rsidRPr="00B30A26">
        <w:rPr>
          <w:lang w:val="es-ES"/>
        </w:rPr>
        <w:t xml:space="preserve">En cada uno de los casos anteriores enviara la información adecuada </w:t>
      </w:r>
      <w:r w:rsidR="00B10BE9" w:rsidRPr="00B30A26">
        <w:rPr>
          <w:lang w:val="es-ES"/>
        </w:rPr>
        <w:t xml:space="preserve">según la situación. El sistema </w:t>
      </w:r>
      <w:r w:rsidRPr="00B30A26">
        <w:rPr>
          <w:lang w:val="es-ES"/>
        </w:rPr>
        <w:t>deberá permitir definir los destinatarios de estos emails de acuerdo al c</w:t>
      </w:r>
      <w:r w:rsidR="00B10BE9" w:rsidRPr="00B30A26">
        <w:rPr>
          <w:lang w:val="es-ES"/>
        </w:rPr>
        <w:t xml:space="preserve">liente, y de acuerdo al tipo de </w:t>
      </w:r>
      <w:r w:rsidRPr="00B30A26">
        <w:rPr>
          <w:lang w:val="es-ES"/>
        </w:rPr>
        <w:t xml:space="preserve">incidencia. </w:t>
      </w:r>
    </w:p>
    <w:p w14:paraId="166869EE" w14:textId="77777777" w:rsidR="005340FD" w:rsidRPr="00B30A26" w:rsidRDefault="005340FD" w:rsidP="005340FD">
      <w:pPr>
        <w:rPr>
          <w:lang w:val="es-ES"/>
        </w:rPr>
      </w:pPr>
      <w:r w:rsidRPr="00B30A26">
        <w:rPr>
          <w:lang w:val="es-ES"/>
        </w:rPr>
        <w:t xml:space="preserve"> </w:t>
      </w:r>
    </w:p>
    <w:p w14:paraId="3EB47A9F" w14:textId="6F04F145" w:rsidR="005340FD" w:rsidRPr="00B30A26" w:rsidRDefault="00B10BE9" w:rsidP="00B10BE9">
      <w:pPr>
        <w:pStyle w:val="Ttulo6"/>
        <w:rPr>
          <w:lang w:val="es-ES"/>
        </w:rPr>
      </w:pPr>
      <w:r w:rsidRPr="00B30A26">
        <w:rPr>
          <w:lang w:val="es-ES"/>
        </w:rPr>
        <w:t xml:space="preserve">RFEP – 037 </w:t>
      </w:r>
      <w:r w:rsidR="005340FD" w:rsidRPr="00B30A26">
        <w:rPr>
          <w:lang w:val="es-ES"/>
        </w:rPr>
        <w:t xml:space="preserve">VISUALIZAR RECORRIDOS </w:t>
      </w:r>
    </w:p>
    <w:p w14:paraId="2CD0F137" w14:textId="77777777" w:rsidR="005340FD" w:rsidRPr="00B30A26" w:rsidRDefault="005340FD" w:rsidP="005340FD">
      <w:pPr>
        <w:rPr>
          <w:lang w:val="es-ES"/>
        </w:rPr>
      </w:pPr>
      <w:r w:rsidRPr="00B30A26">
        <w:rPr>
          <w:lang w:val="es-ES"/>
        </w:rPr>
        <w:t xml:space="preserve"> </w:t>
      </w:r>
    </w:p>
    <w:p w14:paraId="53B883C8" w14:textId="54456989" w:rsidR="005340FD" w:rsidRPr="00B30A26" w:rsidRDefault="005340FD" w:rsidP="005340FD">
      <w:pPr>
        <w:rPr>
          <w:lang w:val="es-ES"/>
        </w:rPr>
      </w:pPr>
      <w:r w:rsidRPr="00B30A26">
        <w:rPr>
          <w:lang w:val="es-ES"/>
        </w:rPr>
        <w:t xml:space="preserve">En la plataforma WEB se podrán visualizar los recorridos realizados por los vehículos. Esto se lograra gracias a la información enviada por los dispositivos GPS de los celulares. </w:t>
      </w:r>
    </w:p>
    <w:p w14:paraId="68A462AD" w14:textId="77777777" w:rsidR="005340FD" w:rsidRPr="00B30A26" w:rsidRDefault="005340FD" w:rsidP="005340FD">
      <w:pPr>
        <w:rPr>
          <w:lang w:val="es-ES"/>
        </w:rPr>
      </w:pPr>
      <w:r w:rsidRPr="00B30A26">
        <w:rPr>
          <w:lang w:val="es-ES"/>
        </w:rPr>
        <w:t xml:space="preserve"> </w:t>
      </w:r>
    </w:p>
    <w:p w14:paraId="056A6A95" w14:textId="109EE89F" w:rsidR="005340FD" w:rsidRPr="00B30A26" w:rsidRDefault="00B10BE9" w:rsidP="00B10BE9">
      <w:pPr>
        <w:pStyle w:val="Ttulo6"/>
        <w:rPr>
          <w:lang w:val="es-ES"/>
        </w:rPr>
      </w:pPr>
      <w:r w:rsidRPr="00B30A26">
        <w:rPr>
          <w:lang w:val="es-ES"/>
        </w:rPr>
        <w:t xml:space="preserve">RFEP – 038 </w:t>
      </w:r>
      <w:r w:rsidR="005340FD" w:rsidRPr="00B30A26">
        <w:rPr>
          <w:lang w:val="es-ES"/>
        </w:rPr>
        <w:t xml:space="preserve">COMPARAR RECORRIDOS </w:t>
      </w:r>
    </w:p>
    <w:p w14:paraId="5E878089" w14:textId="77777777" w:rsidR="005340FD" w:rsidRPr="00B30A26" w:rsidRDefault="005340FD" w:rsidP="005340FD">
      <w:pPr>
        <w:rPr>
          <w:lang w:val="es-ES"/>
        </w:rPr>
      </w:pPr>
    </w:p>
    <w:p w14:paraId="32031B18" w14:textId="339A82DC" w:rsidR="005340FD" w:rsidRPr="00B30A26" w:rsidRDefault="005340FD" w:rsidP="005340FD">
      <w:pPr>
        <w:rPr>
          <w:lang w:val="es-ES"/>
        </w:rPr>
      </w:pPr>
      <w:r w:rsidRPr="00B30A26">
        <w:rPr>
          <w:lang w:val="es-ES"/>
        </w:rPr>
        <w:t xml:space="preserve">En la plataforma web se podrá visualizar el recorrido programado, con </w:t>
      </w:r>
      <w:r w:rsidR="00B10BE9" w:rsidRPr="00B30A26">
        <w:rPr>
          <w:lang w:val="es-ES"/>
        </w:rPr>
        <w:t xml:space="preserve">base al orden definido por las </w:t>
      </w:r>
      <w:r w:rsidRPr="00B30A26">
        <w:rPr>
          <w:lang w:val="es-ES"/>
        </w:rPr>
        <w:t xml:space="preserve">entregas, y compararlo contra el orden real ejecutado por el conductor y además, contra el recorrido GPS realizado por el vehículo. </w:t>
      </w:r>
    </w:p>
    <w:p w14:paraId="3C333798" w14:textId="77777777" w:rsidR="005340FD" w:rsidRPr="00B30A26" w:rsidRDefault="005340FD" w:rsidP="005340FD">
      <w:pPr>
        <w:rPr>
          <w:lang w:val="es-ES"/>
        </w:rPr>
      </w:pPr>
      <w:r w:rsidRPr="00B30A26">
        <w:rPr>
          <w:lang w:val="es-ES"/>
        </w:rPr>
        <w:t xml:space="preserve"> </w:t>
      </w:r>
    </w:p>
    <w:p w14:paraId="13E88DD3" w14:textId="49F7A7A0" w:rsidR="005340FD" w:rsidRPr="00B30A26" w:rsidRDefault="00B10BE9" w:rsidP="00B10BE9">
      <w:pPr>
        <w:pStyle w:val="Ttulo6"/>
        <w:rPr>
          <w:lang w:val="es-ES"/>
        </w:rPr>
      </w:pPr>
      <w:r w:rsidRPr="00B30A26">
        <w:rPr>
          <w:lang w:val="es-ES"/>
        </w:rPr>
        <w:t xml:space="preserve">RFEP – 039 </w:t>
      </w:r>
      <w:r w:rsidR="005340FD" w:rsidRPr="00B30A26">
        <w:rPr>
          <w:lang w:val="es-ES"/>
        </w:rPr>
        <w:t xml:space="preserve">GESTION DE CELULARES </w:t>
      </w:r>
    </w:p>
    <w:p w14:paraId="5B9595B1" w14:textId="77777777" w:rsidR="005340FD" w:rsidRPr="00B30A26" w:rsidRDefault="005340FD" w:rsidP="005340FD">
      <w:pPr>
        <w:rPr>
          <w:lang w:val="es-ES"/>
        </w:rPr>
      </w:pPr>
      <w:r w:rsidRPr="00B30A26">
        <w:rPr>
          <w:lang w:val="es-ES"/>
        </w:rPr>
        <w:t xml:space="preserve"> </w:t>
      </w:r>
    </w:p>
    <w:p w14:paraId="439BCAAB" w14:textId="5817E948" w:rsidR="005340FD" w:rsidRPr="00B30A26" w:rsidRDefault="005340FD" w:rsidP="005340FD">
      <w:pPr>
        <w:rPr>
          <w:lang w:val="es-ES"/>
        </w:rPr>
      </w:pPr>
      <w:r w:rsidRPr="00B30A26">
        <w:rPr>
          <w:lang w:val="es-ES"/>
        </w:rPr>
        <w:t>La plataforma web debe llevar un control de los celulares entregados a los</w:t>
      </w:r>
      <w:r w:rsidR="00B10BE9" w:rsidRPr="00B30A26">
        <w:rPr>
          <w:lang w:val="es-ES"/>
        </w:rPr>
        <w:t xml:space="preserve"> conductores, esto incluye una </w:t>
      </w:r>
      <w:r w:rsidRPr="00B30A26">
        <w:rPr>
          <w:lang w:val="es-ES"/>
        </w:rPr>
        <w:t xml:space="preserve">bitácora de fecha y hora de entrega, viaje, cliente, In-house que entrego, y el IMEI del celular. Debe existir una consulta </w:t>
      </w:r>
      <w:r w:rsidRPr="00B30A26">
        <w:rPr>
          <w:lang w:val="es-ES"/>
        </w:rPr>
        <w:lastRenderedPageBreak/>
        <w:t xml:space="preserve">para visualizar esta información, y de igual forma se deben registrar los recibos de celular. </w:t>
      </w:r>
    </w:p>
    <w:p w14:paraId="4ABAD85D" w14:textId="77777777" w:rsidR="005340FD" w:rsidRPr="00B30A26" w:rsidRDefault="005340FD" w:rsidP="005340FD">
      <w:pPr>
        <w:rPr>
          <w:lang w:val="es-ES"/>
        </w:rPr>
      </w:pPr>
      <w:r w:rsidRPr="00B30A26">
        <w:rPr>
          <w:lang w:val="es-ES"/>
        </w:rPr>
        <w:t xml:space="preserve"> </w:t>
      </w:r>
    </w:p>
    <w:p w14:paraId="7D1EADBE" w14:textId="03D0694F" w:rsidR="005340FD" w:rsidRPr="00B30A26" w:rsidRDefault="005340FD" w:rsidP="005340FD">
      <w:pPr>
        <w:rPr>
          <w:lang w:val="es-ES"/>
        </w:rPr>
      </w:pPr>
      <w:r w:rsidRPr="00B30A26">
        <w:rPr>
          <w:lang w:val="es-ES"/>
        </w:rPr>
        <w:t>En la bitácora de los celulares se deben incluir los envíos que se hagan en</w:t>
      </w:r>
      <w:r w:rsidR="00B10BE9" w:rsidRPr="00B30A26">
        <w:rPr>
          <w:lang w:val="es-ES"/>
        </w:rPr>
        <w:t xml:space="preserve">tre una sede y otra con el fin </w:t>
      </w:r>
      <w:r w:rsidRPr="00B30A26">
        <w:rPr>
          <w:lang w:val="es-ES"/>
        </w:rPr>
        <w:t xml:space="preserve">que los In-house sepan cuantos equipos les enviaron y les van a llegar próximamente para tenerlos en cuenta al momento de programar los viajes. </w:t>
      </w:r>
    </w:p>
    <w:p w14:paraId="0900AC10" w14:textId="5AD878AA" w:rsidR="005340FD" w:rsidRPr="00B30A26" w:rsidRDefault="00B10BE9" w:rsidP="005340FD">
      <w:pPr>
        <w:rPr>
          <w:lang w:val="es-ES"/>
        </w:rPr>
      </w:pPr>
      <w:r w:rsidRPr="00B30A26">
        <w:rPr>
          <w:lang w:val="es-ES"/>
        </w:rPr>
        <w:t xml:space="preserve"> </w:t>
      </w:r>
    </w:p>
    <w:p w14:paraId="79D58DA4" w14:textId="5EB9A882" w:rsidR="005340FD" w:rsidRPr="00B30A26" w:rsidRDefault="00B10BE9" w:rsidP="00B10BE9">
      <w:pPr>
        <w:pStyle w:val="Ttulo6"/>
        <w:rPr>
          <w:lang w:val="es-ES"/>
        </w:rPr>
      </w:pPr>
      <w:r w:rsidRPr="00B30A26">
        <w:rPr>
          <w:lang w:val="es-ES"/>
        </w:rPr>
        <w:t xml:space="preserve">RFEP – 040 </w:t>
      </w:r>
      <w:r w:rsidR="005340FD" w:rsidRPr="00B30A26">
        <w:rPr>
          <w:lang w:val="es-ES"/>
        </w:rPr>
        <w:t xml:space="preserve">SEGUIMIENTO GPS </w:t>
      </w:r>
    </w:p>
    <w:p w14:paraId="10A7D6C0" w14:textId="77777777" w:rsidR="005340FD" w:rsidRPr="00B30A26" w:rsidRDefault="005340FD" w:rsidP="005340FD">
      <w:pPr>
        <w:rPr>
          <w:lang w:val="es-ES"/>
        </w:rPr>
      </w:pPr>
      <w:r w:rsidRPr="00B30A26">
        <w:rPr>
          <w:lang w:val="es-ES"/>
        </w:rPr>
        <w:t xml:space="preserve"> </w:t>
      </w:r>
    </w:p>
    <w:p w14:paraId="20EE267A" w14:textId="16A5492F" w:rsidR="005340FD" w:rsidRPr="00B30A26" w:rsidRDefault="005340FD" w:rsidP="005340FD">
      <w:pPr>
        <w:rPr>
          <w:lang w:val="es-ES"/>
        </w:rPr>
      </w:pPr>
      <w:r w:rsidRPr="00B30A26">
        <w:rPr>
          <w:lang w:val="es-ES"/>
        </w:rPr>
        <w:t>El sistema móvil contara con equipos con GPS incluido, lo cual permit</w:t>
      </w:r>
      <w:r w:rsidR="00B10BE9" w:rsidRPr="00B30A26">
        <w:rPr>
          <w:lang w:val="es-ES"/>
        </w:rPr>
        <w:t xml:space="preserve">irá realizarles el seguimiento </w:t>
      </w:r>
      <w:r w:rsidRPr="00B30A26">
        <w:rPr>
          <w:lang w:val="es-ES"/>
        </w:rPr>
        <w:t xml:space="preserve">correspondiente en toda la geografía nacional, siempre y cuando la cobertura de la red celular así lo permita. </w:t>
      </w:r>
    </w:p>
    <w:p w14:paraId="6B46DA0E" w14:textId="77777777" w:rsidR="005340FD" w:rsidRPr="00B30A26" w:rsidRDefault="005340FD" w:rsidP="005340FD">
      <w:pPr>
        <w:rPr>
          <w:lang w:val="es-ES"/>
        </w:rPr>
      </w:pPr>
      <w:r w:rsidRPr="00B30A26">
        <w:rPr>
          <w:lang w:val="es-ES"/>
        </w:rPr>
        <w:t xml:space="preserve"> </w:t>
      </w:r>
    </w:p>
    <w:p w14:paraId="18282CB8" w14:textId="246EF6B9" w:rsidR="005340FD" w:rsidRPr="00B30A26" w:rsidRDefault="00B10BE9" w:rsidP="00B10BE9">
      <w:pPr>
        <w:pStyle w:val="Ttulo6"/>
        <w:rPr>
          <w:lang w:val="es-ES"/>
        </w:rPr>
      </w:pPr>
      <w:r w:rsidRPr="00B30A26">
        <w:rPr>
          <w:lang w:val="es-ES"/>
        </w:rPr>
        <w:t xml:space="preserve">RFEP – 041 </w:t>
      </w:r>
      <w:r w:rsidR="005340FD" w:rsidRPr="00B30A26">
        <w:rPr>
          <w:lang w:val="es-ES"/>
        </w:rPr>
        <w:t xml:space="preserve">ZONAS DE NO COBERTURA </w:t>
      </w:r>
    </w:p>
    <w:p w14:paraId="58485C65" w14:textId="77777777" w:rsidR="005340FD" w:rsidRPr="00B30A26" w:rsidRDefault="005340FD" w:rsidP="005340FD">
      <w:pPr>
        <w:rPr>
          <w:lang w:val="es-ES"/>
        </w:rPr>
      </w:pPr>
      <w:r w:rsidRPr="00B30A26">
        <w:rPr>
          <w:lang w:val="es-ES"/>
        </w:rPr>
        <w:t xml:space="preserve"> </w:t>
      </w:r>
    </w:p>
    <w:p w14:paraId="7C6D1B34" w14:textId="2774CFA5" w:rsidR="005340FD" w:rsidRPr="00B30A26" w:rsidRDefault="005340FD" w:rsidP="005340FD">
      <w:pPr>
        <w:rPr>
          <w:lang w:val="es-ES"/>
        </w:rPr>
      </w:pPr>
      <w:r w:rsidRPr="00B30A26">
        <w:rPr>
          <w:lang w:val="es-ES"/>
        </w:rPr>
        <w:t>El sistema móvil debe contemplar que deberá operar en zonas en</w:t>
      </w:r>
      <w:r w:rsidR="00B10BE9" w:rsidRPr="00B30A26">
        <w:rPr>
          <w:lang w:val="es-ES"/>
        </w:rPr>
        <w:t xml:space="preserve"> las cuales hay poca o ninguna </w:t>
      </w:r>
      <w:r w:rsidRPr="00B30A26">
        <w:rPr>
          <w:lang w:val="es-ES"/>
        </w:rPr>
        <w:t xml:space="preserve">cobertura de la red celular. </w:t>
      </w:r>
    </w:p>
    <w:p w14:paraId="00B99DD8" w14:textId="77777777" w:rsidR="005340FD" w:rsidRPr="00B30A26" w:rsidRDefault="005340FD" w:rsidP="005340FD">
      <w:pPr>
        <w:rPr>
          <w:lang w:val="es-ES"/>
        </w:rPr>
      </w:pPr>
      <w:r w:rsidRPr="00B30A26">
        <w:rPr>
          <w:lang w:val="es-ES"/>
        </w:rPr>
        <w:t xml:space="preserve"> </w:t>
      </w:r>
    </w:p>
    <w:p w14:paraId="6BE915FF" w14:textId="22DE0D2C" w:rsidR="005340FD" w:rsidRPr="00B30A26" w:rsidRDefault="00B10BE9" w:rsidP="00B10BE9">
      <w:pPr>
        <w:pStyle w:val="Ttulo6"/>
        <w:rPr>
          <w:lang w:val="es-ES"/>
        </w:rPr>
      </w:pPr>
      <w:r w:rsidRPr="00B30A26">
        <w:rPr>
          <w:lang w:val="es-ES"/>
        </w:rPr>
        <w:t xml:space="preserve">RFEP – 041 </w:t>
      </w:r>
      <w:r w:rsidR="005340FD" w:rsidRPr="00B30A26">
        <w:rPr>
          <w:lang w:val="es-ES"/>
        </w:rPr>
        <w:t xml:space="preserve">SEGURIDAD </w:t>
      </w:r>
      <w:r w:rsidRPr="00B30A26">
        <w:rPr>
          <w:lang w:val="es-ES"/>
        </w:rPr>
        <w:t>PLATAFORMA MOVIL</w:t>
      </w:r>
    </w:p>
    <w:p w14:paraId="67FDD01F" w14:textId="77777777" w:rsidR="005340FD" w:rsidRPr="00B30A26" w:rsidRDefault="005340FD" w:rsidP="005340FD">
      <w:pPr>
        <w:rPr>
          <w:lang w:val="es-ES"/>
        </w:rPr>
      </w:pPr>
      <w:r w:rsidRPr="00B30A26">
        <w:rPr>
          <w:lang w:val="es-ES"/>
        </w:rPr>
        <w:t xml:space="preserve"> </w:t>
      </w:r>
    </w:p>
    <w:p w14:paraId="444BD107" w14:textId="2F784E84" w:rsidR="005340FD" w:rsidRPr="00B30A26" w:rsidRDefault="005340FD" w:rsidP="005340FD">
      <w:pPr>
        <w:rPr>
          <w:lang w:val="es-ES"/>
        </w:rPr>
      </w:pPr>
      <w:r w:rsidRPr="00B30A26">
        <w:rPr>
          <w:lang w:val="es-ES"/>
        </w:rPr>
        <w:t>No dejar opciones de configuración o de conexión a la mano en la aplicac</w:t>
      </w:r>
      <w:r w:rsidR="00B10BE9" w:rsidRPr="00B30A26">
        <w:rPr>
          <w:lang w:val="es-ES"/>
        </w:rPr>
        <w:t xml:space="preserve">ión móvil, para evitar que los </w:t>
      </w:r>
      <w:r w:rsidRPr="00B30A26">
        <w:rPr>
          <w:lang w:val="es-ES"/>
        </w:rPr>
        <w:t xml:space="preserve">usuarios las utilicen de mala manera. </w:t>
      </w:r>
    </w:p>
    <w:p w14:paraId="2B9ED914" w14:textId="77777777" w:rsidR="005340FD" w:rsidRPr="00B30A26" w:rsidRDefault="005340FD" w:rsidP="005340FD">
      <w:pPr>
        <w:rPr>
          <w:lang w:val="es-ES"/>
        </w:rPr>
      </w:pPr>
      <w:r w:rsidRPr="00B30A26">
        <w:rPr>
          <w:lang w:val="es-ES"/>
        </w:rPr>
        <w:t xml:space="preserve"> </w:t>
      </w:r>
    </w:p>
    <w:p w14:paraId="07FA9E73" w14:textId="7F84C09C" w:rsidR="005340FD" w:rsidRPr="00B30A26" w:rsidRDefault="00B10BE9" w:rsidP="00B10BE9">
      <w:pPr>
        <w:pStyle w:val="Ttulo6"/>
        <w:rPr>
          <w:lang w:val="es-ES"/>
        </w:rPr>
      </w:pPr>
      <w:r w:rsidRPr="00B30A26">
        <w:rPr>
          <w:lang w:val="es-ES"/>
        </w:rPr>
        <w:t xml:space="preserve">RFEP – 042 </w:t>
      </w:r>
      <w:r w:rsidR="005340FD" w:rsidRPr="00B30A26">
        <w:rPr>
          <w:lang w:val="es-ES"/>
        </w:rPr>
        <w:t xml:space="preserve">ENVIO DE MENSAJES SMS (VALOR AGREGADO) </w:t>
      </w:r>
    </w:p>
    <w:p w14:paraId="349D4E83" w14:textId="77777777" w:rsidR="005340FD" w:rsidRPr="00B30A26" w:rsidRDefault="005340FD" w:rsidP="005340FD">
      <w:pPr>
        <w:rPr>
          <w:lang w:val="es-ES"/>
        </w:rPr>
      </w:pPr>
      <w:r w:rsidRPr="00B30A26">
        <w:rPr>
          <w:lang w:val="es-ES"/>
        </w:rPr>
        <w:t xml:space="preserve"> </w:t>
      </w:r>
    </w:p>
    <w:p w14:paraId="0A9E2CAA" w14:textId="459EFB6A" w:rsidR="005E1FD1" w:rsidRPr="00B30A26" w:rsidRDefault="005340FD" w:rsidP="005E1FD1">
      <w:pPr>
        <w:rPr>
          <w:lang w:val="es-ES"/>
        </w:rPr>
      </w:pPr>
      <w:r w:rsidRPr="00B30A26">
        <w:rPr>
          <w:lang w:val="es-ES"/>
        </w:rPr>
        <w:t>Permitir desde la plataforma WEB enviar mensajes masivos SMS a lo</w:t>
      </w:r>
      <w:r w:rsidR="00B10BE9" w:rsidRPr="00B30A26">
        <w:rPr>
          <w:lang w:val="es-ES"/>
        </w:rPr>
        <w:t xml:space="preserve">s vehículos que vayan en viaje </w:t>
      </w:r>
      <w:r w:rsidRPr="00B30A26">
        <w:rPr>
          <w:lang w:val="es-ES"/>
        </w:rPr>
        <w:t>actualm</w:t>
      </w:r>
      <w:r w:rsidR="00B10BE9" w:rsidRPr="00B30A26">
        <w:rPr>
          <w:lang w:val="es-ES"/>
        </w:rPr>
        <w:t xml:space="preserve">ente, incluso poder enviar SMS </w:t>
      </w:r>
      <w:r w:rsidRPr="00B30A26">
        <w:rPr>
          <w:lang w:val="es-ES"/>
        </w:rPr>
        <w:t xml:space="preserve">individuales. </w:t>
      </w:r>
    </w:p>
    <w:p w14:paraId="3F5B3AED" w14:textId="198C72F2" w:rsidR="00342F10" w:rsidRPr="00B30A26" w:rsidRDefault="00342F10" w:rsidP="00802051">
      <w:pPr>
        <w:pStyle w:val="Ttulo3"/>
        <w:rPr>
          <w:rFonts w:eastAsiaTheme="minorHAnsi"/>
          <w:lang w:val="es-ES"/>
        </w:rPr>
      </w:pPr>
      <w:bookmarkStart w:id="1707" w:name="_Toc518466288"/>
      <w:r w:rsidRPr="00B30A26">
        <w:rPr>
          <w:rFonts w:eastAsiaTheme="minorHAnsi"/>
          <w:lang w:val="es-ES"/>
        </w:rPr>
        <w:t>Requisitos no funcionales</w:t>
      </w:r>
      <w:bookmarkEnd w:id="1707"/>
    </w:p>
    <w:p w14:paraId="4256B480" w14:textId="77777777" w:rsidR="00CE6E9B" w:rsidRPr="00B30A26" w:rsidRDefault="00CE6E9B" w:rsidP="00CE6E9B">
      <w:pPr>
        <w:rPr>
          <w:lang w:val="es-ES"/>
        </w:rPr>
      </w:pPr>
    </w:p>
    <w:p w14:paraId="13575CFB" w14:textId="40429397" w:rsidR="00CE6E9B" w:rsidRPr="00B30A26" w:rsidRDefault="00CE6E9B" w:rsidP="00CE6E9B">
      <w:pPr>
        <w:rPr>
          <w:lang w:val="es-ES"/>
        </w:rPr>
      </w:pPr>
      <w:r w:rsidRPr="00B30A26">
        <w:rPr>
          <w:lang w:val="es-ES"/>
        </w:rPr>
        <w:t>Los requerimientos no funcionales son los que especifican criterios para evaluar la operación de un servicio de tecnología de información, en contraste con los requerimientos funcionales que especifican los comportamientos específ</w:t>
      </w:r>
      <w:r w:rsidR="00164907" w:rsidRPr="00B30A26">
        <w:rPr>
          <w:lang w:val="es-ES"/>
        </w:rPr>
        <w:t xml:space="preserve">icos. </w:t>
      </w:r>
      <w:r w:rsidRPr="00B30A26">
        <w:rPr>
          <w:lang w:val="es-ES"/>
        </w:rPr>
        <w:t>Por lo general, el Plan para implementarlos requerimientos no funcionales se detalla en la Arquitectura del Sistema</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lang w:val="es-ES"/>
        </w:rPr>
        <w:fldChar w:fldCharType="end"/>
      </w:r>
      <w:r w:rsidRPr="00B30A26">
        <w:rPr>
          <w:lang w:val="es-ES"/>
        </w:rPr>
        <w:t>, mientras que el de los requerimientos funcionales se especifica en el Diseño.</w:t>
      </w:r>
      <w:sdt>
        <w:sdtPr>
          <w:rPr>
            <w:lang w:val="es-ES"/>
          </w:rPr>
          <w:id w:val="-1627391984"/>
          <w:citation/>
        </w:sdtPr>
        <w:sdtContent>
          <w:r w:rsidR="00164907" w:rsidRPr="00B30A26">
            <w:rPr>
              <w:lang w:val="es-ES"/>
            </w:rPr>
            <w:fldChar w:fldCharType="begin"/>
          </w:r>
          <w:r w:rsidR="00164907" w:rsidRPr="00B30A26">
            <w:rPr>
              <w:lang w:val="es-ES"/>
            </w:rPr>
            <w:instrText xml:space="preserve"> CITATION Gal08 \l 3082 </w:instrText>
          </w:r>
          <w:r w:rsidR="00164907" w:rsidRPr="00B30A26">
            <w:rPr>
              <w:lang w:val="es-ES"/>
            </w:rPr>
            <w:fldChar w:fldCharType="separate"/>
          </w:r>
          <w:ins w:id="1708" w:author="felipe campo" w:date="2018-07-04T11:15:00Z">
            <w:r w:rsidR="00515FE7">
              <w:rPr>
                <w:noProof/>
                <w:lang w:val="es-ES"/>
              </w:rPr>
              <w:t xml:space="preserve"> </w:t>
            </w:r>
            <w:r w:rsidR="00515FE7" w:rsidRPr="00515FE7">
              <w:rPr>
                <w:noProof/>
                <w:lang w:val="es-ES"/>
                <w:rPrChange w:id="1709" w:author="felipe campo" w:date="2018-07-04T11:15:00Z">
                  <w:rPr>
                    <w:rFonts w:eastAsia="Times New Roman"/>
                  </w:rPr>
                </w:rPrChange>
              </w:rPr>
              <w:t>[9]</w:t>
            </w:r>
          </w:ins>
          <w:del w:id="1710" w:author="felipe campo" w:date="2018-07-04T11:15:00Z">
            <w:r w:rsidR="0048189B" w:rsidRPr="00B30A26" w:rsidDel="00515FE7">
              <w:rPr>
                <w:noProof/>
                <w:lang w:val="es-ES"/>
              </w:rPr>
              <w:delText xml:space="preserve"> [9]</w:delText>
            </w:r>
          </w:del>
          <w:r w:rsidR="00164907" w:rsidRPr="00B30A26">
            <w:rPr>
              <w:lang w:val="es-ES"/>
            </w:rPr>
            <w:fldChar w:fldCharType="end"/>
          </w:r>
        </w:sdtContent>
      </w:sdt>
    </w:p>
    <w:p w14:paraId="5A482A7C" w14:textId="77777777" w:rsidR="00164907" w:rsidRPr="00B30A26" w:rsidRDefault="00164907" w:rsidP="00CE6E9B">
      <w:pPr>
        <w:rPr>
          <w:lang w:val="es-ES"/>
        </w:rPr>
      </w:pPr>
    </w:p>
    <w:p w14:paraId="33B46AF3" w14:textId="2B77ACCB" w:rsidR="00164907" w:rsidRPr="00B30A26" w:rsidRDefault="00164907" w:rsidP="00CE6E9B">
      <w:pPr>
        <w:rPr>
          <w:lang w:val="es-ES"/>
        </w:rPr>
      </w:pPr>
      <w:r w:rsidRPr="00B30A26">
        <w:rPr>
          <w:lang w:val="es-ES"/>
        </w:rPr>
        <w:lastRenderedPageBreak/>
        <w:t xml:space="preserve">Dentro de este proyecto </w:t>
      </w:r>
    </w:p>
    <w:p w14:paraId="126E85A9" w14:textId="77777777" w:rsidR="00945D17" w:rsidRPr="00B30A26" w:rsidRDefault="00945D17" w:rsidP="00945D17">
      <w:pPr>
        <w:rPr>
          <w:lang w:val="es-ES"/>
        </w:rPr>
      </w:pPr>
    </w:p>
    <w:p w14:paraId="71D65C4B" w14:textId="77777777" w:rsidR="00CE6E9B" w:rsidRPr="00B30A26" w:rsidRDefault="00CE6E9B" w:rsidP="00CE6E9B">
      <w:pPr>
        <w:keepNext/>
        <w:rPr>
          <w:lang w:val="es-ES"/>
        </w:rPr>
      </w:pPr>
      <w:r w:rsidRPr="00B30A26">
        <w:rPr>
          <w:noProof/>
          <w:lang w:val="es-CO" w:eastAsia="es-CO"/>
        </w:rPr>
        <w:drawing>
          <wp:inline distT="0" distB="0" distL="0" distR="0" wp14:anchorId="5A5613BC" wp14:editId="49083811">
            <wp:extent cx="5937885" cy="3241040"/>
            <wp:effectExtent l="25400" t="25400" r="31115" b="35560"/>
            <wp:docPr id="25" name="Picture 25" descr="reqs/export/RFE/usados/Requisitos%20LogCloud__RNF%20Requisitos%20No%20Funcionales__Requisitos%20No%20Funcionales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qs/export/RFE/usados/Requisitos%20LogCloud__RNF%20Requisitos%20No%20Funcionales__Requisitos%20No%20Funcionales_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885" cy="3241040"/>
                    </a:xfrm>
                    <a:prstGeom prst="rect">
                      <a:avLst/>
                    </a:prstGeom>
                    <a:noFill/>
                    <a:ln>
                      <a:solidFill>
                        <a:schemeClr val="accent6"/>
                      </a:solidFill>
                    </a:ln>
                  </pic:spPr>
                </pic:pic>
              </a:graphicData>
            </a:graphic>
          </wp:inline>
        </w:drawing>
      </w:r>
    </w:p>
    <w:p w14:paraId="350A515A" w14:textId="05DA494A" w:rsidR="00945D17" w:rsidRPr="00B30A26" w:rsidRDefault="00CE6E9B" w:rsidP="00CE6E9B">
      <w:pPr>
        <w:pStyle w:val="Descripcin"/>
        <w:rPr>
          <w:lang w:val="es-ES"/>
        </w:rPr>
      </w:pPr>
      <w:bookmarkStart w:id="1711" w:name="_Toc477252583"/>
      <w:r w:rsidRPr="00B30A26">
        <w:rPr>
          <w:lang w:val="es-ES"/>
        </w:rPr>
        <w:t xml:space="preserve">Figura </w:t>
      </w:r>
      <w:r w:rsidRPr="00B30A26">
        <w:rPr>
          <w:lang w:val="es-ES"/>
        </w:rPr>
        <w:fldChar w:fldCharType="begin"/>
      </w:r>
      <w:r w:rsidRPr="00B30A26">
        <w:rPr>
          <w:lang w:val="es-ES"/>
        </w:rPr>
        <w:instrText xml:space="preserve"> SEQ Figura \* ARABIC </w:instrText>
      </w:r>
      <w:r w:rsidRPr="00B30A26">
        <w:rPr>
          <w:lang w:val="es-ES"/>
        </w:rPr>
        <w:fldChar w:fldCharType="separate"/>
      </w:r>
      <w:r w:rsidR="00515FE7">
        <w:rPr>
          <w:noProof/>
          <w:lang w:val="es-ES"/>
        </w:rPr>
        <w:t>25</w:t>
      </w:r>
      <w:r w:rsidRPr="00B30A26">
        <w:rPr>
          <w:lang w:val="es-ES"/>
        </w:rPr>
        <w:fldChar w:fldCharType="end"/>
      </w:r>
      <w:r w:rsidRPr="00B30A26">
        <w:rPr>
          <w:lang w:val="es-ES"/>
        </w:rPr>
        <w:t xml:space="preserve"> Requisitos no funcionales</w:t>
      </w:r>
      <w:bookmarkEnd w:id="1711"/>
    </w:p>
    <w:p w14:paraId="7CD7A621" w14:textId="6D9EDFA7" w:rsidR="00802051" w:rsidRPr="00B30A26" w:rsidRDefault="00802051" w:rsidP="00342F10">
      <w:pPr>
        <w:pStyle w:val="Ttulo4"/>
        <w:rPr>
          <w:rFonts w:eastAsiaTheme="minorHAnsi"/>
          <w:lang w:val="es-ES"/>
        </w:rPr>
      </w:pPr>
      <w:bookmarkStart w:id="1712" w:name="_Toc518466289"/>
      <w:r w:rsidRPr="00B30A26">
        <w:rPr>
          <w:rFonts w:eastAsiaTheme="minorHAnsi"/>
          <w:lang w:val="es-ES"/>
        </w:rPr>
        <w:t>Atributos de Calidad</w:t>
      </w:r>
      <w:r w:rsidR="004F6A81" w:rsidRPr="00B30A26">
        <w:rPr>
          <w:rFonts w:eastAsiaTheme="minorHAnsi"/>
          <w:lang w:val="es-ES"/>
        </w:rPr>
        <w:fldChar w:fldCharType="begin"/>
      </w:r>
      <w:r w:rsidR="004F6A81" w:rsidRPr="00B30A26">
        <w:rPr>
          <w:lang w:val="es-ES"/>
        </w:rPr>
        <w:instrText xml:space="preserve"> XE "</w:instrText>
      </w:r>
      <w:r w:rsidR="004F6A81" w:rsidRPr="00B30A26">
        <w:rPr>
          <w:b w:val="0"/>
          <w:szCs w:val="28"/>
          <w:lang w:val="es-ES"/>
        </w:rPr>
        <w:instrText>Atributos de Calidad</w:instrText>
      </w:r>
      <w:r w:rsidR="004F6A81" w:rsidRPr="00B30A26">
        <w:rPr>
          <w:lang w:val="es-ES"/>
        </w:rPr>
        <w:instrText xml:space="preserve">" </w:instrText>
      </w:r>
      <w:r w:rsidR="004F6A81" w:rsidRPr="00B30A26">
        <w:rPr>
          <w:rFonts w:eastAsiaTheme="minorHAnsi"/>
          <w:lang w:val="es-ES"/>
        </w:rPr>
        <w:fldChar w:fldCharType="end"/>
      </w:r>
      <w:r w:rsidRPr="00B30A26">
        <w:rPr>
          <w:rFonts w:eastAsiaTheme="minorHAnsi"/>
          <w:lang w:val="es-ES"/>
        </w:rPr>
        <w:t xml:space="preserve"> del Producto resultado del proyecto</w:t>
      </w:r>
      <w:bookmarkEnd w:id="1712"/>
      <w:r w:rsidRPr="00B30A26">
        <w:rPr>
          <w:rFonts w:eastAsiaTheme="minorHAnsi"/>
          <w:lang w:val="es-ES"/>
        </w:rPr>
        <w:t xml:space="preserve"> </w:t>
      </w:r>
    </w:p>
    <w:p w14:paraId="7DF818D2" w14:textId="77777777" w:rsidR="004453F7" w:rsidRPr="00B30A26" w:rsidRDefault="004453F7" w:rsidP="004453F7">
      <w:pPr>
        <w:rPr>
          <w:lang w:val="es-ES"/>
        </w:rPr>
      </w:pPr>
    </w:p>
    <w:p w14:paraId="08DCDC06" w14:textId="0A0E5141" w:rsidR="006B01CB" w:rsidRPr="00B30A26" w:rsidRDefault="00802051" w:rsidP="00DF5D84">
      <w:pPr>
        <w:pStyle w:val="Ttulo5"/>
        <w:rPr>
          <w:rFonts w:eastAsiaTheme="minorHAnsi"/>
          <w:lang w:val="es-ES"/>
        </w:rPr>
      </w:pPr>
      <w:bookmarkStart w:id="1713" w:name="_Toc518466290"/>
      <w:r w:rsidRPr="00B30A26">
        <w:rPr>
          <w:rFonts w:eastAsiaTheme="minorHAnsi"/>
          <w:lang w:val="es-ES"/>
        </w:rPr>
        <w:t>Desempeño</w:t>
      </w:r>
      <w:bookmarkEnd w:id="1713"/>
    </w:p>
    <w:p w14:paraId="4FD80E1B" w14:textId="77777777" w:rsidR="00F915D3" w:rsidRPr="00B30A26" w:rsidRDefault="00F915D3" w:rsidP="000C0749">
      <w:pPr>
        <w:rPr>
          <w:lang w:val="es-ES"/>
        </w:rPr>
      </w:pPr>
    </w:p>
    <w:tbl>
      <w:tblPr>
        <w:tblStyle w:val="Tablaconcuadrcula"/>
        <w:tblW w:w="0" w:type="auto"/>
        <w:tblLook w:val="04A0" w:firstRow="1" w:lastRow="0" w:firstColumn="1" w:lastColumn="0" w:noHBand="0" w:noVBand="1"/>
      </w:tblPr>
      <w:tblGrid>
        <w:gridCol w:w="7650"/>
        <w:gridCol w:w="1700"/>
      </w:tblGrid>
      <w:tr w:rsidR="006F4628" w:rsidRPr="00B30A26" w14:paraId="565A9785" w14:textId="77777777" w:rsidTr="00BB7350">
        <w:tc>
          <w:tcPr>
            <w:tcW w:w="7650" w:type="dxa"/>
            <w:vMerge w:val="restart"/>
          </w:tcPr>
          <w:p w14:paraId="05C1F2BE" w14:textId="059A7E5B" w:rsidR="006F4628" w:rsidRPr="00B30A26" w:rsidRDefault="00B0085A" w:rsidP="00BB7350">
            <w:pPr>
              <w:pStyle w:val="RNF"/>
              <w:rPr>
                <w:lang w:val="es-ES"/>
              </w:rPr>
            </w:pPr>
            <w:r w:rsidRPr="00B30A26">
              <w:rPr>
                <w:lang w:val="es-ES"/>
              </w:rPr>
              <w:t>El Sistema</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lang w:val="es-ES"/>
              </w:rPr>
              <w:fldChar w:fldCharType="end"/>
            </w:r>
            <w:r w:rsidRPr="00B30A26">
              <w:rPr>
                <w:lang w:val="es-ES"/>
              </w:rPr>
              <w:t xml:space="preserve"> debe contar con capacidad multithreading en la plataforma, lo cual permitirá́ la ejecución de servicios por múltiples clientes en una misma infraestructura</w:t>
            </w:r>
          </w:p>
        </w:tc>
        <w:tc>
          <w:tcPr>
            <w:tcW w:w="1700" w:type="dxa"/>
          </w:tcPr>
          <w:p w14:paraId="7C8A07CF" w14:textId="77777777" w:rsidR="006F4628" w:rsidRPr="00B30A26" w:rsidRDefault="006F4628" w:rsidP="00BB7350">
            <w:pPr>
              <w:rPr>
                <w:lang w:val="es-ES"/>
              </w:rPr>
            </w:pPr>
            <w:r w:rsidRPr="00B30A26">
              <w:rPr>
                <w:b/>
                <w:lang w:val="es-ES"/>
              </w:rPr>
              <w:t>Fuente</w:t>
            </w:r>
          </w:p>
        </w:tc>
      </w:tr>
      <w:tr w:rsidR="006F4628" w:rsidRPr="00B30A26" w14:paraId="35861CCF" w14:textId="77777777" w:rsidTr="00BB7350">
        <w:tc>
          <w:tcPr>
            <w:tcW w:w="7650" w:type="dxa"/>
            <w:vMerge/>
          </w:tcPr>
          <w:p w14:paraId="6C73A4F4" w14:textId="77777777" w:rsidR="006F4628" w:rsidRPr="00B30A26" w:rsidRDefault="006F4628" w:rsidP="00BB7350">
            <w:pPr>
              <w:rPr>
                <w:lang w:val="es-ES"/>
              </w:rPr>
            </w:pPr>
          </w:p>
        </w:tc>
        <w:tc>
          <w:tcPr>
            <w:tcW w:w="1700" w:type="dxa"/>
          </w:tcPr>
          <w:p w14:paraId="2B8C041A" w14:textId="6B9370C9" w:rsidR="006F4628" w:rsidRPr="00B30A26" w:rsidRDefault="00B0085A" w:rsidP="00BB7350">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2EFB9132" w14:textId="77777777" w:rsidR="000C0749" w:rsidRPr="00B30A26" w:rsidRDefault="000C0749" w:rsidP="000C0749">
      <w:pPr>
        <w:rPr>
          <w:lang w:val="es-ES"/>
        </w:rPr>
      </w:pPr>
    </w:p>
    <w:p w14:paraId="77123E54" w14:textId="39A769AC" w:rsidR="00F915D3" w:rsidRPr="00B30A26" w:rsidRDefault="00802051" w:rsidP="000C0749">
      <w:pPr>
        <w:pStyle w:val="Ttulo5"/>
        <w:rPr>
          <w:rFonts w:eastAsiaTheme="minorHAnsi"/>
          <w:lang w:val="es-ES"/>
        </w:rPr>
      </w:pPr>
      <w:bookmarkStart w:id="1714" w:name="_Toc518466291"/>
      <w:r w:rsidRPr="00B30A26">
        <w:rPr>
          <w:rFonts w:eastAsiaTheme="minorHAnsi"/>
          <w:lang w:val="es-ES"/>
        </w:rPr>
        <w:t>Accesibilidad</w:t>
      </w:r>
      <w:bookmarkEnd w:id="1714"/>
    </w:p>
    <w:p w14:paraId="4148DFD1" w14:textId="77777777" w:rsidR="00E615E4" w:rsidRPr="00B30A26" w:rsidRDefault="00E615E4" w:rsidP="00E615E4">
      <w:pPr>
        <w:rPr>
          <w:lang w:val="es-ES"/>
        </w:rPr>
      </w:pPr>
    </w:p>
    <w:tbl>
      <w:tblPr>
        <w:tblStyle w:val="Tablaconcuadrcula"/>
        <w:tblW w:w="0" w:type="auto"/>
        <w:tblLook w:val="04A0" w:firstRow="1" w:lastRow="0" w:firstColumn="1" w:lastColumn="0" w:noHBand="0" w:noVBand="1"/>
      </w:tblPr>
      <w:tblGrid>
        <w:gridCol w:w="7650"/>
        <w:gridCol w:w="1700"/>
      </w:tblGrid>
      <w:tr w:rsidR="00E615E4" w:rsidRPr="00B30A26" w14:paraId="2CC8420A" w14:textId="77777777" w:rsidTr="00A9775C">
        <w:tc>
          <w:tcPr>
            <w:tcW w:w="7650" w:type="dxa"/>
            <w:vMerge w:val="restart"/>
          </w:tcPr>
          <w:p w14:paraId="23BF3A3B" w14:textId="4668EC16" w:rsidR="00E615E4" w:rsidRPr="00B30A26" w:rsidRDefault="006358FA" w:rsidP="006358FA">
            <w:pPr>
              <w:pStyle w:val="RNF"/>
              <w:rPr>
                <w:lang w:val="es-ES"/>
              </w:rPr>
            </w:pPr>
            <w:r w:rsidRPr="00B30A26">
              <w:rPr>
                <w:lang w:val="es-ES"/>
              </w:rPr>
              <w:t>El sistema debe ser accesible desde dispositivos web y móviles</w:t>
            </w:r>
          </w:p>
        </w:tc>
        <w:tc>
          <w:tcPr>
            <w:tcW w:w="1700" w:type="dxa"/>
          </w:tcPr>
          <w:p w14:paraId="7A29B316" w14:textId="77777777" w:rsidR="00E615E4" w:rsidRPr="00B30A26" w:rsidRDefault="00E615E4" w:rsidP="00A9775C">
            <w:pPr>
              <w:rPr>
                <w:lang w:val="es-ES"/>
              </w:rPr>
            </w:pPr>
            <w:r w:rsidRPr="00B30A26">
              <w:rPr>
                <w:b/>
                <w:lang w:val="es-ES"/>
              </w:rPr>
              <w:t>Fuente</w:t>
            </w:r>
          </w:p>
        </w:tc>
      </w:tr>
      <w:tr w:rsidR="00E615E4" w:rsidRPr="00B30A26" w14:paraId="0A9500EE" w14:textId="77777777" w:rsidTr="00A9775C">
        <w:tc>
          <w:tcPr>
            <w:tcW w:w="7650" w:type="dxa"/>
            <w:vMerge/>
          </w:tcPr>
          <w:p w14:paraId="199A349B" w14:textId="77777777" w:rsidR="00E615E4" w:rsidRPr="00B30A26" w:rsidRDefault="00E615E4" w:rsidP="00A9775C">
            <w:pPr>
              <w:rPr>
                <w:lang w:val="es-ES"/>
              </w:rPr>
            </w:pPr>
          </w:p>
        </w:tc>
        <w:tc>
          <w:tcPr>
            <w:tcW w:w="1700" w:type="dxa"/>
          </w:tcPr>
          <w:p w14:paraId="4BE0CFE9" w14:textId="0EDDB7BB" w:rsidR="00E615E4" w:rsidRPr="00B30A26" w:rsidRDefault="006358FA" w:rsidP="00A9775C">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1151516D" w14:textId="77777777" w:rsidR="00E615E4" w:rsidRPr="00B30A26" w:rsidRDefault="00E615E4" w:rsidP="00E615E4">
      <w:pPr>
        <w:rPr>
          <w:lang w:val="es-ES"/>
        </w:rPr>
      </w:pPr>
    </w:p>
    <w:p w14:paraId="0113A092" w14:textId="6CF7743F" w:rsidR="00F915D3" w:rsidRPr="00B30A26" w:rsidRDefault="00802051" w:rsidP="000C0749">
      <w:pPr>
        <w:pStyle w:val="Ttulo5"/>
        <w:rPr>
          <w:rFonts w:eastAsiaTheme="minorHAnsi"/>
          <w:b/>
          <w:lang w:val="es-ES"/>
        </w:rPr>
      </w:pPr>
      <w:bookmarkStart w:id="1715" w:name="_Toc518466292"/>
      <w:r w:rsidRPr="00B30A26">
        <w:rPr>
          <w:rFonts w:eastAsiaTheme="minorHAnsi"/>
          <w:lang w:val="es-ES"/>
        </w:rPr>
        <w:t>Disponibilidad</w:t>
      </w:r>
      <w:bookmarkEnd w:id="1715"/>
    </w:p>
    <w:p w14:paraId="7AA9DD1D" w14:textId="77777777" w:rsidR="00E615E4" w:rsidRPr="00B30A26" w:rsidRDefault="00E615E4" w:rsidP="00E615E4">
      <w:pPr>
        <w:rPr>
          <w:lang w:val="es-ES"/>
        </w:rPr>
      </w:pPr>
    </w:p>
    <w:tbl>
      <w:tblPr>
        <w:tblStyle w:val="Tablaconcuadrcula"/>
        <w:tblW w:w="0" w:type="auto"/>
        <w:tblLook w:val="04A0" w:firstRow="1" w:lastRow="0" w:firstColumn="1" w:lastColumn="0" w:noHBand="0" w:noVBand="1"/>
      </w:tblPr>
      <w:tblGrid>
        <w:gridCol w:w="7650"/>
        <w:gridCol w:w="1700"/>
      </w:tblGrid>
      <w:tr w:rsidR="00E615E4" w:rsidRPr="00B30A26" w14:paraId="551DA717" w14:textId="77777777" w:rsidTr="00A9775C">
        <w:tc>
          <w:tcPr>
            <w:tcW w:w="7650" w:type="dxa"/>
            <w:vMerge w:val="restart"/>
          </w:tcPr>
          <w:p w14:paraId="61949586" w14:textId="32671A36" w:rsidR="00E615E4" w:rsidRPr="00B30A26" w:rsidRDefault="002D1075" w:rsidP="00A9775C">
            <w:pPr>
              <w:pStyle w:val="RNF"/>
              <w:rPr>
                <w:lang w:val="es-ES"/>
              </w:rPr>
            </w:pPr>
            <w:commentRangeStart w:id="1716"/>
            <w:r w:rsidRPr="00B30A26">
              <w:rPr>
                <w:lang w:val="es-ES"/>
              </w:rPr>
              <w:lastRenderedPageBreak/>
              <w:t>El sistema debe operar 24x7</w:t>
            </w:r>
            <w:commentRangeEnd w:id="1716"/>
            <w:r w:rsidR="007B0F0E">
              <w:rPr>
                <w:rStyle w:val="Refdecomentario"/>
                <w:rFonts w:eastAsiaTheme="minorHAnsi" w:cs="Times New Roman"/>
                <w:iCs w:val="0"/>
                <w:color w:val="auto"/>
              </w:rPr>
              <w:commentReference w:id="1716"/>
            </w:r>
          </w:p>
        </w:tc>
        <w:tc>
          <w:tcPr>
            <w:tcW w:w="1700" w:type="dxa"/>
          </w:tcPr>
          <w:p w14:paraId="1C39166A" w14:textId="77777777" w:rsidR="00E615E4" w:rsidRPr="00B30A26" w:rsidRDefault="00E615E4" w:rsidP="00A9775C">
            <w:pPr>
              <w:rPr>
                <w:lang w:val="es-ES"/>
              </w:rPr>
            </w:pPr>
            <w:r w:rsidRPr="00B30A26">
              <w:rPr>
                <w:b/>
                <w:lang w:val="es-ES"/>
              </w:rPr>
              <w:t>Fuente</w:t>
            </w:r>
          </w:p>
        </w:tc>
      </w:tr>
      <w:tr w:rsidR="00E615E4" w:rsidRPr="00B30A26" w14:paraId="2D15E33B" w14:textId="77777777" w:rsidTr="00A9775C">
        <w:tc>
          <w:tcPr>
            <w:tcW w:w="7650" w:type="dxa"/>
            <w:vMerge/>
          </w:tcPr>
          <w:p w14:paraId="6D9FFB3D" w14:textId="77777777" w:rsidR="00E615E4" w:rsidRPr="00B30A26" w:rsidRDefault="00E615E4" w:rsidP="00A9775C">
            <w:pPr>
              <w:rPr>
                <w:lang w:val="es-ES"/>
              </w:rPr>
            </w:pPr>
          </w:p>
        </w:tc>
        <w:tc>
          <w:tcPr>
            <w:tcW w:w="1700" w:type="dxa"/>
          </w:tcPr>
          <w:p w14:paraId="2D7643DB" w14:textId="6ADE44AB" w:rsidR="00E615E4" w:rsidRPr="00B30A26" w:rsidRDefault="006358FA" w:rsidP="00A9775C">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27D7B90C" w14:textId="77777777" w:rsidR="002D1075" w:rsidRPr="00B30A26" w:rsidRDefault="002D1075" w:rsidP="00156B06">
      <w:pPr>
        <w:rPr>
          <w:lang w:val="es-ES"/>
        </w:rPr>
      </w:pPr>
    </w:p>
    <w:p w14:paraId="3106FD45" w14:textId="181DF901" w:rsidR="00802051" w:rsidRPr="00B30A26" w:rsidRDefault="00802051" w:rsidP="00342F10">
      <w:pPr>
        <w:pStyle w:val="Ttulo5"/>
        <w:rPr>
          <w:rFonts w:eastAsiaTheme="minorHAnsi"/>
          <w:lang w:val="es-ES"/>
        </w:rPr>
      </w:pPr>
      <w:bookmarkStart w:id="1717" w:name="_Toc518466293"/>
      <w:r w:rsidRPr="00B30A26">
        <w:rPr>
          <w:rFonts w:eastAsiaTheme="minorHAnsi"/>
          <w:lang w:val="es-ES"/>
        </w:rPr>
        <w:t>Escalabilidad</w:t>
      </w:r>
      <w:bookmarkEnd w:id="1717"/>
    </w:p>
    <w:p w14:paraId="08BDD219" w14:textId="77777777" w:rsidR="002D1075" w:rsidRPr="00B30A26" w:rsidRDefault="002D1075" w:rsidP="002D1075">
      <w:pPr>
        <w:rPr>
          <w:lang w:val="es-ES"/>
        </w:rPr>
      </w:pPr>
    </w:p>
    <w:tbl>
      <w:tblPr>
        <w:tblStyle w:val="Tablaconcuadrcula"/>
        <w:tblW w:w="0" w:type="auto"/>
        <w:tblLook w:val="04A0" w:firstRow="1" w:lastRow="0" w:firstColumn="1" w:lastColumn="0" w:noHBand="0" w:noVBand="1"/>
      </w:tblPr>
      <w:tblGrid>
        <w:gridCol w:w="7650"/>
        <w:gridCol w:w="1700"/>
      </w:tblGrid>
      <w:tr w:rsidR="002D1075" w:rsidRPr="00B30A26" w14:paraId="7FA4251F" w14:textId="77777777" w:rsidTr="003B784D">
        <w:tc>
          <w:tcPr>
            <w:tcW w:w="7650" w:type="dxa"/>
            <w:vMerge w:val="restart"/>
          </w:tcPr>
          <w:p w14:paraId="7531C998" w14:textId="2FC954C9" w:rsidR="002D1075" w:rsidRPr="00B30A26" w:rsidRDefault="002D1075" w:rsidP="007B0F0E">
            <w:pPr>
              <w:pStyle w:val="RNF"/>
              <w:rPr>
                <w:lang w:val="es-ES"/>
              </w:rPr>
            </w:pPr>
            <w:r w:rsidRPr="00B30A26">
              <w:rPr>
                <w:lang w:val="es-ES"/>
              </w:rPr>
              <w:t>Se espera contar con niveles de concurrencia superiores a l</w:t>
            </w:r>
            <w:r w:rsidR="007B0F0E">
              <w:rPr>
                <w:lang w:val="es-ES"/>
              </w:rPr>
              <w:t>a</w:t>
            </w:r>
            <w:r w:rsidRPr="00B30A26">
              <w:rPr>
                <w:lang w:val="es-ES"/>
              </w:rPr>
              <w:t xml:space="preserve">s </w:t>
            </w:r>
            <w:r w:rsidR="007B0F0E">
              <w:rPr>
                <w:lang w:val="es-ES"/>
              </w:rPr>
              <w:t xml:space="preserve">soluciones </w:t>
            </w:r>
            <w:r w:rsidRPr="00B30A26">
              <w:rPr>
                <w:lang w:val="es-ES"/>
              </w:rPr>
              <w:t xml:space="preserve">de </w:t>
            </w:r>
            <w:r w:rsidR="007B0F0E">
              <w:rPr>
                <w:lang w:val="es-ES"/>
              </w:rPr>
              <w:t>E</w:t>
            </w:r>
            <w:r w:rsidRPr="00B30A26">
              <w:rPr>
                <w:lang w:val="es-ES"/>
              </w:rPr>
              <w:t xml:space="preserve">xtreme que </w:t>
            </w:r>
            <w:r w:rsidR="007B0F0E">
              <w:rPr>
                <w:lang w:val="es-ES"/>
              </w:rPr>
              <w:t xml:space="preserve">son de aproximadamente </w:t>
            </w:r>
            <w:r w:rsidRPr="00B30A26">
              <w:rPr>
                <w:lang w:val="es-ES"/>
              </w:rPr>
              <w:t xml:space="preserve">4000 usuarios </w:t>
            </w:r>
            <w:r w:rsidR="006358FA" w:rsidRPr="00B30A26">
              <w:rPr>
                <w:lang w:val="es-ES"/>
              </w:rPr>
              <w:t>mensuales</w:t>
            </w:r>
          </w:p>
        </w:tc>
        <w:tc>
          <w:tcPr>
            <w:tcW w:w="1700" w:type="dxa"/>
          </w:tcPr>
          <w:p w14:paraId="120FB51F" w14:textId="77777777" w:rsidR="002D1075" w:rsidRPr="00B30A26" w:rsidRDefault="002D1075" w:rsidP="003B784D">
            <w:pPr>
              <w:rPr>
                <w:lang w:val="es-ES"/>
              </w:rPr>
            </w:pPr>
            <w:r w:rsidRPr="00B30A26">
              <w:rPr>
                <w:b/>
                <w:lang w:val="es-ES"/>
              </w:rPr>
              <w:t>Fuente</w:t>
            </w:r>
          </w:p>
        </w:tc>
      </w:tr>
      <w:tr w:rsidR="002D1075" w:rsidRPr="00B30A26" w14:paraId="1099C2DB" w14:textId="77777777" w:rsidTr="003B784D">
        <w:tc>
          <w:tcPr>
            <w:tcW w:w="7650" w:type="dxa"/>
            <w:vMerge/>
          </w:tcPr>
          <w:p w14:paraId="573125AC" w14:textId="77777777" w:rsidR="002D1075" w:rsidRPr="00B30A26" w:rsidRDefault="002D1075" w:rsidP="003B784D">
            <w:pPr>
              <w:rPr>
                <w:lang w:val="es-ES"/>
              </w:rPr>
            </w:pPr>
          </w:p>
        </w:tc>
        <w:tc>
          <w:tcPr>
            <w:tcW w:w="1700" w:type="dxa"/>
          </w:tcPr>
          <w:p w14:paraId="137F2ACD" w14:textId="59C67B82" w:rsidR="002D1075" w:rsidRPr="00B30A26" w:rsidRDefault="002D1075" w:rsidP="003B784D">
            <w:pPr>
              <w:rPr>
                <w:lang w:val="es-ES"/>
              </w:rPr>
            </w:pPr>
            <w:commentRangeStart w:id="1718"/>
            <w:r w:rsidRPr="00B30A26">
              <w:rPr>
                <w:lang w:val="es-ES"/>
              </w:rPr>
              <w:t>Acta 00</w:t>
            </w:r>
            <w:r w:rsidR="00CB528B">
              <w:rPr>
                <w:lang w:val="es-ES"/>
              </w:rPr>
              <w:t>7</w:t>
            </w:r>
            <w:commentRangeEnd w:id="1718"/>
            <w:r w:rsidR="007B0F0E">
              <w:rPr>
                <w:rStyle w:val="Refdecomentario"/>
              </w:rPr>
              <w:commentReference w:id="1718"/>
            </w:r>
            <w:r w:rsidRPr="00B30A26">
              <w:rPr>
                <w:lang w:val="es-ES"/>
              </w:rPr>
              <w:fldChar w:fldCharType="begin"/>
            </w:r>
            <w:r w:rsidRPr="00B30A26">
              <w:rPr>
                <w:lang w:val="es-ES"/>
              </w:rPr>
              <w:instrText xml:space="preserve"> XE "Acta 00</w:instrText>
            </w:r>
            <w:r w:rsidR="00CB528B">
              <w:rPr>
                <w:lang w:val="es-ES"/>
              </w:rPr>
              <w:instrText>7</w:instrText>
            </w:r>
            <w:r w:rsidRPr="00B30A26">
              <w:rPr>
                <w:lang w:val="es-ES"/>
              </w:rPr>
              <w:instrText xml:space="preserve">" </w:instrText>
            </w:r>
            <w:r w:rsidRPr="00B30A26">
              <w:rPr>
                <w:lang w:val="es-ES"/>
              </w:rPr>
              <w:fldChar w:fldCharType="end"/>
            </w:r>
          </w:p>
        </w:tc>
      </w:tr>
    </w:tbl>
    <w:p w14:paraId="75D510DD" w14:textId="77777777" w:rsidR="002D1075" w:rsidRPr="00B30A26" w:rsidRDefault="002D1075" w:rsidP="002D1075">
      <w:pPr>
        <w:rPr>
          <w:lang w:val="es-ES"/>
        </w:rPr>
      </w:pPr>
    </w:p>
    <w:p w14:paraId="09F4EF2A" w14:textId="77777777" w:rsidR="002D1075" w:rsidRPr="00B30A26" w:rsidRDefault="002D1075" w:rsidP="002D1075">
      <w:pPr>
        <w:rPr>
          <w:lang w:val="es-ES"/>
        </w:rPr>
      </w:pPr>
    </w:p>
    <w:tbl>
      <w:tblPr>
        <w:tblStyle w:val="Tablaconcuadrcula"/>
        <w:tblW w:w="0" w:type="auto"/>
        <w:tblLook w:val="04A0" w:firstRow="1" w:lastRow="0" w:firstColumn="1" w:lastColumn="0" w:noHBand="0" w:noVBand="1"/>
      </w:tblPr>
      <w:tblGrid>
        <w:gridCol w:w="7650"/>
        <w:gridCol w:w="1700"/>
      </w:tblGrid>
      <w:tr w:rsidR="002D1075" w:rsidRPr="00B30A26" w14:paraId="6CFD5DDD" w14:textId="77777777" w:rsidTr="003B784D">
        <w:tc>
          <w:tcPr>
            <w:tcW w:w="7650" w:type="dxa"/>
            <w:vMerge w:val="restart"/>
          </w:tcPr>
          <w:p w14:paraId="1487E1EC" w14:textId="3EC318BE" w:rsidR="002D1075" w:rsidRPr="00B30A26" w:rsidRDefault="006358FA" w:rsidP="006358FA">
            <w:pPr>
              <w:pStyle w:val="RNF"/>
              <w:rPr>
                <w:lang w:val="es-ES"/>
              </w:rPr>
            </w:pPr>
            <w:r w:rsidRPr="00B30A26">
              <w:rPr>
                <w:lang w:val="es-ES"/>
              </w:rPr>
              <w:t>Se debe manejar modelo elástico para la gestión de los recursos de cómputo y así poder atender las demandas de concurrencia, procesamiento y almacenamiento de la operación del sistema</w:t>
            </w:r>
          </w:p>
        </w:tc>
        <w:tc>
          <w:tcPr>
            <w:tcW w:w="1700" w:type="dxa"/>
          </w:tcPr>
          <w:p w14:paraId="3BF2CF09" w14:textId="77777777" w:rsidR="002D1075" w:rsidRPr="00B30A26" w:rsidRDefault="002D1075" w:rsidP="003B784D">
            <w:pPr>
              <w:rPr>
                <w:lang w:val="es-ES"/>
              </w:rPr>
            </w:pPr>
            <w:r w:rsidRPr="00B30A26">
              <w:rPr>
                <w:b/>
                <w:lang w:val="es-ES"/>
              </w:rPr>
              <w:t>Fuente</w:t>
            </w:r>
          </w:p>
        </w:tc>
      </w:tr>
      <w:tr w:rsidR="002D1075" w:rsidRPr="00B30A26" w14:paraId="7D2FA3D7" w14:textId="77777777" w:rsidTr="003B784D">
        <w:tc>
          <w:tcPr>
            <w:tcW w:w="7650" w:type="dxa"/>
            <w:vMerge/>
          </w:tcPr>
          <w:p w14:paraId="4F06E012" w14:textId="77777777" w:rsidR="002D1075" w:rsidRPr="00B30A26" w:rsidRDefault="002D1075" w:rsidP="003B784D">
            <w:pPr>
              <w:rPr>
                <w:lang w:val="es-ES"/>
              </w:rPr>
            </w:pPr>
          </w:p>
        </w:tc>
        <w:tc>
          <w:tcPr>
            <w:tcW w:w="1700" w:type="dxa"/>
          </w:tcPr>
          <w:p w14:paraId="55CEE4E2" w14:textId="476EB2E2" w:rsidR="002D1075" w:rsidRPr="00B30A26" w:rsidRDefault="006358FA" w:rsidP="003B784D">
            <w:pPr>
              <w:rPr>
                <w:lang w:val="es-ES"/>
              </w:rPr>
            </w:pPr>
            <w:r w:rsidRPr="00B30A26">
              <w:rPr>
                <w:lang w:val="es-ES"/>
              </w:rPr>
              <w:t>Acta 005</w:t>
            </w:r>
            <w:r w:rsidRPr="00B30A26">
              <w:rPr>
                <w:lang w:val="es-ES"/>
              </w:rPr>
              <w:fldChar w:fldCharType="begin"/>
            </w:r>
            <w:r w:rsidRPr="00B30A26">
              <w:rPr>
                <w:lang w:val="es-ES"/>
              </w:rPr>
              <w:instrText xml:space="preserve"> XE "Acta 005" </w:instrText>
            </w:r>
            <w:r w:rsidRPr="00B30A26">
              <w:rPr>
                <w:lang w:val="es-ES"/>
              </w:rPr>
              <w:fldChar w:fldCharType="end"/>
            </w:r>
          </w:p>
        </w:tc>
      </w:tr>
    </w:tbl>
    <w:p w14:paraId="27AD64F8" w14:textId="77777777" w:rsidR="002D1075" w:rsidRPr="00B30A26" w:rsidRDefault="002D1075" w:rsidP="002D1075">
      <w:pPr>
        <w:rPr>
          <w:lang w:val="es-ES"/>
        </w:rPr>
      </w:pPr>
    </w:p>
    <w:p w14:paraId="25920E55" w14:textId="77777777" w:rsidR="00F915D3" w:rsidRPr="00B30A26" w:rsidRDefault="00F915D3" w:rsidP="00F915D3">
      <w:pPr>
        <w:rPr>
          <w:lang w:val="es-ES"/>
        </w:rPr>
      </w:pPr>
    </w:p>
    <w:p w14:paraId="742F0958" w14:textId="3156BE27" w:rsidR="00802051" w:rsidRPr="00B30A26" w:rsidRDefault="00802051" w:rsidP="00342F10">
      <w:pPr>
        <w:pStyle w:val="Ttulo5"/>
        <w:rPr>
          <w:rFonts w:eastAsiaTheme="minorHAnsi"/>
          <w:lang w:val="es-ES"/>
        </w:rPr>
      </w:pPr>
      <w:bookmarkStart w:id="1719" w:name="_Toc518466294"/>
      <w:r w:rsidRPr="00B30A26">
        <w:rPr>
          <w:rFonts w:eastAsiaTheme="minorHAnsi"/>
          <w:lang w:val="es-ES"/>
        </w:rPr>
        <w:t>Extensibilidad</w:t>
      </w:r>
      <w:bookmarkEnd w:id="1719"/>
    </w:p>
    <w:p w14:paraId="5AEA3E59" w14:textId="77777777" w:rsidR="004B7025" w:rsidRPr="00B30A26" w:rsidRDefault="004B7025" w:rsidP="004B7025">
      <w:pPr>
        <w:rPr>
          <w:lang w:val="es-ES"/>
        </w:rPr>
      </w:pPr>
    </w:p>
    <w:tbl>
      <w:tblPr>
        <w:tblStyle w:val="Tablaconcuadrcula"/>
        <w:tblW w:w="0" w:type="auto"/>
        <w:tblLook w:val="04A0" w:firstRow="1" w:lastRow="0" w:firstColumn="1" w:lastColumn="0" w:noHBand="0" w:noVBand="1"/>
      </w:tblPr>
      <w:tblGrid>
        <w:gridCol w:w="7650"/>
        <w:gridCol w:w="1700"/>
      </w:tblGrid>
      <w:tr w:rsidR="004B7025" w:rsidRPr="00B30A26" w14:paraId="08A3207B" w14:textId="77777777" w:rsidTr="00BB7350">
        <w:tc>
          <w:tcPr>
            <w:tcW w:w="7650" w:type="dxa"/>
            <w:vMerge w:val="restart"/>
          </w:tcPr>
          <w:p w14:paraId="6766CB60" w14:textId="3CFEBD04" w:rsidR="004B7025" w:rsidRPr="00B30A26" w:rsidRDefault="004B7025" w:rsidP="00BB7350">
            <w:pPr>
              <w:pStyle w:val="RNF"/>
              <w:rPr>
                <w:lang w:val="es-ES"/>
              </w:rPr>
            </w:pPr>
            <w:r w:rsidRPr="00B30A26">
              <w:rPr>
                <w:lang w:val="es-ES"/>
              </w:rPr>
              <w:t>El sistema de video analítica debe ser extensible para poder operar con los sistemas de acceso instalados en los clientes</w:t>
            </w:r>
          </w:p>
        </w:tc>
        <w:tc>
          <w:tcPr>
            <w:tcW w:w="1700" w:type="dxa"/>
          </w:tcPr>
          <w:p w14:paraId="6D95030E" w14:textId="77777777" w:rsidR="004B7025" w:rsidRPr="00B30A26" w:rsidRDefault="004B7025" w:rsidP="00BB7350">
            <w:pPr>
              <w:rPr>
                <w:lang w:val="es-ES"/>
              </w:rPr>
            </w:pPr>
            <w:r w:rsidRPr="00B30A26">
              <w:rPr>
                <w:b/>
                <w:lang w:val="es-ES"/>
              </w:rPr>
              <w:t>Fuente</w:t>
            </w:r>
          </w:p>
        </w:tc>
      </w:tr>
      <w:tr w:rsidR="004B7025" w:rsidRPr="00B30A26" w14:paraId="0C2EE26A" w14:textId="77777777" w:rsidTr="00BB7350">
        <w:tc>
          <w:tcPr>
            <w:tcW w:w="7650" w:type="dxa"/>
            <w:vMerge/>
          </w:tcPr>
          <w:p w14:paraId="7521D3D7" w14:textId="77777777" w:rsidR="004B7025" w:rsidRPr="00B30A26" w:rsidRDefault="004B7025" w:rsidP="00BB7350">
            <w:pPr>
              <w:rPr>
                <w:lang w:val="es-ES"/>
              </w:rPr>
            </w:pPr>
          </w:p>
        </w:tc>
        <w:tc>
          <w:tcPr>
            <w:tcW w:w="1700" w:type="dxa"/>
          </w:tcPr>
          <w:p w14:paraId="2DC8D20C" w14:textId="053D29CA" w:rsidR="004B7025" w:rsidRPr="00B30A26" w:rsidRDefault="004B7025" w:rsidP="00BB7350">
            <w:pPr>
              <w:rPr>
                <w:lang w:val="es-ES"/>
              </w:rPr>
            </w:pPr>
            <w:r w:rsidRPr="00B30A26">
              <w:rPr>
                <w:lang w:val="es-ES"/>
              </w:rPr>
              <w:t>Acta 005</w:t>
            </w:r>
            <w:r w:rsidRPr="00B30A26">
              <w:rPr>
                <w:lang w:val="es-ES"/>
              </w:rPr>
              <w:fldChar w:fldCharType="begin"/>
            </w:r>
            <w:r w:rsidRPr="00B30A26">
              <w:rPr>
                <w:lang w:val="es-ES"/>
              </w:rPr>
              <w:instrText xml:space="preserve"> XE "Acta 005" </w:instrText>
            </w:r>
            <w:r w:rsidRPr="00B30A26">
              <w:rPr>
                <w:lang w:val="es-ES"/>
              </w:rPr>
              <w:fldChar w:fldCharType="end"/>
            </w:r>
          </w:p>
        </w:tc>
      </w:tr>
    </w:tbl>
    <w:p w14:paraId="74522A3B" w14:textId="77777777" w:rsidR="00F915D3" w:rsidRPr="00B30A26" w:rsidRDefault="00F915D3" w:rsidP="00F915D3">
      <w:pPr>
        <w:rPr>
          <w:lang w:val="es-ES"/>
        </w:rPr>
      </w:pPr>
    </w:p>
    <w:p w14:paraId="4B866789" w14:textId="08F706A4" w:rsidR="00802051" w:rsidRPr="00B30A26" w:rsidRDefault="00F915D3" w:rsidP="00342F10">
      <w:pPr>
        <w:pStyle w:val="Ttulo5"/>
        <w:rPr>
          <w:lang w:val="es-ES"/>
        </w:rPr>
      </w:pPr>
      <w:bookmarkStart w:id="1720" w:name="_Toc518466295"/>
      <w:r w:rsidRPr="00B30A26">
        <w:rPr>
          <w:lang w:val="es-ES"/>
        </w:rPr>
        <w:t>Usabilidad</w:t>
      </w:r>
      <w:bookmarkEnd w:id="1720"/>
    </w:p>
    <w:p w14:paraId="51077EF8" w14:textId="77777777" w:rsidR="008D1EB5" w:rsidRPr="00B30A26" w:rsidRDefault="008D1EB5" w:rsidP="008D1EB5">
      <w:pPr>
        <w:rPr>
          <w:lang w:val="es-ES"/>
        </w:rPr>
      </w:pPr>
    </w:p>
    <w:tbl>
      <w:tblPr>
        <w:tblStyle w:val="Tablaconcuadrcula"/>
        <w:tblW w:w="0" w:type="auto"/>
        <w:tblLook w:val="04A0" w:firstRow="1" w:lastRow="0" w:firstColumn="1" w:lastColumn="0" w:noHBand="0" w:noVBand="1"/>
      </w:tblPr>
      <w:tblGrid>
        <w:gridCol w:w="7650"/>
        <w:gridCol w:w="1700"/>
      </w:tblGrid>
      <w:tr w:rsidR="008D1EB5" w:rsidRPr="00B30A26" w14:paraId="39A3DCC5" w14:textId="77777777" w:rsidTr="00BB7350">
        <w:tc>
          <w:tcPr>
            <w:tcW w:w="7650" w:type="dxa"/>
            <w:vMerge w:val="restart"/>
          </w:tcPr>
          <w:p w14:paraId="279ED8D8" w14:textId="56529A8D" w:rsidR="008D1EB5" w:rsidRPr="00B30A26" w:rsidRDefault="004F5501" w:rsidP="004F5501">
            <w:pPr>
              <w:pStyle w:val="RNF"/>
              <w:rPr>
                <w:lang w:val="es-ES"/>
              </w:rPr>
            </w:pPr>
            <w:r w:rsidRPr="00B30A26">
              <w:rPr>
                <w:lang w:val="es-ES"/>
              </w:rPr>
              <w:t>La plataforma debe estar orientada en ambiente web y móvil</w:t>
            </w:r>
          </w:p>
        </w:tc>
        <w:tc>
          <w:tcPr>
            <w:tcW w:w="1700" w:type="dxa"/>
          </w:tcPr>
          <w:p w14:paraId="13F1ADC3" w14:textId="77777777" w:rsidR="008D1EB5" w:rsidRPr="00B30A26" w:rsidRDefault="008D1EB5" w:rsidP="00BB7350">
            <w:pPr>
              <w:rPr>
                <w:lang w:val="es-ES"/>
              </w:rPr>
            </w:pPr>
            <w:r w:rsidRPr="00B30A26">
              <w:rPr>
                <w:b/>
                <w:lang w:val="es-ES"/>
              </w:rPr>
              <w:t>Fuente</w:t>
            </w:r>
          </w:p>
        </w:tc>
      </w:tr>
      <w:tr w:rsidR="008D1EB5" w:rsidRPr="00B30A26" w14:paraId="5E986DA6" w14:textId="77777777" w:rsidTr="00BB7350">
        <w:tc>
          <w:tcPr>
            <w:tcW w:w="7650" w:type="dxa"/>
            <w:vMerge/>
          </w:tcPr>
          <w:p w14:paraId="5E593D9E" w14:textId="77777777" w:rsidR="008D1EB5" w:rsidRPr="00B30A26" w:rsidRDefault="008D1EB5" w:rsidP="00BB7350">
            <w:pPr>
              <w:rPr>
                <w:lang w:val="es-ES"/>
              </w:rPr>
            </w:pPr>
          </w:p>
        </w:tc>
        <w:tc>
          <w:tcPr>
            <w:tcW w:w="1700" w:type="dxa"/>
          </w:tcPr>
          <w:p w14:paraId="209DBE40" w14:textId="269C07A2" w:rsidR="008D1EB5" w:rsidRPr="00B30A26" w:rsidRDefault="004F5501" w:rsidP="00BB7350">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18B34F53" w14:textId="77777777" w:rsidR="008D1EB5" w:rsidRPr="00B30A26" w:rsidRDefault="008D1EB5" w:rsidP="008D1EB5">
      <w:pPr>
        <w:rPr>
          <w:lang w:val="es-ES"/>
        </w:rPr>
      </w:pPr>
    </w:p>
    <w:tbl>
      <w:tblPr>
        <w:tblStyle w:val="Tablaconcuadrcula"/>
        <w:tblW w:w="0" w:type="auto"/>
        <w:tblLook w:val="04A0" w:firstRow="1" w:lastRow="0" w:firstColumn="1" w:lastColumn="0" w:noHBand="0" w:noVBand="1"/>
      </w:tblPr>
      <w:tblGrid>
        <w:gridCol w:w="7650"/>
        <w:gridCol w:w="1700"/>
      </w:tblGrid>
      <w:tr w:rsidR="00825743" w:rsidRPr="00B30A26" w14:paraId="66991B66" w14:textId="77777777" w:rsidTr="009E3D68">
        <w:tc>
          <w:tcPr>
            <w:tcW w:w="7650" w:type="dxa"/>
            <w:vMerge w:val="restart"/>
          </w:tcPr>
          <w:p w14:paraId="4BF4626A" w14:textId="12976941" w:rsidR="00825743" w:rsidRPr="00B30A26" w:rsidRDefault="00825743" w:rsidP="005E3DA8">
            <w:pPr>
              <w:pStyle w:val="RNF"/>
              <w:rPr>
                <w:lang w:val="es-ES"/>
              </w:rPr>
            </w:pPr>
            <w:r w:rsidRPr="00B30A26">
              <w:rPr>
                <w:lang w:val="es-ES"/>
              </w:rPr>
              <w:t xml:space="preserve">El sistema debe operar como una </w:t>
            </w:r>
            <w:r w:rsidR="00317F15" w:rsidRPr="00B30A26">
              <w:rPr>
                <w:lang w:val="es-ES"/>
              </w:rPr>
              <w:t>solución</w:t>
            </w:r>
            <w:r w:rsidRPr="00B30A26">
              <w:rPr>
                <w:lang w:val="es-ES"/>
              </w:rPr>
              <w:t xml:space="preserve"> en la nube con servicios "todo incluido", permitirá́ también a </w:t>
            </w:r>
            <w:r w:rsidR="005E3DA8">
              <w:rPr>
                <w:lang w:val="es-ES"/>
              </w:rPr>
              <w:t>los clientes</w:t>
            </w:r>
            <w:r w:rsidRPr="00B30A26">
              <w:rPr>
                <w:lang w:val="es-ES"/>
              </w:rPr>
              <w:t xml:space="preserve"> seleccionar qué componentes de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Pr="00B30A26">
              <w:rPr>
                <w:lang w:val="es-ES"/>
              </w:rPr>
              <w:t xml:space="preserve"> quieren seleccionar.</w:t>
            </w:r>
          </w:p>
        </w:tc>
        <w:tc>
          <w:tcPr>
            <w:tcW w:w="1700" w:type="dxa"/>
          </w:tcPr>
          <w:p w14:paraId="79705C7D" w14:textId="77777777" w:rsidR="00825743" w:rsidRPr="00B30A26" w:rsidRDefault="00825743" w:rsidP="009E3D68">
            <w:pPr>
              <w:rPr>
                <w:lang w:val="es-ES"/>
              </w:rPr>
            </w:pPr>
            <w:r w:rsidRPr="00B30A26">
              <w:rPr>
                <w:b/>
                <w:lang w:val="es-ES"/>
              </w:rPr>
              <w:t>Fuente</w:t>
            </w:r>
          </w:p>
        </w:tc>
      </w:tr>
      <w:tr w:rsidR="00825743" w:rsidRPr="00B30A26" w14:paraId="66ED989D" w14:textId="77777777" w:rsidTr="009E3D68">
        <w:tc>
          <w:tcPr>
            <w:tcW w:w="7650" w:type="dxa"/>
            <w:vMerge/>
          </w:tcPr>
          <w:p w14:paraId="1ABCF8CA" w14:textId="77777777" w:rsidR="00825743" w:rsidRPr="00B30A26" w:rsidRDefault="00825743" w:rsidP="009E3D68">
            <w:pPr>
              <w:rPr>
                <w:lang w:val="es-ES"/>
              </w:rPr>
            </w:pPr>
          </w:p>
        </w:tc>
        <w:tc>
          <w:tcPr>
            <w:tcW w:w="1700" w:type="dxa"/>
          </w:tcPr>
          <w:p w14:paraId="5EA123F7" w14:textId="56A22804" w:rsidR="00825743" w:rsidRPr="00B30A26" w:rsidRDefault="00317F15" w:rsidP="009E3D68">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3486D289" w14:textId="77777777" w:rsidR="00F915D3" w:rsidRPr="00B30A26" w:rsidRDefault="00F915D3" w:rsidP="00F915D3">
      <w:pPr>
        <w:rPr>
          <w:lang w:val="es-ES"/>
        </w:rPr>
      </w:pPr>
    </w:p>
    <w:p w14:paraId="79D06D0C" w14:textId="77777777" w:rsidR="00825743" w:rsidRPr="00B30A26" w:rsidRDefault="00825743" w:rsidP="00F915D3">
      <w:pPr>
        <w:rPr>
          <w:lang w:val="es-ES"/>
        </w:rPr>
      </w:pPr>
    </w:p>
    <w:p w14:paraId="67D0DD42" w14:textId="1FA44E27" w:rsidR="004B7025" w:rsidRPr="00B30A26" w:rsidRDefault="00802051" w:rsidP="00F915D3">
      <w:pPr>
        <w:pStyle w:val="Ttulo5"/>
        <w:rPr>
          <w:rFonts w:eastAsiaTheme="minorHAnsi"/>
          <w:lang w:val="es-ES"/>
        </w:rPr>
      </w:pPr>
      <w:bookmarkStart w:id="1721" w:name="_Toc518466296"/>
      <w:commentRangeStart w:id="1722"/>
      <w:r w:rsidRPr="00B30A26">
        <w:rPr>
          <w:rFonts w:eastAsiaTheme="minorHAnsi"/>
          <w:lang w:val="es-ES"/>
        </w:rPr>
        <w:t>Seguridad</w:t>
      </w:r>
      <w:commentRangeEnd w:id="1722"/>
      <w:r w:rsidR="00591C55">
        <w:rPr>
          <w:rStyle w:val="Refdecomentario"/>
          <w:rFonts w:ascii="Helvetica" w:eastAsiaTheme="minorHAnsi" w:hAnsi="Helvetica" w:cs="Times New Roman"/>
          <w:color w:val="auto"/>
        </w:rPr>
        <w:commentReference w:id="1722"/>
      </w:r>
      <w:bookmarkEnd w:id="1721"/>
    </w:p>
    <w:p w14:paraId="31F6EAB6" w14:textId="77777777" w:rsidR="008D1EB5" w:rsidRPr="00B30A26" w:rsidRDefault="008D1EB5" w:rsidP="008D1EB5">
      <w:pPr>
        <w:rPr>
          <w:lang w:val="es-ES"/>
        </w:rPr>
      </w:pPr>
    </w:p>
    <w:tbl>
      <w:tblPr>
        <w:tblStyle w:val="Tablaconcuadrcula"/>
        <w:tblW w:w="0" w:type="auto"/>
        <w:tblLayout w:type="fixed"/>
        <w:tblLook w:val="04A0" w:firstRow="1" w:lastRow="0" w:firstColumn="1" w:lastColumn="0" w:noHBand="0" w:noVBand="1"/>
        <w:tblPrChange w:id="1723" w:author="felipe campo" w:date="2017-03-14T10:57:00Z">
          <w:tblPr>
            <w:tblStyle w:val="Tablaconcuadrcula"/>
            <w:tblW w:w="0" w:type="auto"/>
            <w:tblLook w:val="04A0" w:firstRow="1" w:lastRow="0" w:firstColumn="1" w:lastColumn="0" w:noHBand="0" w:noVBand="1"/>
          </w:tblPr>
        </w:tblPrChange>
      </w:tblPr>
      <w:tblGrid>
        <w:gridCol w:w="7650"/>
        <w:gridCol w:w="1700"/>
        <w:tblGridChange w:id="1724">
          <w:tblGrid>
            <w:gridCol w:w="7792"/>
            <w:gridCol w:w="1558"/>
          </w:tblGrid>
        </w:tblGridChange>
      </w:tblGrid>
      <w:tr w:rsidR="00920F65" w:rsidRPr="00B30A26" w14:paraId="0E442B17" w14:textId="77777777" w:rsidTr="00920F65">
        <w:tc>
          <w:tcPr>
            <w:tcW w:w="7650" w:type="dxa"/>
            <w:vMerge w:val="restart"/>
            <w:tcPrChange w:id="1725" w:author="felipe campo" w:date="2017-03-14T10:57:00Z">
              <w:tcPr>
                <w:tcW w:w="7792" w:type="dxa"/>
                <w:vMerge w:val="restart"/>
              </w:tcPr>
            </w:tcPrChange>
          </w:tcPr>
          <w:p w14:paraId="68970D80" w14:textId="77687BB1" w:rsidR="008D1EB5" w:rsidRPr="00B30A26" w:rsidRDefault="00591C55" w:rsidP="006358FA">
            <w:pPr>
              <w:pStyle w:val="RNF"/>
              <w:rPr>
                <w:lang w:val="es-ES"/>
              </w:rPr>
            </w:pPr>
            <w:r w:rsidRPr="00B30A26">
              <w:rPr>
                <w:lang w:val="es-ES"/>
              </w:rPr>
              <w:lastRenderedPageBreak/>
              <w:t>Los usuarios deben</w:t>
            </w:r>
            <w:r w:rsidR="006358FA" w:rsidRPr="00B30A26">
              <w:rPr>
                <w:lang w:val="es-ES"/>
              </w:rPr>
              <w:t xml:space="preserve"> manejar de forma unificada entre las plataformas </w:t>
            </w:r>
          </w:p>
        </w:tc>
        <w:tc>
          <w:tcPr>
            <w:tcW w:w="1700" w:type="dxa"/>
            <w:tcPrChange w:id="1726" w:author="felipe campo" w:date="2017-03-14T10:57:00Z">
              <w:tcPr>
                <w:tcW w:w="1558" w:type="dxa"/>
              </w:tcPr>
            </w:tcPrChange>
          </w:tcPr>
          <w:p w14:paraId="05EDC8FC" w14:textId="77777777" w:rsidR="008D1EB5" w:rsidRPr="00B30A26" w:rsidRDefault="008D1EB5" w:rsidP="00BB7350">
            <w:pPr>
              <w:rPr>
                <w:lang w:val="es-ES"/>
              </w:rPr>
            </w:pPr>
            <w:r w:rsidRPr="00B30A26">
              <w:rPr>
                <w:b/>
                <w:lang w:val="es-ES"/>
              </w:rPr>
              <w:t>Fuente</w:t>
            </w:r>
          </w:p>
        </w:tc>
      </w:tr>
      <w:tr w:rsidR="00920F65" w:rsidRPr="00B30A26" w14:paraId="42AEF75D" w14:textId="77777777" w:rsidTr="00920F65">
        <w:tc>
          <w:tcPr>
            <w:tcW w:w="7650" w:type="dxa"/>
            <w:vMerge/>
            <w:tcPrChange w:id="1727" w:author="felipe campo" w:date="2017-03-14T10:57:00Z">
              <w:tcPr>
                <w:tcW w:w="7792" w:type="dxa"/>
                <w:vMerge/>
              </w:tcPr>
            </w:tcPrChange>
          </w:tcPr>
          <w:p w14:paraId="6835C607" w14:textId="77777777" w:rsidR="008D1EB5" w:rsidRPr="00B30A26" w:rsidRDefault="008D1EB5" w:rsidP="00BB7350">
            <w:pPr>
              <w:rPr>
                <w:lang w:val="es-ES"/>
              </w:rPr>
            </w:pPr>
          </w:p>
        </w:tc>
        <w:tc>
          <w:tcPr>
            <w:tcW w:w="1700" w:type="dxa"/>
            <w:tcPrChange w:id="1728" w:author="felipe campo" w:date="2017-03-14T10:57:00Z">
              <w:tcPr>
                <w:tcW w:w="1558" w:type="dxa"/>
              </w:tcPr>
            </w:tcPrChange>
          </w:tcPr>
          <w:p w14:paraId="71FAEEFB" w14:textId="50CC5AB1" w:rsidR="008D1EB5" w:rsidRPr="00B30A26" w:rsidRDefault="006358FA" w:rsidP="00682DF3">
            <w:pPr>
              <w:rPr>
                <w:lang w:val="es-ES"/>
              </w:rPr>
            </w:pPr>
            <w:r w:rsidRPr="00B30A26">
              <w:rPr>
                <w:lang w:val="es-ES"/>
              </w:rPr>
              <w:t xml:space="preserve">Acta </w:t>
            </w:r>
            <w:r w:rsidR="00682DF3" w:rsidRPr="00B30A26">
              <w:rPr>
                <w:lang w:val="es-ES"/>
              </w:rPr>
              <w:t>0</w:t>
            </w:r>
            <w:r w:rsidR="00682DF3">
              <w:rPr>
                <w:lang w:val="es-ES"/>
              </w:rPr>
              <w:t>13</w:t>
            </w:r>
            <w:r w:rsidRPr="00B30A26">
              <w:rPr>
                <w:lang w:val="es-ES"/>
              </w:rPr>
              <w:fldChar w:fldCharType="begin"/>
            </w:r>
            <w:r w:rsidRPr="00B30A26">
              <w:rPr>
                <w:lang w:val="es-ES"/>
              </w:rPr>
              <w:instrText xml:space="preserve"> XE "Acta 0</w:instrText>
            </w:r>
            <w:r w:rsidR="00682DF3">
              <w:rPr>
                <w:lang w:val="es-ES"/>
              </w:rPr>
              <w:instrText>13</w:instrText>
            </w:r>
            <w:r w:rsidRPr="00B30A26">
              <w:rPr>
                <w:lang w:val="es-ES"/>
              </w:rPr>
              <w:instrText xml:space="preserve">" </w:instrText>
            </w:r>
            <w:r w:rsidRPr="00B30A26">
              <w:rPr>
                <w:lang w:val="es-ES"/>
              </w:rPr>
              <w:fldChar w:fldCharType="end"/>
            </w:r>
          </w:p>
        </w:tc>
      </w:tr>
    </w:tbl>
    <w:p w14:paraId="2E101A75" w14:textId="77777777" w:rsidR="00DD08AE" w:rsidRPr="00DD08AE" w:rsidRDefault="00DD08AE" w:rsidP="00DD08AE">
      <w:pPr>
        <w:rPr>
          <w:lang w:val="es-ES"/>
        </w:rPr>
      </w:pPr>
    </w:p>
    <w:p w14:paraId="14A14A73" w14:textId="1976C9BA" w:rsidR="00802051" w:rsidRPr="00B30A26" w:rsidRDefault="00802051" w:rsidP="00342F10">
      <w:pPr>
        <w:pStyle w:val="Ttulo5"/>
        <w:rPr>
          <w:rFonts w:eastAsiaTheme="minorHAnsi"/>
          <w:lang w:val="es-ES"/>
        </w:rPr>
      </w:pPr>
      <w:bookmarkStart w:id="1729" w:name="_Toc518466297"/>
      <w:r w:rsidRPr="00B30A26">
        <w:rPr>
          <w:rFonts w:eastAsiaTheme="minorHAnsi"/>
          <w:lang w:val="es-ES"/>
        </w:rPr>
        <w:t>Precio</w:t>
      </w:r>
      <w:bookmarkEnd w:id="1729"/>
    </w:p>
    <w:p w14:paraId="57CC7BF6" w14:textId="77777777" w:rsidR="004B7025" w:rsidRPr="00B30A26" w:rsidRDefault="004B7025" w:rsidP="004B7025">
      <w:pPr>
        <w:rPr>
          <w:lang w:val="es-ES"/>
        </w:rPr>
      </w:pPr>
    </w:p>
    <w:tbl>
      <w:tblPr>
        <w:tblStyle w:val="Tablaconcuadrcula"/>
        <w:tblW w:w="0" w:type="auto"/>
        <w:tblLook w:val="04A0" w:firstRow="1" w:lastRow="0" w:firstColumn="1" w:lastColumn="0" w:noHBand="0" w:noVBand="1"/>
      </w:tblPr>
      <w:tblGrid>
        <w:gridCol w:w="7650"/>
        <w:gridCol w:w="1700"/>
      </w:tblGrid>
      <w:tr w:rsidR="004B7025" w:rsidRPr="00B30A26" w14:paraId="6426747C" w14:textId="77777777" w:rsidTr="00BB7350">
        <w:tc>
          <w:tcPr>
            <w:tcW w:w="7650" w:type="dxa"/>
            <w:vMerge w:val="restart"/>
          </w:tcPr>
          <w:p w14:paraId="5ABC6169" w14:textId="26C97A3A" w:rsidR="004B7025" w:rsidRPr="00B30A26" w:rsidRDefault="004B7025" w:rsidP="00BB7350">
            <w:pPr>
              <w:pStyle w:val="RNF"/>
              <w:rPr>
                <w:lang w:val="es-ES"/>
              </w:rPr>
            </w:pPr>
            <w:r w:rsidRPr="00B30A26">
              <w:rPr>
                <w:lang w:val="es-ES"/>
              </w:rPr>
              <w:t>En Cargo Planner</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Cargo Planner</w:instrText>
            </w:r>
            <w:r w:rsidR="004F6A81" w:rsidRPr="00B30A26">
              <w:rPr>
                <w:lang w:val="es-ES"/>
              </w:rPr>
              <w:instrText xml:space="preserve">" </w:instrText>
            </w:r>
            <w:r w:rsidR="004F6A81" w:rsidRPr="00B30A26">
              <w:rPr>
                <w:lang w:val="es-ES"/>
              </w:rPr>
              <w:fldChar w:fldCharType="end"/>
            </w:r>
            <w:r w:rsidRPr="00B30A26">
              <w:rPr>
                <w:lang w:val="es-ES"/>
              </w:rPr>
              <w:t xml:space="preserve"> Se le cobra al conductor y a la empresa por el costo del servicio, es decir, el pago es por consumo y no por afiliación. No se realizan cobros al generador de transporte</w:t>
            </w:r>
          </w:p>
        </w:tc>
        <w:tc>
          <w:tcPr>
            <w:tcW w:w="1700" w:type="dxa"/>
          </w:tcPr>
          <w:p w14:paraId="07F1D935" w14:textId="77777777" w:rsidR="004B7025" w:rsidRPr="00B30A26" w:rsidRDefault="004B7025" w:rsidP="00BB7350">
            <w:pPr>
              <w:rPr>
                <w:lang w:val="es-ES"/>
              </w:rPr>
            </w:pPr>
            <w:r w:rsidRPr="00B30A26">
              <w:rPr>
                <w:b/>
                <w:lang w:val="es-ES"/>
              </w:rPr>
              <w:t>Fuente</w:t>
            </w:r>
          </w:p>
        </w:tc>
      </w:tr>
      <w:tr w:rsidR="004B7025" w:rsidRPr="00B30A26" w14:paraId="0C4AC610" w14:textId="77777777" w:rsidTr="00BB7350">
        <w:tc>
          <w:tcPr>
            <w:tcW w:w="7650" w:type="dxa"/>
            <w:vMerge/>
          </w:tcPr>
          <w:p w14:paraId="324F95A9" w14:textId="77777777" w:rsidR="004B7025" w:rsidRPr="00B30A26" w:rsidRDefault="004B7025" w:rsidP="00BB7350">
            <w:pPr>
              <w:rPr>
                <w:lang w:val="es-ES"/>
              </w:rPr>
            </w:pPr>
          </w:p>
        </w:tc>
        <w:tc>
          <w:tcPr>
            <w:tcW w:w="1700" w:type="dxa"/>
          </w:tcPr>
          <w:p w14:paraId="322D3B5A" w14:textId="2B8ECA13" w:rsidR="004B7025" w:rsidRPr="00B30A26" w:rsidRDefault="004B7025" w:rsidP="00BB7350">
            <w:pPr>
              <w:rPr>
                <w:lang w:val="es-ES"/>
              </w:rPr>
            </w:pPr>
            <w:r w:rsidRPr="00B30A26">
              <w:rPr>
                <w:lang w:val="es-ES"/>
              </w:rPr>
              <w:t>Acta 004</w:t>
            </w:r>
            <w:r w:rsidRPr="00B30A26">
              <w:rPr>
                <w:lang w:val="es-ES"/>
              </w:rPr>
              <w:fldChar w:fldCharType="begin"/>
            </w:r>
            <w:r w:rsidRPr="00B30A26">
              <w:rPr>
                <w:lang w:val="es-ES"/>
              </w:rPr>
              <w:instrText xml:space="preserve"> XE "Acta 004" </w:instrText>
            </w:r>
            <w:r w:rsidRPr="00B30A26">
              <w:rPr>
                <w:lang w:val="es-ES"/>
              </w:rPr>
              <w:fldChar w:fldCharType="end"/>
            </w:r>
          </w:p>
        </w:tc>
      </w:tr>
    </w:tbl>
    <w:p w14:paraId="2B9D098A" w14:textId="77777777" w:rsidR="004B7025" w:rsidRPr="00B30A26" w:rsidRDefault="004B7025" w:rsidP="004B7025">
      <w:pPr>
        <w:rPr>
          <w:lang w:val="es-ES"/>
        </w:rPr>
      </w:pPr>
    </w:p>
    <w:tbl>
      <w:tblPr>
        <w:tblStyle w:val="Tablaconcuadrcula"/>
        <w:tblW w:w="0" w:type="auto"/>
        <w:tblLook w:val="04A0" w:firstRow="1" w:lastRow="0" w:firstColumn="1" w:lastColumn="0" w:noHBand="0" w:noVBand="1"/>
      </w:tblPr>
      <w:tblGrid>
        <w:gridCol w:w="7650"/>
        <w:gridCol w:w="1700"/>
      </w:tblGrid>
      <w:tr w:rsidR="00825743" w:rsidRPr="00B30A26" w14:paraId="18409337" w14:textId="77777777" w:rsidTr="009E3D68">
        <w:tc>
          <w:tcPr>
            <w:tcW w:w="7650" w:type="dxa"/>
            <w:vMerge w:val="restart"/>
          </w:tcPr>
          <w:p w14:paraId="03D99ED2" w14:textId="77B71BD1" w:rsidR="00825743" w:rsidRPr="00B30A26" w:rsidRDefault="00825743" w:rsidP="009E3D68">
            <w:pPr>
              <w:pStyle w:val="RNF"/>
              <w:rPr>
                <w:lang w:val="es-ES"/>
              </w:rPr>
            </w:pPr>
            <w:r w:rsidRPr="00B30A26">
              <w:rPr>
                <w:lang w:val="es-ES"/>
              </w:rPr>
              <w:t>La venta de servicios estará determinada por el uso de la plataforma, mediante un valor mensual de uso y un valor porcentual de servicios de mediación de oferta y demanda.</w:t>
            </w:r>
          </w:p>
        </w:tc>
        <w:tc>
          <w:tcPr>
            <w:tcW w:w="1700" w:type="dxa"/>
          </w:tcPr>
          <w:p w14:paraId="4EAE8567" w14:textId="77777777" w:rsidR="00825743" w:rsidRPr="00B30A26" w:rsidRDefault="00825743" w:rsidP="009E3D68">
            <w:pPr>
              <w:rPr>
                <w:lang w:val="es-ES"/>
              </w:rPr>
            </w:pPr>
            <w:r w:rsidRPr="00B30A26">
              <w:rPr>
                <w:b/>
                <w:lang w:val="es-ES"/>
              </w:rPr>
              <w:t>Fuente</w:t>
            </w:r>
          </w:p>
        </w:tc>
      </w:tr>
      <w:tr w:rsidR="00825743" w:rsidRPr="00B30A26" w14:paraId="4E545BD4" w14:textId="77777777" w:rsidTr="009E3D68">
        <w:tc>
          <w:tcPr>
            <w:tcW w:w="7650" w:type="dxa"/>
            <w:vMerge/>
          </w:tcPr>
          <w:p w14:paraId="005C73CF" w14:textId="77777777" w:rsidR="00825743" w:rsidRPr="00B30A26" w:rsidRDefault="00825743" w:rsidP="009E3D68">
            <w:pPr>
              <w:rPr>
                <w:lang w:val="es-ES"/>
              </w:rPr>
            </w:pPr>
          </w:p>
        </w:tc>
        <w:tc>
          <w:tcPr>
            <w:tcW w:w="1700" w:type="dxa"/>
          </w:tcPr>
          <w:p w14:paraId="75D382F8" w14:textId="464DC1EE" w:rsidR="00825743" w:rsidRPr="00B30A26" w:rsidRDefault="00317F15" w:rsidP="009E3D68">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651841CE" w14:textId="77777777" w:rsidR="00F915D3" w:rsidRDefault="00F915D3" w:rsidP="00F915D3">
      <w:pPr>
        <w:rPr>
          <w:lang w:val="es-ES"/>
        </w:rPr>
      </w:pPr>
    </w:p>
    <w:p w14:paraId="7AEE67A9" w14:textId="77777777" w:rsidR="00DD08AE" w:rsidRPr="00B30A26" w:rsidRDefault="00DD08AE" w:rsidP="00F915D3">
      <w:pPr>
        <w:rPr>
          <w:lang w:val="es-ES"/>
        </w:rPr>
      </w:pPr>
    </w:p>
    <w:p w14:paraId="1CD0E565" w14:textId="0C1C1AFF" w:rsidR="00802051" w:rsidRPr="00B30A26" w:rsidRDefault="00D06B51" w:rsidP="00342F10">
      <w:pPr>
        <w:pStyle w:val="Ttulo5"/>
        <w:rPr>
          <w:rFonts w:eastAsiaTheme="minorHAnsi"/>
          <w:lang w:val="es-ES"/>
        </w:rPr>
      </w:pPr>
      <w:bookmarkStart w:id="1730" w:name="_Toc518466298"/>
      <w:r w:rsidRPr="00B30A26">
        <w:rPr>
          <w:rFonts w:eastAsiaTheme="minorHAnsi"/>
          <w:lang w:val="es-ES"/>
        </w:rPr>
        <w:t>Respaldo de la Información</w:t>
      </w:r>
      <w:bookmarkEnd w:id="1730"/>
    </w:p>
    <w:p w14:paraId="730C72EA" w14:textId="77777777" w:rsidR="002D1075" w:rsidRPr="00B30A26" w:rsidRDefault="002D1075" w:rsidP="002D1075">
      <w:pPr>
        <w:rPr>
          <w:lang w:val="es-ES"/>
        </w:rPr>
      </w:pPr>
    </w:p>
    <w:tbl>
      <w:tblPr>
        <w:tblStyle w:val="Tablaconcuadrcula"/>
        <w:tblW w:w="0" w:type="auto"/>
        <w:tblLook w:val="04A0" w:firstRow="1" w:lastRow="0" w:firstColumn="1" w:lastColumn="0" w:noHBand="0" w:noVBand="1"/>
      </w:tblPr>
      <w:tblGrid>
        <w:gridCol w:w="7650"/>
        <w:gridCol w:w="1700"/>
      </w:tblGrid>
      <w:tr w:rsidR="002D1075" w:rsidRPr="00B30A26" w14:paraId="2EB7759A" w14:textId="77777777" w:rsidTr="003B784D">
        <w:tc>
          <w:tcPr>
            <w:tcW w:w="7650" w:type="dxa"/>
            <w:vMerge w:val="restart"/>
          </w:tcPr>
          <w:p w14:paraId="3FA16448" w14:textId="6150DB4E" w:rsidR="002D1075" w:rsidRPr="00B30A26" w:rsidRDefault="006358FA" w:rsidP="003B784D">
            <w:pPr>
              <w:pStyle w:val="RNF"/>
              <w:rPr>
                <w:lang w:val="es-ES"/>
              </w:rPr>
            </w:pPr>
            <w:r w:rsidRPr="00B30A26">
              <w:rPr>
                <w:lang w:val="es-ES"/>
              </w:rPr>
              <w:t>Las copias de seguridad deben realzarse de forma consistente entre las bases de datos utilizadas en el sistema</w:t>
            </w:r>
          </w:p>
        </w:tc>
        <w:tc>
          <w:tcPr>
            <w:tcW w:w="1700" w:type="dxa"/>
          </w:tcPr>
          <w:p w14:paraId="2D90FFF0" w14:textId="77777777" w:rsidR="002D1075" w:rsidRPr="00B30A26" w:rsidRDefault="002D1075" w:rsidP="003B784D">
            <w:pPr>
              <w:rPr>
                <w:lang w:val="es-ES"/>
              </w:rPr>
            </w:pPr>
            <w:r w:rsidRPr="00B30A26">
              <w:rPr>
                <w:b/>
                <w:lang w:val="es-ES"/>
              </w:rPr>
              <w:t>Fuente</w:t>
            </w:r>
          </w:p>
        </w:tc>
      </w:tr>
      <w:tr w:rsidR="002D1075" w:rsidRPr="00B30A26" w14:paraId="4D6F8BFF" w14:textId="77777777" w:rsidTr="003B784D">
        <w:tc>
          <w:tcPr>
            <w:tcW w:w="7650" w:type="dxa"/>
            <w:vMerge/>
          </w:tcPr>
          <w:p w14:paraId="4F275F80" w14:textId="77777777" w:rsidR="002D1075" w:rsidRPr="00B30A26" w:rsidRDefault="002D1075" w:rsidP="003B784D">
            <w:pPr>
              <w:rPr>
                <w:lang w:val="es-ES"/>
              </w:rPr>
            </w:pPr>
          </w:p>
        </w:tc>
        <w:tc>
          <w:tcPr>
            <w:tcW w:w="1700" w:type="dxa"/>
          </w:tcPr>
          <w:p w14:paraId="34878113" w14:textId="1B648E51" w:rsidR="002D1075" w:rsidRPr="00B30A26" w:rsidRDefault="006358FA" w:rsidP="003B784D">
            <w:pPr>
              <w:rPr>
                <w:lang w:val="es-ES"/>
              </w:rPr>
            </w:pPr>
            <w:r w:rsidRPr="00B30A26">
              <w:rPr>
                <w:lang w:val="es-ES"/>
              </w:rPr>
              <w:t>Acta 005</w:t>
            </w:r>
            <w:r w:rsidRPr="00B30A26">
              <w:rPr>
                <w:lang w:val="es-ES"/>
              </w:rPr>
              <w:fldChar w:fldCharType="begin"/>
            </w:r>
            <w:r w:rsidRPr="00B30A26">
              <w:rPr>
                <w:lang w:val="es-ES"/>
              </w:rPr>
              <w:instrText xml:space="preserve"> XE "Acta 005" </w:instrText>
            </w:r>
            <w:r w:rsidRPr="00B30A26">
              <w:rPr>
                <w:lang w:val="es-ES"/>
              </w:rPr>
              <w:fldChar w:fldCharType="end"/>
            </w:r>
          </w:p>
        </w:tc>
      </w:tr>
    </w:tbl>
    <w:p w14:paraId="6BEEC30D" w14:textId="77777777" w:rsidR="00F915D3" w:rsidRPr="00B30A26" w:rsidRDefault="00F915D3" w:rsidP="00F915D3">
      <w:pPr>
        <w:rPr>
          <w:lang w:val="es-ES"/>
        </w:rPr>
      </w:pPr>
    </w:p>
    <w:p w14:paraId="02A9E057" w14:textId="1BB3DD6E" w:rsidR="00802051" w:rsidRPr="00B30A26" w:rsidRDefault="00802051" w:rsidP="00342F10">
      <w:pPr>
        <w:pStyle w:val="Ttulo5"/>
        <w:rPr>
          <w:rFonts w:eastAsiaTheme="minorHAnsi"/>
          <w:lang w:val="es-ES"/>
        </w:rPr>
      </w:pPr>
      <w:bookmarkStart w:id="1731" w:name="_Toc518466299"/>
      <w:r w:rsidRPr="00B30A26">
        <w:rPr>
          <w:rFonts w:eastAsiaTheme="minorHAnsi"/>
          <w:lang w:val="es-ES"/>
        </w:rPr>
        <w:t>Integridad de datos</w:t>
      </w:r>
      <w:bookmarkEnd w:id="1731"/>
    </w:p>
    <w:p w14:paraId="2C45C4B3" w14:textId="77777777" w:rsidR="008D1EB5" w:rsidRPr="00B30A26" w:rsidRDefault="008D1EB5" w:rsidP="008D1EB5">
      <w:pPr>
        <w:rPr>
          <w:lang w:val="es-ES"/>
        </w:rPr>
      </w:pPr>
    </w:p>
    <w:tbl>
      <w:tblPr>
        <w:tblStyle w:val="Tablaconcuadrcula"/>
        <w:tblW w:w="0" w:type="auto"/>
        <w:tblLook w:val="04A0" w:firstRow="1" w:lastRow="0" w:firstColumn="1" w:lastColumn="0" w:noHBand="0" w:noVBand="1"/>
      </w:tblPr>
      <w:tblGrid>
        <w:gridCol w:w="7650"/>
        <w:gridCol w:w="1700"/>
      </w:tblGrid>
      <w:tr w:rsidR="008D1EB5" w:rsidRPr="00B30A26" w14:paraId="06149E5F" w14:textId="77777777" w:rsidTr="00BB7350">
        <w:tc>
          <w:tcPr>
            <w:tcW w:w="7650" w:type="dxa"/>
            <w:vMerge w:val="restart"/>
          </w:tcPr>
          <w:p w14:paraId="0B97C346" w14:textId="4E962F69" w:rsidR="008D1EB5" w:rsidRPr="00B30A26" w:rsidRDefault="006358FA" w:rsidP="006358FA">
            <w:pPr>
              <w:pStyle w:val="RNF"/>
              <w:rPr>
                <w:lang w:val="es-ES"/>
              </w:rPr>
            </w:pPr>
            <w:r w:rsidRPr="00B30A26">
              <w:rPr>
                <w:lang w:val="es-ES"/>
              </w:rPr>
              <w:t>Las transacciones sobre los elementos de información comunes entre los sistemas de información deben propagarse o manejarse de forma integrada</w:t>
            </w:r>
          </w:p>
        </w:tc>
        <w:tc>
          <w:tcPr>
            <w:tcW w:w="1700" w:type="dxa"/>
          </w:tcPr>
          <w:p w14:paraId="582B0967" w14:textId="77777777" w:rsidR="008D1EB5" w:rsidRPr="00B30A26" w:rsidRDefault="008D1EB5" w:rsidP="00BB7350">
            <w:pPr>
              <w:rPr>
                <w:lang w:val="es-ES"/>
              </w:rPr>
            </w:pPr>
            <w:r w:rsidRPr="00B30A26">
              <w:rPr>
                <w:b/>
                <w:lang w:val="es-ES"/>
              </w:rPr>
              <w:t>Fuente</w:t>
            </w:r>
          </w:p>
        </w:tc>
      </w:tr>
      <w:tr w:rsidR="008D1EB5" w:rsidRPr="00B30A26" w14:paraId="2134EE7C" w14:textId="77777777" w:rsidTr="00BB7350">
        <w:tc>
          <w:tcPr>
            <w:tcW w:w="7650" w:type="dxa"/>
            <w:vMerge/>
          </w:tcPr>
          <w:p w14:paraId="600C4FD7" w14:textId="77777777" w:rsidR="008D1EB5" w:rsidRPr="00B30A26" w:rsidRDefault="008D1EB5" w:rsidP="00BB7350">
            <w:pPr>
              <w:rPr>
                <w:lang w:val="es-ES"/>
              </w:rPr>
            </w:pPr>
          </w:p>
        </w:tc>
        <w:tc>
          <w:tcPr>
            <w:tcW w:w="1700" w:type="dxa"/>
          </w:tcPr>
          <w:p w14:paraId="535FE730" w14:textId="079A195E" w:rsidR="008D1EB5" w:rsidRPr="00B30A26" w:rsidRDefault="006358FA" w:rsidP="00BB7350">
            <w:pPr>
              <w:rPr>
                <w:lang w:val="es-ES"/>
              </w:rPr>
            </w:pPr>
            <w:r w:rsidRPr="00B30A26">
              <w:rPr>
                <w:lang w:val="es-ES"/>
              </w:rPr>
              <w:t>Acta 005</w:t>
            </w:r>
            <w:r w:rsidRPr="00B30A26">
              <w:rPr>
                <w:lang w:val="es-ES"/>
              </w:rPr>
              <w:fldChar w:fldCharType="begin"/>
            </w:r>
            <w:r w:rsidRPr="00B30A26">
              <w:rPr>
                <w:lang w:val="es-ES"/>
              </w:rPr>
              <w:instrText xml:space="preserve"> XE "Acta 005" </w:instrText>
            </w:r>
            <w:r w:rsidRPr="00B30A26">
              <w:rPr>
                <w:lang w:val="es-ES"/>
              </w:rPr>
              <w:fldChar w:fldCharType="end"/>
            </w:r>
          </w:p>
        </w:tc>
      </w:tr>
    </w:tbl>
    <w:p w14:paraId="402023BD" w14:textId="77777777" w:rsidR="00F915D3" w:rsidRPr="00B30A26" w:rsidRDefault="00F915D3" w:rsidP="00F915D3">
      <w:pPr>
        <w:rPr>
          <w:lang w:val="es-ES"/>
        </w:rPr>
      </w:pPr>
    </w:p>
    <w:p w14:paraId="4A102E2A" w14:textId="07BBA20C" w:rsidR="00802051" w:rsidRPr="00B30A26" w:rsidRDefault="00802051" w:rsidP="00342F10">
      <w:pPr>
        <w:pStyle w:val="Ttulo4"/>
        <w:rPr>
          <w:rFonts w:eastAsiaTheme="minorHAnsi"/>
          <w:lang w:val="es-ES"/>
        </w:rPr>
      </w:pPr>
      <w:bookmarkStart w:id="1732" w:name="_Toc518466300"/>
      <w:r w:rsidRPr="00B30A26">
        <w:rPr>
          <w:rFonts w:eastAsiaTheme="minorHAnsi"/>
          <w:lang w:val="es-ES"/>
        </w:rPr>
        <w:t>Atributos de Externos</w:t>
      </w:r>
      <w:bookmarkEnd w:id="1732"/>
      <w:r w:rsidR="003237E6" w:rsidRPr="00B30A26">
        <w:rPr>
          <w:rFonts w:eastAsiaTheme="minorHAnsi"/>
          <w:lang w:val="es-ES"/>
        </w:rPr>
        <w:t xml:space="preserve"> </w:t>
      </w:r>
    </w:p>
    <w:p w14:paraId="69C7E2D1" w14:textId="77777777" w:rsidR="00802051" w:rsidRPr="00B30A26" w:rsidRDefault="00802051" w:rsidP="00342F10">
      <w:pPr>
        <w:pStyle w:val="Ttulo5"/>
        <w:rPr>
          <w:rFonts w:eastAsiaTheme="minorHAnsi"/>
          <w:lang w:val="es-ES"/>
        </w:rPr>
      </w:pPr>
      <w:bookmarkStart w:id="1733" w:name="_Toc518466301"/>
      <w:r w:rsidRPr="00B30A26">
        <w:rPr>
          <w:rFonts w:eastAsiaTheme="minorHAnsi"/>
          <w:lang w:val="es-ES"/>
        </w:rPr>
        <w:t>Interoperabilidad</w:t>
      </w:r>
      <w:bookmarkEnd w:id="1733"/>
    </w:p>
    <w:p w14:paraId="344AE47B" w14:textId="77777777" w:rsidR="004B7025" w:rsidRPr="00B30A26" w:rsidRDefault="004B7025" w:rsidP="004B7025">
      <w:pPr>
        <w:rPr>
          <w:lang w:val="es-ES"/>
        </w:rPr>
      </w:pPr>
    </w:p>
    <w:tbl>
      <w:tblPr>
        <w:tblStyle w:val="Tablaconcuadrcula"/>
        <w:tblW w:w="0" w:type="auto"/>
        <w:tblLook w:val="04A0" w:firstRow="1" w:lastRow="0" w:firstColumn="1" w:lastColumn="0" w:noHBand="0" w:noVBand="1"/>
      </w:tblPr>
      <w:tblGrid>
        <w:gridCol w:w="7650"/>
        <w:gridCol w:w="1700"/>
      </w:tblGrid>
      <w:tr w:rsidR="004B7025" w:rsidRPr="00B30A26" w14:paraId="4FB44676" w14:textId="77777777" w:rsidTr="00BB7350">
        <w:tc>
          <w:tcPr>
            <w:tcW w:w="7650" w:type="dxa"/>
            <w:vMerge w:val="restart"/>
          </w:tcPr>
          <w:p w14:paraId="382C231E" w14:textId="2EE553FF" w:rsidR="004B7025" w:rsidRPr="00B30A26" w:rsidRDefault="004B7025" w:rsidP="00BB7350">
            <w:pPr>
              <w:pStyle w:val="RNF"/>
              <w:rPr>
                <w:lang w:val="es-ES"/>
              </w:rPr>
            </w:pPr>
            <w:r w:rsidRPr="00B30A26">
              <w:rPr>
                <w:lang w:val="es-ES"/>
              </w:rPr>
              <w:t>El sistema MESH</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MESH</w:instrText>
            </w:r>
            <w:r w:rsidR="004F6A81" w:rsidRPr="00B30A26">
              <w:rPr>
                <w:lang w:val="es-ES"/>
              </w:rPr>
              <w:instrText xml:space="preserve">" </w:instrText>
            </w:r>
            <w:r w:rsidR="004F6A81" w:rsidRPr="00B30A26">
              <w:rPr>
                <w:lang w:val="es-ES"/>
              </w:rPr>
              <w:fldChar w:fldCharType="end"/>
            </w:r>
            <w:r w:rsidRPr="00B30A26">
              <w:rPr>
                <w:lang w:val="es-ES"/>
              </w:rPr>
              <w:t xml:space="preserve"> debe ser interoperable con sistemas SAP y ELIPSE</w:t>
            </w:r>
          </w:p>
        </w:tc>
        <w:tc>
          <w:tcPr>
            <w:tcW w:w="1700" w:type="dxa"/>
          </w:tcPr>
          <w:p w14:paraId="104C06F9" w14:textId="77777777" w:rsidR="004B7025" w:rsidRPr="00B30A26" w:rsidRDefault="004B7025" w:rsidP="00BB7350">
            <w:pPr>
              <w:rPr>
                <w:lang w:val="es-ES"/>
              </w:rPr>
            </w:pPr>
            <w:r w:rsidRPr="00B30A26">
              <w:rPr>
                <w:b/>
                <w:lang w:val="es-ES"/>
              </w:rPr>
              <w:t>Fuente</w:t>
            </w:r>
          </w:p>
        </w:tc>
      </w:tr>
      <w:tr w:rsidR="004B7025" w:rsidRPr="00B30A26" w14:paraId="0F5FC4D4" w14:textId="77777777" w:rsidTr="00BB7350">
        <w:tc>
          <w:tcPr>
            <w:tcW w:w="7650" w:type="dxa"/>
            <w:vMerge/>
          </w:tcPr>
          <w:p w14:paraId="52000C0F" w14:textId="77777777" w:rsidR="004B7025" w:rsidRPr="00B30A26" w:rsidRDefault="004B7025" w:rsidP="00BB7350">
            <w:pPr>
              <w:rPr>
                <w:lang w:val="es-ES"/>
              </w:rPr>
            </w:pPr>
          </w:p>
        </w:tc>
        <w:tc>
          <w:tcPr>
            <w:tcW w:w="1700" w:type="dxa"/>
          </w:tcPr>
          <w:p w14:paraId="66DB8A91" w14:textId="400EE9CB" w:rsidR="004B7025" w:rsidRPr="00B30A26" w:rsidRDefault="004B7025" w:rsidP="00BB7350">
            <w:pPr>
              <w:rPr>
                <w:lang w:val="es-ES"/>
              </w:rPr>
            </w:pPr>
            <w:r w:rsidRPr="00B30A26">
              <w:rPr>
                <w:lang w:val="es-ES"/>
              </w:rPr>
              <w:t>Acta 005</w:t>
            </w:r>
            <w:r w:rsidRPr="00B30A26">
              <w:rPr>
                <w:lang w:val="es-ES"/>
              </w:rPr>
              <w:fldChar w:fldCharType="begin"/>
            </w:r>
            <w:r w:rsidRPr="00B30A26">
              <w:rPr>
                <w:lang w:val="es-ES"/>
              </w:rPr>
              <w:instrText xml:space="preserve"> XE "Acta 005" </w:instrText>
            </w:r>
            <w:r w:rsidRPr="00B30A26">
              <w:rPr>
                <w:lang w:val="es-ES"/>
              </w:rPr>
              <w:fldChar w:fldCharType="end"/>
            </w:r>
          </w:p>
        </w:tc>
      </w:tr>
    </w:tbl>
    <w:p w14:paraId="680EBEEC" w14:textId="77777777" w:rsidR="004B7025" w:rsidRPr="00B30A26" w:rsidRDefault="004B7025" w:rsidP="004B7025">
      <w:pPr>
        <w:rPr>
          <w:lang w:val="es-ES"/>
        </w:rPr>
      </w:pPr>
    </w:p>
    <w:p w14:paraId="18BF4FA2" w14:textId="77777777" w:rsidR="004B7025" w:rsidRPr="00B30A26" w:rsidRDefault="004B7025" w:rsidP="004B7025">
      <w:pPr>
        <w:rPr>
          <w:lang w:val="es-ES"/>
        </w:rPr>
      </w:pPr>
    </w:p>
    <w:tbl>
      <w:tblPr>
        <w:tblStyle w:val="Tablaconcuadrcula"/>
        <w:tblW w:w="0" w:type="auto"/>
        <w:tblLook w:val="04A0" w:firstRow="1" w:lastRow="0" w:firstColumn="1" w:lastColumn="0" w:noHBand="0" w:noVBand="1"/>
      </w:tblPr>
      <w:tblGrid>
        <w:gridCol w:w="7650"/>
        <w:gridCol w:w="1700"/>
      </w:tblGrid>
      <w:tr w:rsidR="004B7025" w:rsidRPr="00B30A26" w14:paraId="7904C87C" w14:textId="77777777" w:rsidTr="00BB7350">
        <w:tc>
          <w:tcPr>
            <w:tcW w:w="7650" w:type="dxa"/>
            <w:vMerge w:val="restart"/>
          </w:tcPr>
          <w:p w14:paraId="7E5EC2E7" w14:textId="5954A698" w:rsidR="004B7025" w:rsidRPr="00B30A26" w:rsidRDefault="004B7025" w:rsidP="00BB7350">
            <w:pPr>
              <w:pStyle w:val="RNF"/>
              <w:rPr>
                <w:lang w:val="es-ES"/>
              </w:rPr>
            </w:pPr>
            <w:r w:rsidRPr="00B30A26">
              <w:rPr>
                <w:lang w:val="es-ES"/>
              </w:rPr>
              <w:t>El sistema de Video analítica debe ser compatible con el sistema SAI</w:t>
            </w:r>
          </w:p>
        </w:tc>
        <w:tc>
          <w:tcPr>
            <w:tcW w:w="1700" w:type="dxa"/>
          </w:tcPr>
          <w:p w14:paraId="14681BF2" w14:textId="77777777" w:rsidR="004B7025" w:rsidRPr="00B30A26" w:rsidRDefault="004B7025" w:rsidP="00BB7350">
            <w:pPr>
              <w:rPr>
                <w:lang w:val="es-ES"/>
              </w:rPr>
            </w:pPr>
            <w:r w:rsidRPr="00B30A26">
              <w:rPr>
                <w:b/>
                <w:lang w:val="es-ES"/>
              </w:rPr>
              <w:t>Fuente</w:t>
            </w:r>
          </w:p>
        </w:tc>
      </w:tr>
      <w:tr w:rsidR="004B7025" w:rsidRPr="00B30A26" w14:paraId="7F0DC0F8" w14:textId="77777777" w:rsidTr="004B7025">
        <w:trPr>
          <w:trHeight w:val="283"/>
        </w:trPr>
        <w:tc>
          <w:tcPr>
            <w:tcW w:w="7650" w:type="dxa"/>
            <w:vMerge/>
          </w:tcPr>
          <w:p w14:paraId="478C3861" w14:textId="77777777" w:rsidR="004B7025" w:rsidRPr="00B30A26" w:rsidRDefault="004B7025" w:rsidP="00BB7350">
            <w:pPr>
              <w:rPr>
                <w:lang w:val="es-ES"/>
              </w:rPr>
            </w:pPr>
          </w:p>
        </w:tc>
        <w:tc>
          <w:tcPr>
            <w:tcW w:w="1700" w:type="dxa"/>
          </w:tcPr>
          <w:p w14:paraId="695BBA7A" w14:textId="7DD544F2" w:rsidR="004B7025" w:rsidRPr="00B30A26" w:rsidRDefault="004B7025" w:rsidP="00BB7350">
            <w:pPr>
              <w:rPr>
                <w:lang w:val="es-ES"/>
              </w:rPr>
            </w:pPr>
            <w:r w:rsidRPr="00B30A26">
              <w:rPr>
                <w:lang w:val="es-ES"/>
              </w:rPr>
              <w:t>Acta 005</w:t>
            </w:r>
            <w:r w:rsidRPr="00B30A26">
              <w:rPr>
                <w:lang w:val="es-ES"/>
              </w:rPr>
              <w:fldChar w:fldCharType="begin"/>
            </w:r>
            <w:r w:rsidRPr="00B30A26">
              <w:rPr>
                <w:lang w:val="es-ES"/>
              </w:rPr>
              <w:instrText xml:space="preserve"> XE "Acta 005" </w:instrText>
            </w:r>
            <w:r w:rsidRPr="00B30A26">
              <w:rPr>
                <w:lang w:val="es-ES"/>
              </w:rPr>
              <w:fldChar w:fldCharType="end"/>
            </w:r>
          </w:p>
        </w:tc>
      </w:tr>
    </w:tbl>
    <w:p w14:paraId="76796423" w14:textId="77777777" w:rsidR="008E4B7C" w:rsidRPr="00B30A26" w:rsidRDefault="008E4B7C" w:rsidP="008E4B7C">
      <w:pPr>
        <w:rPr>
          <w:lang w:val="es-ES"/>
        </w:rPr>
      </w:pPr>
    </w:p>
    <w:tbl>
      <w:tblPr>
        <w:tblStyle w:val="Tablaconcuadrcula"/>
        <w:tblW w:w="0" w:type="auto"/>
        <w:tblLook w:val="04A0" w:firstRow="1" w:lastRow="0" w:firstColumn="1" w:lastColumn="0" w:noHBand="0" w:noVBand="1"/>
      </w:tblPr>
      <w:tblGrid>
        <w:gridCol w:w="7650"/>
        <w:gridCol w:w="1700"/>
      </w:tblGrid>
      <w:tr w:rsidR="008E4B7C" w:rsidRPr="00B30A26" w14:paraId="41E3686E" w14:textId="77777777" w:rsidTr="003B784D">
        <w:tc>
          <w:tcPr>
            <w:tcW w:w="7650" w:type="dxa"/>
            <w:vMerge w:val="restart"/>
          </w:tcPr>
          <w:p w14:paraId="2A039AF0" w14:textId="7BE76CF9" w:rsidR="008E4B7C" w:rsidRPr="00B30A26" w:rsidRDefault="007B0F0E" w:rsidP="00112E3E">
            <w:pPr>
              <w:pStyle w:val="RNF"/>
              <w:rPr>
                <w:lang w:val="es-ES"/>
              </w:rPr>
            </w:pPr>
            <w:r w:rsidRPr="00B30A26">
              <w:rPr>
                <w:lang w:val="es-ES"/>
              </w:rPr>
              <w:t>Las plataformas</w:t>
            </w:r>
            <w:r w:rsidR="008E4B7C" w:rsidRPr="00B30A26">
              <w:rPr>
                <w:lang w:val="es-ES"/>
              </w:rPr>
              <w:t xml:space="preserve"> deben ser integradas, complementadas y </w:t>
            </w:r>
            <w:commentRangeStart w:id="1734"/>
            <w:r w:rsidR="00112E3E">
              <w:rPr>
                <w:lang w:val="es-ES"/>
              </w:rPr>
              <w:t>tomando como referencia</w:t>
            </w:r>
            <w:r w:rsidR="008E4B7C" w:rsidRPr="00B30A26">
              <w:rPr>
                <w:lang w:val="es-ES"/>
              </w:rPr>
              <w:t xml:space="preserve"> los TMS</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lang w:val="es-ES"/>
              </w:rPr>
              <w:fldChar w:fldCharType="end"/>
            </w:r>
            <w:r w:rsidR="008E4B7C" w:rsidRPr="00B30A26">
              <w:rPr>
                <w:lang w:val="es-ES"/>
              </w:rPr>
              <w:t xml:space="preserve"> modernos</w:t>
            </w:r>
            <w:commentRangeEnd w:id="1734"/>
            <w:r w:rsidR="00591C55">
              <w:rPr>
                <w:rStyle w:val="Refdecomentario"/>
                <w:rFonts w:eastAsiaTheme="minorHAnsi" w:cs="Times New Roman"/>
                <w:iCs w:val="0"/>
                <w:color w:val="auto"/>
              </w:rPr>
              <w:commentReference w:id="1734"/>
            </w:r>
          </w:p>
        </w:tc>
        <w:tc>
          <w:tcPr>
            <w:tcW w:w="1700" w:type="dxa"/>
          </w:tcPr>
          <w:p w14:paraId="675BA55A" w14:textId="77777777" w:rsidR="008E4B7C" w:rsidRPr="00B30A26" w:rsidRDefault="008E4B7C" w:rsidP="003B784D">
            <w:pPr>
              <w:rPr>
                <w:lang w:val="es-ES"/>
              </w:rPr>
            </w:pPr>
            <w:r w:rsidRPr="00B30A26">
              <w:rPr>
                <w:b/>
                <w:lang w:val="es-ES"/>
              </w:rPr>
              <w:t>Fuente</w:t>
            </w:r>
          </w:p>
        </w:tc>
      </w:tr>
      <w:tr w:rsidR="008E4B7C" w:rsidRPr="00B30A26" w14:paraId="3949324B" w14:textId="77777777" w:rsidTr="003B784D">
        <w:tc>
          <w:tcPr>
            <w:tcW w:w="7650" w:type="dxa"/>
            <w:vMerge/>
          </w:tcPr>
          <w:p w14:paraId="4C2A0BAB" w14:textId="77777777" w:rsidR="008E4B7C" w:rsidRPr="00B30A26" w:rsidRDefault="008E4B7C" w:rsidP="003B784D">
            <w:pPr>
              <w:rPr>
                <w:lang w:val="es-ES"/>
              </w:rPr>
            </w:pPr>
          </w:p>
        </w:tc>
        <w:tc>
          <w:tcPr>
            <w:tcW w:w="1700" w:type="dxa"/>
          </w:tcPr>
          <w:p w14:paraId="040E7272" w14:textId="1C34EA29" w:rsidR="008E4B7C" w:rsidRPr="00B30A26" w:rsidRDefault="008E4B7C" w:rsidP="003B784D">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3304E9A1" w14:textId="77777777" w:rsidR="003B784D" w:rsidRPr="00B30A26" w:rsidRDefault="003B784D" w:rsidP="003B784D">
      <w:pPr>
        <w:rPr>
          <w:lang w:val="es-ES"/>
        </w:rPr>
      </w:pPr>
    </w:p>
    <w:tbl>
      <w:tblPr>
        <w:tblStyle w:val="Tablaconcuadrcula"/>
        <w:tblW w:w="0" w:type="auto"/>
        <w:tblLook w:val="04A0" w:firstRow="1" w:lastRow="0" w:firstColumn="1" w:lastColumn="0" w:noHBand="0" w:noVBand="1"/>
      </w:tblPr>
      <w:tblGrid>
        <w:gridCol w:w="7650"/>
        <w:gridCol w:w="1700"/>
      </w:tblGrid>
      <w:tr w:rsidR="003B784D" w:rsidRPr="00B30A26" w14:paraId="78DD8DF1" w14:textId="77777777" w:rsidTr="003B784D">
        <w:tc>
          <w:tcPr>
            <w:tcW w:w="7650" w:type="dxa"/>
            <w:vMerge w:val="restart"/>
          </w:tcPr>
          <w:p w14:paraId="5E83918A" w14:textId="7167D1CB" w:rsidR="003B784D" w:rsidRPr="00B30A26" w:rsidRDefault="003B784D" w:rsidP="00F2147D">
            <w:pPr>
              <w:pStyle w:val="RNF"/>
              <w:rPr>
                <w:lang w:val="es-ES"/>
              </w:rPr>
            </w:pPr>
            <w:r w:rsidRPr="00B30A26">
              <w:rPr>
                <w:lang w:val="es-ES"/>
              </w:rPr>
              <w:t>El Sistema</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lang w:val="es-ES"/>
              </w:rPr>
              <w:fldChar w:fldCharType="end"/>
            </w:r>
            <w:r w:rsidRPr="00B30A26">
              <w:rPr>
                <w:lang w:val="es-ES"/>
              </w:rPr>
              <w:t xml:space="preserve"> debe ser compatible con plataformas de mapas web</w:t>
            </w:r>
            <w:r w:rsidR="00F2147D">
              <w:rPr>
                <w:lang w:val="es-ES"/>
              </w:rPr>
              <w:t xml:space="preserve"> del </w:t>
            </w:r>
          </w:p>
        </w:tc>
        <w:tc>
          <w:tcPr>
            <w:tcW w:w="1700" w:type="dxa"/>
          </w:tcPr>
          <w:p w14:paraId="787342FB" w14:textId="77777777" w:rsidR="003B784D" w:rsidRPr="00B30A26" w:rsidRDefault="003B784D" w:rsidP="003B784D">
            <w:pPr>
              <w:rPr>
                <w:lang w:val="es-ES"/>
              </w:rPr>
            </w:pPr>
            <w:r w:rsidRPr="00B30A26">
              <w:rPr>
                <w:b/>
                <w:lang w:val="es-ES"/>
              </w:rPr>
              <w:t>Fuente</w:t>
            </w:r>
          </w:p>
        </w:tc>
      </w:tr>
      <w:tr w:rsidR="003B784D" w:rsidRPr="00B30A26" w14:paraId="0A1958C0" w14:textId="77777777" w:rsidTr="003B784D">
        <w:tc>
          <w:tcPr>
            <w:tcW w:w="7650" w:type="dxa"/>
            <w:vMerge/>
          </w:tcPr>
          <w:p w14:paraId="669B5301" w14:textId="77777777" w:rsidR="003B784D" w:rsidRPr="00B30A26" w:rsidRDefault="003B784D" w:rsidP="003B784D">
            <w:pPr>
              <w:rPr>
                <w:lang w:val="es-ES"/>
              </w:rPr>
            </w:pPr>
          </w:p>
        </w:tc>
        <w:tc>
          <w:tcPr>
            <w:tcW w:w="1700" w:type="dxa"/>
          </w:tcPr>
          <w:p w14:paraId="6FCC4253" w14:textId="1BE41E23" w:rsidR="003B784D" w:rsidRPr="00B30A26" w:rsidRDefault="006358FA" w:rsidP="003B784D">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096E7520" w14:textId="77777777" w:rsidR="003B784D" w:rsidRPr="00B30A26" w:rsidRDefault="003B784D" w:rsidP="003B784D">
      <w:pPr>
        <w:rPr>
          <w:lang w:val="es-ES"/>
        </w:rPr>
      </w:pPr>
    </w:p>
    <w:p w14:paraId="481B2789" w14:textId="77777777" w:rsidR="008E4B7C" w:rsidRPr="00B30A26" w:rsidRDefault="008E4B7C" w:rsidP="008E4B7C">
      <w:pPr>
        <w:rPr>
          <w:lang w:val="es-ES"/>
        </w:rPr>
      </w:pPr>
    </w:p>
    <w:p w14:paraId="46EF1B8A" w14:textId="2F6828D1" w:rsidR="00802051" w:rsidRPr="00B30A26" w:rsidRDefault="00802051" w:rsidP="00342F10">
      <w:pPr>
        <w:pStyle w:val="Ttulo5"/>
        <w:rPr>
          <w:rFonts w:eastAsiaTheme="minorHAnsi"/>
          <w:lang w:val="es-ES"/>
        </w:rPr>
      </w:pPr>
      <w:bookmarkStart w:id="1735" w:name="_Toc518466302"/>
      <w:r w:rsidRPr="00B30A26">
        <w:rPr>
          <w:rFonts w:eastAsiaTheme="minorHAnsi"/>
          <w:lang w:val="es-ES"/>
        </w:rPr>
        <w:t>Confidencialidad</w:t>
      </w:r>
      <w:bookmarkEnd w:id="1735"/>
    </w:p>
    <w:tbl>
      <w:tblPr>
        <w:tblStyle w:val="Tablaconcuadrcula"/>
        <w:tblW w:w="0" w:type="auto"/>
        <w:tblLook w:val="04A0" w:firstRow="1" w:lastRow="0" w:firstColumn="1" w:lastColumn="0" w:noHBand="0" w:noVBand="1"/>
      </w:tblPr>
      <w:tblGrid>
        <w:gridCol w:w="7650"/>
        <w:gridCol w:w="1700"/>
      </w:tblGrid>
      <w:tr w:rsidR="006358FA" w:rsidRPr="00B30A26" w14:paraId="13BF9DC0" w14:textId="77777777" w:rsidTr="009E3D68">
        <w:tc>
          <w:tcPr>
            <w:tcW w:w="7650" w:type="dxa"/>
            <w:vMerge w:val="restart"/>
          </w:tcPr>
          <w:p w14:paraId="3605EC6A" w14:textId="56863ADD" w:rsidR="006358FA" w:rsidRPr="00B30A26" w:rsidRDefault="006358FA" w:rsidP="009E3D68">
            <w:pPr>
              <w:pStyle w:val="RNF"/>
              <w:rPr>
                <w:lang w:val="es-ES"/>
              </w:rPr>
            </w:pPr>
            <w:r w:rsidRPr="00B30A26">
              <w:rPr>
                <w:lang w:val="es-ES"/>
              </w:rPr>
              <w:t>Se deben manejar perfiles para el acceso a información privilegiada en el sistema</w:t>
            </w:r>
          </w:p>
        </w:tc>
        <w:tc>
          <w:tcPr>
            <w:tcW w:w="1700" w:type="dxa"/>
          </w:tcPr>
          <w:p w14:paraId="1C4B671E" w14:textId="77777777" w:rsidR="006358FA" w:rsidRPr="00B30A26" w:rsidRDefault="006358FA" w:rsidP="009E3D68">
            <w:pPr>
              <w:rPr>
                <w:lang w:val="es-ES"/>
              </w:rPr>
            </w:pPr>
            <w:r w:rsidRPr="00B30A26">
              <w:rPr>
                <w:b/>
                <w:lang w:val="es-ES"/>
              </w:rPr>
              <w:t>Fuente</w:t>
            </w:r>
          </w:p>
        </w:tc>
      </w:tr>
      <w:tr w:rsidR="006358FA" w:rsidRPr="00B30A26" w14:paraId="327BDF7D" w14:textId="77777777" w:rsidTr="009E3D68">
        <w:tc>
          <w:tcPr>
            <w:tcW w:w="7650" w:type="dxa"/>
            <w:vMerge/>
          </w:tcPr>
          <w:p w14:paraId="39139CE7" w14:textId="77777777" w:rsidR="006358FA" w:rsidRPr="00B30A26" w:rsidRDefault="006358FA" w:rsidP="009E3D68">
            <w:pPr>
              <w:rPr>
                <w:lang w:val="es-ES"/>
              </w:rPr>
            </w:pPr>
          </w:p>
        </w:tc>
        <w:tc>
          <w:tcPr>
            <w:tcW w:w="1700" w:type="dxa"/>
          </w:tcPr>
          <w:p w14:paraId="40770EB4" w14:textId="1964D918" w:rsidR="006358FA" w:rsidRPr="00B30A26" w:rsidRDefault="006358FA" w:rsidP="009E3D68">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32C7CCBB" w14:textId="77777777" w:rsidR="006358FA" w:rsidRPr="00B30A26" w:rsidRDefault="006358FA" w:rsidP="006358FA">
      <w:pPr>
        <w:rPr>
          <w:lang w:val="es-ES"/>
        </w:rPr>
      </w:pPr>
    </w:p>
    <w:p w14:paraId="039AA369" w14:textId="77777777" w:rsidR="00F915D3" w:rsidRPr="00B30A26" w:rsidRDefault="00F915D3" w:rsidP="00F915D3">
      <w:pPr>
        <w:rPr>
          <w:lang w:val="es-ES"/>
        </w:rPr>
      </w:pPr>
    </w:p>
    <w:p w14:paraId="5E004C68" w14:textId="77777777" w:rsidR="00802051" w:rsidRPr="00B30A26" w:rsidRDefault="00802051" w:rsidP="00342F10">
      <w:pPr>
        <w:pStyle w:val="Ttulo4"/>
        <w:rPr>
          <w:rFonts w:eastAsiaTheme="minorHAnsi"/>
          <w:lang w:val="es-ES"/>
        </w:rPr>
      </w:pPr>
      <w:bookmarkStart w:id="1736" w:name="_Toc518466303"/>
      <w:r w:rsidRPr="00B30A26">
        <w:rPr>
          <w:rFonts w:eastAsiaTheme="minorHAnsi"/>
          <w:lang w:val="es-ES"/>
        </w:rPr>
        <w:t>Atributos Organizacionales</w:t>
      </w:r>
      <w:bookmarkEnd w:id="1736"/>
      <w:r w:rsidRPr="00B30A26">
        <w:rPr>
          <w:rFonts w:eastAsiaTheme="minorHAnsi"/>
          <w:lang w:val="es-ES"/>
        </w:rPr>
        <w:t xml:space="preserve"> </w:t>
      </w:r>
    </w:p>
    <w:p w14:paraId="4C80125D" w14:textId="77777777" w:rsidR="00802051" w:rsidRPr="00B30A26" w:rsidRDefault="00802051" w:rsidP="00342F10">
      <w:pPr>
        <w:pStyle w:val="Ttulo5"/>
        <w:rPr>
          <w:rFonts w:eastAsiaTheme="minorHAnsi"/>
          <w:lang w:val="es-ES"/>
        </w:rPr>
      </w:pPr>
      <w:bookmarkStart w:id="1737" w:name="_Toc518466304"/>
      <w:r w:rsidRPr="00B30A26">
        <w:rPr>
          <w:rFonts w:eastAsiaTheme="minorHAnsi"/>
          <w:lang w:val="es-ES"/>
        </w:rPr>
        <w:t>Desarrollo</w:t>
      </w:r>
      <w:bookmarkEnd w:id="1737"/>
    </w:p>
    <w:p w14:paraId="6F4B6C20" w14:textId="77777777" w:rsidR="008D1EB5" w:rsidRPr="00B30A26" w:rsidRDefault="008D1EB5" w:rsidP="008D1EB5">
      <w:pPr>
        <w:rPr>
          <w:lang w:val="es-ES"/>
        </w:rPr>
      </w:pPr>
    </w:p>
    <w:tbl>
      <w:tblPr>
        <w:tblStyle w:val="Tablaconcuadrcula"/>
        <w:tblW w:w="0" w:type="auto"/>
        <w:tblLook w:val="04A0" w:firstRow="1" w:lastRow="0" w:firstColumn="1" w:lastColumn="0" w:noHBand="0" w:noVBand="1"/>
      </w:tblPr>
      <w:tblGrid>
        <w:gridCol w:w="7650"/>
        <w:gridCol w:w="1700"/>
      </w:tblGrid>
      <w:tr w:rsidR="008D1EB5" w:rsidRPr="00B30A26" w14:paraId="7C94A037" w14:textId="77777777" w:rsidTr="00BB7350">
        <w:tc>
          <w:tcPr>
            <w:tcW w:w="7650" w:type="dxa"/>
            <w:vMerge w:val="restart"/>
          </w:tcPr>
          <w:p w14:paraId="3B8007E7" w14:textId="07827532" w:rsidR="008D1EB5" w:rsidRPr="00B30A26" w:rsidRDefault="002D1075" w:rsidP="00BB7350">
            <w:pPr>
              <w:pStyle w:val="RNF"/>
              <w:rPr>
                <w:lang w:val="es-ES"/>
              </w:rPr>
            </w:pPr>
            <w:r w:rsidRPr="00B30A26">
              <w:rPr>
                <w:lang w:val="es-ES"/>
              </w:rPr>
              <w:t>Se deben integrar las plataformas Extreme Control y Extreme Track en una sola llamada Extreme Platform</w:t>
            </w:r>
            <w:r w:rsidR="004F6A81" w:rsidRPr="00B30A26">
              <w:rPr>
                <w:lang w:val="es-ES"/>
              </w:rPr>
              <w:fldChar w:fldCharType="begin"/>
            </w:r>
            <w:r w:rsidR="004F6A81" w:rsidRPr="00B30A26">
              <w:rPr>
                <w:lang w:val="es-ES"/>
              </w:rPr>
              <w:instrText xml:space="preserve"> XE "</w:instrText>
            </w:r>
            <w:r w:rsidR="004F6A81" w:rsidRPr="00B30A26">
              <w:rPr>
                <w:b/>
                <w:szCs w:val="28"/>
                <w:lang w:val="es-ES"/>
              </w:rPr>
              <w:instrText>Extreme Platform</w:instrText>
            </w:r>
            <w:r w:rsidR="004F6A81" w:rsidRPr="00B30A26">
              <w:rPr>
                <w:lang w:val="es-ES"/>
              </w:rPr>
              <w:instrText xml:space="preserve">" </w:instrText>
            </w:r>
            <w:r w:rsidR="004F6A81" w:rsidRPr="00B30A26">
              <w:rPr>
                <w:lang w:val="es-ES"/>
              </w:rPr>
              <w:fldChar w:fldCharType="end"/>
            </w:r>
            <w:r w:rsidRPr="00B30A26">
              <w:rPr>
                <w:lang w:val="es-ES"/>
              </w:rPr>
              <w:t>.</w:t>
            </w:r>
          </w:p>
        </w:tc>
        <w:tc>
          <w:tcPr>
            <w:tcW w:w="1700" w:type="dxa"/>
          </w:tcPr>
          <w:p w14:paraId="39BC018F" w14:textId="77777777" w:rsidR="008D1EB5" w:rsidRPr="00B30A26" w:rsidRDefault="008D1EB5" w:rsidP="00BB7350">
            <w:pPr>
              <w:rPr>
                <w:lang w:val="es-ES"/>
              </w:rPr>
            </w:pPr>
            <w:r w:rsidRPr="00B30A26">
              <w:rPr>
                <w:b/>
                <w:lang w:val="es-ES"/>
              </w:rPr>
              <w:t>Fuente</w:t>
            </w:r>
          </w:p>
        </w:tc>
      </w:tr>
      <w:tr w:rsidR="008D1EB5" w:rsidRPr="00B30A26" w14:paraId="6724071F" w14:textId="77777777" w:rsidTr="00BB7350">
        <w:tc>
          <w:tcPr>
            <w:tcW w:w="7650" w:type="dxa"/>
            <w:vMerge/>
          </w:tcPr>
          <w:p w14:paraId="6CD352F1" w14:textId="77777777" w:rsidR="008D1EB5" w:rsidRPr="00B30A26" w:rsidRDefault="008D1EB5" w:rsidP="00BB7350">
            <w:pPr>
              <w:rPr>
                <w:lang w:val="es-ES"/>
              </w:rPr>
            </w:pPr>
          </w:p>
        </w:tc>
        <w:tc>
          <w:tcPr>
            <w:tcW w:w="1700" w:type="dxa"/>
          </w:tcPr>
          <w:p w14:paraId="0221D639" w14:textId="49DB3BF5" w:rsidR="008D1EB5" w:rsidRPr="00B30A26" w:rsidRDefault="002D1075" w:rsidP="00C9102D">
            <w:pPr>
              <w:rPr>
                <w:lang w:val="es-ES"/>
              </w:rPr>
            </w:pPr>
            <w:commentRangeStart w:id="1738"/>
            <w:r w:rsidRPr="00B30A26">
              <w:rPr>
                <w:lang w:val="es-ES"/>
              </w:rPr>
              <w:t xml:space="preserve">Acta </w:t>
            </w:r>
            <w:commentRangeEnd w:id="1738"/>
            <w:r w:rsidR="00C9102D" w:rsidRPr="00B30A26">
              <w:rPr>
                <w:lang w:val="es-ES"/>
              </w:rPr>
              <w:t>0</w:t>
            </w:r>
            <w:r w:rsidR="00C9102D">
              <w:rPr>
                <w:lang w:val="es-ES"/>
              </w:rPr>
              <w:t>10</w:t>
            </w:r>
            <w:r w:rsidR="00D80373">
              <w:rPr>
                <w:rStyle w:val="Refdecomentario"/>
              </w:rPr>
              <w:commentReference w:id="1738"/>
            </w:r>
            <w:r w:rsidRPr="00B30A26">
              <w:rPr>
                <w:lang w:val="es-ES"/>
              </w:rPr>
              <w:fldChar w:fldCharType="begin"/>
            </w:r>
            <w:r w:rsidRPr="00B30A26">
              <w:rPr>
                <w:lang w:val="es-ES"/>
              </w:rPr>
              <w:instrText xml:space="preserve"> XE "Acta 0</w:instrText>
            </w:r>
            <w:r w:rsidR="00C9102D">
              <w:rPr>
                <w:lang w:val="es-ES"/>
              </w:rPr>
              <w:instrText>10</w:instrText>
            </w:r>
            <w:r w:rsidRPr="00B30A26">
              <w:rPr>
                <w:lang w:val="es-ES"/>
              </w:rPr>
              <w:instrText xml:space="preserve">" </w:instrText>
            </w:r>
            <w:r w:rsidRPr="00B30A26">
              <w:rPr>
                <w:lang w:val="es-ES"/>
              </w:rPr>
              <w:fldChar w:fldCharType="end"/>
            </w:r>
          </w:p>
        </w:tc>
      </w:tr>
    </w:tbl>
    <w:p w14:paraId="6C3215DD" w14:textId="77777777" w:rsidR="008D1EB5" w:rsidRPr="00B30A26" w:rsidRDefault="008D1EB5" w:rsidP="008D1EB5">
      <w:pPr>
        <w:rPr>
          <w:lang w:val="es-ES"/>
        </w:rPr>
      </w:pPr>
    </w:p>
    <w:tbl>
      <w:tblPr>
        <w:tblStyle w:val="Tablaconcuadrcula"/>
        <w:tblW w:w="0" w:type="auto"/>
        <w:tblLook w:val="04A0" w:firstRow="1" w:lastRow="0" w:firstColumn="1" w:lastColumn="0" w:noHBand="0" w:noVBand="1"/>
      </w:tblPr>
      <w:tblGrid>
        <w:gridCol w:w="7650"/>
        <w:gridCol w:w="1700"/>
      </w:tblGrid>
      <w:tr w:rsidR="00E87E2A" w:rsidRPr="00B30A26" w14:paraId="0A3537B3" w14:textId="77777777" w:rsidTr="009E3D68">
        <w:tc>
          <w:tcPr>
            <w:tcW w:w="7650" w:type="dxa"/>
          </w:tcPr>
          <w:p w14:paraId="480BB01F" w14:textId="23A66CAC" w:rsidR="00E87E2A" w:rsidRPr="00B30A26" w:rsidRDefault="00E87E2A" w:rsidP="00E87E2A">
            <w:pPr>
              <w:pStyle w:val="RNF"/>
              <w:rPr>
                <w:lang w:val="es-ES"/>
              </w:rPr>
            </w:pPr>
            <w:commentRangeStart w:id="1739"/>
            <w:r w:rsidRPr="00B30A26">
              <w:rPr>
                <w:lang w:val="es-ES"/>
              </w:rPr>
              <w:t>Se tiene contemplado utilizar desarrollo en cascada de manera modular</w:t>
            </w:r>
            <w:commentRangeEnd w:id="1739"/>
            <w:r w:rsidR="00D93D67">
              <w:rPr>
                <w:rStyle w:val="Refdecomentario"/>
                <w:rFonts w:eastAsiaTheme="minorHAnsi" w:cs="Times New Roman"/>
                <w:iCs w:val="0"/>
                <w:color w:val="auto"/>
              </w:rPr>
              <w:commentReference w:id="1739"/>
            </w:r>
          </w:p>
        </w:tc>
        <w:tc>
          <w:tcPr>
            <w:tcW w:w="1700" w:type="dxa"/>
          </w:tcPr>
          <w:p w14:paraId="30159936" w14:textId="77777777" w:rsidR="00E87E2A" w:rsidRPr="00B30A26" w:rsidRDefault="00E87E2A" w:rsidP="009E3D68">
            <w:pPr>
              <w:rPr>
                <w:b/>
                <w:lang w:val="es-ES"/>
              </w:rPr>
            </w:pPr>
            <w:r w:rsidRPr="00B30A26">
              <w:rPr>
                <w:b/>
                <w:lang w:val="es-ES"/>
              </w:rPr>
              <w:t>Fuente</w:t>
            </w:r>
          </w:p>
          <w:p w14:paraId="0370673D" w14:textId="0C9B736D" w:rsidR="00317F15" w:rsidRPr="00B30A26" w:rsidRDefault="00D7071D" w:rsidP="009E3D68">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48CEFEA4" w14:textId="77777777" w:rsidR="00E87E2A" w:rsidRPr="00B30A26" w:rsidRDefault="00E87E2A" w:rsidP="008D1EB5">
      <w:pPr>
        <w:rPr>
          <w:lang w:val="es-ES"/>
        </w:rPr>
      </w:pPr>
    </w:p>
    <w:p w14:paraId="5B45F1B8" w14:textId="77777777" w:rsidR="00F915D3" w:rsidRPr="00B30A26" w:rsidRDefault="00F915D3" w:rsidP="00F915D3">
      <w:pPr>
        <w:rPr>
          <w:lang w:val="es-ES"/>
        </w:rPr>
      </w:pPr>
    </w:p>
    <w:p w14:paraId="684D58CB" w14:textId="77777777" w:rsidR="00802051" w:rsidRPr="00B30A26" w:rsidRDefault="00802051" w:rsidP="00342F10">
      <w:pPr>
        <w:pStyle w:val="Ttulo5"/>
        <w:rPr>
          <w:rFonts w:eastAsiaTheme="minorHAnsi"/>
          <w:lang w:val="es-ES"/>
        </w:rPr>
      </w:pPr>
      <w:bookmarkStart w:id="1740" w:name="_Toc518466305"/>
      <w:r w:rsidRPr="00B30A26">
        <w:rPr>
          <w:rFonts w:eastAsiaTheme="minorHAnsi"/>
          <w:lang w:val="es-ES"/>
        </w:rPr>
        <w:t>Implementación</w:t>
      </w:r>
      <w:bookmarkEnd w:id="1740"/>
    </w:p>
    <w:p w14:paraId="545814A1" w14:textId="77777777" w:rsidR="00F915D3" w:rsidRPr="00B30A26" w:rsidRDefault="00F915D3" w:rsidP="00F915D3">
      <w:pPr>
        <w:rPr>
          <w:lang w:val="es-ES"/>
        </w:rPr>
      </w:pPr>
    </w:p>
    <w:p w14:paraId="17A30A71" w14:textId="77777777" w:rsidR="004B7025" w:rsidRPr="00B30A26" w:rsidRDefault="004B7025" w:rsidP="004B7025">
      <w:pPr>
        <w:rPr>
          <w:lang w:val="es-ES"/>
        </w:rPr>
      </w:pPr>
    </w:p>
    <w:tbl>
      <w:tblPr>
        <w:tblStyle w:val="Tablaconcuadrcula"/>
        <w:tblW w:w="0" w:type="auto"/>
        <w:tblLook w:val="04A0" w:firstRow="1" w:lastRow="0" w:firstColumn="1" w:lastColumn="0" w:noHBand="0" w:noVBand="1"/>
      </w:tblPr>
      <w:tblGrid>
        <w:gridCol w:w="7650"/>
        <w:gridCol w:w="1700"/>
      </w:tblGrid>
      <w:tr w:rsidR="004B7025" w:rsidRPr="00B30A26" w14:paraId="56C0481E" w14:textId="77777777" w:rsidTr="00BB7350">
        <w:tc>
          <w:tcPr>
            <w:tcW w:w="7650" w:type="dxa"/>
            <w:vMerge w:val="restart"/>
          </w:tcPr>
          <w:p w14:paraId="64D45D07" w14:textId="75C0443D" w:rsidR="004B7025" w:rsidRPr="00B30A26" w:rsidRDefault="006F4628" w:rsidP="00BB7350">
            <w:pPr>
              <w:pStyle w:val="RNF"/>
              <w:rPr>
                <w:lang w:val="es-ES"/>
              </w:rPr>
            </w:pPr>
            <w:r w:rsidRPr="00B30A26">
              <w:rPr>
                <w:lang w:val="es-ES"/>
              </w:rPr>
              <w:t>Se deben establecer como se trabajarían los canales de soporte y mantenimiento de la solución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Pr="00B30A26">
              <w:rPr>
                <w:lang w:val="es-ES"/>
              </w:rPr>
              <w:t>; es decir, si se prestará propio de la nueva empresa o será́ realizado por cada co-ejecutora a quien corresponda cada solicitud o necesidad.</w:t>
            </w:r>
          </w:p>
        </w:tc>
        <w:tc>
          <w:tcPr>
            <w:tcW w:w="1700" w:type="dxa"/>
          </w:tcPr>
          <w:p w14:paraId="4201B66D" w14:textId="77777777" w:rsidR="004B7025" w:rsidRPr="00B30A26" w:rsidRDefault="004B7025" w:rsidP="00BB7350">
            <w:pPr>
              <w:rPr>
                <w:lang w:val="es-ES"/>
              </w:rPr>
            </w:pPr>
            <w:r w:rsidRPr="00B30A26">
              <w:rPr>
                <w:b/>
                <w:lang w:val="es-ES"/>
              </w:rPr>
              <w:t>Fuente</w:t>
            </w:r>
          </w:p>
        </w:tc>
      </w:tr>
      <w:tr w:rsidR="004B7025" w:rsidRPr="00B30A26" w14:paraId="6D940064" w14:textId="77777777" w:rsidTr="00BB7350">
        <w:tc>
          <w:tcPr>
            <w:tcW w:w="7650" w:type="dxa"/>
            <w:vMerge/>
          </w:tcPr>
          <w:p w14:paraId="299B7C8B" w14:textId="77777777" w:rsidR="004B7025" w:rsidRPr="00B30A26" w:rsidRDefault="004B7025" w:rsidP="00BB7350">
            <w:pPr>
              <w:rPr>
                <w:lang w:val="es-ES"/>
              </w:rPr>
            </w:pPr>
          </w:p>
        </w:tc>
        <w:tc>
          <w:tcPr>
            <w:tcW w:w="1700" w:type="dxa"/>
          </w:tcPr>
          <w:p w14:paraId="4D05AB93" w14:textId="0234C7BF" w:rsidR="004B7025" w:rsidRPr="00B30A26" w:rsidRDefault="006F4628" w:rsidP="00BB7350">
            <w:pPr>
              <w:rPr>
                <w:lang w:val="es-ES"/>
              </w:rPr>
            </w:pPr>
            <w:commentRangeStart w:id="1741"/>
            <w:r w:rsidRPr="00B30A26">
              <w:rPr>
                <w:lang w:val="es-ES"/>
              </w:rPr>
              <w:t>Acta 003</w:t>
            </w:r>
            <w:commentRangeEnd w:id="1741"/>
            <w:r w:rsidR="00D80373">
              <w:rPr>
                <w:rStyle w:val="Refdecomentario"/>
              </w:rPr>
              <w:commentReference w:id="1741"/>
            </w:r>
            <w:r w:rsidRPr="00B30A26">
              <w:rPr>
                <w:lang w:val="es-ES"/>
              </w:rPr>
              <w:fldChar w:fldCharType="begin"/>
            </w:r>
            <w:r w:rsidRPr="00B30A26">
              <w:rPr>
                <w:lang w:val="es-ES"/>
              </w:rPr>
              <w:instrText xml:space="preserve"> XE "Acta 003" </w:instrText>
            </w:r>
            <w:r w:rsidRPr="00B30A26">
              <w:rPr>
                <w:lang w:val="es-ES"/>
              </w:rPr>
              <w:fldChar w:fldCharType="end"/>
            </w:r>
          </w:p>
        </w:tc>
      </w:tr>
    </w:tbl>
    <w:p w14:paraId="6A25FE38" w14:textId="77777777" w:rsidR="00F915D3" w:rsidRPr="00B30A26" w:rsidRDefault="00F915D3" w:rsidP="00F915D3">
      <w:pPr>
        <w:rPr>
          <w:lang w:val="es-ES"/>
        </w:rPr>
      </w:pPr>
    </w:p>
    <w:p w14:paraId="2CF8BD52" w14:textId="77777777" w:rsidR="006D2B67" w:rsidRPr="00B30A26" w:rsidRDefault="006D2B67" w:rsidP="00F915D3">
      <w:pPr>
        <w:rPr>
          <w:lang w:val="es-ES"/>
        </w:rPr>
      </w:pPr>
    </w:p>
    <w:p w14:paraId="78CE4690" w14:textId="77777777" w:rsidR="00827B91" w:rsidRDefault="00827B91" w:rsidP="00920F65">
      <w:pPr>
        <w:pStyle w:val="Ttulo4"/>
        <w:numPr>
          <w:ilvl w:val="0"/>
          <w:numId w:val="0"/>
        </w:numPr>
        <w:ind w:left="864" w:hanging="864"/>
        <w:rPr>
          <w:rFonts w:eastAsiaTheme="minorHAnsi"/>
          <w:lang w:val="es-ES"/>
        </w:rPr>
      </w:pPr>
    </w:p>
    <w:p w14:paraId="717AC086" w14:textId="4A954E53" w:rsidR="00802051" w:rsidRPr="00B30A26" w:rsidRDefault="00802051" w:rsidP="00342F10">
      <w:pPr>
        <w:pStyle w:val="Ttulo4"/>
        <w:rPr>
          <w:rFonts w:eastAsiaTheme="minorHAnsi"/>
          <w:lang w:val="es-ES"/>
        </w:rPr>
      </w:pPr>
      <w:bookmarkStart w:id="1742" w:name="_Toc518466306"/>
      <w:r w:rsidRPr="00B30A26">
        <w:rPr>
          <w:rFonts w:eastAsiaTheme="minorHAnsi"/>
          <w:lang w:val="es-ES"/>
        </w:rPr>
        <w:t>Requisitos de Arquitectura</w:t>
      </w:r>
      <w:bookmarkEnd w:id="1742"/>
    </w:p>
    <w:p w14:paraId="3BF44D38" w14:textId="77777777" w:rsidR="004B7025" w:rsidRPr="00B30A26" w:rsidRDefault="004B7025" w:rsidP="004B7025">
      <w:pPr>
        <w:rPr>
          <w:lang w:val="es-ES"/>
        </w:rPr>
      </w:pPr>
    </w:p>
    <w:tbl>
      <w:tblPr>
        <w:tblStyle w:val="Tablaconcuadrcula"/>
        <w:tblW w:w="0" w:type="auto"/>
        <w:tblLook w:val="04A0" w:firstRow="1" w:lastRow="0" w:firstColumn="1" w:lastColumn="0" w:noHBand="0" w:noVBand="1"/>
      </w:tblPr>
      <w:tblGrid>
        <w:gridCol w:w="7650"/>
        <w:gridCol w:w="1700"/>
      </w:tblGrid>
      <w:tr w:rsidR="004B7025" w:rsidRPr="00B30A26" w14:paraId="1DD8EE9D" w14:textId="77777777" w:rsidTr="00BB7350">
        <w:tc>
          <w:tcPr>
            <w:tcW w:w="7650" w:type="dxa"/>
            <w:vMerge w:val="restart"/>
          </w:tcPr>
          <w:p w14:paraId="2643220E" w14:textId="1B4FAF45" w:rsidR="004B7025" w:rsidRPr="00B30A26" w:rsidRDefault="004B7025" w:rsidP="004B7025">
            <w:pPr>
              <w:pStyle w:val="RNF"/>
              <w:rPr>
                <w:lang w:val="es-ES"/>
              </w:rPr>
            </w:pPr>
            <w:r w:rsidRPr="00B30A26">
              <w:rPr>
                <w:lang w:val="es-ES"/>
              </w:rPr>
              <w:t xml:space="preserve">Los elementos de arquitectura a priorizar son: </w:t>
            </w:r>
            <w:r w:rsidRPr="00B30A26">
              <w:rPr>
                <w:lang w:val="es-ES"/>
              </w:rPr>
              <w:br/>
              <w:t xml:space="preserve">a. Seguridad; b. Autenticación; c. Manejo de Usuarios.; d. Permisos.; e. Look and feel. (Interfaz </w:t>
            </w:r>
            <w:r w:rsidR="00EB5F09" w:rsidRPr="00B30A26">
              <w:rPr>
                <w:lang w:val="es-ES"/>
              </w:rPr>
              <w:t>gráfica</w:t>
            </w:r>
            <w:r w:rsidRPr="00B30A26">
              <w:rPr>
                <w:lang w:val="es-ES"/>
              </w:rPr>
              <w:t>); f. Requisitos de Desempeño.</w:t>
            </w:r>
          </w:p>
        </w:tc>
        <w:tc>
          <w:tcPr>
            <w:tcW w:w="1700" w:type="dxa"/>
          </w:tcPr>
          <w:p w14:paraId="787E3C36" w14:textId="77777777" w:rsidR="004B7025" w:rsidRPr="00B30A26" w:rsidRDefault="004B7025" w:rsidP="00BB7350">
            <w:pPr>
              <w:rPr>
                <w:lang w:val="es-ES"/>
              </w:rPr>
            </w:pPr>
            <w:r w:rsidRPr="00B30A26">
              <w:rPr>
                <w:b/>
                <w:lang w:val="es-ES"/>
              </w:rPr>
              <w:t>Fuente</w:t>
            </w:r>
          </w:p>
        </w:tc>
      </w:tr>
      <w:tr w:rsidR="004B7025" w:rsidRPr="00B30A26" w14:paraId="44AF45CA" w14:textId="77777777" w:rsidTr="00BB7350">
        <w:tc>
          <w:tcPr>
            <w:tcW w:w="7650" w:type="dxa"/>
            <w:vMerge/>
          </w:tcPr>
          <w:p w14:paraId="2646AE6A" w14:textId="77777777" w:rsidR="004B7025" w:rsidRPr="00B30A26" w:rsidRDefault="004B7025" w:rsidP="00BB7350">
            <w:pPr>
              <w:rPr>
                <w:lang w:val="es-ES"/>
              </w:rPr>
            </w:pPr>
          </w:p>
        </w:tc>
        <w:tc>
          <w:tcPr>
            <w:tcW w:w="1700" w:type="dxa"/>
          </w:tcPr>
          <w:p w14:paraId="009DE6E3" w14:textId="762D84C6" w:rsidR="004B7025" w:rsidRPr="00B30A26" w:rsidRDefault="004B7025" w:rsidP="00BB7350">
            <w:pPr>
              <w:rPr>
                <w:lang w:val="es-ES"/>
              </w:rPr>
            </w:pPr>
            <w:r w:rsidRPr="00B30A26">
              <w:rPr>
                <w:lang w:val="es-ES"/>
              </w:rPr>
              <w:t>Acta 002</w:t>
            </w:r>
            <w:r w:rsidRPr="00B30A26">
              <w:rPr>
                <w:lang w:val="es-ES"/>
              </w:rPr>
              <w:fldChar w:fldCharType="begin"/>
            </w:r>
            <w:r w:rsidRPr="00B30A26">
              <w:rPr>
                <w:lang w:val="es-ES"/>
              </w:rPr>
              <w:instrText xml:space="preserve"> XE "Acta 002" </w:instrText>
            </w:r>
            <w:r w:rsidRPr="00B30A26">
              <w:rPr>
                <w:lang w:val="es-ES"/>
              </w:rPr>
              <w:fldChar w:fldCharType="end"/>
            </w:r>
          </w:p>
        </w:tc>
      </w:tr>
    </w:tbl>
    <w:p w14:paraId="7CFC53A2" w14:textId="77777777" w:rsidR="004B7025" w:rsidRPr="00B30A26" w:rsidRDefault="004B7025" w:rsidP="004B7025">
      <w:pPr>
        <w:rPr>
          <w:lang w:val="es-ES"/>
        </w:rPr>
      </w:pPr>
    </w:p>
    <w:p w14:paraId="772162BD" w14:textId="77777777" w:rsidR="004B7025" w:rsidRPr="00B30A26" w:rsidRDefault="004B7025" w:rsidP="004B7025">
      <w:pPr>
        <w:rPr>
          <w:lang w:val="es-ES"/>
        </w:rPr>
      </w:pPr>
    </w:p>
    <w:tbl>
      <w:tblPr>
        <w:tblStyle w:val="Tablaconcuadrcula"/>
        <w:tblW w:w="0" w:type="auto"/>
        <w:tblLook w:val="04A0" w:firstRow="1" w:lastRow="0" w:firstColumn="1" w:lastColumn="0" w:noHBand="0" w:noVBand="1"/>
      </w:tblPr>
      <w:tblGrid>
        <w:gridCol w:w="7650"/>
        <w:gridCol w:w="1700"/>
      </w:tblGrid>
      <w:tr w:rsidR="004B7025" w:rsidRPr="00B30A26" w14:paraId="3358E321" w14:textId="77777777" w:rsidTr="00BB7350">
        <w:tc>
          <w:tcPr>
            <w:tcW w:w="7650" w:type="dxa"/>
            <w:vMerge w:val="restart"/>
          </w:tcPr>
          <w:p w14:paraId="56D5D449" w14:textId="74CE2F7C" w:rsidR="004B7025" w:rsidRPr="00B30A26" w:rsidRDefault="004B7025" w:rsidP="00BB7350">
            <w:pPr>
              <w:pStyle w:val="RNF"/>
              <w:rPr>
                <w:lang w:val="es-ES"/>
              </w:rPr>
            </w:pPr>
            <w:r w:rsidRPr="00B30A26">
              <w:rPr>
                <w:lang w:val="es-ES"/>
              </w:rPr>
              <w:t>Se debe establecer</w:t>
            </w:r>
            <w:r w:rsidRPr="00B30A26">
              <w:rPr>
                <w:rFonts w:cs="Arial"/>
                <w:color w:val="000000"/>
                <w:lang w:val="es-ES"/>
              </w:rPr>
              <w:t xml:space="preserve"> la disposición final de las soluciones que hacen parte de LogCloud</w:t>
            </w:r>
            <w:r w:rsidR="00267BF3">
              <w:rPr>
                <w:rFonts w:cs="Arial"/>
                <w:color w:val="000000"/>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rFonts w:cs="Arial"/>
                <w:color w:val="000000"/>
                <w:lang w:val="es-ES"/>
              </w:rPr>
              <w:fldChar w:fldCharType="end"/>
            </w:r>
            <w:r w:rsidRPr="00B30A26">
              <w:rPr>
                <w:rFonts w:cs="Arial"/>
                <w:color w:val="000000"/>
                <w:lang w:val="es-ES"/>
              </w:rPr>
              <w:t xml:space="preserve"> si estas se encontrarán en un mismo espacio o infraestructura en la nube o si cada solución se encontrará almacenada de forma independiente.</w:t>
            </w:r>
          </w:p>
        </w:tc>
        <w:tc>
          <w:tcPr>
            <w:tcW w:w="1700" w:type="dxa"/>
          </w:tcPr>
          <w:p w14:paraId="643DD673" w14:textId="77777777" w:rsidR="004B7025" w:rsidRPr="00B30A26" w:rsidRDefault="004B7025" w:rsidP="00BB7350">
            <w:pPr>
              <w:rPr>
                <w:lang w:val="es-ES"/>
              </w:rPr>
            </w:pPr>
            <w:r w:rsidRPr="00B30A26">
              <w:rPr>
                <w:b/>
                <w:lang w:val="es-ES"/>
              </w:rPr>
              <w:t>Fuente</w:t>
            </w:r>
          </w:p>
        </w:tc>
      </w:tr>
      <w:tr w:rsidR="004B7025" w:rsidRPr="00B30A26" w14:paraId="3A2BA7A9" w14:textId="77777777" w:rsidTr="00BB7350">
        <w:tc>
          <w:tcPr>
            <w:tcW w:w="7650" w:type="dxa"/>
            <w:vMerge/>
          </w:tcPr>
          <w:p w14:paraId="740E2B4C" w14:textId="77777777" w:rsidR="004B7025" w:rsidRPr="00B30A26" w:rsidRDefault="004B7025" w:rsidP="00BB7350">
            <w:pPr>
              <w:rPr>
                <w:lang w:val="es-ES"/>
              </w:rPr>
            </w:pPr>
          </w:p>
        </w:tc>
        <w:tc>
          <w:tcPr>
            <w:tcW w:w="1700" w:type="dxa"/>
          </w:tcPr>
          <w:p w14:paraId="5E9FF94B" w14:textId="1F1652D7" w:rsidR="004B7025" w:rsidRPr="00B30A26" w:rsidRDefault="004B7025" w:rsidP="00BB7350">
            <w:pPr>
              <w:rPr>
                <w:lang w:val="es-ES"/>
              </w:rPr>
            </w:pPr>
            <w:commentRangeStart w:id="1743"/>
            <w:r w:rsidRPr="00B30A26">
              <w:rPr>
                <w:lang w:val="es-ES"/>
              </w:rPr>
              <w:t>Acta 003</w:t>
            </w:r>
            <w:commentRangeEnd w:id="1743"/>
            <w:r w:rsidR="00DA13DF">
              <w:rPr>
                <w:rStyle w:val="Refdecomentario"/>
              </w:rPr>
              <w:commentReference w:id="1743"/>
            </w:r>
            <w:r w:rsidRPr="00B30A26">
              <w:rPr>
                <w:lang w:val="es-ES"/>
              </w:rPr>
              <w:fldChar w:fldCharType="begin"/>
            </w:r>
            <w:r w:rsidRPr="00B30A26">
              <w:rPr>
                <w:lang w:val="es-ES"/>
              </w:rPr>
              <w:instrText xml:space="preserve"> XE "Acta 003" </w:instrText>
            </w:r>
            <w:r w:rsidRPr="00B30A26">
              <w:rPr>
                <w:lang w:val="es-ES"/>
              </w:rPr>
              <w:fldChar w:fldCharType="end"/>
            </w:r>
          </w:p>
        </w:tc>
      </w:tr>
    </w:tbl>
    <w:p w14:paraId="0E4BD2D7" w14:textId="77777777" w:rsidR="00BF07EE" w:rsidRPr="00B30A26" w:rsidRDefault="00BF07EE" w:rsidP="00BF07EE">
      <w:pPr>
        <w:rPr>
          <w:lang w:val="es-ES"/>
        </w:rPr>
      </w:pPr>
    </w:p>
    <w:tbl>
      <w:tblPr>
        <w:tblStyle w:val="Tablaconcuadrcula"/>
        <w:tblW w:w="0" w:type="auto"/>
        <w:tblLook w:val="04A0" w:firstRow="1" w:lastRow="0" w:firstColumn="1" w:lastColumn="0" w:noHBand="0" w:noVBand="1"/>
      </w:tblPr>
      <w:tblGrid>
        <w:gridCol w:w="7650"/>
        <w:gridCol w:w="1700"/>
      </w:tblGrid>
      <w:tr w:rsidR="004B7025" w:rsidRPr="00B30A26" w14:paraId="1A22102B" w14:textId="77777777" w:rsidTr="00F14366">
        <w:tc>
          <w:tcPr>
            <w:tcW w:w="7650" w:type="dxa"/>
            <w:vMerge w:val="restart"/>
          </w:tcPr>
          <w:p w14:paraId="67975D4D" w14:textId="2B28A6AA" w:rsidR="00F14366" w:rsidRPr="00B30A26" w:rsidRDefault="004B7025" w:rsidP="00F14366">
            <w:pPr>
              <w:pStyle w:val="RNF"/>
              <w:rPr>
                <w:lang w:val="es-ES"/>
              </w:rPr>
            </w:pPr>
            <w:r w:rsidRPr="00B30A26">
              <w:rPr>
                <w:lang w:val="es-ES"/>
              </w:rPr>
              <w:t xml:space="preserve">Establecer el </w:t>
            </w:r>
            <w:r w:rsidR="00F14366" w:rsidRPr="00B30A26">
              <w:rPr>
                <w:lang w:val="es-ES"/>
              </w:rPr>
              <w:t>modelo de operación de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p>
          <w:p w14:paraId="610E5F88" w14:textId="77777777" w:rsidR="00EB5F09" w:rsidRPr="00B30A26" w:rsidRDefault="00EB5F09" w:rsidP="00F14366">
            <w:pPr>
              <w:rPr>
                <w:lang w:val="es-ES"/>
              </w:rPr>
            </w:pPr>
          </w:p>
          <w:p w14:paraId="59CFC697" w14:textId="6A993FE7" w:rsidR="004B7025" w:rsidRPr="00B30A26" w:rsidRDefault="004B7025" w:rsidP="00F14366">
            <w:pPr>
              <w:rPr>
                <w:lang w:val="es-ES"/>
              </w:rPr>
            </w:pPr>
            <w:r w:rsidRPr="00B30A26">
              <w:rPr>
                <w:lang w:val="es-ES"/>
              </w:rPr>
              <w:t>La primera, las soluciones de cada co-ejecutora que conformarán a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Pr="00B30A26">
              <w:rPr>
                <w:lang w:val="es-ES"/>
              </w:rPr>
              <w:t xml:space="preserve"> se encontrarán y estarán operando en ambientes diferentes (nubes privadas, infraestructura en sitio de la co-ejecutora) y se interconectarán en una nube donde tendrán acceso al sistema central de seguridad. Este modo de operación presenta un riesgo que la solución</w:t>
            </w:r>
          </w:p>
          <w:p w14:paraId="65AE0457" w14:textId="7A4FC3BD" w:rsidR="004B7025" w:rsidRPr="00B30A26" w:rsidRDefault="004B7025" w:rsidP="00AC617B">
            <w:pPr>
              <w:rPr>
                <w:lang w:val="es-ES"/>
              </w:rPr>
            </w:pPr>
            <w:r w:rsidRPr="00B30A26">
              <w:rPr>
                <w:lang w:val="es-ES"/>
              </w:rPr>
              <w:t>La segunda opción, es que todas las plataformas se encuentren alojadas en un espacio de nube compartido, es decir, que cada solución de software que integre a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Pr="00B30A26">
              <w:rPr>
                <w:lang w:val="es-ES"/>
              </w:rPr>
              <w:t xml:space="preserve"> se ejecute dentro de la misma infraestructura en la nube trasladándose el software ejecutable y código fuente si es necesario para que LogCloud funcione</w:t>
            </w:r>
          </w:p>
        </w:tc>
        <w:tc>
          <w:tcPr>
            <w:tcW w:w="1700" w:type="dxa"/>
          </w:tcPr>
          <w:p w14:paraId="5FE9745D" w14:textId="77777777" w:rsidR="004B7025" w:rsidRPr="00B30A26" w:rsidRDefault="004B7025" w:rsidP="00BB7350">
            <w:pPr>
              <w:rPr>
                <w:lang w:val="es-ES"/>
              </w:rPr>
            </w:pPr>
            <w:r w:rsidRPr="00B30A26">
              <w:rPr>
                <w:b/>
                <w:lang w:val="es-ES"/>
              </w:rPr>
              <w:t>Fuente</w:t>
            </w:r>
          </w:p>
        </w:tc>
      </w:tr>
      <w:tr w:rsidR="004B7025" w:rsidRPr="00B30A26" w14:paraId="25C84D34" w14:textId="77777777" w:rsidTr="00F14366">
        <w:tc>
          <w:tcPr>
            <w:tcW w:w="7650" w:type="dxa"/>
            <w:vMerge/>
          </w:tcPr>
          <w:p w14:paraId="27D3092E" w14:textId="77777777" w:rsidR="004B7025" w:rsidRPr="00B30A26" w:rsidRDefault="004B7025" w:rsidP="00BB7350">
            <w:pPr>
              <w:rPr>
                <w:lang w:val="es-ES"/>
              </w:rPr>
            </w:pPr>
          </w:p>
        </w:tc>
        <w:tc>
          <w:tcPr>
            <w:tcW w:w="1700" w:type="dxa"/>
          </w:tcPr>
          <w:p w14:paraId="6613EF18" w14:textId="2363F3B2" w:rsidR="004B7025" w:rsidRPr="00B30A26" w:rsidRDefault="004B7025" w:rsidP="00F14366">
            <w:pPr>
              <w:rPr>
                <w:lang w:val="es-ES"/>
              </w:rPr>
            </w:pPr>
            <w:r w:rsidRPr="00B30A26">
              <w:rPr>
                <w:lang w:val="es-ES"/>
              </w:rPr>
              <w:t>Acta 00</w:t>
            </w:r>
            <w:r w:rsidR="00F14366" w:rsidRPr="00B30A26">
              <w:rPr>
                <w:lang w:val="es-ES"/>
              </w:rPr>
              <w:t>5</w:t>
            </w:r>
            <w:r w:rsidRPr="00B30A26">
              <w:rPr>
                <w:lang w:val="es-ES"/>
              </w:rPr>
              <w:fldChar w:fldCharType="begin"/>
            </w:r>
            <w:r w:rsidR="00F14366" w:rsidRPr="00B30A26">
              <w:rPr>
                <w:lang w:val="es-ES"/>
              </w:rPr>
              <w:instrText xml:space="preserve"> XE "Acta 005</w:instrText>
            </w:r>
            <w:r w:rsidRPr="00B30A26">
              <w:rPr>
                <w:lang w:val="es-ES"/>
              </w:rPr>
              <w:instrText xml:space="preserve">" </w:instrText>
            </w:r>
            <w:r w:rsidRPr="00B30A26">
              <w:rPr>
                <w:lang w:val="es-ES"/>
              </w:rPr>
              <w:fldChar w:fldCharType="end"/>
            </w:r>
          </w:p>
        </w:tc>
      </w:tr>
    </w:tbl>
    <w:p w14:paraId="66870A96" w14:textId="77777777" w:rsidR="004B7025" w:rsidRPr="00B30A26" w:rsidRDefault="004B7025" w:rsidP="00BF07EE">
      <w:pPr>
        <w:rPr>
          <w:lang w:val="es-ES"/>
        </w:rPr>
      </w:pPr>
    </w:p>
    <w:tbl>
      <w:tblPr>
        <w:tblStyle w:val="Tablaconcuadrcula"/>
        <w:tblW w:w="0" w:type="auto"/>
        <w:tblLook w:val="04A0" w:firstRow="1" w:lastRow="0" w:firstColumn="1" w:lastColumn="0" w:noHBand="0" w:noVBand="1"/>
      </w:tblPr>
      <w:tblGrid>
        <w:gridCol w:w="7650"/>
        <w:gridCol w:w="1700"/>
      </w:tblGrid>
      <w:tr w:rsidR="00AC617B" w:rsidRPr="00B30A26" w14:paraId="1A284791" w14:textId="77777777" w:rsidTr="003B784D">
        <w:tc>
          <w:tcPr>
            <w:tcW w:w="7650" w:type="dxa"/>
            <w:vMerge w:val="restart"/>
          </w:tcPr>
          <w:p w14:paraId="76D4294D" w14:textId="051E2B09" w:rsidR="00AC617B" w:rsidRPr="00B30A26" w:rsidRDefault="00AC617B" w:rsidP="00AC617B">
            <w:pPr>
              <w:pStyle w:val="RNF"/>
              <w:rPr>
                <w:lang w:val="es-ES"/>
              </w:rPr>
            </w:pPr>
            <w:r w:rsidRPr="00B30A26">
              <w:rPr>
                <w:lang w:val="es-ES"/>
              </w:rPr>
              <w:t xml:space="preserve">El sistema debe funcionar es un modelo </w:t>
            </w:r>
            <w:r w:rsidR="00E41A33" w:rsidRPr="00B30A26">
              <w:rPr>
                <w:lang w:val="es-ES"/>
              </w:rPr>
              <w:t>SaaS (Software as a Service)</w:t>
            </w:r>
          </w:p>
        </w:tc>
        <w:tc>
          <w:tcPr>
            <w:tcW w:w="1700" w:type="dxa"/>
          </w:tcPr>
          <w:p w14:paraId="44415A0C" w14:textId="77777777" w:rsidR="00AC617B" w:rsidRPr="00B30A26" w:rsidRDefault="00AC617B" w:rsidP="003B784D">
            <w:pPr>
              <w:rPr>
                <w:lang w:val="es-ES"/>
              </w:rPr>
            </w:pPr>
            <w:r w:rsidRPr="00B30A26">
              <w:rPr>
                <w:b/>
                <w:lang w:val="es-ES"/>
              </w:rPr>
              <w:t>Fuente</w:t>
            </w:r>
          </w:p>
        </w:tc>
      </w:tr>
      <w:tr w:rsidR="00AC617B" w:rsidRPr="00B30A26" w14:paraId="17BA3F96" w14:textId="77777777" w:rsidTr="003B784D">
        <w:tc>
          <w:tcPr>
            <w:tcW w:w="7650" w:type="dxa"/>
            <w:vMerge/>
          </w:tcPr>
          <w:p w14:paraId="164E4AEA" w14:textId="77777777" w:rsidR="00AC617B" w:rsidRPr="00B30A26" w:rsidRDefault="00AC617B" w:rsidP="003B784D">
            <w:pPr>
              <w:rPr>
                <w:lang w:val="es-ES"/>
              </w:rPr>
            </w:pPr>
          </w:p>
        </w:tc>
        <w:tc>
          <w:tcPr>
            <w:tcW w:w="1700" w:type="dxa"/>
          </w:tcPr>
          <w:p w14:paraId="549CA030" w14:textId="0F1E9B28" w:rsidR="00AC617B" w:rsidRPr="00B30A26" w:rsidRDefault="00317F15" w:rsidP="003B784D">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1D397042" w14:textId="489D2B4B" w:rsidR="00F915D3" w:rsidRPr="00B30A26" w:rsidRDefault="00802051" w:rsidP="006F4628">
      <w:pPr>
        <w:pStyle w:val="Ttulo4"/>
        <w:rPr>
          <w:rFonts w:eastAsiaTheme="minorHAnsi"/>
          <w:lang w:val="es-ES"/>
        </w:rPr>
      </w:pPr>
      <w:bookmarkStart w:id="1744" w:name="_Toc518466307"/>
      <w:commentRangeStart w:id="1745"/>
      <w:r w:rsidRPr="00B30A26">
        <w:rPr>
          <w:rFonts w:eastAsiaTheme="minorHAnsi"/>
          <w:lang w:val="es-ES"/>
        </w:rPr>
        <w:t>Requisitos del Proyecto</w:t>
      </w:r>
      <w:commentRangeEnd w:id="1745"/>
      <w:r w:rsidR="00C034CC">
        <w:rPr>
          <w:rStyle w:val="Refdecomentario"/>
          <w:rFonts w:ascii="Helvetica" w:eastAsiaTheme="minorHAnsi" w:hAnsi="Helvetica" w:cs="Times New Roman"/>
          <w:b w:val="0"/>
          <w:i w:val="0"/>
          <w:iCs w:val="0"/>
          <w:color w:val="auto"/>
        </w:rPr>
        <w:commentReference w:id="1745"/>
      </w:r>
      <w:bookmarkEnd w:id="1744"/>
    </w:p>
    <w:p w14:paraId="2799B914" w14:textId="77777777" w:rsidR="0091561E" w:rsidRPr="00B30A26" w:rsidRDefault="0091561E" w:rsidP="0091561E">
      <w:pPr>
        <w:rPr>
          <w:lang w:val="es-ES"/>
        </w:rPr>
      </w:pPr>
    </w:p>
    <w:tbl>
      <w:tblPr>
        <w:tblStyle w:val="Tablaconcuadrcula"/>
        <w:tblW w:w="0" w:type="auto"/>
        <w:tblLook w:val="04A0" w:firstRow="1" w:lastRow="0" w:firstColumn="1" w:lastColumn="0" w:noHBand="0" w:noVBand="1"/>
      </w:tblPr>
      <w:tblGrid>
        <w:gridCol w:w="7650"/>
        <w:gridCol w:w="1700"/>
      </w:tblGrid>
      <w:tr w:rsidR="0091561E" w:rsidRPr="00B30A26" w14:paraId="51AEA40A" w14:textId="77777777" w:rsidTr="00BB7350">
        <w:tc>
          <w:tcPr>
            <w:tcW w:w="7650" w:type="dxa"/>
            <w:vMerge w:val="restart"/>
          </w:tcPr>
          <w:p w14:paraId="03823179" w14:textId="728A693A" w:rsidR="00EB5F09" w:rsidRPr="00B30A26" w:rsidRDefault="00EB5F09" w:rsidP="00EB5F09">
            <w:pPr>
              <w:pStyle w:val="RNF"/>
              <w:rPr>
                <w:lang w:val="es-ES"/>
              </w:rPr>
            </w:pPr>
            <w:r w:rsidRPr="00B30A26">
              <w:rPr>
                <w:lang w:val="es-ES"/>
              </w:rPr>
              <w:lastRenderedPageBreak/>
              <w:t>Se sugiere el siguiente orden de implementación durante el proyecto:</w:t>
            </w:r>
          </w:p>
          <w:p w14:paraId="34B0ABE0" w14:textId="77777777" w:rsidR="00EB5F09" w:rsidRPr="00B30A26" w:rsidRDefault="00EB5F09" w:rsidP="00EB5F09">
            <w:pPr>
              <w:pStyle w:val="Prrafodelista"/>
              <w:numPr>
                <w:ilvl w:val="0"/>
                <w:numId w:val="38"/>
              </w:numPr>
              <w:rPr>
                <w:rFonts w:ascii="Times" w:hAnsi="Times" w:cs="Times"/>
                <w:lang w:val="es-ES"/>
              </w:rPr>
            </w:pPr>
            <w:r w:rsidRPr="00B30A26">
              <w:rPr>
                <w:lang w:val="es-ES"/>
              </w:rPr>
              <w:t>Corto Plazo: CargoNet / Solución de Extreme Technologies.</w:t>
            </w:r>
            <w:r w:rsidRPr="00B30A26">
              <w:rPr>
                <w:rFonts w:ascii="MS Mincho" w:eastAsia="MS Mincho" w:hAnsi="MS Mincho" w:cs="MS Mincho"/>
                <w:lang w:val="es-ES"/>
              </w:rPr>
              <w:t> </w:t>
            </w:r>
          </w:p>
          <w:p w14:paraId="217CBA28" w14:textId="77777777" w:rsidR="00EB5F09" w:rsidRPr="00B30A26" w:rsidRDefault="00EB5F09" w:rsidP="00EB5F09">
            <w:pPr>
              <w:pStyle w:val="Prrafodelista"/>
              <w:numPr>
                <w:ilvl w:val="0"/>
                <w:numId w:val="38"/>
              </w:numPr>
              <w:rPr>
                <w:rFonts w:ascii="Times" w:hAnsi="Times" w:cs="Times"/>
                <w:lang w:val="es-ES"/>
              </w:rPr>
            </w:pPr>
            <w:r w:rsidRPr="00B30A26">
              <w:rPr>
                <w:lang w:val="es-ES"/>
              </w:rPr>
              <w:t>Mediano Plazo: Solución de Extreme Technologies / Solución de mantenimiento CMMS</w:t>
            </w:r>
            <w:r w:rsidRPr="00B30A26">
              <w:rPr>
                <w:lang w:val="es-ES"/>
              </w:rPr>
              <w:fldChar w:fldCharType="begin"/>
            </w:r>
            <w:r w:rsidRPr="00B30A26">
              <w:rPr>
                <w:lang w:val="es-ES"/>
              </w:rPr>
              <w:instrText xml:space="preserve"> XE "CMMS" </w:instrText>
            </w:r>
            <w:r w:rsidRPr="00B30A26">
              <w:rPr>
                <w:lang w:val="es-ES"/>
              </w:rPr>
              <w:fldChar w:fldCharType="end"/>
            </w:r>
            <w:r w:rsidRPr="00B30A26">
              <w:rPr>
                <w:lang w:val="es-ES"/>
              </w:rPr>
              <w:t xml:space="preserve"> y LRCM de Stack Pointer.</w:t>
            </w:r>
            <w:r w:rsidRPr="00B30A26">
              <w:rPr>
                <w:rFonts w:ascii="MS Mincho" w:eastAsia="MS Mincho" w:hAnsi="MS Mincho" w:cs="MS Mincho"/>
                <w:lang w:val="es-ES"/>
              </w:rPr>
              <w:t> </w:t>
            </w:r>
          </w:p>
          <w:p w14:paraId="4F5E07F6" w14:textId="48FE6606" w:rsidR="00EB5F09" w:rsidRPr="00B30A26" w:rsidRDefault="00EB5F09" w:rsidP="00EB5F09">
            <w:pPr>
              <w:pStyle w:val="Prrafodelista"/>
              <w:numPr>
                <w:ilvl w:val="0"/>
                <w:numId w:val="38"/>
              </w:numPr>
              <w:rPr>
                <w:rFonts w:ascii="Times" w:hAnsi="Times" w:cs="Times"/>
                <w:lang w:val="es-ES"/>
              </w:rPr>
            </w:pPr>
            <w:r w:rsidRPr="00B30A26">
              <w:rPr>
                <w:lang w:val="es-ES"/>
              </w:rPr>
              <w:t>Largo Plazo: Solución de Video Analítica</w:t>
            </w:r>
          </w:p>
        </w:tc>
        <w:tc>
          <w:tcPr>
            <w:tcW w:w="1700" w:type="dxa"/>
          </w:tcPr>
          <w:p w14:paraId="65643E15" w14:textId="77777777" w:rsidR="0091561E" w:rsidRPr="00B30A26" w:rsidRDefault="0091561E" w:rsidP="00BB7350">
            <w:pPr>
              <w:rPr>
                <w:lang w:val="es-ES"/>
              </w:rPr>
            </w:pPr>
            <w:r w:rsidRPr="00B30A26">
              <w:rPr>
                <w:b/>
                <w:lang w:val="es-ES"/>
              </w:rPr>
              <w:t>Fuente</w:t>
            </w:r>
          </w:p>
        </w:tc>
      </w:tr>
      <w:tr w:rsidR="0091561E" w:rsidRPr="00B30A26" w14:paraId="2A6369AD" w14:textId="77777777" w:rsidTr="00BB7350">
        <w:tc>
          <w:tcPr>
            <w:tcW w:w="7650" w:type="dxa"/>
            <w:vMerge/>
          </w:tcPr>
          <w:p w14:paraId="33D7E980" w14:textId="77777777" w:rsidR="0091561E" w:rsidRPr="00B30A26" w:rsidRDefault="0091561E" w:rsidP="00BB7350">
            <w:pPr>
              <w:rPr>
                <w:lang w:val="es-ES"/>
              </w:rPr>
            </w:pPr>
          </w:p>
        </w:tc>
        <w:tc>
          <w:tcPr>
            <w:tcW w:w="1700" w:type="dxa"/>
          </w:tcPr>
          <w:p w14:paraId="7D25B37B" w14:textId="0BB04738" w:rsidR="0091561E" w:rsidRPr="00B30A26" w:rsidRDefault="00EB5F09" w:rsidP="00BB7350">
            <w:pPr>
              <w:rPr>
                <w:lang w:val="es-ES"/>
              </w:rPr>
            </w:pPr>
            <w:r w:rsidRPr="00B30A26">
              <w:rPr>
                <w:lang w:val="es-ES"/>
              </w:rPr>
              <w:t>Acta 002</w:t>
            </w:r>
            <w:r w:rsidRPr="00B30A26">
              <w:rPr>
                <w:lang w:val="es-ES"/>
              </w:rPr>
              <w:fldChar w:fldCharType="begin"/>
            </w:r>
            <w:r w:rsidRPr="00B30A26">
              <w:rPr>
                <w:lang w:val="es-ES"/>
              </w:rPr>
              <w:instrText xml:space="preserve"> XE "Acta 002" </w:instrText>
            </w:r>
            <w:r w:rsidRPr="00B30A26">
              <w:rPr>
                <w:lang w:val="es-ES"/>
              </w:rPr>
              <w:fldChar w:fldCharType="end"/>
            </w:r>
          </w:p>
        </w:tc>
      </w:tr>
    </w:tbl>
    <w:p w14:paraId="12B9CFFC" w14:textId="77777777" w:rsidR="0091561E" w:rsidRPr="00B30A26" w:rsidRDefault="0091561E" w:rsidP="0091561E">
      <w:pPr>
        <w:rPr>
          <w:lang w:val="es-ES"/>
        </w:rPr>
      </w:pPr>
    </w:p>
    <w:tbl>
      <w:tblPr>
        <w:tblStyle w:val="Tablaconcuadrcula"/>
        <w:tblW w:w="0" w:type="auto"/>
        <w:tblLook w:val="04A0" w:firstRow="1" w:lastRow="0" w:firstColumn="1" w:lastColumn="0" w:noHBand="0" w:noVBand="1"/>
      </w:tblPr>
      <w:tblGrid>
        <w:gridCol w:w="7650"/>
        <w:gridCol w:w="1700"/>
      </w:tblGrid>
      <w:tr w:rsidR="0091561E" w:rsidRPr="00B30A26" w14:paraId="640AA24F" w14:textId="77777777" w:rsidTr="00BB7350">
        <w:tc>
          <w:tcPr>
            <w:tcW w:w="7650" w:type="dxa"/>
            <w:vMerge w:val="restart"/>
          </w:tcPr>
          <w:p w14:paraId="7D6CC0DF" w14:textId="3B21DE1B" w:rsidR="0091561E" w:rsidRPr="00B30A26" w:rsidRDefault="00EB5F09" w:rsidP="00BB7350">
            <w:pPr>
              <w:pStyle w:val="RNF"/>
              <w:rPr>
                <w:lang w:val="es-ES"/>
              </w:rPr>
            </w:pPr>
            <w:r w:rsidRPr="00B30A26">
              <w:rPr>
                <w:lang w:val="es-ES"/>
              </w:rPr>
              <w:t>Se definirá́ la ruta del producto LogCloud</w:t>
            </w:r>
            <w:r w:rsidR="00267BF3">
              <w:rPr>
                <w:lang w:val="es-ES"/>
              </w:rPr>
              <w:fldChar w:fldCharType="begin"/>
            </w:r>
            <w:r w:rsidR="00267BF3" w:rsidRPr="00267BF3">
              <w:rPr>
                <w:lang w:val="es-ES"/>
              </w:rPr>
              <w:instrText xml:space="preserve"> XE "</w:instrText>
            </w:r>
            <w:r w:rsidR="00267BF3">
              <w:rPr>
                <w:szCs w:val="28"/>
                <w:lang w:val="es-ES"/>
              </w:rPr>
              <w:instrText>LogCloud</w:instrText>
            </w:r>
            <w:r w:rsidR="00267BF3" w:rsidRPr="00267BF3">
              <w:rPr>
                <w:lang w:val="es-ES"/>
              </w:rPr>
              <w:instrText xml:space="preserve">" </w:instrText>
            </w:r>
            <w:r w:rsidR="00267BF3">
              <w:rPr>
                <w:lang w:val="es-ES"/>
              </w:rPr>
              <w:fldChar w:fldCharType="end"/>
            </w:r>
            <w:r w:rsidRPr="00B30A26">
              <w:rPr>
                <w:lang w:val="es-ES"/>
              </w:rPr>
              <w:t xml:space="preserve"> teniendo en cuenta los referentes o productos de software existentes en el mercado orientado al sector de Logística y Transporte</w:t>
            </w:r>
          </w:p>
        </w:tc>
        <w:tc>
          <w:tcPr>
            <w:tcW w:w="1700" w:type="dxa"/>
          </w:tcPr>
          <w:p w14:paraId="50303268" w14:textId="77777777" w:rsidR="0091561E" w:rsidRPr="00B30A26" w:rsidRDefault="0091561E" w:rsidP="00BB7350">
            <w:pPr>
              <w:rPr>
                <w:lang w:val="es-ES"/>
              </w:rPr>
            </w:pPr>
            <w:r w:rsidRPr="00B30A26">
              <w:rPr>
                <w:b/>
                <w:lang w:val="es-ES"/>
              </w:rPr>
              <w:t>Fuente</w:t>
            </w:r>
          </w:p>
        </w:tc>
      </w:tr>
      <w:tr w:rsidR="0091561E" w:rsidRPr="00B30A26" w14:paraId="2307CB3B" w14:textId="77777777" w:rsidTr="00BB7350">
        <w:tc>
          <w:tcPr>
            <w:tcW w:w="7650" w:type="dxa"/>
            <w:vMerge/>
          </w:tcPr>
          <w:p w14:paraId="0701AB70" w14:textId="77777777" w:rsidR="0091561E" w:rsidRPr="00B30A26" w:rsidRDefault="0091561E" w:rsidP="00BB7350">
            <w:pPr>
              <w:rPr>
                <w:lang w:val="es-ES"/>
              </w:rPr>
            </w:pPr>
          </w:p>
        </w:tc>
        <w:tc>
          <w:tcPr>
            <w:tcW w:w="1700" w:type="dxa"/>
          </w:tcPr>
          <w:p w14:paraId="661A8907" w14:textId="6E6B66B5" w:rsidR="0091561E" w:rsidRPr="00B30A26" w:rsidRDefault="00EB5F09" w:rsidP="00BB7350">
            <w:pPr>
              <w:rPr>
                <w:lang w:val="es-ES"/>
              </w:rPr>
            </w:pPr>
            <w:r w:rsidRPr="00B30A26">
              <w:rPr>
                <w:lang w:val="es-ES"/>
              </w:rPr>
              <w:t>Acta 002</w:t>
            </w:r>
            <w:r w:rsidRPr="00B30A26">
              <w:rPr>
                <w:lang w:val="es-ES"/>
              </w:rPr>
              <w:fldChar w:fldCharType="begin"/>
            </w:r>
            <w:r w:rsidRPr="00B30A26">
              <w:rPr>
                <w:lang w:val="es-ES"/>
              </w:rPr>
              <w:instrText xml:space="preserve"> XE "Acta 002" </w:instrText>
            </w:r>
            <w:r w:rsidRPr="00B30A26">
              <w:rPr>
                <w:lang w:val="es-ES"/>
              </w:rPr>
              <w:fldChar w:fldCharType="end"/>
            </w:r>
          </w:p>
        </w:tc>
      </w:tr>
    </w:tbl>
    <w:p w14:paraId="6D746D4C" w14:textId="77777777" w:rsidR="0015147F" w:rsidRPr="00B30A26" w:rsidRDefault="0015147F" w:rsidP="0091561E">
      <w:pPr>
        <w:rPr>
          <w:lang w:val="es-ES"/>
        </w:rPr>
      </w:pPr>
    </w:p>
    <w:tbl>
      <w:tblPr>
        <w:tblStyle w:val="Tablaconcuadrcula"/>
        <w:tblW w:w="0" w:type="auto"/>
        <w:tblLook w:val="04A0" w:firstRow="1" w:lastRow="0" w:firstColumn="1" w:lastColumn="0" w:noHBand="0" w:noVBand="1"/>
      </w:tblPr>
      <w:tblGrid>
        <w:gridCol w:w="7650"/>
        <w:gridCol w:w="1700"/>
      </w:tblGrid>
      <w:tr w:rsidR="0091561E" w:rsidRPr="00B30A26" w14:paraId="50C806DD" w14:textId="77777777" w:rsidTr="00BB7350">
        <w:tc>
          <w:tcPr>
            <w:tcW w:w="7650" w:type="dxa"/>
            <w:vMerge w:val="restart"/>
          </w:tcPr>
          <w:p w14:paraId="1DD6F346" w14:textId="19B5F521" w:rsidR="0091561E" w:rsidRPr="00B30A26" w:rsidRDefault="0091561E" w:rsidP="00BB7350">
            <w:pPr>
              <w:pStyle w:val="RNF"/>
              <w:rPr>
                <w:lang w:val="es-ES"/>
              </w:rPr>
            </w:pPr>
            <w:r w:rsidRPr="00B30A26">
              <w:rPr>
                <w:lang w:val="es-ES"/>
              </w:rPr>
              <w:t>Se deben establecer los costos administrativos y operativos del producto del proyecto</w:t>
            </w:r>
          </w:p>
        </w:tc>
        <w:tc>
          <w:tcPr>
            <w:tcW w:w="1700" w:type="dxa"/>
          </w:tcPr>
          <w:p w14:paraId="5A3F7DC0" w14:textId="77777777" w:rsidR="0091561E" w:rsidRPr="00B30A26" w:rsidRDefault="0091561E" w:rsidP="00BB7350">
            <w:pPr>
              <w:rPr>
                <w:lang w:val="es-ES"/>
              </w:rPr>
            </w:pPr>
            <w:r w:rsidRPr="00B30A26">
              <w:rPr>
                <w:b/>
                <w:lang w:val="es-ES"/>
              </w:rPr>
              <w:t>Fuente</w:t>
            </w:r>
          </w:p>
        </w:tc>
      </w:tr>
      <w:tr w:rsidR="0091561E" w:rsidRPr="00B30A26" w14:paraId="0D6529E4" w14:textId="77777777" w:rsidTr="00BB7350">
        <w:tc>
          <w:tcPr>
            <w:tcW w:w="7650" w:type="dxa"/>
            <w:vMerge/>
          </w:tcPr>
          <w:p w14:paraId="24BC3D81" w14:textId="77777777" w:rsidR="0091561E" w:rsidRPr="00B30A26" w:rsidRDefault="0091561E" w:rsidP="00BB7350">
            <w:pPr>
              <w:rPr>
                <w:lang w:val="es-ES"/>
              </w:rPr>
            </w:pPr>
          </w:p>
        </w:tc>
        <w:tc>
          <w:tcPr>
            <w:tcW w:w="1700" w:type="dxa"/>
          </w:tcPr>
          <w:p w14:paraId="649042F2" w14:textId="6D998B2F" w:rsidR="0091561E" w:rsidRPr="00B30A26" w:rsidRDefault="0091561E" w:rsidP="00BB7350">
            <w:pPr>
              <w:rPr>
                <w:lang w:val="es-ES"/>
              </w:rPr>
            </w:pPr>
            <w:r w:rsidRPr="00B30A26">
              <w:rPr>
                <w:lang w:val="es-ES"/>
              </w:rPr>
              <w:t>Acta 003</w:t>
            </w:r>
            <w:r w:rsidRPr="00B30A26">
              <w:rPr>
                <w:lang w:val="es-ES"/>
              </w:rPr>
              <w:fldChar w:fldCharType="begin"/>
            </w:r>
            <w:r w:rsidRPr="00B30A26">
              <w:rPr>
                <w:lang w:val="es-ES"/>
              </w:rPr>
              <w:instrText xml:space="preserve"> XE "Acta 003" </w:instrText>
            </w:r>
            <w:r w:rsidRPr="00B30A26">
              <w:rPr>
                <w:lang w:val="es-ES"/>
              </w:rPr>
              <w:fldChar w:fldCharType="end"/>
            </w:r>
          </w:p>
        </w:tc>
      </w:tr>
    </w:tbl>
    <w:p w14:paraId="0B096E6A" w14:textId="77777777" w:rsidR="008D1EB5" w:rsidRPr="00B30A26" w:rsidRDefault="008D1EB5" w:rsidP="008D1EB5">
      <w:pPr>
        <w:rPr>
          <w:lang w:val="es-ES"/>
        </w:rPr>
      </w:pPr>
    </w:p>
    <w:tbl>
      <w:tblPr>
        <w:tblStyle w:val="Tablaconcuadrcula"/>
        <w:tblW w:w="0" w:type="auto"/>
        <w:tblLook w:val="04A0" w:firstRow="1" w:lastRow="0" w:firstColumn="1" w:lastColumn="0" w:noHBand="0" w:noVBand="1"/>
      </w:tblPr>
      <w:tblGrid>
        <w:gridCol w:w="7650"/>
        <w:gridCol w:w="1700"/>
      </w:tblGrid>
      <w:tr w:rsidR="008D1EB5" w:rsidRPr="00B30A26" w14:paraId="49B29E6F" w14:textId="77777777" w:rsidTr="00BB7350">
        <w:tc>
          <w:tcPr>
            <w:tcW w:w="7650" w:type="dxa"/>
            <w:vMerge w:val="restart"/>
          </w:tcPr>
          <w:p w14:paraId="03DD9534" w14:textId="3D6E4F15" w:rsidR="008D1EB5" w:rsidRPr="00B30A26" w:rsidRDefault="00317F15" w:rsidP="00BB7350">
            <w:pPr>
              <w:pStyle w:val="RNF"/>
              <w:rPr>
                <w:lang w:val="es-ES"/>
              </w:rPr>
            </w:pPr>
            <w:r w:rsidRPr="00B30A26">
              <w:rPr>
                <w:lang w:val="es-ES"/>
              </w:rPr>
              <w:t>La gestión de la calidad del proyecto se garantizará siguiendo los lineamientos de la guía PMBOK a través de la planeación de la calidad, identificando los estándares de calidad relevantes para el proyecto y determinando cómo satisfacerlos</w:t>
            </w:r>
          </w:p>
        </w:tc>
        <w:tc>
          <w:tcPr>
            <w:tcW w:w="1700" w:type="dxa"/>
          </w:tcPr>
          <w:p w14:paraId="66B1AFD0" w14:textId="77777777" w:rsidR="008D1EB5" w:rsidRPr="00B30A26" w:rsidRDefault="008D1EB5" w:rsidP="00BB7350">
            <w:pPr>
              <w:rPr>
                <w:lang w:val="es-ES"/>
              </w:rPr>
            </w:pPr>
            <w:r w:rsidRPr="00B30A26">
              <w:rPr>
                <w:b/>
                <w:lang w:val="es-ES"/>
              </w:rPr>
              <w:t>Fuente</w:t>
            </w:r>
          </w:p>
        </w:tc>
      </w:tr>
      <w:tr w:rsidR="008D1EB5" w:rsidRPr="00B30A26" w14:paraId="50FBB0FD" w14:textId="77777777" w:rsidTr="00BB7350">
        <w:tc>
          <w:tcPr>
            <w:tcW w:w="7650" w:type="dxa"/>
            <w:vMerge/>
          </w:tcPr>
          <w:p w14:paraId="6474DEA4" w14:textId="77777777" w:rsidR="008D1EB5" w:rsidRPr="00B30A26" w:rsidRDefault="008D1EB5" w:rsidP="00BB7350">
            <w:pPr>
              <w:rPr>
                <w:lang w:val="es-ES"/>
              </w:rPr>
            </w:pPr>
          </w:p>
        </w:tc>
        <w:tc>
          <w:tcPr>
            <w:tcW w:w="1700" w:type="dxa"/>
          </w:tcPr>
          <w:p w14:paraId="728E1D01" w14:textId="6EB7203E" w:rsidR="008D1EB5" w:rsidRPr="00B30A26" w:rsidRDefault="00317F15" w:rsidP="00BB7350">
            <w:pPr>
              <w:rPr>
                <w:lang w:val="es-ES"/>
              </w:rPr>
            </w:pPr>
            <w:r w:rsidRPr="00B30A26">
              <w:rPr>
                <w:lang w:val="es-ES"/>
              </w:rPr>
              <w:t>Proyecto Radicado</w:t>
            </w:r>
            <w:r w:rsidRPr="00B30A26">
              <w:rPr>
                <w:lang w:val="es-ES"/>
              </w:rPr>
              <w:fldChar w:fldCharType="begin"/>
            </w:r>
            <w:r w:rsidRPr="00B30A26">
              <w:rPr>
                <w:lang w:val="es-ES"/>
              </w:rPr>
              <w:instrText xml:space="preserve"> XE "Proyecto Radicado" </w:instrText>
            </w:r>
            <w:r w:rsidRPr="00B30A26">
              <w:rPr>
                <w:lang w:val="es-ES"/>
              </w:rPr>
              <w:fldChar w:fldCharType="end"/>
            </w:r>
          </w:p>
        </w:tc>
      </w:tr>
    </w:tbl>
    <w:p w14:paraId="4CE91FEC" w14:textId="2E0D64C6" w:rsidR="006358FA" w:rsidRPr="00B30A26" w:rsidRDefault="006358FA" w:rsidP="0091561E">
      <w:pPr>
        <w:rPr>
          <w:lang w:val="es-ES"/>
        </w:rPr>
      </w:pPr>
    </w:p>
    <w:p w14:paraId="52AC76D2" w14:textId="2D80199E" w:rsidR="00667D60" w:rsidRPr="00B30A26" w:rsidRDefault="009E3D68" w:rsidP="001C3DDC">
      <w:pPr>
        <w:pStyle w:val="Ttulo1"/>
        <w:rPr>
          <w:lang w:val="es-ES"/>
        </w:rPr>
      </w:pPr>
      <w:bookmarkStart w:id="1746" w:name="_Toc518466308"/>
      <w:r w:rsidRPr="00B30A26">
        <w:rPr>
          <w:lang w:val="es-ES"/>
        </w:rPr>
        <w:lastRenderedPageBreak/>
        <w:t>A</w:t>
      </w:r>
      <w:r w:rsidR="00667D60" w:rsidRPr="00B30A26">
        <w:rPr>
          <w:lang w:val="es-ES"/>
        </w:rPr>
        <w:t>nexos y Tablas de Referencias</w:t>
      </w:r>
      <w:bookmarkEnd w:id="1746"/>
    </w:p>
    <w:p w14:paraId="6C573DDE" w14:textId="77777777" w:rsidR="009F1261" w:rsidRPr="00B30A26" w:rsidRDefault="009F1261">
      <w:pPr>
        <w:rPr>
          <w:lang w:val="es-ES"/>
        </w:rPr>
      </w:pPr>
    </w:p>
    <w:p w14:paraId="69ED60E3" w14:textId="77777777" w:rsidR="006376BD" w:rsidRPr="00B30A26" w:rsidRDefault="001C2517" w:rsidP="001C3DDC">
      <w:pPr>
        <w:pStyle w:val="Ttulo2"/>
        <w:rPr>
          <w:lang w:val="es-ES"/>
        </w:rPr>
      </w:pPr>
      <w:bookmarkStart w:id="1747" w:name="_Toc518466309"/>
      <w:r w:rsidRPr="00B30A26">
        <w:rPr>
          <w:lang w:val="es-ES"/>
        </w:rPr>
        <w:lastRenderedPageBreak/>
        <w:t>Glosario</w:t>
      </w:r>
      <w:bookmarkEnd w:id="1747"/>
    </w:p>
    <w:p w14:paraId="52AACC64" w14:textId="77777777" w:rsidR="0068182A" w:rsidRPr="00B30A26" w:rsidRDefault="0068182A">
      <w:pPr>
        <w:rPr>
          <w:lang w:val="es-ES"/>
        </w:rPr>
      </w:pPr>
    </w:p>
    <w:p w14:paraId="7D6FEFB1" w14:textId="7F8DB1A8" w:rsidR="00575EE0" w:rsidRPr="00B30A26" w:rsidRDefault="00575EE0" w:rsidP="007677CE">
      <w:pPr>
        <w:rPr>
          <w:szCs w:val="28"/>
          <w:lang w:val="es-ES"/>
        </w:rPr>
      </w:pPr>
      <w:r w:rsidRPr="00B30A26">
        <w:rPr>
          <w:b/>
          <w:szCs w:val="28"/>
          <w:lang w:val="es-ES"/>
        </w:rPr>
        <w:t>ADD</w:t>
      </w:r>
      <w:r w:rsidR="009D45F3" w:rsidRPr="00B30A26">
        <w:rPr>
          <w:b/>
          <w:szCs w:val="28"/>
          <w:lang w:val="es-ES"/>
        </w:rPr>
        <w:fldChar w:fldCharType="begin"/>
      </w:r>
      <w:r w:rsidR="009D45F3" w:rsidRPr="00B30A26">
        <w:rPr>
          <w:b/>
          <w:szCs w:val="28"/>
          <w:lang w:val="es-ES"/>
        </w:rPr>
        <w:instrText xml:space="preserve"> XE "ADD" </w:instrText>
      </w:r>
      <w:r w:rsidR="009D45F3" w:rsidRPr="00B30A26">
        <w:rPr>
          <w:b/>
          <w:szCs w:val="28"/>
          <w:lang w:val="es-ES"/>
        </w:rPr>
        <w:fldChar w:fldCharType="end"/>
      </w:r>
      <w:r w:rsidRPr="00B30A26">
        <w:rPr>
          <w:b/>
          <w:szCs w:val="28"/>
          <w:lang w:val="es-ES"/>
        </w:rPr>
        <w:t>:</w:t>
      </w:r>
      <w:r w:rsidRPr="00B30A26">
        <w:rPr>
          <w:rFonts w:cs="Arial"/>
          <w:color w:val="333333"/>
          <w:szCs w:val="28"/>
          <w:lang w:val="es-ES"/>
        </w:rPr>
        <w:t xml:space="preserve"> E</w:t>
      </w:r>
      <w:r w:rsidRPr="00B30A26">
        <w:rPr>
          <w:szCs w:val="28"/>
          <w:lang w:val="es-ES"/>
        </w:rPr>
        <w:t>ste método recibe como entrada una lista de drivers arquitecturales y produce a su salida una serie de estructuras que conforman al diseño de la arquitectura. Se va aplicando de forma iterativa. Los pasos de ADD son los siguientes:</w:t>
      </w:r>
    </w:p>
    <w:p w14:paraId="4A4B518F" w14:textId="77777777" w:rsidR="00575EE0" w:rsidRPr="00B30A26" w:rsidRDefault="00575EE0" w:rsidP="007677CE">
      <w:pPr>
        <w:pStyle w:val="Prrafodelista"/>
        <w:numPr>
          <w:ilvl w:val="0"/>
          <w:numId w:val="39"/>
        </w:numPr>
        <w:rPr>
          <w:szCs w:val="28"/>
          <w:lang w:val="es-ES"/>
        </w:rPr>
      </w:pPr>
      <w:r w:rsidRPr="00B30A26">
        <w:rPr>
          <w:szCs w:val="28"/>
          <w:lang w:val="es-ES"/>
        </w:rPr>
        <w:t>Revisar que se tiene suficiente información sobre los drivers arquitecturales.</w:t>
      </w:r>
    </w:p>
    <w:p w14:paraId="4684C952" w14:textId="77777777" w:rsidR="00575EE0" w:rsidRPr="00B30A26" w:rsidRDefault="00575EE0" w:rsidP="007677CE">
      <w:pPr>
        <w:pStyle w:val="Prrafodelista"/>
        <w:numPr>
          <w:ilvl w:val="0"/>
          <w:numId w:val="39"/>
        </w:numPr>
        <w:rPr>
          <w:szCs w:val="28"/>
          <w:lang w:val="es-ES"/>
        </w:rPr>
      </w:pPr>
      <w:r w:rsidRPr="00B30A26">
        <w:rPr>
          <w:szCs w:val="28"/>
          <w:lang w:val="es-ES"/>
        </w:rPr>
        <w:t>Elegir un elemento a descomponer.</w:t>
      </w:r>
    </w:p>
    <w:p w14:paraId="6F2C179E" w14:textId="77777777" w:rsidR="00575EE0" w:rsidRPr="00B30A26" w:rsidRDefault="00575EE0" w:rsidP="007677CE">
      <w:pPr>
        <w:pStyle w:val="Prrafodelista"/>
        <w:numPr>
          <w:ilvl w:val="0"/>
          <w:numId w:val="39"/>
        </w:numPr>
        <w:rPr>
          <w:szCs w:val="28"/>
          <w:lang w:val="es-ES"/>
        </w:rPr>
      </w:pPr>
      <w:r w:rsidRPr="00B30A26">
        <w:rPr>
          <w:szCs w:val="28"/>
          <w:lang w:val="es-ES"/>
        </w:rPr>
        <w:t>Elegir un sub-conjunto de drivers a satisfacer durante la iteración.</w:t>
      </w:r>
    </w:p>
    <w:p w14:paraId="0992F785" w14:textId="77777777" w:rsidR="00575EE0" w:rsidRPr="00B30A26" w:rsidRDefault="00575EE0" w:rsidP="007677CE">
      <w:pPr>
        <w:pStyle w:val="Prrafodelista"/>
        <w:numPr>
          <w:ilvl w:val="0"/>
          <w:numId w:val="39"/>
        </w:numPr>
        <w:rPr>
          <w:szCs w:val="28"/>
          <w:lang w:val="es-ES"/>
        </w:rPr>
      </w:pPr>
      <w:r w:rsidRPr="00B30A26">
        <w:rPr>
          <w:szCs w:val="28"/>
          <w:lang w:val="es-ES"/>
        </w:rPr>
        <w:t>Elegir conceptos de diseño para satisfacer los drivers.</w:t>
      </w:r>
    </w:p>
    <w:p w14:paraId="662E6B2D" w14:textId="77777777" w:rsidR="00575EE0" w:rsidRPr="00B30A26" w:rsidRDefault="00575EE0" w:rsidP="007677CE">
      <w:pPr>
        <w:pStyle w:val="Prrafodelista"/>
        <w:numPr>
          <w:ilvl w:val="0"/>
          <w:numId w:val="39"/>
        </w:numPr>
        <w:rPr>
          <w:szCs w:val="28"/>
          <w:lang w:val="es-ES"/>
        </w:rPr>
      </w:pPr>
      <w:r w:rsidRPr="00B30A26">
        <w:rPr>
          <w:szCs w:val="28"/>
          <w:lang w:val="es-ES"/>
        </w:rPr>
        <w:t>Aplicar los conceptos de diseño y asignar responsabilidades a los elementos resultantes.</w:t>
      </w:r>
    </w:p>
    <w:p w14:paraId="1DD29097" w14:textId="77777777" w:rsidR="00575EE0" w:rsidRPr="00B30A26" w:rsidRDefault="00575EE0" w:rsidP="007677CE">
      <w:pPr>
        <w:pStyle w:val="Prrafodelista"/>
        <w:numPr>
          <w:ilvl w:val="0"/>
          <w:numId w:val="39"/>
        </w:numPr>
        <w:rPr>
          <w:szCs w:val="28"/>
          <w:lang w:val="es-ES"/>
        </w:rPr>
      </w:pPr>
      <w:r w:rsidRPr="00B30A26">
        <w:rPr>
          <w:szCs w:val="28"/>
          <w:lang w:val="es-ES"/>
        </w:rPr>
        <w:t>Definir interfaces para los elementos resultantes.</w:t>
      </w:r>
    </w:p>
    <w:p w14:paraId="3201B245" w14:textId="77777777" w:rsidR="00575EE0" w:rsidRPr="00B30A26" w:rsidRDefault="00575EE0" w:rsidP="007677CE">
      <w:pPr>
        <w:pStyle w:val="Prrafodelista"/>
        <w:numPr>
          <w:ilvl w:val="0"/>
          <w:numId w:val="39"/>
        </w:numPr>
        <w:rPr>
          <w:szCs w:val="28"/>
          <w:lang w:val="es-ES"/>
        </w:rPr>
      </w:pPr>
      <w:r w:rsidRPr="00B30A26">
        <w:rPr>
          <w:szCs w:val="28"/>
          <w:lang w:val="es-ES"/>
        </w:rPr>
        <w:t>Verificar la satisfacción de los drivers seleccionados en el paso 3.</w:t>
      </w:r>
    </w:p>
    <w:p w14:paraId="0620CA80" w14:textId="77777777" w:rsidR="00575EE0" w:rsidRPr="00B30A26" w:rsidRDefault="00575EE0" w:rsidP="007677CE">
      <w:pPr>
        <w:pStyle w:val="Prrafodelista"/>
        <w:numPr>
          <w:ilvl w:val="0"/>
          <w:numId w:val="39"/>
        </w:numPr>
        <w:rPr>
          <w:szCs w:val="28"/>
          <w:lang w:val="es-ES"/>
        </w:rPr>
      </w:pPr>
      <w:r w:rsidRPr="00B30A26">
        <w:rPr>
          <w:szCs w:val="28"/>
          <w:lang w:val="es-ES"/>
        </w:rPr>
        <w:t>Repetir los pasos anteriores para elementos que requieran un mayor refinamiento hasta cubrir la mayoría de los drivers.</w:t>
      </w:r>
    </w:p>
    <w:p w14:paraId="33054447" w14:textId="271A4CEB" w:rsidR="00575EE0" w:rsidRPr="00B30A26" w:rsidRDefault="00575EE0" w:rsidP="007677CE">
      <w:pPr>
        <w:rPr>
          <w:szCs w:val="28"/>
          <w:lang w:val="es-ES"/>
        </w:rPr>
      </w:pPr>
      <w:r w:rsidRPr="00B30A26">
        <w:rPr>
          <w:szCs w:val="28"/>
          <w:lang w:val="es-ES"/>
        </w:rPr>
        <w:t>ADD</w:t>
      </w:r>
      <w:r w:rsidR="004F6A81" w:rsidRPr="00B30A26">
        <w:rPr>
          <w:szCs w:val="28"/>
          <w:lang w:val="es-ES"/>
        </w:rPr>
        <w:fldChar w:fldCharType="begin"/>
      </w:r>
      <w:r w:rsidR="004F6A81" w:rsidRPr="00B30A26">
        <w:rPr>
          <w:lang w:val="es-ES"/>
        </w:rPr>
        <w:instrText xml:space="preserve"> XE "</w:instrText>
      </w:r>
      <w:r w:rsidR="004F6A81" w:rsidRPr="00B30A26">
        <w:rPr>
          <w:b/>
          <w:szCs w:val="28"/>
          <w:lang w:val="es-ES"/>
        </w:rPr>
        <w:instrText>ADD</w:instrText>
      </w:r>
      <w:r w:rsidR="004F6A81" w:rsidRPr="00B30A26">
        <w:rPr>
          <w:lang w:val="es-ES"/>
        </w:rPr>
        <w:instrText xml:space="preserve">" </w:instrText>
      </w:r>
      <w:r w:rsidR="004F6A81" w:rsidRPr="00B30A26">
        <w:rPr>
          <w:szCs w:val="28"/>
          <w:lang w:val="es-ES"/>
        </w:rPr>
        <w:fldChar w:fldCharType="end"/>
      </w:r>
      <w:r w:rsidRPr="00B30A26">
        <w:rPr>
          <w:szCs w:val="28"/>
          <w:lang w:val="es-ES"/>
        </w:rPr>
        <w:t xml:space="preserve"> es un método que sigue un enfoque de “divide y vencerás”; en la primera iteración del diseño, el elemento a descomponer es el sistema en sí (paso 2). En iteraciones subsecuentes, el elemento a descomponer es un sub-elemento resultante de iteraciones previas. Generalmente se considera que el diseño de la arquitectura termina cuando se han tomado decisiones de diseño para satisfacer la mayor parte de los drivers en el tiempo permitido (pasos 7 y 8).</w:t>
      </w:r>
    </w:p>
    <w:p w14:paraId="6C191EF9" w14:textId="77777777" w:rsidR="00C52751" w:rsidRPr="00B30A26" w:rsidRDefault="00C52751" w:rsidP="007677CE">
      <w:pPr>
        <w:rPr>
          <w:szCs w:val="28"/>
          <w:lang w:val="es-ES"/>
        </w:rPr>
      </w:pPr>
    </w:p>
    <w:p w14:paraId="3882EE6E" w14:textId="77777777" w:rsidR="00AF7A4D" w:rsidRPr="00B30A26" w:rsidRDefault="00F94CCC" w:rsidP="007677CE">
      <w:pPr>
        <w:rPr>
          <w:rFonts w:ascii="Webdings" w:eastAsia="Webdings" w:hAnsi="Webdings" w:cs="Webdings"/>
          <w:szCs w:val="28"/>
          <w:lang w:val="es-ES"/>
        </w:rPr>
      </w:pPr>
      <w:r w:rsidRPr="00B30A26">
        <w:rPr>
          <w:b/>
          <w:szCs w:val="28"/>
          <w:lang w:val="es-ES"/>
        </w:rPr>
        <w:t>Atributos de Calidad</w:t>
      </w:r>
      <w:r w:rsidRPr="00B30A26">
        <w:rPr>
          <w:b/>
          <w:szCs w:val="28"/>
          <w:lang w:val="es-ES"/>
        </w:rPr>
        <w:fldChar w:fldCharType="begin"/>
      </w:r>
      <w:r w:rsidRPr="00B30A26">
        <w:rPr>
          <w:b/>
          <w:szCs w:val="28"/>
          <w:lang w:val="es-ES"/>
        </w:rPr>
        <w:instrText xml:space="preserve"> XE "Atributos de Calidad" </w:instrText>
      </w:r>
      <w:r w:rsidRPr="00B30A26">
        <w:rPr>
          <w:b/>
          <w:szCs w:val="28"/>
          <w:lang w:val="es-ES"/>
        </w:rPr>
        <w:fldChar w:fldCharType="end"/>
      </w:r>
      <w:r w:rsidRPr="00B30A26">
        <w:rPr>
          <w:b/>
          <w:szCs w:val="28"/>
          <w:lang w:val="es-ES"/>
        </w:rPr>
        <w:t>:</w:t>
      </w:r>
      <w:r w:rsidR="00AF7A4D" w:rsidRPr="00B30A26">
        <w:rPr>
          <w:lang w:val="es-ES"/>
        </w:rPr>
        <w:t xml:space="preserve"> S</w:t>
      </w:r>
      <w:r w:rsidR="00AF7A4D" w:rsidRPr="00B30A26">
        <w:rPr>
          <w:szCs w:val="28"/>
          <w:lang w:val="es-ES"/>
        </w:rPr>
        <w:t xml:space="preserve">on las cualidades o propiedades de calidad que la aplicación debe satisfacer. </w:t>
      </w:r>
    </w:p>
    <w:p w14:paraId="0FB15372" w14:textId="3EC33671" w:rsidR="00F94CCC" w:rsidRPr="00B30A26" w:rsidRDefault="00AF7A4D" w:rsidP="007677CE">
      <w:pPr>
        <w:rPr>
          <w:szCs w:val="28"/>
          <w:lang w:val="es-ES"/>
        </w:rPr>
      </w:pPr>
      <w:r w:rsidRPr="00B30A26">
        <w:rPr>
          <w:szCs w:val="28"/>
          <w:lang w:val="es-ES"/>
        </w:rPr>
        <w:t>La calidad de una aplicación se mide en función de sus atributos de calidad. Para facilitar su medición durante la verificación, deben expresarse cuantitativa o cualitativamente.</w:t>
      </w:r>
      <w:sdt>
        <w:sdtPr>
          <w:rPr>
            <w:szCs w:val="28"/>
            <w:lang w:val="es-ES"/>
          </w:rPr>
          <w:id w:val="-1228691151"/>
          <w:citation/>
        </w:sdtPr>
        <w:sdtContent>
          <w:r w:rsidR="0048189B" w:rsidRPr="00B30A26">
            <w:rPr>
              <w:szCs w:val="28"/>
              <w:lang w:val="es-ES"/>
            </w:rPr>
            <w:fldChar w:fldCharType="begin"/>
          </w:r>
          <w:r w:rsidR="0048189B" w:rsidRPr="00B30A26">
            <w:rPr>
              <w:szCs w:val="28"/>
              <w:lang w:val="es-ES"/>
            </w:rPr>
            <w:instrText xml:space="preserve"> CITATION Zab13 \l 3082 </w:instrText>
          </w:r>
          <w:r w:rsidR="0048189B" w:rsidRPr="00B30A26">
            <w:rPr>
              <w:szCs w:val="28"/>
              <w:lang w:val="es-ES"/>
            </w:rPr>
            <w:fldChar w:fldCharType="separate"/>
          </w:r>
          <w:ins w:id="1748" w:author="felipe campo" w:date="2018-07-04T11:15:00Z">
            <w:r w:rsidR="00515FE7">
              <w:rPr>
                <w:noProof/>
                <w:szCs w:val="28"/>
                <w:lang w:val="es-ES"/>
              </w:rPr>
              <w:t xml:space="preserve"> </w:t>
            </w:r>
            <w:r w:rsidR="00515FE7" w:rsidRPr="00515FE7">
              <w:rPr>
                <w:noProof/>
                <w:szCs w:val="28"/>
                <w:lang w:val="es-ES"/>
                <w:rPrChange w:id="1749" w:author="felipe campo" w:date="2018-07-04T11:15:00Z">
                  <w:rPr>
                    <w:rFonts w:eastAsia="Times New Roman"/>
                  </w:rPr>
                </w:rPrChange>
              </w:rPr>
              <w:t>[10]</w:t>
            </w:r>
          </w:ins>
          <w:del w:id="1750" w:author="felipe campo" w:date="2018-07-04T11:15:00Z">
            <w:r w:rsidR="0048189B" w:rsidRPr="00B30A26" w:rsidDel="00515FE7">
              <w:rPr>
                <w:noProof/>
                <w:szCs w:val="28"/>
                <w:lang w:val="es-ES"/>
              </w:rPr>
              <w:delText xml:space="preserve"> [12]</w:delText>
            </w:r>
          </w:del>
          <w:r w:rsidR="0048189B" w:rsidRPr="00B30A26">
            <w:rPr>
              <w:szCs w:val="28"/>
              <w:lang w:val="es-ES"/>
            </w:rPr>
            <w:fldChar w:fldCharType="end"/>
          </w:r>
        </w:sdtContent>
      </w:sdt>
    </w:p>
    <w:p w14:paraId="23956182" w14:textId="79820D6D" w:rsidR="0048189B" w:rsidRPr="00B30A26" w:rsidRDefault="0048189B" w:rsidP="007677CE">
      <w:pPr>
        <w:rPr>
          <w:szCs w:val="28"/>
          <w:lang w:val="es-ES"/>
        </w:rPr>
      </w:pPr>
      <w:r w:rsidRPr="00B30A26">
        <w:rPr>
          <w:szCs w:val="28"/>
          <w:lang w:val="es-ES"/>
        </w:rPr>
        <w:t>Los requerimientos de los atributos de calidad son parte de los requerimientos no funcionales de una aplicación, la cual captura las múltiples facetas de cómo los requerimientos funcionales de una aplicación son logrados. Para que tenga sentido los requerimientos de atributos de calidad deben ser específicos de cómo una aplicación debe lograr una necesidad dada</w:t>
      </w:r>
      <w:sdt>
        <w:sdtPr>
          <w:rPr>
            <w:szCs w:val="28"/>
            <w:lang w:val="es-ES"/>
          </w:rPr>
          <w:id w:val="159742539"/>
          <w:citation/>
        </w:sdtPr>
        <w:sdtContent>
          <w:r w:rsidRPr="00B30A26">
            <w:rPr>
              <w:szCs w:val="28"/>
              <w:lang w:val="es-ES"/>
            </w:rPr>
            <w:fldChar w:fldCharType="begin"/>
          </w:r>
          <w:r w:rsidRPr="00B30A26">
            <w:rPr>
              <w:szCs w:val="28"/>
              <w:lang w:val="es-ES"/>
            </w:rPr>
            <w:instrText xml:space="preserve"> CITATION Tor \l 3082 </w:instrText>
          </w:r>
          <w:r w:rsidRPr="00B30A26">
            <w:rPr>
              <w:szCs w:val="28"/>
              <w:lang w:val="es-ES"/>
            </w:rPr>
            <w:fldChar w:fldCharType="separate"/>
          </w:r>
          <w:ins w:id="1751" w:author="felipe campo" w:date="2018-07-04T11:15:00Z">
            <w:r w:rsidR="00515FE7">
              <w:rPr>
                <w:noProof/>
                <w:szCs w:val="28"/>
                <w:lang w:val="es-ES"/>
              </w:rPr>
              <w:t xml:space="preserve"> </w:t>
            </w:r>
            <w:r w:rsidR="00515FE7" w:rsidRPr="00515FE7">
              <w:rPr>
                <w:noProof/>
                <w:szCs w:val="28"/>
                <w:lang w:val="es-ES"/>
                <w:rPrChange w:id="1752" w:author="felipe campo" w:date="2018-07-04T11:15:00Z">
                  <w:rPr>
                    <w:rFonts w:eastAsia="Times New Roman"/>
                  </w:rPr>
                </w:rPrChange>
              </w:rPr>
              <w:t>[11]</w:t>
            </w:r>
          </w:ins>
          <w:del w:id="1753" w:author="felipe campo" w:date="2018-07-04T11:15:00Z">
            <w:r w:rsidRPr="00B30A26" w:rsidDel="00515FE7">
              <w:rPr>
                <w:noProof/>
                <w:szCs w:val="28"/>
                <w:lang w:val="es-ES"/>
              </w:rPr>
              <w:delText xml:space="preserve"> [13]</w:delText>
            </w:r>
          </w:del>
          <w:r w:rsidRPr="00B30A26">
            <w:rPr>
              <w:szCs w:val="28"/>
              <w:lang w:val="es-ES"/>
            </w:rPr>
            <w:fldChar w:fldCharType="end"/>
          </w:r>
        </w:sdtContent>
      </w:sdt>
    </w:p>
    <w:p w14:paraId="5919E6F0" w14:textId="77777777" w:rsidR="00761AE3" w:rsidRPr="00B30A26" w:rsidRDefault="00761AE3" w:rsidP="007677CE">
      <w:pPr>
        <w:rPr>
          <w:szCs w:val="28"/>
          <w:lang w:val="es-ES"/>
        </w:rPr>
      </w:pPr>
    </w:p>
    <w:p w14:paraId="0C4E45F5" w14:textId="77777777" w:rsidR="00E035D6" w:rsidRPr="00B30A26" w:rsidRDefault="00BF312C" w:rsidP="00E035D6">
      <w:pPr>
        <w:rPr>
          <w:szCs w:val="28"/>
          <w:lang w:val="es-ES"/>
        </w:rPr>
      </w:pPr>
      <w:r w:rsidRPr="00B30A26">
        <w:rPr>
          <w:b/>
          <w:szCs w:val="28"/>
          <w:lang w:val="es-ES"/>
        </w:rPr>
        <w:t>Casos de uso</w:t>
      </w:r>
      <w:r w:rsidRPr="00B30A26">
        <w:rPr>
          <w:b/>
          <w:szCs w:val="28"/>
          <w:lang w:val="es-ES"/>
        </w:rPr>
        <w:fldChar w:fldCharType="begin"/>
      </w:r>
      <w:r w:rsidRPr="00B30A26">
        <w:rPr>
          <w:b/>
          <w:szCs w:val="28"/>
          <w:lang w:val="es-ES"/>
        </w:rPr>
        <w:instrText xml:space="preserve"> XE "Casos de uso" </w:instrText>
      </w:r>
      <w:r w:rsidRPr="00B30A26">
        <w:rPr>
          <w:b/>
          <w:szCs w:val="28"/>
          <w:lang w:val="es-ES"/>
        </w:rPr>
        <w:fldChar w:fldCharType="end"/>
      </w:r>
      <w:r w:rsidRPr="00B30A26">
        <w:rPr>
          <w:b/>
          <w:szCs w:val="28"/>
          <w:lang w:val="es-ES"/>
        </w:rPr>
        <w:t xml:space="preserve"> </w:t>
      </w:r>
      <w:r w:rsidR="00E035D6" w:rsidRPr="00B30A26">
        <w:rPr>
          <w:szCs w:val="28"/>
          <w:lang w:val="es-ES"/>
        </w:rPr>
        <w:t xml:space="preserve">Un caso de uso es una descripción de los pasos o las actividades que deberán realizarse para llevar a cabo algún proceso. Los </w:t>
      </w:r>
      <w:r w:rsidR="00E035D6" w:rsidRPr="00B30A26">
        <w:rPr>
          <w:szCs w:val="28"/>
          <w:lang w:val="es-ES"/>
        </w:rPr>
        <w:lastRenderedPageBreak/>
        <w:t>personajes o entidades que participarán en un caso de uso se denominan actores. En el contexto de ingeniería del software,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lo que es igual, un diagrama que muestra la relación entre los actores y los casos de uso en un sistema. Una relación es una conexión entre los elementos del modelo, por ejemplo la especialización y la generalización son relaciones. Los diagramas de casos de uso se utilizan para ilustrar los requerimientos del sistema al mostrar cómo reacciona a eventos que se producen en su ámbito o en él mismo.</w:t>
      </w:r>
    </w:p>
    <w:p w14:paraId="31DE6FA4" w14:textId="77777777" w:rsidR="00E035D6" w:rsidRPr="00B30A26" w:rsidRDefault="00E035D6" w:rsidP="00E035D6">
      <w:pPr>
        <w:rPr>
          <w:szCs w:val="28"/>
          <w:lang w:val="es-ES"/>
        </w:rPr>
      </w:pPr>
    </w:p>
    <w:p w14:paraId="6BF665A0" w14:textId="3D6DC3CA" w:rsidR="00BF312C" w:rsidRPr="00B30A26" w:rsidRDefault="00E035D6" w:rsidP="00E035D6">
      <w:pPr>
        <w:rPr>
          <w:szCs w:val="28"/>
          <w:lang w:val="es-ES"/>
        </w:rPr>
      </w:pPr>
      <w:r w:rsidRPr="00B30A26">
        <w:rPr>
          <w:szCs w:val="28"/>
          <w:lang w:val="es-ES"/>
        </w:rPr>
        <w:t>Los más comunes para la captura de requisitos funcionales, especialmente con el desarrollo del paradigma de la programación orientada a objetos, donde se originaron, si bien puede utilizarse con resultados igualmente satisfactorios con otros paradigmas de programación.</w:t>
      </w:r>
    </w:p>
    <w:p w14:paraId="797FEBBB" w14:textId="77777777" w:rsidR="00BF312C" w:rsidRPr="00B30A26" w:rsidRDefault="00BF312C" w:rsidP="007677CE">
      <w:pPr>
        <w:rPr>
          <w:szCs w:val="28"/>
          <w:lang w:val="es-ES"/>
        </w:rPr>
      </w:pPr>
    </w:p>
    <w:p w14:paraId="298DE433" w14:textId="611348BC" w:rsidR="00732506" w:rsidRPr="00B30A26" w:rsidRDefault="00732506" w:rsidP="007677CE">
      <w:pPr>
        <w:rPr>
          <w:szCs w:val="28"/>
          <w:lang w:val="es-ES"/>
        </w:rPr>
      </w:pPr>
      <w:r w:rsidRPr="00B30A26">
        <w:rPr>
          <w:b/>
          <w:szCs w:val="28"/>
          <w:lang w:val="es-ES"/>
        </w:rPr>
        <w:t>Cargo Modal</w:t>
      </w:r>
      <w:r w:rsidRPr="00B30A26">
        <w:rPr>
          <w:b/>
          <w:szCs w:val="28"/>
          <w:lang w:val="es-ES"/>
        </w:rPr>
        <w:fldChar w:fldCharType="begin"/>
      </w:r>
      <w:r w:rsidRPr="00B30A26">
        <w:rPr>
          <w:b/>
          <w:szCs w:val="28"/>
          <w:lang w:val="es-ES"/>
        </w:rPr>
        <w:instrText xml:space="preserve"> XE "Cargo Modal" </w:instrText>
      </w:r>
      <w:r w:rsidRPr="00B30A26">
        <w:rPr>
          <w:b/>
          <w:szCs w:val="28"/>
          <w:lang w:val="es-ES"/>
        </w:rPr>
        <w:fldChar w:fldCharType="end"/>
      </w:r>
      <w:r w:rsidRPr="00B30A26">
        <w:rPr>
          <w:b/>
          <w:szCs w:val="28"/>
          <w:lang w:val="es-ES"/>
        </w:rPr>
        <w:t>:</w:t>
      </w:r>
      <w:r w:rsidR="001C3DDC" w:rsidRPr="00B30A26">
        <w:rPr>
          <w:szCs w:val="28"/>
          <w:lang w:val="es-ES"/>
        </w:rPr>
        <w:t xml:space="preserve"> Plataforma para </w:t>
      </w:r>
      <w:r w:rsidR="00525894" w:rsidRPr="00B30A26">
        <w:rPr>
          <w:szCs w:val="28"/>
          <w:lang w:val="es-ES"/>
        </w:rPr>
        <w:t>automatización</w:t>
      </w:r>
      <w:r w:rsidR="001C3DDC" w:rsidRPr="00B30A26">
        <w:rPr>
          <w:szCs w:val="28"/>
          <w:lang w:val="es-ES"/>
        </w:rPr>
        <w:t xml:space="preserve"> de la subasta de carga entre </w:t>
      </w:r>
      <w:r w:rsidR="00525894" w:rsidRPr="00B30A26">
        <w:rPr>
          <w:szCs w:val="28"/>
          <w:lang w:val="es-ES"/>
        </w:rPr>
        <w:t>transportadores</w:t>
      </w:r>
      <w:r w:rsidR="001C3DDC" w:rsidRPr="00B30A26">
        <w:rPr>
          <w:szCs w:val="28"/>
          <w:lang w:val="es-ES"/>
        </w:rPr>
        <w:t xml:space="preserve"> y generadores de carga y con los </w:t>
      </w:r>
      <w:r w:rsidR="00525894" w:rsidRPr="00B30A26">
        <w:rPr>
          <w:szCs w:val="28"/>
          <w:lang w:val="es-ES"/>
        </w:rPr>
        <w:t>vehículos</w:t>
      </w:r>
      <w:r w:rsidR="001C3DDC" w:rsidRPr="00B30A26">
        <w:rPr>
          <w:szCs w:val="28"/>
          <w:lang w:val="es-ES"/>
        </w:rPr>
        <w:t xml:space="preserve">. De igual forma, es una plataforma que plantea un mejor uso de la flota por generar visibilidad de la carga y mejorar el eterno problema de "viajes </w:t>
      </w:r>
      <w:r w:rsidR="00525894" w:rsidRPr="00B30A26">
        <w:rPr>
          <w:szCs w:val="28"/>
          <w:lang w:val="es-ES"/>
        </w:rPr>
        <w:t>vacíos</w:t>
      </w:r>
      <w:r w:rsidR="001C3DDC" w:rsidRPr="00B30A26">
        <w:rPr>
          <w:szCs w:val="28"/>
          <w:lang w:val="es-ES"/>
        </w:rPr>
        <w:t>."</w:t>
      </w:r>
    </w:p>
    <w:p w14:paraId="43783B37" w14:textId="77777777" w:rsidR="00732506" w:rsidRPr="00B30A26" w:rsidRDefault="00732506" w:rsidP="007677CE">
      <w:pPr>
        <w:rPr>
          <w:szCs w:val="28"/>
          <w:lang w:val="es-ES"/>
        </w:rPr>
      </w:pPr>
    </w:p>
    <w:p w14:paraId="5340CE76" w14:textId="78FABD1B" w:rsidR="00732506" w:rsidRPr="00B30A26" w:rsidRDefault="004F6A81" w:rsidP="007677CE">
      <w:pPr>
        <w:rPr>
          <w:szCs w:val="28"/>
          <w:lang w:val="es-ES"/>
        </w:rPr>
      </w:pPr>
      <w:r w:rsidRPr="00B30A26">
        <w:rPr>
          <w:b/>
          <w:szCs w:val="28"/>
          <w:lang w:val="es-ES"/>
        </w:rPr>
        <w:t>Cargo Planner</w:t>
      </w:r>
      <w:r w:rsidR="004836EF" w:rsidRPr="00B30A26">
        <w:rPr>
          <w:b/>
          <w:szCs w:val="28"/>
          <w:lang w:val="es-ES"/>
        </w:rPr>
        <w:fldChar w:fldCharType="begin"/>
      </w:r>
      <w:r w:rsidR="004836EF" w:rsidRPr="00B30A26">
        <w:rPr>
          <w:b/>
          <w:szCs w:val="28"/>
          <w:lang w:val="es-ES"/>
        </w:rPr>
        <w:instrText xml:space="preserve"> XE "</w:instrText>
      </w:r>
      <w:r w:rsidRPr="00B30A26">
        <w:rPr>
          <w:b/>
          <w:szCs w:val="28"/>
          <w:lang w:val="es-ES"/>
        </w:rPr>
        <w:instrText>Cargo Planner</w:instrText>
      </w:r>
      <w:r w:rsidR="004836EF" w:rsidRPr="00B30A26">
        <w:rPr>
          <w:b/>
          <w:szCs w:val="28"/>
          <w:lang w:val="es-ES"/>
        </w:rPr>
        <w:instrText xml:space="preserve">" </w:instrText>
      </w:r>
      <w:r w:rsidR="004836EF" w:rsidRPr="00B30A26">
        <w:rPr>
          <w:b/>
          <w:szCs w:val="28"/>
          <w:lang w:val="es-ES"/>
        </w:rPr>
        <w:fldChar w:fldCharType="end"/>
      </w:r>
      <w:r w:rsidR="001C3DDC" w:rsidRPr="00B30A26">
        <w:rPr>
          <w:b/>
          <w:szCs w:val="28"/>
          <w:lang w:val="es-ES"/>
        </w:rPr>
        <w:t>:</w:t>
      </w:r>
      <w:r w:rsidR="001C3DDC" w:rsidRPr="00B30A26">
        <w:rPr>
          <w:szCs w:val="28"/>
          <w:lang w:val="es-ES"/>
        </w:rPr>
        <w:t xml:space="preserve"> Motor de </w:t>
      </w:r>
      <w:r w:rsidR="00525894" w:rsidRPr="00B30A26">
        <w:rPr>
          <w:szCs w:val="28"/>
          <w:lang w:val="es-ES"/>
        </w:rPr>
        <w:t>optimización</w:t>
      </w:r>
      <w:r w:rsidR="001C3DDC" w:rsidRPr="00B30A26">
        <w:rPr>
          <w:szCs w:val="28"/>
          <w:lang w:val="es-ES"/>
        </w:rPr>
        <w:t xml:space="preserve"> para </w:t>
      </w:r>
      <w:r w:rsidR="00525894" w:rsidRPr="00B30A26">
        <w:rPr>
          <w:szCs w:val="28"/>
          <w:lang w:val="es-ES"/>
        </w:rPr>
        <w:t>planeación</w:t>
      </w:r>
      <w:r w:rsidR="001C3DDC" w:rsidRPr="00B30A26">
        <w:rPr>
          <w:szCs w:val="28"/>
          <w:lang w:val="es-ES"/>
        </w:rPr>
        <w:t xml:space="preserve"> de carga en rutas interurbanas. </w:t>
      </w:r>
      <w:r w:rsidR="00525894" w:rsidRPr="00B30A26">
        <w:rPr>
          <w:szCs w:val="28"/>
          <w:lang w:val="es-ES"/>
        </w:rPr>
        <w:t>Deberá</w:t>
      </w:r>
      <w:r w:rsidR="001C3DDC" w:rsidRPr="00B30A26">
        <w:rPr>
          <w:szCs w:val="28"/>
          <w:lang w:val="es-ES"/>
        </w:rPr>
        <w:t xml:space="preserve">́ ser ajustado y conlleva desarrollos orientados a la </w:t>
      </w:r>
      <w:r w:rsidR="00525894" w:rsidRPr="00B30A26">
        <w:rPr>
          <w:szCs w:val="28"/>
          <w:lang w:val="es-ES"/>
        </w:rPr>
        <w:t>gestión</w:t>
      </w:r>
      <w:r w:rsidR="001C3DDC" w:rsidRPr="00B30A26">
        <w:rPr>
          <w:szCs w:val="28"/>
          <w:lang w:val="es-ES"/>
        </w:rPr>
        <w:t xml:space="preserve"> de </w:t>
      </w:r>
      <w:r w:rsidR="00525894" w:rsidRPr="00B30A26">
        <w:rPr>
          <w:szCs w:val="28"/>
          <w:lang w:val="es-ES"/>
        </w:rPr>
        <w:t>optimización</w:t>
      </w:r>
      <w:r w:rsidR="001C3DDC" w:rsidRPr="00B30A26">
        <w:rPr>
          <w:szCs w:val="28"/>
          <w:lang w:val="es-ES"/>
        </w:rPr>
        <w:t xml:space="preserve"> de todos los recursos del transporte. Debe ser integrado con las </w:t>
      </w:r>
      <w:r w:rsidR="00525894" w:rsidRPr="00B30A26">
        <w:rPr>
          <w:szCs w:val="28"/>
          <w:lang w:val="es-ES"/>
        </w:rPr>
        <w:t>demás</w:t>
      </w:r>
      <w:r w:rsidR="001C3DDC" w:rsidRPr="00B30A26">
        <w:rPr>
          <w:szCs w:val="28"/>
          <w:lang w:val="es-ES"/>
        </w:rPr>
        <w:t xml:space="preserve"> plataformas de </w:t>
      </w:r>
      <w:r w:rsidR="00525894" w:rsidRPr="00B30A26">
        <w:rPr>
          <w:szCs w:val="28"/>
          <w:lang w:val="es-ES"/>
        </w:rPr>
        <w:t>gestión</w:t>
      </w:r>
      <w:r w:rsidR="001C3DDC" w:rsidRPr="00B30A26">
        <w:rPr>
          <w:szCs w:val="28"/>
          <w:lang w:val="es-ES"/>
        </w:rPr>
        <w:t xml:space="preserve">. De igual forma, </w:t>
      </w:r>
      <w:r w:rsidRPr="00B30A26">
        <w:rPr>
          <w:szCs w:val="28"/>
          <w:lang w:val="es-ES"/>
        </w:rPr>
        <w:t>Cargo Planner</w:t>
      </w:r>
      <w:r w:rsidR="001C3DDC" w:rsidRPr="00B30A26">
        <w:rPr>
          <w:szCs w:val="28"/>
          <w:lang w:val="es-ES"/>
        </w:rPr>
        <w:t xml:space="preserve"> tiene un esquema de planes de rutas locales up-front, que optimiza la </w:t>
      </w:r>
      <w:r w:rsidR="00525894" w:rsidRPr="00B30A26">
        <w:rPr>
          <w:szCs w:val="28"/>
          <w:lang w:val="es-ES"/>
        </w:rPr>
        <w:t>asignación</w:t>
      </w:r>
      <w:r w:rsidR="001C3DDC" w:rsidRPr="00B30A26">
        <w:rPr>
          <w:szCs w:val="28"/>
          <w:lang w:val="es-ES"/>
        </w:rPr>
        <w:t xml:space="preserve"> de carga a </w:t>
      </w:r>
      <w:r w:rsidR="00525894" w:rsidRPr="00B30A26">
        <w:rPr>
          <w:szCs w:val="28"/>
          <w:lang w:val="es-ES"/>
        </w:rPr>
        <w:t>vehículos</w:t>
      </w:r>
      <w:r w:rsidR="001C3DDC" w:rsidRPr="00B30A26">
        <w:rPr>
          <w:szCs w:val="28"/>
          <w:lang w:val="es-ES"/>
        </w:rPr>
        <w:t xml:space="preserve"> previo a la </w:t>
      </w:r>
      <w:r w:rsidR="00525894" w:rsidRPr="00B30A26">
        <w:rPr>
          <w:szCs w:val="28"/>
          <w:lang w:val="es-ES"/>
        </w:rPr>
        <w:t>operación</w:t>
      </w:r>
      <w:r w:rsidR="001C3DDC" w:rsidRPr="00B30A26">
        <w:rPr>
          <w:szCs w:val="28"/>
          <w:lang w:val="es-ES"/>
        </w:rPr>
        <w:t xml:space="preserve"> de </w:t>
      </w:r>
      <w:r w:rsidR="00525894" w:rsidRPr="00B30A26">
        <w:rPr>
          <w:szCs w:val="28"/>
          <w:lang w:val="es-ES"/>
        </w:rPr>
        <w:t>ultima</w:t>
      </w:r>
      <w:r w:rsidR="001C3DDC" w:rsidRPr="00B30A26">
        <w:rPr>
          <w:szCs w:val="28"/>
          <w:lang w:val="es-ES"/>
        </w:rPr>
        <w:t xml:space="preserve"> milla y planifica las rutas de entrega. Debe ser ajustado a operar bajo </w:t>
      </w:r>
      <w:r w:rsidR="00525894" w:rsidRPr="00B30A26">
        <w:rPr>
          <w:szCs w:val="28"/>
          <w:lang w:val="es-ES"/>
        </w:rPr>
        <w:t>información</w:t>
      </w:r>
      <w:r w:rsidR="001C3DDC" w:rsidRPr="00B30A26">
        <w:rPr>
          <w:szCs w:val="28"/>
          <w:lang w:val="es-ES"/>
        </w:rPr>
        <w:t xml:space="preserve"> </w:t>
      </w:r>
      <w:r w:rsidR="00525894" w:rsidRPr="00B30A26">
        <w:rPr>
          <w:szCs w:val="28"/>
          <w:lang w:val="es-ES"/>
        </w:rPr>
        <w:t>histórica</w:t>
      </w:r>
      <w:r w:rsidR="001C3DDC" w:rsidRPr="00B30A26">
        <w:rPr>
          <w:szCs w:val="28"/>
          <w:lang w:val="es-ES"/>
        </w:rPr>
        <w:t xml:space="preserve"> de </w:t>
      </w:r>
      <w:r w:rsidR="00525894" w:rsidRPr="00B30A26">
        <w:rPr>
          <w:szCs w:val="28"/>
          <w:lang w:val="es-ES"/>
        </w:rPr>
        <w:t>congestión</w:t>
      </w:r>
      <w:r w:rsidR="001C3DDC" w:rsidRPr="00B30A26">
        <w:rPr>
          <w:szCs w:val="28"/>
          <w:lang w:val="es-ES"/>
        </w:rPr>
        <w:t xml:space="preserve"> en el nodo urbano por horas de despacho. No es un esquema de </w:t>
      </w:r>
      <w:r w:rsidR="00525894" w:rsidRPr="00B30A26">
        <w:rPr>
          <w:szCs w:val="28"/>
          <w:lang w:val="es-ES"/>
        </w:rPr>
        <w:t>planeación</w:t>
      </w:r>
      <w:r w:rsidR="001C3DDC" w:rsidRPr="00B30A26">
        <w:rPr>
          <w:szCs w:val="28"/>
          <w:lang w:val="es-ES"/>
        </w:rPr>
        <w:t xml:space="preserve"> en tiempo real.</w:t>
      </w:r>
      <w:sdt>
        <w:sdtPr>
          <w:rPr>
            <w:szCs w:val="28"/>
            <w:lang w:val="es-ES"/>
          </w:rPr>
          <w:id w:val="1403261691"/>
          <w:citation/>
        </w:sdtPr>
        <w:sdtContent>
          <w:r w:rsidR="001C3DDC" w:rsidRPr="00B30A26">
            <w:rPr>
              <w:szCs w:val="28"/>
              <w:lang w:val="es-ES"/>
            </w:rPr>
            <w:fldChar w:fldCharType="begin"/>
          </w:r>
          <w:r w:rsidR="001C3DDC" w:rsidRPr="00B30A26">
            <w:rPr>
              <w:szCs w:val="28"/>
              <w:lang w:val="es-ES"/>
            </w:rPr>
            <w:instrText xml:space="preserve"> CITATION Car16 \l 3082 </w:instrText>
          </w:r>
          <w:r w:rsidR="001C3DDC" w:rsidRPr="00B30A26">
            <w:rPr>
              <w:szCs w:val="28"/>
              <w:lang w:val="es-ES"/>
            </w:rPr>
            <w:fldChar w:fldCharType="separate"/>
          </w:r>
          <w:ins w:id="1754" w:author="felipe campo" w:date="2018-07-04T11:15:00Z">
            <w:r w:rsidR="00515FE7">
              <w:rPr>
                <w:noProof/>
                <w:szCs w:val="28"/>
                <w:lang w:val="es-ES"/>
              </w:rPr>
              <w:t xml:space="preserve"> </w:t>
            </w:r>
            <w:r w:rsidR="00515FE7" w:rsidRPr="00515FE7">
              <w:rPr>
                <w:noProof/>
                <w:szCs w:val="28"/>
                <w:lang w:val="es-ES"/>
                <w:rPrChange w:id="1755" w:author="felipe campo" w:date="2018-07-04T11:15:00Z">
                  <w:rPr>
                    <w:rFonts w:eastAsia="Times New Roman"/>
                  </w:rPr>
                </w:rPrChange>
              </w:rPr>
              <w:t>[12]</w:t>
            </w:r>
          </w:ins>
          <w:del w:id="1756" w:author="felipe campo" w:date="2018-07-04T11:15:00Z">
            <w:r w:rsidR="0048189B" w:rsidRPr="00B30A26" w:rsidDel="00515FE7">
              <w:rPr>
                <w:noProof/>
                <w:szCs w:val="28"/>
                <w:lang w:val="es-ES"/>
              </w:rPr>
              <w:delText xml:space="preserve"> [14]</w:delText>
            </w:r>
          </w:del>
          <w:r w:rsidR="001C3DDC" w:rsidRPr="00B30A26">
            <w:rPr>
              <w:szCs w:val="28"/>
              <w:lang w:val="es-ES"/>
            </w:rPr>
            <w:fldChar w:fldCharType="end"/>
          </w:r>
        </w:sdtContent>
      </w:sdt>
    </w:p>
    <w:p w14:paraId="7CE0A71E" w14:textId="77777777" w:rsidR="000C263E" w:rsidRPr="00B30A26" w:rsidRDefault="000C263E" w:rsidP="007677CE">
      <w:pPr>
        <w:rPr>
          <w:szCs w:val="28"/>
          <w:lang w:val="es-ES"/>
        </w:rPr>
      </w:pPr>
    </w:p>
    <w:p w14:paraId="2A77DA4C" w14:textId="77777777" w:rsidR="003F61BF" w:rsidRPr="00B30A26" w:rsidRDefault="003F61BF" w:rsidP="007677CE">
      <w:pPr>
        <w:rPr>
          <w:szCs w:val="28"/>
          <w:lang w:val="es-ES"/>
        </w:rPr>
      </w:pPr>
    </w:p>
    <w:p w14:paraId="42CDBDDF" w14:textId="46E262E7" w:rsidR="00CF47BC" w:rsidRPr="00B30A26" w:rsidRDefault="00CF47BC" w:rsidP="007677CE">
      <w:pPr>
        <w:rPr>
          <w:szCs w:val="28"/>
          <w:lang w:val="es-ES"/>
        </w:rPr>
      </w:pPr>
      <w:r w:rsidRPr="00B30A26">
        <w:rPr>
          <w:b/>
          <w:szCs w:val="28"/>
          <w:lang w:val="es-ES"/>
        </w:rPr>
        <w:t>CMMS</w:t>
      </w:r>
      <w:r w:rsidRPr="00B30A26">
        <w:rPr>
          <w:b/>
          <w:szCs w:val="28"/>
          <w:lang w:val="es-ES"/>
        </w:rPr>
        <w:fldChar w:fldCharType="begin"/>
      </w:r>
      <w:r w:rsidRPr="00B30A26">
        <w:rPr>
          <w:b/>
          <w:szCs w:val="28"/>
          <w:lang w:val="es-ES"/>
        </w:rPr>
        <w:instrText xml:space="preserve"> XE "CMMS" </w:instrText>
      </w:r>
      <w:r w:rsidRPr="00B30A26">
        <w:rPr>
          <w:b/>
          <w:szCs w:val="28"/>
          <w:lang w:val="es-ES"/>
        </w:rPr>
        <w:fldChar w:fldCharType="end"/>
      </w:r>
      <w:r w:rsidRPr="00B30A26">
        <w:rPr>
          <w:b/>
          <w:szCs w:val="28"/>
          <w:lang w:val="es-ES"/>
        </w:rPr>
        <w:t xml:space="preserve"> (Computerized Maintenance Management System): </w:t>
      </w:r>
      <w:r w:rsidRPr="00B30A26">
        <w:rPr>
          <w:szCs w:val="28"/>
          <w:lang w:val="es-ES"/>
        </w:rPr>
        <w:t xml:space="preserve">Es una herramienta de software que ayuda en la gestión de los servicios de mantenimiento de una empresa. Básicamente es una base de datos que contiene información sobre la empresa y sus operaciones de mantenimiento. Esta información sirve para que todas las tareas de </w:t>
      </w:r>
      <w:r w:rsidRPr="00B30A26">
        <w:rPr>
          <w:szCs w:val="28"/>
          <w:lang w:val="es-ES"/>
        </w:rPr>
        <w:lastRenderedPageBreak/>
        <w:t>mantenimiento se realicen de forma más segura y eficaz. También se emplea como herramienta de gestión para la toma de decisiones</w:t>
      </w:r>
    </w:p>
    <w:p w14:paraId="75F92456" w14:textId="77777777" w:rsidR="00CF47BC" w:rsidRPr="00B30A26" w:rsidRDefault="00CF47BC" w:rsidP="007677CE">
      <w:pPr>
        <w:rPr>
          <w:szCs w:val="28"/>
          <w:lang w:val="es-ES"/>
        </w:rPr>
      </w:pPr>
    </w:p>
    <w:p w14:paraId="0902840F" w14:textId="35725029" w:rsidR="000C263E" w:rsidRPr="00B30A26" w:rsidRDefault="00CB5560" w:rsidP="007677CE">
      <w:pPr>
        <w:rPr>
          <w:szCs w:val="28"/>
          <w:lang w:val="es-ES"/>
        </w:rPr>
      </w:pPr>
      <w:r w:rsidRPr="00B30A26">
        <w:rPr>
          <w:b/>
          <w:szCs w:val="28"/>
          <w:lang w:val="es-ES"/>
        </w:rPr>
        <w:t>CUE</w:t>
      </w:r>
      <w:r w:rsidRPr="00B30A26">
        <w:rPr>
          <w:b/>
          <w:szCs w:val="28"/>
          <w:lang w:val="es-ES"/>
        </w:rPr>
        <w:fldChar w:fldCharType="begin"/>
      </w:r>
      <w:r w:rsidRPr="00B30A26">
        <w:rPr>
          <w:b/>
          <w:szCs w:val="28"/>
          <w:lang w:val="es-ES"/>
        </w:rPr>
        <w:instrText xml:space="preserve"> XE "CUE" </w:instrText>
      </w:r>
      <w:r w:rsidRPr="00B30A26">
        <w:rPr>
          <w:b/>
          <w:szCs w:val="28"/>
          <w:lang w:val="es-ES"/>
        </w:rPr>
        <w:fldChar w:fldCharType="end"/>
      </w:r>
      <w:r w:rsidRPr="00B30A26">
        <w:rPr>
          <w:b/>
          <w:szCs w:val="28"/>
          <w:lang w:val="es-ES"/>
        </w:rPr>
        <w:t>:</w:t>
      </w:r>
      <w:r w:rsidR="00525894" w:rsidRPr="00B30A26">
        <w:rPr>
          <w:szCs w:val="28"/>
          <w:lang w:val="es-ES"/>
        </w:rPr>
        <w:t xml:space="preserve"> Caso de Uso Externo hace referencia a un Caso de Uso externo al sistema y que se utiliza como referencia para el modelamiento de los requisitos</w:t>
      </w:r>
    </w:p>
    <w:p w14:paraId="10AD0873" w14:textId="77777777" w:rsidR="00CB5560" w:rsidRPr="00B30A26" w:rsidRDefault="00CB5560" w:rsidP="007677CE">
      <w:pPr>
        <w:rPr>
          <w:szCs w:val="28"/>
          <w:lang w:val="es-ES"/>
        </w:rPr>
      </w:pPr>
    </w:p>
    <w:p w14:paraId="20DAEA33" w14:textId="48E19206" w:rsidR="00F94CCC" w:rsidRPr="00B30A26" w:rsidRDefault="00761AE3" w:rsidP="007677CE">
      <w:pPr>
        <w:rPr>
          <w:szCs w:val="28"/>
          <w:lang w:val="es-ES"/>
        </w:rPr>
      </w:pPr>
      <w:r w:rsidRPr="00B30A26">
        <w:rPr>
          <w:b/>
          <w:szCs w:val="28"/>
          <w:lang w:val="es-ES"/>
        </w:rPr>
        <w:t>CUEP</w:t>
      </w:r>
      <w:r w:rsidRPr="00B30A26">
        <w:rPr>
          <w:b/>
          <w:szCs w:val="28"/>
          <w:lang w:val="es-ES"/>
        </w:rPr>
        <w:fldChar w:fldCharType="begin"/>
      </w:r>
      <w:r w:rsidRPr="00B30A26">
        <w:rPr>
          <w:b/>
          <w:szCs w:val="28"/>
          <w:lang w:val="es-ES"/>
        </w:rPr>
        <w:instrText xml:space="preserve"> XE "CUEP" </w:instrText>
      </w:r>
      <w:r w:rsidRPr="00B30A26">
        <w:rPr>
          <w:b/>
          <w:szCs w:val="28"/>
          <w:lang w:val="es-ES"/>
        </w:rPr>
        <w:fldChar w:fldCharType="end"/>
      </w:r>
      <w:r w:rsidR="00525894" w:rsidRPr="00B30A26">
        <w:rPr>
          <w:b/>
          <w:szCs w:val="28"/>
          <w:lang w:val="es-ES"/>
        </w:rPr>
        <w:t xml:space="preserve">: </w:t>
      </w:r>
      <w:r w:rsidR="00525894" w:rsidRPr="00B30A26">
        <w:rPr>
          <w:szCs w:val="28"/>
          <w:lang w:val="es-ES"/>
        </w:rPr>
        <w:t>Es un Caso de Uso Externo (CUE</w:t>
      </w:r>
      <w:r w:rsidR="004F6A81" w:rsidRPr="00B30A26">
        <w:rPr>
          <w:szCs w:val="28"/>
          <w:lang w:val="es-ES"/>
        </w:rPr>
        <w:fldChar w:fldCharType="begin"/>
      </w:r>
      <w:r w:rsidR="004F6A81" w:rsidRPr="00B30A26">
        <w:rPr>
          <w:lang w:val="es-ES"/>
        </w:rPr>
        <w:instrText xml:space="preserve"> XE "</w:instrText>
      </w:r>
      <w:r w:rsidR="004F6A81" w:rsidRPr="00B30A26">
        <w:rPr>
          <w:b/>
          <w:szCs w:val="28"/>
          <w:lang w:val="es-ES"/>
        </w:rPr>
        <w:instrText>CUE</w:instrText>
      </w:r>
      <w:r w:rsidR="004F6A81" w:rsidRPr="00B30A26">
        <w:rPr>
          <w:lang w:val="es-ES"/>
        </w:rPr>
        <w:instrText xml:space="preserve">" </w:instrText>
      </w:r>
      <w:r w:rsidR="004F6A81" w:rsidRPr="00B30A26">
        <w:rPr>
          <w:szCs w:val="28"/>
          <w:lang w:val="es-ES"/>
        </w:rPr>
        <w:fldChar w:fldCharType="end"/>
      </w:r>
      <w:r w:rsidR="00525894" w:rsidRPr="00B30A26">
        <w:rPr>
          <w:szCs w:val="28"/>
          <w:lang w:val="es-ES"/>
        </w:rPr>
        <w:t>) que se considera primario para descripción de las funcionalidades del sistema</w:t>
      </w:r>
    </w:p>
    <w:p w14:paraId="51BD5908" w14:textId="77777777" w:rsidR="00761AE3" w:rsidRPr="00B30A26" w:rsidRDefault="00761AE3" w:rsidP="007677CE">
      <w:pPr>
        <w:rPr>
          <w:szCs w:val="28"/>
          <w:lang w:val="es-ES"/>
        </w:rPr>
      </w:pPr>
    </w:p>
    <w:p w14:paraId="3C403E5D" w14:textId="4991BF11" w:rsidR="00F94CCC" w:rsidRPr="00B30A26" w:rsidRDefault="00F94CCC" w:rsidP="007677CE">
      <w:pPr>
        <w:rPr>
          <w:szCs w:val="28"/>
          <w:lang w:val="es-ES"/>
        </w:rPr>
      </w:pPr>
      <w:r w:rsidRPr="00B30A26">
        <w:rPr>
          <w:b/>
          <w:szCs w:val="28"/>
          <w:lang w:val="es-ES"/>
        </w:rPr>
        <w:t>Diagrama de caso de uso</w:t>
      </w:r>
      <w:r w:rsidRPr="00B30A26">
        <w:rPr>
          <w:b/>
          <w:szCs w:val="28"/>
          <w:lang w:val="es-ES"/>
        </w:rPr>
        <w:fldChar w:fldCharType="begin"/>
      </w:r>
      <w:r w:rsidRPr="00B30A26">
        <w:rPr>
          <w:b/>
          <w:szCs w:val="28"/>
          <w:lang w:val="es-ES"/>
        </w:rPr>
        <w:instrText xml:space="preserve"> XE "Diagrama de caso de uso" </w:instrText>
      </w:r>
      <w:r w:rsidRPr="00B30A26">
        <w:rPr>
          <w:b/>
          <w:szCs w:val="28"/>
          <w:lang w:val="es-ES"/>
        </w:rPr>
        <w:fldChar w:fldCharType="end"/>
      </w:r>
      <w:r w:rsidR="00525894" w:rsidRPr="00B30A26">
        <w:rPr>
          <w:b/>
          <w:szCs w:val="28"/>
          <w:lang w:val="es-ES"/>
        </w:rPr>
        <w:t>:</w:t>
      </w:r>
      <w:r w:rsidR="00525894" w:rsidRPr="00B30A26">
        <w:rPr>
          <w:lang w:val="es-ES"/>
        </w:rPr>
        <w:t xml:space="preserve"> </w:t>
      </w:r>
      <w:r w:rsidR="00525894" w:rsidRPr="00B30A26">
        <w:rPr>
          <w:szCs w:val="28"/>
          <w:lang w:val="es-ES"/>
        </w:rPr>
        <w:t>Como el tipo de diagrama de diagramas UML</w:t>
      </w:r>
      <w:r w:rsidR="004F6A81" w:rsidRPr="00B30A26">
        <w:rPr>
          <w:szCs w:val="28"/>
          <w:lang w:val="es-ES"/>
        </w:rPr>
        <w:fldChar w:fldCharType="begin"/>
      </w:r>
      <w:r w:rsidR="004F6A81" w:rsidRPr="00B30A26">
        <w:rPr>
          <w:lang w:val="es-ES"/>
        </w:rPr>
        <w:instrText xml:space="preserve"> XE "</w:instrText>
      </w:r>
      <w:r w:rsidR="004F6A81" w:rsidRPr="00B30A26">
        <w:rPr>
          <w:b/>
          <w:szCs w:val="28"/>
          <w:lang w:val="es-ES"/>
        </w:rPr>
        <w:instrText>UML</w:instrText>
      </w:r>
      <w:r w:rsidR="004F6A81" w:rsidRPr="00B30A26">
        <w:rPr>
          <w:lang w:val="es-ES"/>
        </w:rPr>
        <w:instrText xml:space="preserve">" </w:instrText>
      </w:r>
      <w:r w:rsidR="004F6A81" w:rsidRPr="00B30A26">
        <w:rPr>
          <w:szCs w:val="28"/>
          <w:lang w:val="es-ES"/>
        </w:rPr>
        <w:fldChar w:fldCharType="end"/>
      </w:r>
      <w:r w:rsidR="00525894" w:rsidRPr="00B30A26">
        <w:rPr>
          <w:szCs w:val="28"/>
          <w:lang w:val="es-ES"/>
        </w:rPr>
        <w:t xml:space="preserve"> más conocido, los diagramas de casos de uso ofrecen una visión general de los actores involucrados en un sistema, las diferentes funciones que necesitan esos actores y cómo interactúan estas diferentes funciones. Es un gran punto de partida para cualquier discusión del proyecto, ya que se pueden identificar fácilmente los principales actores involucrados y los principales procesos del sistema.</w:t>
      </w:r>
      <w:sdt>
        <w:sdtPr>
          <w:rPr>
            <w:szCs w:val="28"/>
            <w:lang w:val="es-ES"/>
          </w:rPr>
          <w:id w:val="1798171669"/>
          <w:citation/>
        </w:sdtPr>
        <w:sdtContent>
          <w:r w:rsidR="00525894" w:rsidRPr="00B30A26">
            <w:rPr>
              <w:szCs w:val="28"/>
              <w:lang w:val="es-ES"/>
            </w:rPr>
            <w:fldChar w:fldCharType="begin"/>
          </w:r>
          <w:r w:rsidR="00525894" w:rsidRPr="00B30A26">
            <w:rPr>
              <w:szCs w:val="28"/>
              <w:lang w:val="es-ES"/>
            </w:rPr>
            <w:instrText xml:space="preserve"> CITATION Wik17 \l 3082 </w:instrText>
          </w:r>
          <w:r w:rsidR="00525894" w:rsidRPr="00B30A26">
            <w:rPr>
              <w:szCs w:val="28"/>
              <w:lang w:val="es-ES"/>
            </w:rPr>
            <w:fldChar w:fldCharType="separate"/>
          </w:r>
          <w:ins w:id="1757" w:author="felipe campo" w:date="2018-07-04T11:15:00Z">
            <w:r w:rsidR="00515FE7">
              <w:rPr>
                <w:noProof/>
                <w:szCs w:val="28"/>
                <w:lang w:val="es-ES"/>
              </w:rPr>
              <w:t xml:space="preserve"> </w:t>
            </w:r>
            <w:r w:rsidR="00515FE7" w:rsidRPr="00515FE7">
              <w:rPr>
                <w:noProof/>
                <w:szCs w:val="28"/>
                <w:lang w:val="es-ES"/>
                <w:rPrChange w:id="1758" w:author="felipe campo" w:date="2018-07-04T11:15:00Z">
                  <w:rPr>
                    <w:rFonts w:eastAsia="Times New Roman"/>
                  </w:rPr>
                </w:rPrChange>
              </w:rPr>
              <w:t>[13]</w:t>
            </w:r>
          </w:ins>
          <w:del w:id="1759" w:author="felipe campo" w:date="2018-07-04T11:15:00Z">
            <w:r w:rsidR="0048189B" w:rsidRPr="00B30A26" w:rsidDel="00515FE7">
              <w:rPr>
                <w:noProof/>
                <w:szCs w:val="28"/>
                <w:lang w:val="es-ES"/>
              </w:rPr>
              <w:delText xml:space="preserve"> [15]</w:delText>
            </w:r>
          </w:del>
          <w:r w:rsidR="00525894" w:rsidRPr="00B30A26">
            <w:rPr>
              <w:szCs w:val="28"/>
              <w:lang w:val="es-ES"/>
            </w:rPr>
            <w:fldChar w:fldCharType="end"/>
          </w:r>
        </w:sdtContent>
      </w:sdt>
    </w:p>
    <w:p w14:paraId="687726A1" w14:textId="77777777" w:rsidR="00F94CCC" w:rsidRPr="00B30A26" w:rsidRDefault="00F94CCC" w:rsidP="007677CE">
      <w:pPr>
        <w:rPr>
          <w:szCs w:val="28"/>
          <w:lang w:val="es-ES"/>
        </w:rPr>
      </w:pPr>
    </w:p>
    <w:p w14:paraId="2C67A368" w14:textId="6E6FF7EE" w:rsidR="00761AE3" w:rsidRPr="00B30A26" w:rsidRDefault="00761AE3" w:rsidP="003B784D">
      <w:pPr>
        <w:jc w:val="left"/>
        <w:rPr>
          <w:rFonts w:ascii="Times New Roman" w:eastAsia="Times New Roman" w:hAnsi="Times New Roman"/>
          <w:sz w:val="24"/>
          <w:lang w:val="es-ES"/>
        </w:rPr>
      </w:pPr>
      <w:r w:rsidRPr="00B30A26">
        <w:rPr>
          <w:b/>
          <w:szCs w:val="28"/>
          <w:lang w:val="es-ES"/>
        </w:rPr>
        <w:t>Diagramas de Paquetes</w:t>
      </w:r>
      <w:r w:rsidRPr="00B30A26">
        <w:rPr>
          <w:b/>
          <w:szCs w:val="28"/>
          <w:lang w:val="es-ES"/>
        </w:rPr>
        <w:fldChar w:fldCharType="begin"/>
      </w:r>
      <w:r w:rsidRPr="00B30A26">
        <w:rPr>
          <w:b/>
          <w:szCs w:val="28"/>
          <w:lang w:val="es-ES"/>
        </w:rPr>
        <w:instrText xml:space="preserve"> XE "Diagramas de Paquetes" </w:instrText>
      </w:r>
      <w:r w:rsidRPr="00B30A26">
        <w:rPr>
          <w:b/>
          <w:szCs w:val="28"/>
          <w:lang w:val="es-ES"/>
        </w:rPr>
        <w:fldChar w:fldCharType="end"/>
      </w:r>
      <w:r w:rsidR="00434380" w:rsidRPr="00B30A26">
        <w:rPr>
          <w:b/>
          <w:szCs w:val="28"/>
          <w:lang w:val="es-ES"/>
        </w:rPr>
        <w:t>:</w:t>
      </w:r>
      <w:r w:rsidR="00434380" w:rsidRPr="00B30A26">
        <w:rPr>
          <w:rStyle w:val="apple-converted-space"/>
          <w:rFonts w:eastAsia="Times New Roman"/>
          <w:b/>
          <w:color w:val="252525"/>
          <w:sz w:val="21"/>
          <w:szCs w:val="21"/>
          <w:shd w:val="clear" w:color="auto" w:fill="FFFFFF"/>
          <w:lang w:val="es-ES"/>
        </w:rPr>
        <w:t xml:space="preserve"> </w:t>
      </w:r>
      <w:r w:rsidR="00434380" w:rsidRPr="00B30A26">
        <w:rPr>
          <w:rStyle w:val="apple-converted-space"/>
          <w:rFonts w:eastAsia="Times New Roman"/>
          <w:color w:val="252525"/>
          <w:sz w:val="21"/>
          <w:szCs w:val="21"/>
          <w:shd w:val="clear" w:color="auto" w:fill="FFFFFF"/>
          <w:lang w:val="es-ES"/>
        </w:rPr>
        <w:t> </w:t>
      </w:r>
      <w:r w:rsidR="00434380" w:rsidRPr="00B30A26">
        <w:rPr>
          <w:lang w:val="es-ES"/>
        </w:rPr>
        <w:t>Como su nombre indica, un diagrama de paquetes muestra las dependencias entre diferentes paquetes de un sistema.</w:t>
      </w:r>
    </w:p>
    <w:p w14:paraId="278417A6" w14:textId="77777777" w:rsidR="00761AE3" w:rsidRPr="00B30A26" w:rsidRDefault="00761AE3" w:rsidP="007677CE">
      <w:pPr>
        <w:rPr>
          <w:szCs w:val="28"/>
          <w:lang w:val="es-ES"/>
        </w:rPr>
      </w:pPr>
    </w:p>
    <w:p w14:paraId="0B7CD0AF" w14:textId="7FFFE93D" w:rsidR="00306D65" w:rsidRPr="00B30A26" w:rsidRDefault="00306D65" w:rsidP="007677CE">
      <w:pPr>
        <w:rPr>
          <w:szCs w:val="28"/>
          <w:lang w:val="es-ES"/>
        </w:rPr>
      </w:pPr>
      <w:r w:rsidRPr="00B30A26">
        <w:rPr>
          <w:b/>
          <w:szCs w:val="28"/>
          <w:lang w:val="es-ES"/>
        </w:rPr>
        <w:t>Extreme Control</w:t>
      </w:r>
      <w:r w:rsidRPr="00B30A26">
        <w:rPr>
          <w:b/>
          <w:szCs w:val="28"/>
          <w:lang w:val="es-ES"/>
        </w:rPr>
        <w:fldChar w:fldCharType="begin"/>
      </w:r>
      <w:r w:rsidRPr="00B30A26">
        <w:rPr>
          <w:b/>
          <w:szCs w:val="28"/>
          <w:lang w:val="es-ES"/>
        </w:rPr>
        <w:instrText xml:space="preserve"> XE "Extreme Control" </w:instrText>
      </w:r>
      <w:r w:rsidRPr="00B30A26">
        <w:rPr>
          <w:b/>
          <w:szCs w:val="28"/>
          <w:lang w:val="es-ES"/>
        </w:rPr>
        <w:fldChar w:fldCharType="end"/>
      </w:r>
      <w:r w:rsidR="007677CE" w:rsidRPr="00B30A26">
        <w:rPr>
          <w:b/>
          <w:szCs w:val="28"/>
          <w:lang w:val="es-ES"/>
        </w:rPr>
        <w:t>:</w:t>
      </w:r>
      <w:r w:rsidR="007677CE" w:rsidRPr="00B30A26">
        <w:rPr>
          <w:szCs w:val="28"/>
          <w:lang w:val="es-ES"/>
        </w:rPr>
        <w:t xml:space="preserve"> Plataforma de entregas certificadas y planeación de rutas urbanas en tiempo real. Extreme Control es un producto que realiza ruteo operacional. Es un perfecto complemento a las rutas planteadas en </w:t>
      </w:r>
      <w:r w:rsidR="004F6A81" w:rsidRPr="00B30A26">
        <w:rPr>
          <w:szCs w:val="28"/>
          <w:lang w:val="es-ES"/>
        </w:rPr>
        <w:t>Cargo Planner</w:t>
      </w:r>
      <w:r w:rsidR="004F6A81" w:rsidRPr="00B30A26">
        <w:rPr>
          <w:szCs w:val="28"/>
          <w:lang w:val="es-ES"/>
        </w:rPr>
        <w:fldChar w:fldCharType="begin"/>
      </w:r>
      <w:r w:rsidR="004F6A81" w:rsidRPr="00B30A26">
        <w:rPr>
          <w:lang w:val="es-ES"/>
        </w:rPr>
        <w:instrText xml:space="preserve"> XE "</w:instrText>
      </w:r>
      <w:r w:rsidR="004F6A81" w:rsidRPr="00B30A26">
        <w:rPr>
          <w:b/>
          <w:szCs w:val="28"/>
          <w:lang w:val="es-ES"/>
        </w:rPr>
        <w:instrText>Cargo Planner</w:instrText>
      </w:r>
      <w:r w:rsidR="004F6A81" w:rsidRPr="00B30A26">
        <w:rPr>
          <w:lang w:val="es-ES"/>
        </w:rPr>
        <w:instrText xml:space="preserve">" </w:instrText>
      </w:r>
      <w:r w:rsidR="004F6A81" w:rsidRPr="00B30A26">
        <w:rPr>
          <w:szCs w:val="28"/>
          <w:lang w:val="es-ES"/>
        </w:rPr>
        <w:fldChar w:fldCharType="end"/>
      </w:r>
      <w:r w:rsidR="007677CE" w:rsidRPr="00B30A26">
        <w:rPr>
          <w:szCs w:val="28"/>
          <w:lang w:val="es-ES"/>
        </w:rPr>
        <w:t xml:space="preserve"> pues utiliza la información de congestión en tiempo real para aceptar o redefinir la secuencia asignada de entregas planificadas por vehículo.</w:t>
      </w:r>
    </w:p>
    <w:p w14:paraId="4E5E928E" w14:textId="77777777" w:rsidR="00306D65" w:rsidRPr="00B30A26" w:rsidRDefault="00306D65" w:rsidP="007677CE">
      <w:pPr>
        <w:rPr>
          <w:szCs w:val="28"/>
          <w:lang w:val="es-ES"/>
        </w:rPr>
      </w:pPr>
    </w:p>
    <w:p w14:paraId="4FA6213C" w14:textId="3C06AB04" w:rsidR="000C263E" w:rsidRPr="00B30A26" w:rsidRDefault="00306D65" w:rsidP="007677CE">
      <w:pPr>
        <w:rPr>
          <w:szCs w:val="28"/>
          <w:lang w:val="es-ES"/>
        </w:rPr>
      </w:pPr>
      <w:r w:rsidRPr="00B30A26">
        <w:rPr>
          <w:b/>
          <w:szCs w:val="28"/>
          <w:lang w:val="es-ES"/>
        </w:rPr>
        <w:t>Extreme Platform</w:t>
      </w:r>
      <w:r w:rsidRPr="00B30A26">
        <w:rPr>
          <w:b/>
          <w:szCs w:val="28"/>
          <w:lang w:val="es-ES"/>
        </w:rPr>
        <w:fldChar w:fldCharType="begin"/>
      </w:r>
      <w:r w:rsidRPr="00B30A26">
        <w:rPr>
          <w:b/>
          <w:szCs w:val="28"/>
          <w:lang w:val="es-ES"/>
        </w:rPr>
        <w:instrText xml:space="preserve"> XE "Extreme Platform" </w:instrText>
      </w:r>
      <w:r w:rsidRPr="00B30A26">
        <w:rPr>
          <w:b/>
          <w:szCs w:val="28"/>
          <w:lang w:val="es-ES"/>
        </w:rPr>
        <w:fldChar w:fldCharType="end"/>
      </w:r>
      <w:r w:rsidR="00C35749" w:rsidRPr="00B30A26">
        <w:rPr>
          <w:b/>
          <w:szCs w:val="28"/>
          <w:lang w:val="es-ES"/>
        </w:rPr>
        <w:t>:</w:t>
      </w:r>
      <w:r w:rsidR="00C35749" w:rsidRPr="00B30A26">
        <w:rPr>
          <w:szCs w:val="28"/>
          <w:lang w:val="es-ES"/>
        </w:rPr>
        <w:t xml:space="preserve"> En la plataforma de Extreme Technologies que ofrece la integración entre Extreme Control</w:t>
      </w:r>
      <w:r w:rsidR="00C35749" w:rsidRPr="00B30A26">
        <w:rPr>
          <w:szCs w:val="28"/>
          <w:lang w:val="es-ES"/>
        </w:rPr>
        <w:fldChar w:fldCharType="begin"/>
      </w:r>
      <w:r w:rsidR="00C35749" w:rsidRPr="00B30A26">
        <w:rPr>
          <w:szCs w:val="28"/>
          <w:lang w:val="es-ES"/>
        </w:rPr>
        <w:instrText xml:space="preserve"> XE "Extreme Control" </w:instrText>
      </w:r>
      <w:r w:rsidR="00C35749" w:rsidRPr="00B30A26">
        <w:rPr>
          <w:szCs w:val="28"/>
          <w:lang w:val="es-ES"/>
        </w:rPr>
        <w:fldChar w:fldCharType="end"/>
      </w:r>
      <w:r w:rsidR="00C35749" w:rsidRPr="00B30A26">
        <w:rPr>
          <w:szCs w:val="28"/>
          <w:lang w:val="es-ES"/>
        </w:rPr>
        <w:t xml:space="preserve"> y Extreme Track</w:t>
      </w:r>
      <w:r w:rsidR="00C35749" w:rsidRPr="00B30A26">
        <w:rPr>
          <w:szCs w:val="28"/>
          <w:lang w:val="es-ES"/>
        </w:rPr>
        <w:fldChar w:fldCharType="begin"/>
      </w:r>
      <w:r w:rsidR="00C35749" w:rsidRPr="00B30A26">
        <w:rPr>
          <w:szCs w:val="28"/>
          <w:lang w:val="es-ES"/>
        </w:rPr>
        <w:instrText xml:space="preserve"> XE "Extreme Track" </w:instrText>
      </w:r>
      <w:r w:rsidR="00C35749" w:rsidRPr="00B30A26">
        <w:rPr>
          <w:szCs w:val="28"/>
          <w:lang w:val="es-ES"/>
        </w:rPr>
        <w:fldChar w:fldCharType="end"/>
      </w:r>
      <w:r w:rsidR="00C35749" w:rsidRPr="00B30A26">
        <w:rPr>
          <w:szCs w:val="28"/>
          <w:lang w:val="es-ES"/>
        </w:rPr>
        <w:t>:</w:t>
      </w:r>
    </w:p>
    <w:p w14:paraId="4EFB0BB3" w14:textId="77777777" w:rsidR="00306D65" w:rsidRPr="00B30A26" w:rsidRDefault="00306D65" w:rsidP="007677CE">
      <w:pPr>
        <w:rPr>
          <w:szCs w:val="28"/>
          <w:lang w:val="es-ES"/>
        </w:rPr>
      </w:pPr>
    </w:p>
    <w:p w14:paraId="40FCD19B" w14:textId="77CE5601" w:rsidR="00732506" w:rsidRPr="00B30A26" w:rsidRDefault="00732506" w:rsidP="007677CE">
      <w:pPr>
        <w:rPr>
          <w:szCs w:val="28"/>
          <w:lang w:val="es-ES"/>
        </w:rPr>
      </w:pPr>
      <w:r w:rsidRPr="00B30A26">
        <w:rPr>
          <w:b/>
          <w:szCs w:val="28"/>
          <w:lang w:val="es-ES"/>
        </w:rPr>
        <w:t>Extreme Track</w:t>
      </w:r>
      <w:r w:rsidRPr="00B30A26">
        <w:rPr>
          <w:b/>
          <w:szCs w:val="28"/>
          <w:lang w:val="es-ES"/>
        </w:rPr>
        <w:fldChar w:fldCharType="begin"/>
      </w:r>
      <w:r w:rsidRPr="00B30A26">
        <w:rPr>
          <w:b/>
          <w:szCs w:val="28"/>
          <w:lang w:val="es-ES"/>
        </w:rPr>
        <w:instrText xml:space="preserve"> XE "Extreme Track" </w:instrText>
      </w:r>
      <w:r w:rsidRPr="00B30A26">
        <w:rPr>
          <w:b/>
          <w:szCs w:val="28"/>
          <w:lang w:val="es-ES"/>
        </w:rPr>
        <w:fldChar w:fldCharType="end"/>
      </w:r>
      <w:r w:rsidRPr="00B30A26">
        <w:rPr>
          <w:b/>
          <w:szCs w:val="28"/>
          <w:lang w:val="es-ES"/>
        </w:rPr>
        <w:t>:</w:t>
      </w:r>
      <w:r w:rsidR="007677CE" w:rsidRPr="00B30A26">
        <w:rPr>
          <w:szCs w:val="28"/>
          <w:lang w:val="es-ES"/>
        </w:rPr>
        <w:t xml:space="preserve"> Plataforma de rastreo de </w:t>
      </w:r>
      <w:r w:rsidR="00C35749" w:rsidRPr="00B30A26">
        <w:rPr>
          <w:szCs w:val="28"/>
          <w:lang w:val="es-ES"/>
        </w:rPr>
        <w:t>vehículos</w:t>
      </w:r>
      <w:r w:rsidR="007677CE" w:rsidRPr="00B30A26">
        <w:rPr>
          <w:szCs w:val="28"/>
          <w:lang w:val="es-ES"/>
        </w:rPr>
        <w:t xml:space="preserve"> y trazabilidad de activos. La mejor </w:t>
      </w:r>
      <w:r w:rsidR="00C35749" w:rsidRPr="00B30A26">
        <w:rPr>
          <w:szCs w:val="28"/>
          <w:lang w:val="es-ES"/>
        </w:rPr>
        <w:t>opción</w:t>
      </w:r>
      <w:r w:rsidR="007677CE" w:rsidRPr="00B30A26">
        <w:rPr>
          <w:szCs w:val="28"/>
          <w:lang w:val="es-ES"/>
        </w:rPr>
        <w:t xml:space="preserve"> de nuestro grupo de desarrollo en la alianza para organizar el manejo de big data en posicionamiento de </w:t>
      </w:r>
      <w:r w:rsidR="00C35749" w:rsidRPr="00B30A26">
        <w:rPr>
          <w:szCs w:val="28"/>
          <w:lang w:val="es-ES"/>
        </w:rPr>
        <w:t>vehículos</w:t>
      </w:r>
      <w:r w:rsidR="007677CE" w:rsidRPr="00B30A26">
        <w:rPr>
          <w:szCs w:val="28"/>
          <w:lang w:val="es-ES"/>
        </w:rPr>
        <w:t xml:space="preserve"> y manejo de carga complementaria. Nuestro </w:t>
      </w:r>
      <w:r w:rsidR="00C35749" w:rsidRPr="00B30A26">
        <w:rPr>
          <w:szCs w:val="28"/>
          <w:lang w:val="es-ES"/>
        </w:rPr>
        <w:t>propósito</w:t>
      </w:r>
      <w:r w:rsidR="007677CE" w:rsidRPr="00B30A26">
        <w:rPr>
          <w:szCs w:val="28"/>
          <w:lang w:val="es-ES"/>
        </w:rPr>
        <w:t xml:space="preserve"> es poder realizar, en conjunto con la plataforma CargaNet, programas de enturnamiento en el generador de carga que puedan usar </w:t>
      </w:r>
      <w:r w:rsidR="00C35749" w:rsidRPr="00B30A26">
        <w:rPr>
          <w:szCs w:val="28"/>
          <w:lang w:val="es-ES"/>
        </w:rPr>
        <w:t>información</w:t>
      </w:r>
      <w:r w:rsidR="007677CE" w:rsidRPr="00B30A26">
        <w:rPr>
          <w:szCs w:val="28"/>
          <w:lang w:val="es-ES"/>
        </w:rPr>
        <w:t xml:space="preserve"> predictiva de la </w:t>
      </w:r>
      <w:r w:rsidR="00C35749" w:rsidRPr="00B30A26">
        <w:rPr>
          <w:szCs w:val="28"/>
          <w:lang w:val="es-ES"/>
        </w:rPr>
        <w:t>ubicación</w:t>
      </w:r>
      <w:r w:rsidR="007677CE" w:rsidRPr="00B30A26">
        <w:rPr>
          <w:szCs w:val="28"/>
          <w:lang w:val="es-ES"/>
        </w:rPr>
        <w:t xml:space="preserve"> del </w:t>
      </w:r>
      <w:r w:rsidR="00C35749" w:rsidRPr="00B30A26">
        <w:rPr>
          <w:szCs w:val="28"/>
          <w:lang w:val="es-ES"/>
        </w:rPr>
        <w:t>vehículo</w:t>
      </w:r>
      <w:r w:rsidR="007677CE" w:rsidRPr="00B30A26">
        <w:rPr>
          <w:szCs w:val="28"/>
          <w:lang w:val="es-ES"/>
        </w:rPr>
        <w:t xml:space="preserve"> y de los tiempos en los cuales se encuentra disponible el </w:t>
      </w:r>
      <w:r w:rsidR="00C35749" w:rsidRPr="00B30A26">
        <w:rPr>
          <w:szCs w:val="28"/>
          <w:lang w:val="es-ES"/>
        </w:rPr>
        <w:t>vehículo</w:t>
      </w:r>
      <w:r w:rsidR="007677CE" w:rsidRPr="00B30A26">
        <w:rPr>
          <w:szCs w:val="28"/>
          <w:lang w:val="es-ES"/>
        </w:rPr>
        <w:t>.</w:t>
      </w:r>
    </w:p>
    <w:p w14:paraId="6C383464" w14:textId="77777777" w:rsidR="00732506" w:rsidRDefault="00732506" w:rsidP="007677CE">
      <w:pPr>
        <w:rPr>
          <w:szCs w:val="28"/>
          <w:lang w:val="es-ES"/>
        </w:rPr>
      </w:pPr>
    </w:p>
    <w:p w14:paraId="2D091DC3" w14:textId="2DFC80FB" w:rsidR="00267BF3" w:rsidRPr="00267BF3" w:rsidRDefault="00267BF3" w:rsidP="00267BF3">
      <w:pPr>
        <w:rPr>
          <w:rFonts w:ascii="Times" w:hAnsi="Times" w:cs="Times"/>
          <w:sz w:val="24"/>
          <w:lang w:val="es-ES"/>
        </w:rPr>
      </w:pPr>
      <w:r w:rsidRPr="00267BF3">
        <w:rPr>
          <w:b/>
          <w:szCs w:val="28"/>
          <w:lang w:val="es-ES"/>
        </w:rPr>
        <w:lastRenderedPageBreak/>
        <w:t>LogCloud</w:t>
      </w:r>
      <w:r w:rsidRPr="00267BF3">
        <w:rPr>
          <w:b/>
          <w:szCs w:val="28"/>
          <w:lang w:val="es-ES"/>
        </w:rPr>
        <w:fldChar w:fldCharType="begin"/>
      </w:r>
      <w:r w:rsidRPr="00267BF3">
        <w:rPr>
          <w:b/>
          <w:lang w:val="es-ES"/>
        </w:rPr>
        <w:instrText xml:space="preserve"> XE "</w:instrText>
      </w:r>
      <w:r w:rsidRPr="00267BF3">
        <w:rPr>
          <w:b/>
          <w:szCs w:val="28"/>
          <w:lang w:val="es-ES"/>
        </w:rPr>
        <w:instrText>LogCloud</w:instrText>
      </w:r>
      <w:r w:rsidRPr="00267BF3">
        <w:rPr>
          <w:b/>
          <w:lang w:val="es-ES"/>
        </w:rPr>
        <w:instrText xml:space="preserve">" </w:instrText>
      </w:r>
      <w:r w:rsidRPr="00267BF3">
        <w:rPr>
          <w:b/>
          <w:szCs w:val="28"/>
          <w:lang w:val="es-ES"/>
        </w:rPr>
        <w:fldChar w:fldCharType="end"/>
      </w:r>
      <w:r w:rsidRPr="00267BF3">
        <w:rPr>
          <w:b/>
          <w:szCs w:val="28"/>
          <w:lang w:val="es-ES"/>
        </w:rPr>
        <w:t xml:space="preserve">: </w:t>
      </w:r>
      <w:r w:rsidRPr="00267BF3">
        <w:rPr>
          <w:lang w:val="es-ES"/>
        </w:rPr>
        <w:t xml:space="preserve">es la plataforma basada en la nube para la gestión integral del transporte de carga terrestre. LogCloud integra una completa suite de herramientas tecnológicas para la gestión de almacenamiento, optimización del transporte de carga, despacho de mercancías, trazabilidad de la carga, gestión de eventos en viaje, optimización de rutas, entregas certificadas y mantenimiento de la flota de transporte. </w:t>
      </w:r>
    </w:p>
    <w:p w14:paraId="51C78413" w14:textId="0B4415BF" w:rsidR="00267BF3" w:rsidRPr="00267BF3" w:rsidRDefault="00267BF3" w:rsidP="00267BF3">
      <w:pPr>
        <w:rPr>
          <w:rFonts w:ascii="Times" w:hAnsi="Times" w:cs="Times"/>
          <w:sz w:val="24"/>
          <w:lang w:val="es-ES"/>
        </w:rPr>
      </w:pPr>
      <w:r w:rsidRPr="00267BF3">
        <w:rPr>
          <w:lang w:val="es-ES"/>
        </w:rPr>
        <w:t>LogCloud</w:t>
      </w:r>
      <w:r>
        <w:rPr>
          <w:lang w:val="es-ES"/>
        </w:rPr>
        <w:fldChar w:fldCharType="begin"/>
      </w:r>
      <w:r w:rsidRPr="00267BF3">
        <w:rPr>
          <w:lang w:val="es-ES"/>
        </w:rPr>
        <w:instrText xml:space="preserve"> XE "</w:instrText>
      </w:r>
      <w:r>
        <w:rPr>
          <w:szCs w:val="28"/>
          <w:lang w:val="es-ES"/>
        </w:rPr>
        <w:instrText>LogCloud</w:instrText>
      </w:r>
      <w:r w:rsidRPr="00267BF3">
        <w:rPr>
          <w:lang w:val="es-ES"/>
        </w:rPr>
        <w:instrText xml:space="preserve">" </w:instrText>
      </w:r>
      <w:r>
        <w:rPr>
          <w:lang w:val="es-ES"/>
        </w:rPr>
        <w:fldChar w:fldCharType="end"/>
      </w:r>
      <w:r w:rsidRPr="00267BF3">
        <w:rPr>
          <w:lang w:val="es-ES"/>
        </w:rPr>
        <w:t xml:space="preserve"> es una herramienta de computación avanzada y pone al servicio del sector transportador las más modernas tecnologías en algoritmos de optimización, computación en la nube, movilidad, bigdata, tracking de activos e Internet de las cosas. </w:t>
      </w:r>
    </w:p>
    <w:p w14:paraId="6D5DC669" w14:textId="080DDA73" w:rsidR="00267BF3" w:rsidRPr="00B30A26" w:rsidRDefault="00267BF3" w:rsidP="007677CE">
      <w:pPr>
        <w:rPr>
          <w:szCs w:val="28"/>
          <w:lang w:val="es-ES"/>
        </w:rPr>
      </w:pPr>
    </w:p>
    <w:p w14:paraId="624FF7F0" w14:textId="77777777" w:rsidR="00267BF3" w:rsidRDefault="00267BF3" w:rsidP="00C35749">
      <w:pPr>
        <w:rPr>
          <w:b/>
          <w:szCs w:val="28"/>
          <w:lang w:val="es-ES"/>
        </w:rPr>
      </w:pPr>
    </w:p>
    <w:p w14:paraId="0615500F" w14:textId="3BC4F36D" w:rsidR="00C35749" w:rsidRPr="00B30A26" w:rsidRDefault="0013039B" w:rsidP="00C35749">
      <w:pPr>
        <w:rPr>
          <w:szCs w:val="28"/>
          <w:lang w:val="es-ES"/>
        </w:rPr>
      </w:pPr>
      <w:r w:rsidRPr="00B30A26">
        <w:rPr>
          <w:b/>
          <w:szCs w:val="28"/>
          <w:lang w:val="es-ES"/>
        </w:rPr>
        <w:t>MESH</w:t>
      </w:r>
      <w:r w:rsidR="004F6A81" w:rsidRPr="00B30A26">
        <w:rPr>
          <w:b/>
          <w:szCs w:val="28"/>
          <w:lang w:val="es-ES"/>
        </w:rPr>
        <w:fldChar w:fldCharType="begin"/>
      </w:r>
      <w:r w:rsidR="004F6A81" w:rsidRPr="00B30A26">
        <w:rPr>
          <w:lang w:val="es-ES"/>
        </w:rPr>
        <w:instrText xml:space="preserve"> XE "</w:instrText>
      </w:r>
      <w:r w:rsidR="004F6A81" w:rsidRPr="00B30A26">
        <w:rPr>
          <w:b/>
          <w:szCs w:val="28"/>
          <w:lang w:val="es-ES"/>
        </w:rPr>
        <w:instrText>MESH</w:instrText>
      </w:r>
      <w:r w:rsidR="004F6A81" w:rsidRPr="00B30A26">
        <w:rPr>
          <w:lang w:val="es-ES"/>
        </w:rPr>
        <w:instrText xml:space="preserve">" </w:instrText>
      </w:r>
      <w:r w:rsidR="004F6A81" w:rsidRPr="00B30A26">
        <w:rPr>
          <w:b/>
          <w:szCs w:val="28"/>
          <w:lang w:val="es-ES"/>
        </w:rPr>
        <w:fldChar w:fldCharType="end"/>
      </w:r>
      <w:r w:rsidR="004F6A81" w:rsidRPr="00B30A26">
        <w:rPr>
          <w:b/>
          <w:szCs w:val="28"/>
          <w:lang w:val="es-ES"/>
        </w:rPr>
        <w:t>:</w:t>
      </w:r>
      <w:r w:rsidR="00C35749" w:rsidRPr="00B30A26">
        <w:rPr>
          <w:szCs w:val="28"/>
          <w:lang w:val="es-ES"/>
        </w:rPr>
        <w:t>Sistema</w:t>
      </w:r>
      <w:r w:rsidR="004F6A81" w:rsidRPr="00B30A26">
        <w:rPr>
          <w:szCs w:val="28"/>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szCs w:val="28"/>
          <w:lang w:val="es-ES"/>
        </w:rPr>
        <w:fldChar w:fldCharType="end"/>
      </w:r>
      <w:r w:rsidR="00C35749" w:rsidRPr="00B30A26">
        <w:rPr>
          <w:szCs w:val="28"/>
          <w:lang w:val="es-ES"/>
        </w:rPr>
        <w:t xml:space="preserve"> de planeación del mantenimiento de la flota de transporte basado en metodología RCM</w:t>
      </w:r>
      <w:r w:rsidR="004F6A81" w:rsidRPr="00B30A26">
        <w:rPr>
          <w:szCs w:val="28"/>
          <w:lang w:val="es-ES"/>
        </w:rPr>
        <w:fldChar w:fldCharType="begin"/>
      </w:r>
      <w:r w:rsidR="004F6A81" w:rsidRPr="00B30A26">
        <w:rPr>
          <w:lang w:val="es-ES"/>
        </w:rPr>
        <w:instrText xml:space="preserve"> XE "</w:instrText>
      </w:r>
      <w:r w:rsidR="004F6A81" w:rsidRPr="00B30A26">
        <w:rPr>
          <w:b/>
          <w:szCs w:val="28"/>
          <w:lang w:val="es-ES"/>
        </w:rPr>
        <w:instrText>RCM</w:instrText>
      </w:r>
      <w:r w:rsidR="004F6A81" w:rsidRPr="00B30A26">
        <w:rPr>
          <w:lang w:val="es-ES"/>
        </w:rPr>
        <w:instrText xml:space="preserve">" </w:instrText>
      </w:r>
      <w:r w:rsidR="004F6A81" w:rsidRPr="00B30A26">
        <w:rPr>
          <w:szCs w:val="28"/>
          <w:lang w:val="es-ES"/>
        </w:rPr>
        <w:fldChar w:fldCharType="end"/>
      </w:r>
      <w:r w:rsidR="00C35749" w:rsidRPr="00B30A26">
        <w:rPr>
          <w:szCs w:val="28"/>
          <w:lang w:val="es-ES"/>
        </w:rPr>
        <w:t xml:space="preserve"> con manejo de data predictiva. Se considera un sistema "vivo" de predicción de eventos para la mejor planificación de mantenimientos de la flota y activos de la firma. Debe ser ajustado para coordinar con las demás herramientas de planificación "up-front" y en tiempo real.</w:t>
      </w:r>
    </w:p>
    <w:p w14:paraId="596ED9C4" w14:textId="66DB7DE9" w:rsidR="00732506" w:rsidRPr="00B30A26" w:rsidRDefault="00732506" w:rsidP="007677CE">
      <w:pPr>
        <w:rPr>
          <w:szCs w:val="28"/>
          <w:lang w:val="es-ES"/>
        </w:rPr>
      </w:pPr>
    </w:p>
    <w:p w14:paraId="253E9E09" w14:textId="77777777" w:rsidR="00F31F31" w:rsidRPr="00B30A26" w:rsidRDefault="00F31F31" w:rsidP="007677CE">
      <w:pPr>
        <w:rPr>
          <w:szCs w:val="28"/>
          <w:lang w:val="es-ES"/>
        </w:rPr>
      </w:pPr>
    </w:p>
    <w:p w14:paraId="213AFAF5" w14:textId="44B9C16F" w:rsidR="00F31F31" w:rsidRPr="00B30A26" w:rsidRDefault="00F31F31" w:rsidP="007677CE">
      <w:pPr>
        <w:rPr>
          <w:szCs w:val="28"/>
          <w:lang w:val="es-ES"/>
        </w:rPr>
      </w:pPr>
      <w:r w:rsidRPr="00B30A26">
        <w:rPr>
          <w:b/>
          <w:szCs w:val="28"/>
          <w:lang w:val="es-ES"/>
        </w:rPr>
        <w:t>RCM</w:t>
      </w:r>
      <w:r w:rsidRPr="00B30A26">
        <w:rPr>
          <w:b/>
          <w:szCs w:val="28"/>
          <w:lang w:val="es-ES"/>
        </w:rPr>
        <w:fldChar w:fldCharType="begin"/>
      </w:r>
      <w:r w:rsidRPr="00B30A26">
        <w:rPr>
          <w:b/>
          <w:szCs w:val="28"/>
          <w:lang w:val="es-ES"/>
        </w:rPr>
        <w:instrText xml:space="preserve"> XE "RCM" </w:instrText>
      </w:r>
      <w:r w:rsidRPr="00B30A26">
        <w:rPr>
          <w:b/>
          <w:szCs w:val="28"/>
          <w:lang w:val="es-ES"/>
        </w:rPr>
        <w:fldChar w:fldCharType="end"/>
      </w:r>
      <w:r w:rsidRPr="00B30A26">
        <w:rPr>
          <w:b/>
          <w:szCs w:val="28"/>
          <w:lang w:val="es-ES"/>
        </w:rPr>
        <w:t xml:space="preserve"> (Reliability Centred Maintenance): </w:t>
      </w:r>
      <w:r w:rsidRPr="00B30A26">
        <w:rPr>
          <w:szCs w:val="28"/>
          <w:lang w:val="es-ES"/>
        </w:rPr>
        <w:t>Es una herramienta de software que ayuda a la implementación de un mantenimiento centrado en fiabilidad, para aumentar la disponibilidad de los activos de una planta y disminuir sus costes de mantenimiento. El software mejora la comprensión del funcionamiento de un grupo de activos de una familia, así como el análisis de todas las posibilidades de fallo de un sistema y el desarrollo de los mecanismos que tratan de evitarlos. El software tiene como finalidad determinar una serie de acciones que permiten garantizar una alta disponibilidad de los activos de una planta</w:t>
      </w:r>
    </w:p>
    <w:p w14:paraId="588753AE" w14:textId="77777777" w:rsidR="003B784D" w:rsidRPr="00B30A26" w:rsidRDefault="003B784D" w:rsidP="007677CE">
      <w:pPr>
        <w:rPr>
          <w:szCs w:val="28"/>
          <w:lang w:val="es-ES"/>
        </w:rPr>
      </w:pPr>
    </w:p>
    <w:p w14:paraId="5AA21B8B" w14:textId="53C478C9" w:rsidR="003B784D" w:rsidRPr="00B30A26" w:rsidRDefault="003B784D" w:rsidP="007677CE">
      <w:pPr>
        <w:rPr>
          <w:szCs w:val="28"/>
          <w:lang w:val="es-ES"/>
        </w:rPr>
      </w:pPr>
      <w:r w:rsidRPr="00B30A26">
        <w:rPr>
          <w:b/>
          <w:szCs w:val="28"/>
          <w:lang w:val="es-ES"/>
        </w:rPr>
        <w:t>Sistema</w:t>
      </w:r>
      <w:r w:rsidRPr="00B30A26">
        <w:rPr>
          <w:b/>
          <w:szCs w:val="28"/>
          <w:lang w:val="es-ES"/>
        </w:rPr>
        <w:fldChar w:fldCharType="begin"/>
      </w:r>
      <w:r w:rsidRPr="00B30A26">
        <w:rPr>
          <w:b/>
          <w:lang w:val="es-ES"/>
        </w:rPr>
        <w:instrText xml:space="preserve"> XE "</w:instrText>
      </w:r>
      <w:r w:rsidRPr="00B30A26">
        <w:rPr>
          <w:b/>
          <w:szCs w:val="28"/>
          <w:lang w:val="es-ES"/>
        </w:rPr>
        <w:instrText>Sistema</w:instrText>
      </w:r>
      <w:r w:rsidRPr="00B30A26">
        <w:rPr>
          <w:b/>
          <w:lang w:val="es-ES"/>
        </w:rPr>
        <w:instrText xml:space="preserve">" </w:instrText>
      </w:r>
      <w:r w:rsidRPr="00B30A26">
        <w:rPr>
          <w:b/>
          <w:szCs w:val="28"/>
          <w:lang w:val="es-ES"/>
        </w:rPr>
        <w:fldChar w:fldCharType="end"/>
      </w:r>
      <w:r w:rsidRPr="00B30A26">
        <w:rPr>
          <w:b/>
          <w:szCs w:val="28"/>
          <w:lang w:val="es-ES"/>
        </w:rPr>
        <w:t xml:space="preserve">: </w:t>
      </w:r>
      <w:r w:rsidRPr="00B30A26">
        <w:rPr>
          <w:szCs w:val="28"/>
          <w:lang w:val="es-ES"/>
        </w:rPr>
        <w:t xml:space="preserve">Sistema como un conjunto de componentes que interactúan entre sí para lograr un objetivo común. Aunque existe una gran variedad de sistemas, la mayoría de ellos pueden representarse a través de un modelo formado por 4 bloques básicos los cuales se presentan en un determinado ambiente: elementos de entrada, elementos de salida, sección de transformación o procesamiento y mecanismos de control o retroalimentación (evaluación de objetivos). La siguiente figura, muestra el modelo general de un Sistema, en donde se encuentran los recursos que acceden al sistema a través de los elementos de entrada para ser modificados en la sección de transformación. Este proceso es controlado </w:t>
      </w:r>
      <w:r w:rsidRPr="00B30A26">
        <w:rPr>
          <w:szCs w:val="28"/>
          <w:lang w:val="es-ES"/>
        </w:rPr>
        <w:lastRenderedPageBreak/>
        <w:t>por el mecanismo de control con el fin de lograr el objetivo marcado. Una vez se ha llevado a cabo la transformación, el resultado sale del sistema a través de los elementos de salida</w:t>
      </w:r>
      <w:sdt>
        <w:sdtPr>
          <w:rPr>
            <w:szCs w:val="28"/>
            <w:lang w:val="es-ES"/>
          </w:rPr>
          <w:id w:val="-2078354214"/>
          <w:citation/>
        </w:sdtPr>
        <w:sdtContent>
          <w:r w:rsidRPr="00B30A26">
            <w:rPr>
              <w:szCs w:val="28"/>
              <w:lang w:val="es-ES"/>
            </w:rPr>
            <w:fldChar w:fldCharType="begin"/>
          </w:r>
          <w:r w:rsidRPr="00B30A26">
            <w:rPr>
              <w:szCs w:val="28"/>
              <w:lang w:val="es-ES"/>
            </w:rPr>
            <w:instrText xml:space="preserve"> CITATION Car16 \l 3082 </w:instrText>
          </w:r>
          <w:r w:rsidRPr="00B30A26">
            <w:rPr>
              <w:szCs w:val="28"/>
              <w:lang w:val="es-ES"/>
            </w:rPr>
            <w:fldChar w:fldCharType="separate"/>
          </w:r>
          <w:ins w:id="1760" w:author="felipe campo" w:date="2018-07-04T11:15:00Z">
            <w:r w:rsidR="00515FE7">
              <w:rPr>
                <w:noProof/>
                <w:szCs w:val="28"/>
                <w:lang w:val="es-ES"/>
              </w:rPr>
              <w:t xml:space="preserve"> </w:t>
            </w:r>
            <w:r w:rsidR="00515FE7" w:rsidRPr="00515FE7">
              <w:rPr>
                <w:noProof/>
                <w:szCs w:val="28"/>
                <w:lang w:val="es-ES"/>
                <w:rPrChange w:id="1761" w:author="felipe campo" w:date="2018-07-04T11:15:00Z">
                  <w:rPr>
                    <w:rFonts w:eastAsia="Times New Roman"/>
                  </w:rPr>
                </w:rPrChange>
              </w:rPr>
              <w:t>[12]</w:t>
            </w:r>
          </w:ins>
          <w:del w:id="1762" w:author="felipe campo" w:date="2018-07-04T11:15:00Z">
            <w:r w:rsidRPr="00B30A26" w:rsidDel="00515FE7">
              <w:rPr>
                <w:noProof/>
                <w:szCs w:val="28"/>
                <w:lang w:val="es-ES"/>
              </w:rPr>
              <w:delText xml:space="preserve"> [14]</w:delText>
            </w:r>
          </w:del>
          <w:r w:rsidRPr="00B30A26">
            <w:rPr>
              <w:szCs w:val="28"/>
              <w:lang w:val="es-ES"/>
            </w:rPr>
            <w:fldChar w:fldCharType="end"/>
          </w:r>
        </w:sdtContent>
      </w:sdt>
    </w:p>
    <w:p w14:paraId="03D8E11C" w14:textId="77777777" w:rsidR="00C82A2F" w:rsidRPr="00B30A26" w:rsidRDefault="00C82A2F" w:rsidP="007677CE">
      <w:pPr>
        <w:rPr>
          <w:szCs w:val="28"/>
          <w:lang w:val="es-ES"/>
        </w:rPr>
      </w:pPr>
    </w:p>
    <w:p w14:paraId="0AE8391B" w14:textId="2FD8A3E6" w:rsidR="003B784D" w:rsidRPr="00B30A26" w:rsidRDefault="00C82A2F" w:rsidP="003B784D">
      <w:pPr>
        <w:rPr>
          <w:szCs w:val="28"/>
          <w:lang w:val="es-ES"/>
        </w:rPr>
      </w:pPr>
      <w:r w:rsidRPr="00B30A26">
        <w:rPr>
          <w:b/>
          <w:szCs w:val="28"/>
          <w:lang w:val="es-ES"/>
        </w:rPr>
        <w:t>Sistema</w:t>
      </w:r>
      <w:r w:rsidR="004F6A81" w:rsidRPr="00B30A26">
        <w:rPr>
          <w:b/>
          <w:szCs w:val="28"/>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b/>
          <w:szCs w:val="28"/>
          <w:lang w:val="es-ES"/>
        </w:rPr>
        <w:fldChar w:fldCharType="end"/>
      </w:r>
      <w:r w:rsidRPr="00B30A26">
        <w:rPr>
          <w:b/>
          <w:szCs w:val="28"/>
          <w:lang w:val="es-ES"/>
        </w:rPr>
        <w:t xml:space="preserve"> de Información</w:t>
      </w:r>
      <w:r w:rsidRPr="00B30A26">
        <w:rPr>
          <w:b/>
          <w:szCs w:val="28"/>
          <w:lang w:val="es-ES"/>
        </w:rPr>
        <w:fldChar w:fldCharType="begin"/>
      </w:r>
      <w:r w:rsidRPr="00B30A26">
        <w:rPr>
          <w:b/>
          <w:szCs w:val="28"/>
          <w:lang w:val="es-ES"/>
        </w:rPr>
        <w:instrText xml:space="preserve"> XE "Sistema de Información" </w:instrText>
      </w:r>
      <w:r w:rsidRPr="00B30A26">
        <w:rPr>
          <w:b/>
          <w:szCs w:val="28"/>
          <w:lang w:val="es-ES"/>
        </w:rPr>
        <w:fldChar w:fldCharType="end"/>
      </w:r>
      <w:r w:rsidR="003B784D" w:rsidRPr="00B30A26">
        <w:rPr>
          <w:b/>
          <w:szCs w:val="28"/>
          <w:lang w:val="es-ES"/>
        </w:rPr>
        <w:t>:</w:t>
      </w:r>
      <w:r w:rsidR="003B784D" w:rsidRPr="00B30A26">
        <w:rPr>
          <w:lang w:val="es-ES"/>
        </w:rPr>
        <w:t xml:space="preserve"> </w:t>
      </w:r>
      <w:r w:rsidR="003B784D" w:rsidRPr="00B30A26">
        <w:rPr>
          <w:szCs w:val="28"/>
          <w:lang w:val="es-ES"/>
        </w:rPr>
        <w:t>En un sistema de información en el que se pueden definir seis componentes: entrada, almacenamiento, procesamiento, salida de información, recursos humanos y recursos informáticos.</w:t>
      </w:r>
    </w:p>
    <w:p w14:paraId="6AFBA301" w14:textId="6D35DC50" w:rsidR="003B784D" w:rsidRPr="00B30A26" w:rsidRDefault="003B784D" w:rsidP="003B784D">
      <w:pPr>
        <w:rPr>
          <w:szCs w:val="28"/>
          <w:lang w:val="es-ES"/>
        </w:rPr>
      </w:pPr>
      <w:r w:rsidRPr="00B30A26">
        <w:rPr>
          <w:szCs w:val="28"/>
          <w:lang w:val="es-ES"/>
        </w:rPr>
        <w:t xml:space="preserve">Se definen los sistemas de información como aquellos que cumplen tres objetivos básicos dentro de las organizaciones: </w:t>
      </w:r>
    </w:p>
    <w:p w14:paraId="430D7CBD" w14:textId="62B44AEA" w:rsidR="003B784D" w:rsidRPr="00B30A26" w:rsidRDefault="003B784D" w:rsidP="003B784D">
      <w:pPr>
        <w:rPr>
          <w:szCs w:val="28"/>
          <w:lang w:val="es-ES"/>
        </w:rPr>
      </w:pPr>
      <w:r w:rsidRPr="00B30A26">
        <w:rPr>
          <w:szCs w:val="28"/>
          <w:lang w:val="es-ES"/>
        </w:rPr>
        <w:t>1. Automatización de procesos operativos.</w:t>
      </w:r>
    </w:p>
    <w:p w14:paraId="32BF83AF" w14:textId="77777777" w:rsidR="003B784D" w:rsidRPr="00B30A26" w:rsidRDefault="003B784D" w:rsidP="003B784D">
      <w:pPr>
        <w:rPr>
          <w:szCs w:val="28"/>
          <w:lang w:val="es-ES"/>
        </w:rPr>
      </w:pPr>
      <w:r w:rsidRPr="00B30A26">
        <w:rPr>
          <w:szCs w:val="28"/>
          <w:lang w:val="es-ES"/>
        </w:rPr>
        <w:t xml:space="preserve"> 2. Sirven de apoyo al proceso de toma de decisiones. </w:t>
      </w:r>
    </w:p>
    <w:p w14:paraId="09E38572" w14:textId="782B992D" w:rsidR="003B784D" w:rsidRPr="00B30A26" w:rsidRDefault="003B784D" w:rsidP="003B784D">
      <w:pPr>
        <w:rPr>
          <w:szCs w:val="28"/>
          <w:lang w:val="es-ES"/>
        </w:rPr>
      </w:pPr>
      <w:r w:rsidRPr="00B30A26">
        <w:rPr>
          <w:szCs w:val="28"/>
          <w:lang w:val="es-ES"/>
        </w:rPr>
        <w:t>3. Logran ventajas competitivas frente a sus competidores.</w:t>
      </w:r>
    </w:p>
    <w:p w14:paraId="78832893" w14:textId="4F4F08CC" w:rsidR="003B784D" w:rsidRPr="00B30A26" w:rsidRDefault="003B784D" w:rsidP="003B784D">
      <w:pPr>
        <w:rPr>
          <w:szCs w:val="28"/>
          <w:lang w:val="es-ES"/>
        </w:rPr>
      </w:pPr>
      <w:r w:rsidRPr="00B30A26">
        <w:rPr>
          <w:szCs w:val="28"/>
          <w:lang w:val="es-ES"/>
        </w:rPr>
        <w:t>Desde el punto de vista de las empresas y acorde a los distintos niveles organizaciones de una empresa, los sistemas de información se pueden clasificar en tres tipos:</w:t>
      </w:r>
    </w:p>
    <w:p w14:paraId="2A56048A" w14:textId="53CD8546" w:rsidR="003B784D" w:rsidRPr="00B30A26" w:rsidRDefault="003B784D" w:rsidP="003B784D">
      <w:pPr>
        <w:rPr>
          <w:szCs w:val="28"/>
          <w:lang w:val="es-ES"/>
        </w:rPr>
      </w:pPr>
      <w:r w:rsidRPr="00B30A26">
        <w:rPr>
          <w:szCs w:val="28"/>
          <w:lang w:val="es-ES"/>
        </w:rPr>
        <w:t>a) Nivel operativo o Control operacional: Estaría formado por todo el personal que se encuentra en la base de la pirámide y que lo formarían todos los empleados que realizan tareas rutinarias y repetitivas. Desde el punto de vista de la toma de decisiones, suelen tomar pocas y de no demasiada trascendencia.</w:t>
      </w:r>
    </w:p>
    <w:p w14:paraId="40F8E618" w14:textId="7996ECA3" w:rsidR="003B784D" w:rsidRPr="00B30A26" w:rsidRDefault="003B784D" w:rsidP="003B784D">
      <w:pPr>
        <w:rPr>
          <w:szCs w:val="28"/>
          <w:lang w:val="es-ES"/>
        </w:rPr>
      </w:pPr>
      <w:r w:rsidRPr="00B30A26">
        <w:rPr>
          <w:szCs w:val="28"/>
          <w:lang w:val="es-ES"/>
        </w:rPr>
        <w:t>b) Nivel de gestión o Control administrativo: Estaría formado por los encargados, jefe de proyectos, jefes de sección, es decir por los directivos de un nivel intermedio. Se encargan de desarrollar las estrategias o procedimientos más adecuados para que los objetivos planteados por el nivel superior sean asimilados por el nivel operativo. Para realizar su trabajo necesitan información más elaborada y precisa que el nivel operativo.</w:t>
      </w:r>
    </w:p>
    <w:p w14:paraId="3240ACC4" w14:textId="30CED1D1" w:rsidR="00C82A2F" w:rsidRPr="00B30A26" w:rsidRDefault="003B784D" w:rsidP="003B784D">
      <w:pPr>
        <w:rPr>
          <w:szCs w:val="28"/>
          <w:lang w:val="es-ES"/>
        </w:rPr>
      </w:pPr>
      <w:r w:rsidRPr="00B30A26">
        <w:rPr>
          <w:szCs w:val="28"/>
          <w:lang w:val="es-ES"/>
        </w:rPr>
        <w:t>c) Nivel estratégico o Planeación estratégica: Es el nivel superior de una organización y formado por los altos directivos. Se encargan de fijar los objetivos de la organización en función de la situación interna y externa de la organización, de ahí́ la importancia que tienen sus decisiones. Para realizar su trabajo necesitan información muy precisa, concisa y significativa.</w:t>
      </w:r>
      <w:sdt>
        <w:sdtPr>
          <w:rPr>
            <w:szCs w:val="28"/>
            <w:lang w:val="es-ES"/>
          </w:rPr>
          <w:id w:val="-1085758301"/>
          <w:citation/>
        </w:sdtPr>
        <w:sdtContent>
          <w:r w:rsidRPr="00B30A26">
            <w:rPr>
              <w:szCs w:val="28"/>
              <w:lang w:val="es-ES"/>
            </w:rPr>
            <w:fldChar w:fldCharType="begin"/>
          </w:r>
          <w:r w:rsidRPr="00B30A26">
            <w:rPr>
              <w:szCs w:val="28"/>
              <w:lang w:val="es-ES"/>
            </w:rPr>
            <w:instrText xml:space="preserve"> CITATION Car16 \l 3082 </w:instrText>
          </w:r>
          <w:r w:rsidRPr="00B30A26">
            <w:rPr>
              <w:szCs w:val="28"/>
              <w:lang w:val="es-ES"/>
            </w:rPr>
            <w:fldChar w:fldCharType="separate"/>
          </w:r>
          <w:ins w:id="1763" w:author="felipe campo" w:date="2018-07-04T11:15:00Z">
            <w:r w:rsidR="00515FE7">
              <w:rPr>
                <w:noProof/>
                <w:szCs w:val="28"/>
                <w:lang w:val="es-ES"/>
              </w:rPr>
              <w:t xml:space="preserve"> </w:t>
            </w:r>
            <w:r w:rsidR="00515FE7" w:rsidRPr="00515FE7">
              <w:rPr>
                <w:noProof/>
                <w:szCs w:val="28"/>
                <w:lang w:val="es-ES"/>
                <w:rPrChange w:id="1764" w:author="felipe campo" w:date="2018-07-04T11:15:00Z">
                  <w:rPr>
                    <w:rFonts w:eastAsia="Times New Roman"/>
                  </w:rPr>
                </w:rPrChange>
              </w:rPr>
              <w:t>[12]</w:t>
            </w:r>
          </w:ins>
          <w:del w:id="1765" w:author="felipe campo" w:date="2018-07-04T11:15:00Z">
            <w:r w:rsidRPr="00B30A26" w:rsidDel="00515FE7">
              <w:rPr>
                <w:noProof/>
                <w:szCs w:val="28"/>
                <w:lang w:val="es-ES"/>
              </w:rPr>
              <w:delText xml:space="preserve"> [14]</w:delText>
            </w:r>
          </w:del>
          <w:r w:rsidRPr="00B30A26">
            <w:rPr>
              <w:szCs w:val="28"/>
              <w:lang w:val="es-ES"/>
            </w:rPr>
            <w:fldChar w:fldCharType="end"/>
          </w:r>
        </w:sdtContent>
      </w:sdt>
    </w:p>
    <w:p w14:paraId="643C1F77" w14:textId="77777777" w:rsidR="00C82A2F" w:rsidRPr="00B30A26" w:rsidRDefault="00C82A2F" w:rsidP="007677CE">
      <w:pPr>
        <w:rPr>
          <w:szCs w:val="28"/>
          <w:lang w:val="es-ES"/>
        </w:rPr>
      </w:pPr>
    </w:p>
    <w:p w14:paraId="6DA7D95A" w14:textId="77777777" w:rsidR="00F31F31" w:rsidRPr="00B30A26" w:rsidRDefault="00F31F31" w:rsidP="007677CE">
      <w:pPr>
        <w:rPr>
          <w:szCs w:val="28"/>
          <w:lang w:val="es-ES"/>
        </w:rPr>
      </w:pPr>
    </w:p>
    <w:p w14:paraId="7FF308C7" w14:textId="523B7D95" w:rsidR="00935CF4" w:rsidRPr="00B30A26" w:rsidRDefault="00F31F31" w:rsidP="00935CF4">
      <w:pPr>
        <w:rPr>
          <w:szCs w:val="28"/>
          <w:lang w:val="es-ES"/>
        </w:rPr>
      </w:pPr>
      <w:r w:rsidRPr="00B30A26">
        <w:rPr>
          <w:b/>
          <w:szCs w:val="28"/>
          <w:lang w:val="es-ES"/>
        </w:rPr>
        <w:t>TMS</w:t>
      </w:r>
      <w:r w:rsidRPr="00B30A26">
        <w:rPr>
          <w:b/>
          <w:szCs w:val="28"/>
          <w:lang w:val="es-ES"/>
        </w:rPr>
        <w:fldChar w:fldCharType="begin"/>
      </w:r>
      <w:r w:rsidRPr="00B30A26">
        <w:rPr>
          <w:b/>
          <w:szCs w:val="28"/>
          <w:lang w:val="es-ES"/>
        </w:rPr>
        <w:instrText xml:space="preserve"> XE "TMS" </w:instrText>
      </w:r>
      <w:r w:rsidRPr="00B30A26">
        <w:rPr>
          <w:b/>
          <w:szCs w:val="28"/>
          <w:lang w:val="es-ES"/>
        </w:rPr>
        <w:fldChar w:fldCharType="end"/>
      </w:r>
      <w:r w:rsidR="00935CF4" w:rsidRPr="00B30A26">
        <w:rPr>
          <w:b/>
          <w:szCs w:val="28"/>
          <w:lang w:val="es-ES"/>
        </w:rPr>
        <w:t>:</w:t>
      </w:r>
      <w:r w:rsidR="00935CF4" w:rsidRPr="00B30A26">
        <w:rPr>
          <w:b/>
          <w:lang w:val="es-ES"/>
        </w:rPr>
        <w:t xml:space="preserve"> </w:t>
      </w:r>
      <w:r w:rsidR="00935CF4" w:rsidRPr="00B30A26">
        <w:rPr>
          <w:b/>
          <w:szCs w:val="28"/>
          <w:lang w:val="es-ES"/>
        </w:rPr>
        <w:t>Un TMS Transportation Management System o Sistema</w:t>
      </w:r>
      <w:r w:rsidR="004F6A81" w:rsidRPr="00B30A26">
        <w:rPr>
          <w:b/>
          <w:szCs w:val="28"/>
          <w:lang w:val="es-ES"/>
        </w:rPr>
        <w:fldChar w:fldCharType="begin"/>
      </w:r>
      <w:r w:rsidR="004F6A81" w:rsidRPr="00B30A26">
        <w:rPr>
          <w:lang w:val="es-ES"/>
        </w:rPr>
        <w:instrText xml:space="preserve"> XE "</w:instrText>
      </w:r>
      <w:r w:rsidR="004F6A81" w:rsidRPr="00B30A26">
        <w:rPr>
          <w:b/>
          <w:szCs w:val="28"/>
          <w:lang w:val="es-ES"/>
        </w:rPr>
        <w:instrText>Sistema</w:instrText>
      </w:r>
      <w:r w:rsidR="004F6A81" w:rsidRPr="00B30A26">
        <w:rPr>
          <w:lang w:val="es-ES"/>
        </w:rPr>
        <w:instrText xml:space="preserve">" </w:instrText>
      </w:r>
      <w:r w:rsidR="004F6A81" w:rsidRPr="00B30A26">
        <w:rPr>
          <w:b/>
          <w:szCs w:val="28"/>
          <w:lang w:val="es-ES"/>
        </w:rPr>
        <w:fldChar w:fldCharType="end"/>
      </w:r>
      <w:r w:rsidR="00935CF4" w:rsidRPr="00B30A26">
        <w:rPr>
          <w:b/>
          <w:szCs w:val="28"/>
          <w:lang w:val="es-ES"/>
        </w:rPr>
        <w:t xml:space="preserve"> para la Gestión de Transporte:</w:t>
      </w:r>
      <w:r w:rsidR="00935CF4" w:rsidRPr="00B30A26">
        <w:rPr>
          <w:szCs w:val="28"/>
          <w:lang w:val="es-ES"/>
        </w:rPr>
        <w:t xml:space="preserve"> es un conjunto de herramientas especialmente diseñadas para cubrir las necesidades de las compañías que deseen cumplir con sus clientes de manera rápida y precisa, garantizando movilizaciones y entregas de producto en las mejores condiciones. Es una </w:t>
      </w:r>
      <w:r w:rsidR="00935CF4" w:rsidRPr="00B30A26">
        <w:rPr>
          <w:szCs w:val="28"/>
          <w:lang w:val="es-ES"/>
        </w:rPr>
        <w:lastRenderedPageBreak/>
        <w:t>herramienta diseñada para generar un plan eficaz de transporte en un amplio espectro de ambientes logísticos, utilizando los órdenes de salidas -pedidos de los clientes, determina la configuración óptima de camiones y rutas de entrega.</w:t>
      </w:r>
    </w:p>
    <w:p w14:paraId="29A4C67C" w14:textId="77777777" w:rsidR="00935CF4" w:rsidRPr="00B30A26" w:rsidRDefault="00935CF4" w:rsidP="00935CF4">
      <w:pPr>
        <w:rPr>
          <w:szCs w:val="28"/>
          <w:lang w:val="es-ES"/>
        </w:rPr>
      </w:pPr>
    </w:p>
    <w:p w14:paraId="315F5731" w14:textId="3D8C578C" w:rsidR="00935CF4" w:rsidRPr="00B30A26" w:rsidRDefault="00935CF4" w:rsidP="00935CF4">
      <w:pPr>
        <w:rPr>
          <w:szCs w:val="28"/>
          <w:lang w:val="es-ES"/>
        </w:rPr>
      </w:pPr>
      <w:r w:rsidRPr="00B30A26">
        <w:rPr>
          <w:szCs w:val="28"/>
          <w:lang w:val="es-ES"/>
        </w:rPr>
        <w:t>El TMS</w:t>
      </w:r>
      <w:r w:rsidR="004F6A81" w:rsidRPr="00B30A26">
        <w:rPr>
          <w:szCs w:val="28"/>
          <w:lang w:val="es-ES"/>
        </w:rPr>
        <w:fldChar w:fldCharType="begin"/>
      </w:r>
      <w:r w:rsidR="004F6A81" w:rsidRPr="00B30A26">
        <w:rPr>
          <w:lang w:val="es-ES"/>
        </w:rPr>
        <w:instrText xml:space="preserve"> XE "</w:instrText>
      </w:r>
      <w:r w:rsidR="004F6A81" w:rsidRPr="00B30A26">
        <w:rPr>
          <w:b/>
          <w:szCs w:val="28"/>
          <w:lang w:val="es-ES"/>
        </w:rPr>
        <w:instrText>TMS</w:instrText>
      </w:r>
      <w:r w:rsidR="004F6A81" w:rsidRPr="00B30A26">
        <w:rPr>
          <w:lang w:val="es-ES"/>
        </w:rPr>
        <w:instrText xml:space="preserve">" </w:instrText>
      </w:r>
      <w:r w:rsidR="004F6A81" w:rsidRPr="00B30A26">
        <w:rPr>
          <w:szCs w:val="28"/>
          <w:lang w:val="es-ES"/>
        </w:rPr>
        <w:fldChar w:fldCharType="end"/>
      </w:r>
      <w:r w:rsidRPr="00B30A26">
        <w:rPr>
          <w:szCs w:val="28"/>
          <w:lang w:val="es-ES"/>
        </w:rPr>
        <w:t xml:space="preserve"> entrega como resultados de su ‘análisis’ las rutas o viajes optimizados, la lista de órdenes por camión, tipología del vehículo y el horario de carga en el centro de distribución. Los TMS no necesariamente utilizan información de una sola fuente; por lo general están recibiendo información de varios almacenes y sistemas simultáneamente. Todos los documentos que movilizan carga de un lugar a otro dentro de la red de distribución pueden ser alimentados a los cálculos, incluyendo las órdenes de salida que se originan desde los puntos que no son almacenes, como por ejemplo las devoluciones de los clientes.</w:t>
      </w:r>
      <w:sdt>
        <w:sdtPr>
          <w:rPr>
            <w:szCs w:val="28"/>
            <w:lang w:val="es-ES"/>
          </w:rPr>
          <w:id w:val="775217457"/>
          <w:citation/>
        </w:sdtPr>
        <w:sdtContent>
          <w:r w:rsidRPr="00B30A26">
            <w:rPr>
              <w:szCs w:val="28"/>
              <w:lang w:val="es-ES"/>
            </w:rPr>
            <w:fldChar w:fldCharType="begin"/>
          </w:r>
          <w:r w:rsidRPr="00B30A26">
            <w:rPr>
              <w:szCs w:val="28"/>
              <w:lang w:val="es-ES"/>
            </w:rPr>
            <w:instrText xml:space="preserve"> CITATION Cer13 \l 3082 </w:instrText>
          </w:r>
          <w:r w:rsidRPr="00B30A26">
            <w:rPr>
              <w:szCs w:val="28"/>
              <w:lang w:val="es-ES"/>
            </w:rPr>
            <w:fldChar w:fldCharType="separate"/>
          </w:r>
          <w:ins w:id="1766" w:author="felipe campo" w:date="2018-07-04T11:15:00Z">
            <w:r w:rsidR="00515FE7">
              <w:rPr>
                <w:noProof/>
                <w:szCs w:val="28"/>
                <w:lang w:val="es-ES"/>
              </w:rPr>
              <w:t xml:space="preserve"> </w:t>
            </w:r>
            <w:r w:rsidR="00515FE7" w:rsidRPr="00515FE7">
              <w:rPr>
                <w:noProof/>
                <w:szCs w:val="28"/>
                <w:lang w:val="es-ES"/>
                <w:rPrChange w:id="1767" w:author="felipe campo" w:date="2018-07-04T11:15:00Z">
                  <w:rPr>
                    <w:rFonts w:eastAsia="Times New Roman"/>
                  </w:rPr>
                </w:rPrChange>
              </w:rPr>
              <w:t>[14]</w:t>
            </w:r>
          </w:ins>
          <w:del w:id="1768" w:author="felipe campo" w:date="2018-07-04T11:15:00Z">
            <w:r w:rsidR="0048189B" w:rsidRPr="00B30A26" w:rsidDel="00515FE7">
              <w:rPr>
                <w:noProof/>
                <w:szCs w:val="28"/>
                <w:lang w:val="es-ES"/>
              </w:rPr>
              <w:delText xml:space="preserve"> [16]</w:delText>
            </w:r>
          </w:del>
          <w:r w:rsidRPr="00B30A26">
            <w:rPr>
              <w:szCs w:val="28"/>
              <w:lang w:val="es-ES"/>
            </w:rPr>
            <w:fldChar w:fldCharType="end"/>
          </w:r>
        </w:sdtContent>
      </w:sdt>
    </w:p>
    <w:p w14:paraId="2C630447" w14:textId="77777777" w:rsidR="00F31F31" w:rsidRPr="00B30A26" w:rsidRDefault="00F31F31" w:rsidP="007677CE">
      <w:pPr>
        <w:rPr>
          <w:szCs w:val="28"/>
          <w:lang w:val="es-ES"/>
        </w:rPr>
      </w:pPr>
    </w:p>
    <w:p w14:paraId="45110329" w14:textId="77777777" w:rsidR="00525894" w:rsidRPr="00B30A26" w:rsidRDefault="00761AE3" w:rsidP="00525894">
      <w:pPr>
        <w:rPr>
          <w:szCs w:val="28"/>
          <w:lang w:val="es-ES"/>
        </w:rPr>
      </w:pPr>
      <w:r w:rsidRPr="00B30A26">
        <w:rPr>
          <w:b/>
          <w:szCs w:val="28"/>
          <w:lang w:val="es-ES"/>
        </w:rPr>
        <w:t>UML</w:t>
      </w:r>
      <w:r w:rsidRPr="00B30A26">
        <w:rPr>
          <w:b/>
          <w:szCs w:val="28"/>
          <w:lang w:val="es-ES"/>
        </w:rPr>
        <w:fldChar w:fldCharType="begin"/>
      </w:r>
      <w:r w:rsidRPr="00B30A26">
        <w:rPr>
          <w:b/>
          <w:szCs w:val="28"/>
          <w:lang w:val="es-ES"/>
        </w:rPr>
        <w:instrText xml:space="preserve"> XE "UML" </w:instrText>
      </w:r>
      <w:r w:rsidRPr="00B30A26">
        <w:rPr>
          <w:b/>
          <w:szCs w:val="28"/>
          <w:lang w:val="es-ES"/>
        </w:rPr>
        <w:fldChar w:fldCharType="end"/>
      </w:r>
      <w:r w:rsidR="00525894" w:rsidRPr="00B30A26">
        <w:rPr>
          <w:b/>
          <w:szCs w:val="28"/>
          <w:lang w:val="es-ES"/>
        </w:rPr>
        <w:t xml:space="preserve">: </w:t>
      </w:r>
      <w:r w:rsidR="00525894" w:rsidRPr="00B30A26">
        <w:rPr>
          <w:szCs w:val="28"/>
          <w:lang w:val="es-ES"/>
        </w:rPr>
        <w:t>El lenguaje unificado de modelado (UML, por sus siglas en inglés, Unified Modeling Language) es el lenguaje de modelado de sistemas de software más conocido y utilizado en la actualidad; está respaldado por el Object Management Group (OMG).</w:t>
      </w:r>
    </w:p>
    <w:p w14:paraId="38B306F9" w14:textId="77777777" w:rsidR="00525894" w:rsidRPr="00B30A26" w:rsidRDefault="00525894" w:rsidP="00525894">
      <w:pPr>
        <w:rPr>
          <w:szCs w:val="28"/>
          <w:lang w:val="es-ES"/>
        </w:rPr>
      </w:pPr>
    </w:p>
    <w:p w14:paraId="0B3A1808" w14:textId="72126CE4" w:rsidR="00F94CCC" w:rsidRPr="00B30A26" w:rsidRDefault="00525894" w:rsidP="00525894">
      <w:pPr>
        <w:rPr>
          <w:szCs w:val="28"/>
          <w:lang w:val="es-ES"/>
        </w:rPr>
      </w:pPr>
      <w:r w:rsidRPr="00B30A26">
        <w:rPr>
          <w:szCs w:val="28"/>
          <w:lang w:val="es-ES"/>
        </w:rPr>
        <w:t>Es un lenguaje gráfico para visualizar, especificar, construir y documentar un sistema. UML</w:t>
      </w:r>
      <w:r w:rsidR="004F6A81" w:rsidRPr="00B30A26">
        <w:rPr>
          <w:szCs w:val="28"/>
          <w:lang w:val="es-ES"/>
        </w:rPr>
        <w:fldChar w:fldCharType="begin"/>
      </w:r>
      <w:r w:rsidR="004F6A81" w:rsidRPr="00B30A26">
        <w:rPr>
          <w:lang w:val="es-ES"/>
        </w:rPr>
        <w:instrText xml:space="preserve"> XE "</w:instrText>
      </w:r>
      <w:r w:rsidR="004F6A81" w:rsidRPr="00B30A26">
        <w:rPr>
          <w:b/>
          <w:szCs w:val="28"/>
          <w:lang w:val="es-ES"/>
        </w:rPr>
        <w:instrText>UML</w:instrText>
      </w:r>
      <w:r w:rsidR="004F6A81" w:rsidRPr="00B30A26">
        <w:rPr>
          <w:lang w:val="es-ES"/>
        </w:rPr>
        <w:instrText xml:space="preserve">" </w:instrText>
      </w:r>
      <w:r w:rsidR="004F6A81" w:rsidRPr="00B30A26">
        <w:rPr>
          <w:szCs w:val="28"/>
          <w:lang w:val="es-ES"/>
        </w:rPr>
        <w:fldChar w:fldCharType="end"/>
      </w:r>
      <w:r w:rsidRPr="00B30A26">
        <w:rPr>
          <w:szCs w:val="28"/>
          <w:lang w:val="es-ES"/>
        </w:rPr>
        <w:t xml:space="preserve"> ofrece un estándar para describir un "plano" del sistema (modelo), incluyendo aspectos conceptuales tales como procesos, funciones del sistema, y aspectos concretos como expresiones de lenguajes de programación, esquemas de bases de datos y compuestos reciclados.</w:t>
      </w:r>
      <w:sdt>
        <w:sdtPr>
          <w:rPr>
            <w:szCs w:val="28"/>
            <w:lang w:val="es-ES"/>
          </w:rPr>
          <w:id w:val="671306854"/>
          <w:citation/>
        </w:sdtPr>
        <w:sdtContent>
          <w:r w:rsidRPr="00B30A26">
            <w:rPr>
              <w:szCs w:val="28"/>
              <w:lang w:val="es-ES"/>
            </w:rPr>
            <w:fldChar w:fldCharType="begin"/>
          </w:r>
          <w:r w:rsidRPr="00B30A26">
            <w:rPr>
              <w:szCs w:val="28"/>
              <w:lang w:val="es-ES"/>
            </w:rPr>
            <w:instrText xml:space="preserve"> CITATION Wik17 \l 3082 </w:instrText>
          </w:r>
          <w:r w:rsidRPr="00B30A26">
            <w:rPr>
              <w:szCs w:val="28"/>
              <w:lang w:val="es-ES"/>
            </w:rPr>
            <w:fldChar w:fldCharType="separate"/>
          </w:r>
          <w:ins w:id="1769" w:author="felipe campo" w:date="2018-07-04T11:15:00Z">
            <w:r w:rsidR="00515FE7">
              <w:rPr>
                <w:noProof/>
                <w:szCs w:val="28"/>
                <w:lang w:val="es-ES"/>
              </w:rPr>
              <w:t xml:space="preserve"> </w:t>
            </w:r>
            <w:r w:rsidR="00515FE7" w:rsidRPr="00515FE7">
              <w:rPr>
                <w:noProof/>
                <w:szCs w:val="28"/>
                <w:lang w:val="es-ES"/>
                <w:rPrChange w:id="1770" w:author="felipe campo" w:date="2018-07-04T11:15:00Z">
                  <w:rPr>
                    <w:rFonts w:eastAsia="Times New Roman"/>
                  </w:rPr>
                </w:rPrChange>
              </w:rPr>
              <w:t>[13]</w:t>
            </w:r>
          </w:ins>
          <w:del w:id="1771" w:author="felipe campo" w:date="2018-07-04T11:15:00Z">
            <w:r w:rsidR="0048189B" w:rsidRPr="00B30A26" w:rsidDel="00515FE7">
              <w:rPr>
                <w:noProof/>
                <w:szCs w:val="28"/>
                <w:lang w:val="es-ES"/>
              </w:rPr>
              <w:delText xml:space="preserve"> [15]</w:delText>
            </w:r>
          </w:del>
          <w:r w:rsidRPr="00B30A26">
            <w:rPr>
              <w:szCs w:val="28"/>
              <w:lang w:val="es-ES"/>
            </w:rPr>
            <w:fldChar w:fldCharType="end"/>
          </w:r>
        </w:sdtContent>
      </w:sdt>
    </w:p>
    <w:p w14:paraId="34F2F0F8" w14:textId="4B98605D" w:rsidR="0068182A" w:rsidRPr="00B30A26" w:rsidRDefault="000C263E" w:rsidP="007677CE">
      <w:pPr>
        <w:rPr>
          <w:szCs w:val="28"/>
          <w:lang w:val="es-ES"/>
        </w:rPr>
      </w:pPr>
      <w:r w:rsidRPr="00B30A26">
        <w:rPr>
          <w:szCs w:val="28"/>
          <w:lang w:val="es-ES"/>
        </w:rPr>
        <w:tab/>
      </w:r>
    </w:p>
    <w:p w14:paraId="2241656F" w14:textId="77777777" w:rsidR="000C263E" w:rsidRPr="00B30A26" w:rsidRDefault="000C263E" w:rsidP="000C263E">
      <w:pPr>
        <w:rPr>
          <w:lang w:val="es-ES"/>
        </w:rPr>
      </w:pPr>
    </w:p>
    <w:p w14:paraId="16A7D6E9" w14:textId="77777777" w:rsidR="000C263E" w:rsidRPr="00B30A26" w:rsidRDefault="000C263E" w:rsidP="000C263E">
      <w:pPr>
        <w:rPr>
          <w:lang w:val="es-ES"/>
        </w:rPr>
      </w:pPr>
    </w:p>
    <w:p w14:paraId="550407B0" w14:textId="77777777" w:rsidR="000C263E" w:rsidRPr="00B30A26" w:rsidRDefault="000C263E" w:rsidP="000C263E">
      <w:pPr>
        <w:rPr>
          <w:lang w:val="es-ES"/>
        </w:rPr>
      </w:pPr>
    </w:p>
    <w:p w14:paraId="4B95417E" w14:textId="77777777" w:rsidR="000C263E" w:rsidRPr="00B30A26" w:rsidRDefault="000C263E" w:rsidP="000C263E">
      <w:pPr>
        <w:rPr>
          <w:lang w:val="es-ES"/>
        </w:rPr>
      </w:pPr>
    </w:p>
    <w:p w14:paraId="1FA9A6A4" w14:textId="77777777" w:rsidR="000C263E" w:rsidRPr="00B30A26" w:rsidRDefault="000C263E" w:rsidP="000C263E">
      <w:pPr>
        <w:rPr>
          <w:lang w:val="es-ES"/>
        </w:rPr>
      </w:pPr>
    </w:p>
    <w:p w14:paraId="4A6AB2BA" w14:textId="77777777" w:rsidR="000C263E" w:rsidRPr="00B30A26" w:rsidRDefault="000C263E" w:rsidP="000C263E">
      <w:pPr>
        <w:rPr>
          <w:lang w:val="es-ES"/>
        </w:rPr>
      </w:pPr>
    </w:p>
    <w:p w14:paraId="7A57588B" w14:textId="77777777" w:rsidR="000C263E" w:rsidRPr="00B30A26" w:rsidRDefault="000C263E" w:rsidP="000C263E">
      <w:pPr>
        <w:rPr>
          <w:lang w:val="es-ES"/>
        </w:rPr>
      </w:pPr>
    </w:p>
    <w:p w14:paraId="468606B4" w14:textId="1F83D808" w:rsidR="008165C8" w:rsidRPr="00B30A26" w:rsidRDefault="008165C8" w:rsidP="00667D60">
      <w:pPr>
        <w:pStyle w:val="Ttulo2"/>
        <w:rPr>
          <w:lang w:val="es-ES"/>
        </w:rPr>
      </w:pPr>
      <w:bookmarkStart w:id="1772" w:name="_Toc518466310"/>
      <w:r w:rsidRPr="00B30A26">
        <w:rPr>
          <w:lang w:val="es-ES"/>
        </w:rPr>
        <w:lastRenderedPageBreak/>
        <w:t>Índice de Términos y Referencias</w:t>
      </w:r>
      <w:bookmarkEnd w:id="1772"/>
    </w:p>
    <w:p w14:paraId="08948339" w14:textId="77777777" w:rsidR="00515FE7" w:rsidRDefault="008165C8" w:rsidP="008165C8">
      <w:pPr>
        <w:rPr>
          <w:ins w:id="1773" w:author="felipe campo" w:date="2018-07-04T11:15:00Z"/>
          <w:noProof/>
          <w:lang w:val="es-ES"/>
        </w:rPr>
        <w:sectPr w:rsidR="00515FE7" w:rsidSect="00D7071D">
          <w:type w:val="continuous"/>
          <w:pgSz w:w="12240" w:h="15840"/>
          <w:pgMar w:top="1440" w:right="1440" w:bottom="1440" w:left="1440" w:header="708" w:footer="708" w:gutter="0"/>
          <w:cols w:space="708"/>
          <w:docGrid w:linePitch="360"/>
        </w:sectPr>
      </w:pPr>
      <w:r w:rsidRPr="00B30A26">
        <w:rPr>
          <w:lang w:val="es-ES"/>
        </w:rPr>
        <w:fldChar w:fldCharType="begin"/>
      </w:r>
      <w:r w:rsidRPr="00B30A26">
        <w:rPr>
          <w:lang w:val="es-ES"/>
        </w:rPr>
        <w:instrText xml:space="preserve"> INDEX \e "</w:instrText>
      </w:r>
      <w:r w:rsidRPr="00B30A26">
        <w:rPr>
          <w:lang w:val="es-ES"/>
        </w:rPr>
        <w:tab/>
        <w:instrText xml:space="preserve">" \h "A" \c "2" </w:instrText>
      </w:r>
      <w:r w:rsidRPr="00B30A26">
        <w:rPr>
          <w:lang w:val="es-ES"/>
        </w:rPr>
        <w:fldChar w:fldCharType="separate"/>
      </w:r>
    </w:p>
    <w:p w14:paraId="447ADCAD" w14:textId="77777777" w:rsidR="00515FE7" w:rsidRDefault="00515FE7">
      <w:pPr>
        <w:pStyle w:val="Ttulodendice"/>
        <w:keepNext/>
        <w:tabs>
          <w:tab w:val="right" w:leader="dot" w:pos="4310"/>
        </w:tabs>
        <w:rPr>
          <w:ins w:id="1774" w:author="felipe campo" w:date="2018-07-04T11:15:00Z"/>
          <w:rFonts w:eastAsiaTheme="minorEastAsia" w:cstheme="minorBidi"/>
          <w:b w:val="0"/>
          <w:bCs/>
          <w:noProof/>
        </w:rPr>
      </w:pPr>
      <w:ins w:id="1775" w:author="felipe campo" w:date="2018-07-04T11:15:00Z">
        <w:r>
          <w:rPr>
            <w:noProof/>
          </w:rPr>
          <w:t>A</w:t>
        </w:r>
      </w:ins>
    </w:p>
    <w:p w14:paraId="3870B0D0" w14:textId="77777777" w:rsidR="00515FE7" w:rsidRDefault="00515FE7">
      <w:pPr>
        <w:pStyle w:val="ndice1"/>
        <w:tabs>
          <w:tab w:val="right" w:leader="dot" w:pos="4310"/>
        </w:tabs>
        <w:rPr>
          <w:ins w:id="1776" w:author="felipe campo" w:date="2018-07-04T11:15:00Z"/>
          <w:noProof/>
        </w:rPr>
      </w:pPr>
      <w:ins w:id="1777" w:author="felipe campo" w:date="2018-07-04T11:15:00Z">
        <w:r w:rsidRPr="00854A2D">
          <w:rPr>
            <w:b/>
            <w:noProof/>
            <w:lang w:val="es-ES"/>
          </w:rPr>
          <w:t>AC:002</w:t>
        </w:r>
        <w:r>
          <w:rPr>
            <w:noProof/>
          </w:rPr>
          <w:tab/>
          <w:t>12</w:t>
        </w:r>
      </w:ins>
    </w:p>
    <w:p w14:paraId="563BFED7" w14:textId="77777777" w:rsidR="00515FE7" w:rsidRDefault="00515FE7">
      <w:pPr>
        <w:pStyle w:val="ndice1"/>
        <w:tabs>
          <w:tab w:val="right" w:leader="dot" w:pos="4310"/>
        </w:tabs>
        <w:rPr>
          <w:ins w:id="1778" w:author="felipe campo" w:date="2018-07-04T11:15:00Z"/>
          <w:noProof/>
        </w:rPr>
      </w:pPr>
      <w:ins w:id="1779" w:author="felipe campo" w:date="2018-07-04T11:15:00Z">
        <w:r w:rsidRPr="00854A2D">
          <w:rPr>
            <w:b/>
            <w:noProof/>
            <w:lang w:val="es-ES"/>
          </w:rPr>
          <w:t>AC:003</w:t>
        </w:r>
        <w:r>
          <w:rPr>
            <w:noProof/>
          </w:rPr>
          <w:tab/>
          <w:t>12</w:t>
        </w:r>
      </w:ins>
    </w:p>
    <w:p w14:paraId="56AC71CB" w14:textId="77777777" w:rsidR="00515FE7" w:rsidRDefault="00515FE7">
      <w:pPr>
        <w:pStyle w:val="ndice1"/>
        <w:tabs>
          <w:tab w:val="right" w:leader="dot" w:pos="4310"/>
        </w:tabs>
        <w:rPr>
          <w:ins w:id="1780" w:author="felipe campo" w:date="2018-07-04T11:15:00Z"/>
          <w:noProof/>
        </w:rPr>
      </w:pPr>
      <w:ins w:id="1781" w:author="felipe campo" w:date="2018-07-04T11:15:00Z">
        <w:r w:rsidRPr="00854A2D">
          <w:rPr>
            <w:b/>
            <w:noProof/>
            <w:lang w:val="es-ES"/>
          </w:rPr>
          <w:t>AC:004</w:t>
        </w:r>
        <w:r>
          <w:rPr>
            <w:noProof/>
          </w:rPr>
          <w:tab/>
          <w:t>12</w:t>
        </w:r>
      </w:ins>
    </w:p>
    <w:p w14:paraId="309663F8" w14:textId="77777777" w:rsidR="00515FE7" w:rsidRDefault="00515FE7">
      <w:pPr>
        <w:pStyle w:val="ndice1"/>
        <w:tabs>
          <w:tab w:val="right" w:leader="dot" w:pos="4310"/>
        </w:tabs>
        <w:rPr>
          <w:ins w:id="1782" w:author="felipe campo" w:date="2018-07-04T11:15:00Z"/>
          <w:noProof/>
        </w:rPr>
      </w:pPr>
      <w:ins w:id="1783" w:author="felipe campo" w:date="2018-07-04T11:15:00Z">
        <w:r w:rsidRPr="00854A2D">
          <w:rPr>
            <w:b/>
            <w:noProof/>
            <w:lang w:val="es-ES"/>
          </w:rPr>
          <w:t>AC:005</w:t>
        </w:r>
        <w:r>
          <w:rPr>
            <w:noProof/>
          </w:rPr>
          <w:tab/>
          <w:t>13</w:t>
        </w:r>
      </w:ins>
    </w:p>
    <w:p w14:paraId="1485F82A" w14:textId="77777777" w:rsidR="00515FE7" w:rsidRDefault="00515FE7">
      <w:pPr>
        <w:pStyle w:val="ndice1"/>
        <w:tabs>
          <w:tab w:val="right" w:leader="dot" w:pos="4310"/>
        </w:tabs>
        <w:rPr>
          <w:ins w:id="1784" w:author="felipe campo" w:date="2018-07-04T11:15:00Z"/>
          <w:noProof/>
        </w:rPr>
      </w:pPr>
      <w:ins w:id="1785" w:author="felipe campo" w:date="2018-07-04T11:15:00Z">
        <w:r w:rsidRPr="00854A2D">
          <w:rPr>
            <w:b/>
            <w:noProof/>
            <w:lang w:val="es-ES"/>
          </w:rPr>
          <w:t>AC:006</w:t>
        </w:r>
        <w:r>
          <w:rPr>
            <w:noProof/>
          </w:rPr>
          <w:tab/>
          <w:t>13</w:t>
        </w:r>
      </w:ins>
    </w:p>
    <w:p w14:paraId="728E1947" w14:textId="77777777" w:rsidR="00515FE7" w:rsidRDefault="00515FE7">
      <w:pPr>
        <w:pStyle w:val="ndice1"/>
        <w:tabs>
          <w:tab w:val="right" w:leader="dot" w:pos="4310"/>
        </w:tabs>
        <w:rPr>
          <w:ins w:id="1786" w:author="felipe campo" w:date="2018-07-04T11:15:00Z"/>
          <w:noProof/>
        </w:rPr>
      </w:pPr>
      <w:ins w:id="1787" w:author="felipe campo" w:date="2018-07-04T11:15:00Z">
        <w:r w:rsidRPr="00854A2D">
          <w:rPr>
            <w:b/>
            <w:noProof/>
            <w:lang w:val="es-ES"/>
          </w:rPr>
          <w:t>AC:007</w:t>
        </w:r>
        <w:r>
          <w:rPr>
            <w:noProof/>
          </w:rPr>
          <w:tab/>
          <w:t>13</w:t>
        </w:r>
      </w:ins>
    </w:p>
    <w:p w14:paraId="506CB792" w14:textId="77777777" w:rsidR="00515FE7" w:rsidRDefault="00515FE7">
      <w:pPr>
        <w:pStyle w:val="ndice1"/>
        <w:tabs>
          <w:tab w:val="right" w:leader="dot" w:pos="4310"/>
        </w:tabs>
        <w:rPr>
          <w:ins w:id="1788" w:author="felipe campo" w:date="2018-07-04T11:15:00Z"/>
          <w:noProof/>
        </w:rPr>
      </w:pPr>
      <w:ins w:id="1789" w:author="felipe campo" w:date="2018-07-04T11:15:00Z">
        <w:r w:rsidRPr="00854A2D">
          <w:rPr>
            <w:b/>
            <w:noProof/>
            <w:lang w:val="es-ES"/>
          </w:rPr>
          <w:t>AC:008</w:t>
        </w:r>
        <w:r>
          <w:rPr>
            <w:noProof/>
          </w:rPr>
          <w:tab/>
          <w:t>13</w:t>
        </w:r>
      </w:ins>
    </w:p>
    <w:p w14:paraId="75CB42C3" w14:textId="77777777" w:rsidR="00515FE7" w:rsidRDefault="00515FE7">
      <w:pPr>
        <w:pStyle w:val="ndice1"/>
        <w:tabs>
          <w:tab w:val="right" w:leader="dot" w:pos="4310"/>
        </w:tabs>
        <w:rPr>
          <w:ins w:id="1790" w:author="felipe campo" w:date="2018-07-04T11:15:00Z"/>
          <w:noProof/>
        </w:rPr>
      </w:pPr>
      <w:ins w:id="1791" w:author="felipe campo" w:date="2018-07-04T11:15:00Z">
        <w:r w:rsidRPr="00854A2D">
          <w:rPr>
            <w:b/>
            <w:noProof/>
            <w:lang w:val="es-ES"/>
          </w:rPr>
          <w:t>AC:009</w:t>
        </w:r>
        <w:r>
          <w:rPr>
            <w:noProof/>
          </w:rPr>
          <w:tab/>
          <w:t>14</w:t>
        </w:r>
      </w:ins>
    </w:p>
    <w:p w14:paraId="11CD342B" w14:textId="77777777" w:rsidR="00515FE7" w:rsidRDefault="00515FE7">
      <w:pPr>
        <w:pStyle w:val="ndice1"/>
        <w:tabs>
          <w:tab w:val="right" w:leader="dot" w:pos="4310"/>
        </w:tabs>
        <w:rPr>
          <w:ins w:id="1792" w:author="felipe campo" w:date="2018-07-04T11:15:00Z"/>
          <w:noProof/>
        </w:rPr>
      </w:pPr>
      <w:ins w:id="1793" w:author="felipe campo" w:date="2018-07-04T11:15:00Z">
        <w:r w:rsidRPr="00854A2D">
          <w:rPr>
            <w:b/>
            <w:noProof/>
            <w:lang w:val="es-ES"/>
          </w:rPr>
          <w:t>AC:010</w:t>
        </w:r>
        <w:r>
          <w:rPr>
            <w:noProof/>
          </w:rPr>
          <w:tab/>
          <w:t>13</w:t>
        </w:r>
      </w:ins>
    </w:p>
    <w:p w14:paraId="08571CE2" w14:textId="77777777" w:rsidR="00515FE7" w:rsidRDefault="00515FE7">
      <w:pPr>
        <w:pStyle w:val="ndice1"/>
        <w:tabs>
          <w:tab w:val="right" w:leader="dot" w:pos="4310"/>
        </w:tabs>
        <w:rPr>
          <w:ins w:id="1794" w:author="felipe campo" w:date="2018-07-04T11:15:00Z"/>
          <w:noProof/>
        </w:rPr>
      </w:pPr>
      <w:ins w:id="1795" w:author="felipe campo" w:date="2018-07-04T11:15:00Z">
        <w:r w:rsidRPr="00854A2D">
          <w:rPr>
            <w:b/>
            <w:noProof/>
            <w:lang w:val="es-ES"/>
          </w:rPr>
          <w:t>AC:011</w:t>
        </w:r>
        <w:r>
          <w:rPr>
            <w:noProof/>
          </w:rPr>
          <w:tab/>
          <w:t>14</w:t>
        </w:r>
      </w:ins>
    </w:p>
    <w:p w14:paraId="10FBB39D" w14:textId="77777777" w:rsidR="00515FE7" w:rsidRDefault="00515FE7">
      <w:pPr>
        <w:pStyle w:val="ndice1"/>
        <w:tabs>
          <w:tab w:val="right" w:leader="dot" w:pos="4310"/>
        </w:tabs>
        <w:rPr>
          <w:ins w:id="1796" w:author="felipe campo" w:date="2018-07-04T11:15:00Z"/>
          <w:noProof/>
        </w:rPr>
      </w:pPr>
      <w:ins w:id="1797" w:author="felipe campo" w:date="2018-07-04T11:15:00Z">
        <w:r w:rsidRPr="00854A2D">
          <w:rPr>
            <w:b/>
            <w:noProof/>
            <w:lang w:val="es-ES"/>
          </w:rPr>
          <w:t>AC:012</w:t>
        </w:r>
        <w:r>
          <w:rPr>
            <w:noProof/>
          </w:rPr>
          <w:tab/>
          <w:t>12, 14</w:t>
        </w:r>
      </w:ins>
    </w:p>
    <w:p w14:paraId="232659A4" w14:textId="77777777" w:rsidR="00515FE7" w:rsidRDefault="00515FE7">
      <w:pPr>
        <w:pStyle w:val="ndice1"/>
        <w:tabs>
          <w:tab w:val="right" w:leader="dot" w:pos="4310"/>
        </w:tabs>
        <w:rPr>
          <w:ins w:id="1798" w:author="felipe campo" w:date="2018-07-04T11:15:00Z"/>
          <w:noProof/>
        </w:rPr>
      </w:pPr>
      <w:ins w:id="1799" w:author="felipe campo" w:date="2018-07-04T11:15:00Z">
        <w:r w:rsidRPr="00854A2D">
          <w:rPr>
            <w:b/>
            <w:noProof/>
            <w:lang w:val="es-ES"/>
          </w:rPr>
          <w:t>AC:014</w:t>
        </w:r>
        <w:r>
          <w:rPr>
            <w:noProof/>
          </w:rPr>
          <w:tab/>
          <w:t>14</w:t>
        </w:r>
      </w:ins>
    </w:p>
    <w:p w14:paraId="1149A69F" w14:textId="77777777" w:rsidR="00515FE7" w:rsidRDefault="00515FE7">
      <w:pPr>
        <w:pStyle w:val="ndice1"/>
        <w:tabs>
          <w:tab w:val="right" w:leader="dot" w:pos="4310"/>
        </w:tabs>
        <w:rPr>
          <w:ins w:id="1800" w:author="felipe campo" w:date="2018-07-04T11:15:00Z"/>
          <w:noProof/>
        </w:rPr>
      </w:pPr>
      <w:ins w:id="1801" w:author="felipe campo" w:date="2018-07-04T11:15:00Z">
        <w:r w:rsidRPr="00854A2D">
          <w:rPr>
            <w:noProof/>
            <w:lang w:val="es-ES"/>
          </w:rPr>
          <w:t>Acta 002</w:t>
        </w:r>
        <w:r>
          <w:rPr>
            <w:noProof/>
          </w:rPr>
          <w:tab/>
          <w:t>71, 72</w:t>
        </w:r>
      </w:ins>
    </w:p>
    <w:p w14:paraId="5189E486" w14:textId="77777777" w:rsidR="00515FE7" w:rsidRDefault="00515FE7">
      <w:pPr>
        <w:pStyle w:val="ndice1"/>
        <w:tabs>
          <w:tab w:val="right" w:leader="dot" w:pos="4310"/>
        </w:tabs>
        <w:rPr>
          <w:ins w:id="1802" w:author="felipe campo" w:date="2018-07-04T11:15:00Z"/>
          <w:noProof/>
        </w:rPr>
      </w:pPr>
      <w:ins w:id="1803" w:author="felipe campo" w:date="2018-07-04T11:15:00Z">
        <w:r w:rsidRPr="00854A2D">
          <w:rPr>
            <w:noProof/>
            <w:lang w:val="es-ES"/>
          </w:rPr>
          <w:t>Acta 003</w:t>
        </w:r>
        <w:r>
          <w:rPr>
            <w:noProof/>
          </w:rPr>
          <w:tab/>
          <w:t>71, 72</w:t>
        </w:r>
      </w:ins>
    </w:p>
    <w:p w14:paraId="3210BC73" w14:textId="77777777" w:rsidR="00515FE7" w:rsidRDefault="00515FE7">
      <w:pPr>
        <w:pStyle w:val="ndice1"/>
        <w:tabs>
          <w:tab w:val="right" w:leader="dot" w:pos="4310"/>
        </w:tabs>
        <w:rPr>
          <w:ins w:id="1804" w:author="felipe campo" w:date="2018-07-04T11:15:00Z"/>
          <w:noProof/>
        </w:rPr>
      </w:pPr>
      <w:ins w:id="1805" w:author="felipe campo" w:date="2018-07-04T11:15:00Z">
        <w:r w:rsidRPr="00854A2D">
          <w:rPr>
            <w:noProof/>
            <w:lang w:val="es-ES"/>
          </w:rPr>
          <w:t>Acta 004</w:t>
        </w:r>
        <w:r>
          <w:rPr>
            <w:noProof/>
          </w:rPr>
          <w:tab/>
          <w:t>69</w:t>
        </w:r>
      </w:ins>
    </w:p>
    <w:p w14:paraId="471A6477" w14:textId="77777777" w:rsidR="00515FE7" w:rsidRDefault="00515FE7">
      <w:pPr>
        <w:pStyle w:val="ndice1"/>
        <w:tabs>
          <w:tab w:val="right" w:leader="dot" w:pos="4310"/>
        </w:tabs>
        <w:rPr>
          <w:ins w:id="1806" w:author="felipe campo" w:date="2018-07-04T11:15:00Z"/>
          <w:noProof/>
        </w:rPr>
      </w:pPr>
      <w:ins w:id="1807" w:author="felipe campo" w:date="2018-07-04T11:15:00Z">
        <w:r w:rsidRPr="00854A2D">
          <w:rPr>
            <w:noProof/>
            <w:lang w:val="es-ES"/>
          </w:rPr>
          <w:t>Acta 005</w:t>
        </w:r>
        <w:r>
          <w:rPr>
            <w:noProof/>
          </w:rPr>
          <w:tab/>
          <w:t>68, 69, 70, 71</w:t>
        </w:r>
      </w:ins>
    </w:p>
    <w:p w14:paraId="5A8CF728" w14:textId="77777777" w:rsidR="00515FE7" w:rsidRDefault="00515FE7">
      <w:pPr>
        <w:pStyle w:val="ndice1"/>
        <w:tabs>
          <w:tab w:val="right" w:leader="dot" w:pos="4310"/>
        </w:tabs>
        <w:rPr>
          <w:ins w:id="1808" w:author="felipe campo" w:date="2018-07-04T11:15:00Z"/>
          <w:noProof/>
        </w:rPr>
      </w:pPr>
      <w:ins w:id="1809" w:author="felipe campo" w:date="2018-07-04T11:15:00Z">
        <w:r w:rsidRPr="00854A2D">
          <w:rPr>
            <w:noProof/>
            <w:lang w:val="es-ES"/>
          </w:rPr>
          <w:t>Acta 007</w:t>
        </w:r>
        <w:r>
          <w:rPr>
            <w:noProof/>
          </w:rPr>
          <w:tab/>
          <w:t>68</w:t>
        </w:r>
      </w:ins>
    </w:p>
    <w:p w14:paraId="6CF28FC5" w14:textId="77777777" w:rsidR="00515FE7" w:rsidRDefault="00515FE7">
      <w:pPr>
        <w:pStyle w:val="ndice1"/>
        <w:tabs>
          <w:tab w:val="right" w:leader="dot" w:pos="4310"/>
        </w:tabs>
        <w:rPr>
          <w:ins w:id="1810" w:author="felipe campo" w:date="2018-07-04T11:15:00Z"/>
          <w:noProof/>
        </w:rPr>
      </w:pPr>
      <w:ins w:id="1811" w:author="felipe campo" w:date="2018-07-04T11:15:00Z">
        <w:r w:rsidRPr="00854A2D">
          <w:rPr>
            <w:noProof/>
            <w:lang w:val="es-ES"/>
          </w:rPr>
          <w:t>Acta 010</w:t>
        </w:r>
        <w:r>
          <w:rPr>
            <w:noProof/>
          </w:rPr>
          <w:tab/>
          <w:t>70</w:t>
        </w:r>
      </w:ins>
    </w:p>
    <w:p w14:paraId="30827B64" w14:textId="77777777" w:rsidR="00515FE7" w:rsidRDefault="00515FE7">
      <w:pPr>
        <w:pStyle w:val="ndice1"/>
        <w:tabs>
          <w:tab w:val="right" w:leader="dot" w:pos="4310"/>
        </w:tabs>
        <w:rPr>
          <w:ins w:id="1812" w:author="felipe campo" w:date="2018-07-04T11:15:00Z"/>
          <w:noProof/>
        </w:rPr>
      </w:pPr>
      <w:ins w:id="1813" w:author="felipe campo" w:date="2018-07-04T11:15:00Z">
        <w:r w:rsidRPr="00854A2D">
          <w:rPr>
            <w:noProof/>
            <w:lang w:val="es-ES"/>
          </w:rPr>
          <w:t>Acta 013</w:t>
        </w:r>
        <w:r>
          <w:rPr>
            <w:noProof/>
          </w:rPr>
          <w:tab/>
          <w:t>69</w:t>
        </w:r>
      </w:ins>
    </w:p>
    <w:p w14:paraId="18C48ADD" w14:textId="77777777" w:rsidR="00515FE7" w:rsidRDefault="00515FE7">
      <w:pPr>
        <w:pStyle w:val="ndice1"/>
        <w:tabs>
          <w:tab w:val="right" w:leader="dot" w:pos="4310"/>
        </w:tabs>
        <w:rPr>
          <w:ins w:id="1814" w:author="felipe campo" w:date="2018-07-04T11:15:00Z"/>
          <w:noProof/>
        </w:rPr>
      </w:pPr>
      <w:ins w:id="1815" w:author="felipe campo" w:date="2018-07-04T11:15:00Z">
        <w:r w:rsidRPr="00854A2D">
          <w:rPr>
            <w:b/>
            <w:noProof/>
            <w:lang w:val="es-ES"/>
          </w:rPr>
          <w:t>ADD</w:t>
        </w:r>
        <w:r>
          <w:rPr>
            <w:noProof/>
          </w:rPr>
          <w:tab/>
          <w:t>27, 74</w:t>
        </w:r>
      </w:ins>
    </w:p>
    <w:p w14:paraId="47100A77" w14:textId="77777777" w:rsidR="00515FE7" w:rsidRDefault="00515FE7">
      <w:pPr>
        <w:pStyle w:val="ndice1"/>
        <w:tabs>
          <w:tab w:val="right" w:leader="dot" w:pos="4310"/>
        </w:tabs>
        <w:rPr>
          <w:ins w:id="1816" w:author="felipe campo" w:date="2018-07-04T11:15:00Z"/>
          <w:noProof/>
        </w:rPr>
      </w:pPr>
      <w:ins w:id="1817" w:author="felipe campo" w:date="2018-07-04T11:15:00Z">
        <w:r w:rsidRPr="00854A2D">
          <w:rPr>
            <w:b/>
            <w:noProof/>
            <w:lang w:val="es-ES"/>
          </w:rPr>
          <w:t>Atributos de Calidad</w:t>
        </w:r>
        <w:r>
          <w:rPr>
            <w:noProof/>
          </w:rPr>
          <w:tab/>
          <w:t>67, 74</w:t>
        </w:r>
      </w:ins>
    </w:p>
    <w:p w14:paraId="4D6E4A53" w14:textId="77777777" w:rsidR="00515FE7" w:rsidRDefault="00515FE7">
      <w:pPr>
        <w:pStyle w:val="Ttulodendice"/>
        <w:keepNext/>
        <w:tabs>
          <w:tab w:val="right" w:leader="dot" w:pos="4310"/>
        </w:tabs>
        <w:rPr>
          <w:ins w:id="1818" w:author="felipe campo" w:date="2018-07-04T11:15:00Z"/>
          <w:rFonts w:eastAsiaTheme="minorEastAsia" w:cstheme="minorBidi"/>
          <w:b w:val="0"/>
          <w:bCs/>
          <w:noProof/>
        </w:rPr>
      </w:pPr>
      <w:ins w:id="1819" w:author="felipe campo" w:date="2018-07-04T11:15:00Z">
        <w:r>
          <w:rPr>
            <w:noProof/>
          </w:rPr>
          <w:t>C</w:t>
        </w:r>
      </w:ins>
    </w:p>
    <w:p w14:paraId="1B263CDA" w14:textId="77777777" w:rsidR="00515FE7" w:rsidRDefault="00515FE7">
      <w:pPr>
        <w:pStyle w:val="ndice1"/>
        <w:tabs>
          <w:tab w:val="right" w:leader="dot" w:pos="4310"/>
        </w:tabs>
        <w:rPr>
          <w:ins w:id="1820" w:author="felipe campo" w:date="2018-07-04T11:15:00Z"/>
          <w:noProof/>
        </w:rPr>
      </w:pPr>
      <w:ins w:id="1821" w:author="felipe campo" w:date="2018-07-04T11:15:00Z">
        <w:r w:rsidRPr="00854A2D">
          <w:rPr>
            <w:noProof/>
            <w:lang w:val="es-ES"/>
          </w:rPr>
          <w:t>Cargo Modal</w:t>
        </w:r>
        <w:r>
          <w:rPr>
            <w:noProof/>
          </w:rPr>
          <w:tab/>
          <w:t>13, 28, 29, 30, 31, 32, 33, 35, 36, 37, 75</w:t>
        </w:r>
      </w:ins>
    </w:p>
    <w:p w14:paraId="24F943D9" w14:textId="77777777" w:rsidR="00515FE7" w:rsidRDefault="00515FE7">
      <w:pPr>
        <w:pStyle w:val="ndice1"/>
        <w:tabs>
          <w:tab w:val="right" w:leader="dot" w:pos="4310"/>
        </w:tabs>
        <w:rPr>
          <w:ins w:id="1822" w:author="felipe campo" w:date="2018-07-04T11:15:00Z"/>
          <w:noProof/>
        </w:rPr>
      </w:pPr>
      <w:ins w:id="1823" w:author="felipe campo" w:date="2018-07-04T11:15:00Z">
        <w:r w:rsidRPr="00854A2D">
          <w:rPr>
            <w:noProof/>
            <w:lang w:val="es-ES"/>
          </w:rPr>
          <w:t>Cargo Planner</w:t>
        </w:r>
        <w:r>
          <w:rPr>
            <w:noProof/>
          </w:rPr>
          <w:tab/>
          <w:t>13, 50, 69, 75, 76</w:t>
        </w:r>
      </w:ins>
    </w:p>
    <w:p w14:paraId="09ACAEB5" w14:textId="77777777" w:rsidR="00515FE7" w:rsidRDefault="00515FE7">
      <w:pPr>
        <w:pStyle w:val="ndice1"/>
        <w:tabs>
          <w:tab w:val="right" w:leader="dot" w:pos="4310"/>
        </w:tabs>
        <w:rPr>
          <w:ins w:id="1824" w:author="felipe campo" w:date="2018-07-04T11:15:00Z"/>
          <w:noProof/>
        </w:rPr>
      </w:pPr>
      <w:ins w:id="1825" w:author="felipe campo" w:date="2018-07-04T11:15:00Z">
        <w:r w:rsidRPr="00854A2D">
          <w:rPr>
            <w:noProof/>
            <w:lang w:val="es-ES"/>
          </w:rPr>
          <w:t>Casos de uso</w:t>
        </w:r>
        <w:r>
          <w:rPr>
            <w:noProof/>
          </w:rPr>
          <w:tab/>
          <w:t>17, 75</w:t>
        </w:r>
      </w:ins>
    </w:p>
    <w:p w14:paraId="40B7052F" w14:textId="77777777" w:rsidR="00515FE7" w:rsidRDefault="00515FE7">
      <w:pPr>
        <w:pStyle w:val="ndice1"/>
        <w:tabs>
          <w:tab w:val="right" w:leader="dot" w:pos="4310"/>
        </w:tabs>
        <w:rPr>
          <w:ins w:id="1826" w:author="felipe campo" w:date="2018-07-04T11:15:00Z"/>
          <w:noProof/>
        </w:rPr>
      </w:pPr>
      <w:ins w:id="1827" w:author="felipe campo" w:date="2018-07-04T11:15:00Z">
        <w:r w:rsidRPr="00854A2D">
          <w:rPr>
            <w:noProof/>
            <w:lang w:val="es-ES"/>
          </w:rPr>
          <w:t>CMMS</w:t>
        </w:r>
        <w:r>
          <w:rPr>
            <w:noProof/>
          </w:rPr>
          <w:tab/>
          <w:t>37, 38, 41, 72, 75</w:t>
        </w:r>
      </w:ins>
    </w:p>
    <w:p w14:paraId="484EB517" w14:textId="77777777" w:rsidR="00515FE7" w:rsidRDefault="00515FE7">
      <w:pPr>
        <w:pStyle w:val="ndice1"/>
        <w:tabs>
          <w:tab w:val="right" w:leader="dot" w:pos="4310"/>
        </w:tabs>
        <w:rPr>
          <w:ins w:id="1828" w:author="felipe campo" w:date="2018-07-04T11:15:00Z"/>
          <w:noProof/>
        </w:rPr>
      </w:pPr>
      <w:ins w:id="1829" w:author="felipe campo" w:date="2018-07-04T11:15:00Z">
        <w:r w:rsidRPr="00854A2D">
          <w:rPr>
            <w:noProof/>
            <w:lang w:val="es-ES"/>
          </w:rPr>
          <w:t>CUE</w:t>
        </w:r>
        <w:r>
          <w:rPr>
            <w:noProof/>
          </w:rPr>
          <w:tab/>
          <w:t>19, 76</w:t>
        </w:r>
      </w:ins>
    </w:p>
    <w:p w14:paraId="0E86051B" w14:textId="77777777" w:rsidR="00515FE7" w:rsidRDefault="00515FE7">
      <w:pPr>
        <w:pStyle w:val="ndice1"/>
        <w:tabs>
          <w:tab w:val="right" w:leader="dot" w:pos="4310"/>
        </w:tabs>
        <w:rPr>
          <w:ins w:id="1830" w:author="felipe campo" w:date="2018-07-04T11:15:00Z"/>
          <w:noProof/>
        </w:rPr>
      </w:pPr>
      <w:ins w:id="1831" w:author="felipe campo" w:date="2018-07-04T11:15:00Z">
        <w:r w:rsidRPr="00854A2D">
          <w:rPr>
            <w:noProof/>
            <w:lang w:val="es-ES"/>
          </w:rPr>
          <w:t>CUEP</w:t>
        </w:r>
        <w:r>
          <w:rPr>
            <w:noProof/>
          </w:rPr>
          <w:tab/>
          <w:t>17, 19, 76</w:t>
        </w:r>
      </w:ins>
    </w:p>
    <w:p w14:paraId="467E96CE" w14:textId="77777777" w:rsidR="00515FE7" w:rsidRDefault="00515FE7">
      <w:pPr>
        <w:pStyle w:val="Ttulodendice"/>
        <w:keepNext/>
        <w:tabs>
          <w:tab w:val="right" w:leader="dot" w:pos="4310"/>
        </w:tabs>
        <w:rPr>
          <w:ins w:id="1832" w:author="felipe campo" w:date="2018-07-04T11:15:00Z"/>
          <w:rFonts w:eastAsiaTheme="minorEastAsia" w:cstheme="minorBidi"/>
          <w:b w:val="0"/>
          <w:bCs/>
          <w:noProof/>
        </w:rPr>
      </w:pPr>
      <w:ins w:id="1833" w:author="felipe campo" w:date="2018-07-04T11:15:00Z">
        <w:r>
          <w:rPr>
            <w:noProof/>
          </w:rPr>
          <w:t>D</w:t>
        </w:r>
      </w:ins>
    </w:p>
    <w:p w14:paraId="016C26F2" w14:textId="77777777" w:rsidR="00515FE7" w:rsidRDefault="00515FE7">
      <w:pPr>
        <w:pStyle w:val="ndice1"/>
        <w:tabs>
          <w:tab w:val="right" w:leader="dot" w:pos="4310"/>
        </w:tabs>
        <w:rPr>
          <w:ins w:id="1834" w:author="felipe campo" w:date="2018-07-04T11:15:00Z"/>
          <w:noProof/>
        </w:rPr>
      </w:pPr>
      <w:ins w:id="1835" w:author="felipe campo" w:date="2018-07-04T11:15:00Z">
        <w:r w:rsidRPr="00854A2D">
          <w:rPr>
            <w:noProof/>
            <w:lang w:val="es-ES"/>
          </w:rPr>
          <w:t>diagrama de caso de uso</w:t>
        </w:r>
        <w:r>
          <w:rPr>
            <w:noProof/>
          </w:rPr>
          <w:tab/>
          <w:t>17, 76</w:t>
        </w:r>
      </w:ins>
    </w:p>
    <w:p w14:paraId="2D1EB7AE" w14:textId="77777777" w:rsidR="00515FE7" w:rsidRDefault="00515FE7">
      <w:pPr>
        <w:pStyle w:val="ndice1"/>
        <w:tabs>
          <w:tab w:val="right" w:leader="dot" w:pos="4310"/>
        </w:tabs>
        <w:rPr>
          <w:ins w:id="1836" w:author="felipe campo" w:date="2018-07-04T11:15:00Z"/>
          <w:noProof/>
        </w:rPr>
      </w:pPr>
      <w:ins w:id="1837" w:author="felipe campo" w:date="2018-07-04T11:15:00Z">
        <w:r w:rsidRPr="00854A2D">
          <w:rPr>
            <w:noProof/>
            <w:lang w:val="es-ES"/>
          </w:rPr>
          <w:t>Diagramas de Paquetes</w:t>
        </w:r>
        <w:r>
          <w:rPr>
            <w:noProof/>
          </w:rPr>
          <w:tab/>
          <w:t>16, 76</w:t>
        </w:r>
      </w:ins>
    </w:p>
    <w:p w14:paraId="0E7956AC" w14:textId="77777777" w:rsidR="00515FE7" w:rsidRDefault="00515FE7">
      <w:pPr>
        <w:pStyle w:val="Ttulodendice"/>
        <w:keepNext/>
        <w:tabs>
          <w:tab w:val="right" w:leader="dot" w:pos="4310"/>
        </w:tabs>
        <w:rPr>
          <w:ins w:id="1838" w:author="felipe campo" w:date="2018-07-04T11:15:00Z"/>
          <w:rFonts w:eastAsiaTheme="minorEastAsia" w:cstheme="minorBidi"/>
          <w:b w:val="0"/>
          <w:bCs/>
          <w:noProof/>
        </w:rPr>
      </w:pPr>
      <w:ins w:id="1839" w:author="felipe campo" w:date="2018-07-04T11:15:00Z">
        <w:r>
          <w:rPr>
            <w:noProof/>
          </w:rPr>
          <w:t>E</w:t>
        </w:r>
      </w:ins>
    </w:p>
    <w:p w14:paraId="5FFEB5E6" w14:textId="77777777" w:rsidR="00515FE7" w:rsidRDefault="00515FE7">
      <w:pPr>
        <w:pStyle w:val="ndice1"/>
        <w:tabs>
          <w:tab w:val="right" w:leader="dot" w:pos="4310"/>
        </w:tabs>
        <w:rPr>
          <w:ins w:id="1840" w:author="felipe campo" w:date="2018-07-04T11:15:00Z"/>
          <w:noProof/>
        </w:rPr>
      </w:pPr>
      <w:ins w:id="1841" w:author="felipe campo" w:date="2018-07-04T11:15:00Z">
        <w:r w:rsidRPr="00854A2D">
          <w:rPr>
            <w:noProof/>
            <w:lang w:val="es-ES"/>
          </w:rPr>
          <w:t>Extreme Control</w:t>
        </w:r>
        <w:r>
          <w:rPr>
            <w:noProof/>
          </w:rPr>
          <w:tab/>
          <w:t>13, 76</w:t>
        </w:r>
      </w:ins>
    </w:p>
    <w:p w14:paraId="49951D98" w14:textId="77777777" w:rsidR="00515FE7" w:rsidRDefault="00515FE7">
      <w:pPr>
        <w:pStyle w:val="ndice1"/>
        <w:tabs>
          <w:tab w:val="right" w:leader="dot" w:pos="4310"/>
        </w:tabs>
        <w:rPr>
          <w:ins w:id="1842" w:author="felipe campo" w:date="2018-07-04T11:15:00Z"/>
          <w:noProof/>
        </w:rPr>
      </w:pPr>
      <w:ins w:id="1843" w:author="felipe campo" w:date="2018-07-04T11:15:00Z">
        <w:r w:rsidRPr="00854A2D">
          <w:rPr>
            <w:b/>
            <w:noProof/>
            <w:lang w:val="es-ES"/>
          </w:rPr>
          <w:t>Extreme Platform</w:t>
        </w:r>
        <w:r>
          <w:rPr>
            <w:noProof/>
          </w:rPr>
          <w:tab/>
          <w:t>13, 53, 56, 70, 76</w:t>
        </w:r>
      </w:ins>
    </w:p>
    <w:p w14:paraId="789D3B10" w14:textId="77777777" w:rsidR="00515FE7" w:rsidRDefault="00515FE7">
      <w:pPr>
        <w:pStyle w:val="ndice1"/>
        <w:tabs>
          <w:tab w:val="right" w:leader="dot" w:pos="4310"/>
        </w:tabs>
        <w:rPr>
          <w:ins w:id="1844" w:author="felipe campo" w:date="2018-07-04T11:15:00Z"/>
          <w:noProof/>
        </w:rPr>
      </w:pPr>
      <w:ins w:id="1845" w:author="felipe campo" w:date="2018-07-04T11:15:00Z">
        <w:r w:rsidRPr="00854A2D">
          <w:rPr>
            <w:noProof/>
            <w:lang w:val="es-ES"/>
          </w:rPr>
          <w:t>Extreme Track</w:t>
        </w:r>
        <w:r>
          <w:rPr>
            <w:noProof/>
          </w:rPr>
          <w:tab/>
          <w:t>14, 76</w:t>
        </w:r>
      </w:ins>
    </w:p>
    <w:p w14:paraId="42EFD5C4" w14:textId="77777777" w:rsidR="00515FE7" w:rsidRDefault="00515FE7">
      <w:pPr>
        <w:pStyle w:val="Ttulodendice"/>
        <w:keepNext/>
        <w:tabs>
          <w:tab w:val="right" w:leader="dot" w:pos="4310"/>
        </w:tabs>
        <w:rPr>
          <w:ins w:id="1846" w:author="felipe campo" w:date="2018-07-04T11:15:00Z"/>
          <w:rFonts w:eastAsiaTheme="minorEastAsia" w:cstheme="minorBidi"/>
          <w:b w:val="0"/>
          <w:bCs/>
          <w:noProof/>
        </w:rPr>
      </w:pPr>
      <w:ins w:id="1847" w:author="felipe campo" w:date="2018-07-04T11:15:00Z">
        <w:r>
          <w:rPr>
            <w:noProof/>
          </w:rPr>
          <w:t>L</w:t>
        </w:r>
      </w:ins>
    </w:p>
    <w:p w14:paraId="05E88AE9" w14:textId="77777777" w:rsidR="00515FE7" w:rsidRDefault="00515FE7">
      <w:pPr>
        <w:pStyle w:val="ndice1"/>
        <w:tabs>
          <w:tab w:val="right" w:leader="dot" w:pos="4310"/>
        </w:tabs>
        <w:rPr>
          <w:ins w:id="1848" w:author="felipe campo" w:date="2018-07-04T11:15:00Z"/>
          <w:noProof/>
        </w:rPr>
      </w:pPr>
      <w:ins w:id="1849" w:author="felipe campo" w:date="2018-07-04T11:15:00Z">
        <w:r w:rsidRPr="00854A2D">
          <w:rPr>
            <w:noProof/>
            <w:lang w:val="es-ES"/>
          </w:rPr>
          <w:t>LogCloud</w:t>
        </w:r>
        <w:r>
          <w:rPr>
            <w:noProof/>
          </w:rPr>
          <w:tab/>
          <w:t>5, 8, 9, 10, 12, 13, 15, 16, 19, 25, 27, 37, 69, 71, 72, 77, 83</w:t>
        </w:r>
      </w:ins>
    </w:p>
    <w:p w14:paraId="4525C3CB" w14:textId="77777777" w:rsidR="00515FE7" w:rsidRDefault="00515FE7">
      <w:pPr>
        <w:pStyle w:val="Ttulodendice"/>
        <w:keepNext/>
        <w:tabs>
          <w:tab w:val="right" w:leader="dot" w:pos="4310"/>
        </w:tabs>
        <w:rPr>
          <w:ins w:id="1850" w:author="felipe campo" w:date="2018-07-04T11:15:00Z"/>
          <w:rFonts w:eastAsiaTheme="minorEastAsia" w:cstheme="minorBidi"/>
          <w:b w:val="0"/>
          <w:bCs/>
          <w:noProof/>
        </w:rPr>
      </w:pPr>
      <w:ins w:id="1851" w:author="felipe campo" w:date="2018-07-04T11:15:00Z">
        <w:r>
          <w:rPr>
            <w:noProof/>
          </w:rPr>
          <w:t>M</w:t>
        </w:r>
      </w:ins>
    </w:p>
    <w:p w14:paraId="54D51098" w14:textId="77777777" w:rsidR="00515FE7" w:rsidRDefault="00515FE7">
      <w:pPr>
        <w:pStyle w:val="ndice1"/>
        <w:tabs>
          <w:tab w:val="right" w:leader="dot" w:pos="4310"/>
        </w:tabs>
        <w:rPr>
          <w:ins w:id="1852" w:author="felipe campo" w:date="2018-07-04T11:15:00Z"/>
          <w:noProof/>
        </w:rPr>
      </w:pPr>
      <w:ins w:id="1853" w:author="felipe campo" w:date="2018-07-04T11:15:00Z">
        <w:r w:rsidRPr="00854A2D">
          <w:rPr>
            <w:noProof/>
            <w:lang w:val="es-ES"/>
          </w:rPr>
          <w:t>MESH</w:t>
        </w:r>
        <w:r>
          <w:rPr>
            <w:noProof/>
          </w:rPr>
          <w:tab/>
          <w:t>14, 37, 70, 77</w:t>
        </w:r>
      </w:ins>
    </w:p>
    <w:p w14:paraId="0CEA8CDC" w14:textId="77777777" w:rsidR="00515FE7" w:rsidRDefault="00515FE7">
      <w:pPr>
        <w:pStyle w:val="Ttulodendice"/>
        <w:keepNext/>
        <w:tabs>
          <w:tab w:val="right" w:leader="dot" w:pos="4310"/>
        </w:tabs>
        <w:rPr>
          <w:ins w:id="1854" w:author="felipe campo" w:date="2018-07-04T11:15:00Z"/>
          <w:rFonts w:eastAsiaTheme="minorEastAsia" w:cstheme="minorBidi"/>
          <w:b w:val="0"/>
          <w:bCs/>
          <w:noProof/>
        </w:rPr>
      </w:pPr>
      <w:ins w:id="1855" w:author="felipe campo" w:date="2018-07-04T11:15:00Z">
        <w:r>
          <w:rPr>
            <w:noProof/>
          </w:rPr>
          <w:t>P</w:t>
        </w:r>
      </w:ins>
    </w:p>
    <w:p w14:paraId="1D2A8E25" w14:textId="77777777" w:rsidR="00515FE7" w:rsidRDefault="00515FE7">
      <w:pPr>
        <w:pStyle w:val="ndice1"/>
        <w:tabs>
          <w:tab w:val="right" w:leader="dot" w:pos="4310"/>
        </w:tabs>
        <w:rPr>
          <w:ins w:id="1856" w:author="felipe campo" w:date="2018-07-04T11:15:00Z"/>
          <w:noProof/>
        </w:rPr>
      </w:pPr>
      <w:ins w:id="1857" w:author="felipe campo" w:date="2018-07-04T11:15:00Z">
        <w:r w:rsidRPr="00854A2D">
          <w:rPr>
            <w:b/>
            <w:noProof/>
            <w:lang w:val="es-ES"/>
          </w:rPr>
          <w:t>Propietario</w:t>
        </w:r>
        <w:r>
          <w:rPr>
            <w:noProof/>
          </w:rPr>
          <w:tab/>
          <w:t>12</w:t>
        </w:r>
      </w:ins>
    </w:p>
    <w:p w14:paraId="049BDA17" w14:textId="77777777" w:rsidR="00515FE7" w:rsidRDefault="00515FE7">
      <w:pPr>
        <w:pStyle w:val="ndice1"/>
        <w:tabs>
          <w:tab w:val="right" w:leader="dot" w:pos="4310"/>
        </w:tabs>
        <w:rPr>
          <w:ins w:id="1858" w:author="felipe campo" w:date="2018-07-04T11:15:00Z"/>
          <w:noProof/>
        </w:rPr>
      </w:pPr>
      <w:ins w:id="1859" w:author="felipe campo" w:date="2018-07-04T11:15:00Z">
        <w:r w:rsidRPr="00854A2D">
          <w:rPr>
            <w:noProof/>
            <w:lang w:val="es-ES"/>
          </w:rPr>
          <w:t>Proyecto Radicado</w:t>
        </w:r>
        <w:r>
          <w:rPr>
            <w:noProof/>
          </w:rPr>
          <w:tab/>
          <w:t>67, 68, 69, 70, 71, 72</w:t>
        </w:r>
      </w:ins>
    </w:p>
    <w:p w14:paraId="6A0A641E" w14:textId="77777777" w:rsidR="00515FE7" w:rsidRDefault="00515FE7">
      <w:pPr>
        <w:pStyle w:val="Ttulodendice"/>
        <w:keepNext/>
        <w:tabs>
          <w:tab w:val="right" w:leader="dot" w:pos="4310"/>
        </w:tabs>
        <w:rPr>
          <w:ins w:id="1860" w:author="felipe campo" w:date="2018-07-04T11:15:00Z"/>
          <w:rFonts w:eastAsiaTheme="minorEastAsia" w:cstheme="minorBidi"/>
          <w:b w:val="0"/>
          <w:bCs/>
          <w:noProof/>
        </w:rPr>
      </w:pPr>
      <w:ins w:id="1861" w:author="felipe campo" w:date="2018-07-04T11:15:00Z">
        <w:r>
          <w:rPr>
            <w:noProof/>
          </w:rPr>
          <w:t>R</w:t>
        </w:r>
      </w:ins>
    </w:p>
    <w:p w14:paraId="2BAFC2D8" w14:textId="77777777" w:rsidR="00515FE7" w:rsidRDefault="00515FE7">
      <w:pPr>
        <w:pStyle w:val="ndice1"/>
        <w:tabs>
          <w:tab w:val="right" w:leader="dot" w:pos="4310"/>
        </w:tabs>
        <w:rPr>
          <w:ins w:id="1862" w:author="felipe campo" w:date="2018-07-04T11:15:00Z"/>
          <w:noProof/>
        </w:rPr>
      </w:pPr>
      <w:ins w:id="1863" w:author="felipe campo" w:date="2018-07-04T11:15:00Z">
        <w:r w:rsidRPr="00854A2D">
          <w:rPr>
            <w:b/>
            <w:noProof/>
            <w:lang w:val="es-ES"/>
          </w:rPr>
          <w:t>RCM</w:t>
        </w:r>
        <w:r>
          <w:rPr>
            <w:noProof/>
          </w:rPr>
          <w:tab/>
          <w:t>14, 37, 42, 43, 77</w:t>
        </w:r>
      </w:ins>
    </w:p>
    <w:p w14:paraId="10D29A2F" w14:textId="77777777" w:rsidR="00515FE7" w:rsidRDefault="00515FE7">
      <w:pPr>
        <w:pStyle w:val="ndice1"/>
        <w:tabs>
          <w:tab w:val="right" w:leader="dot" w:pos="4310"/>
        </w:tabs>
        <w:rPr>
          <w:ins w:id="1864" w:author="felipe campo" w:date="2018-07-04T11:15:00Z"/>
          <w:noProof/>
        </w:rPr>
      </w:pPr>
      <w:ins w:id="1865" w:author="felipe campo" w:date="2018-07-04T11:15:00Z">
        <w:r w:rsidRPr="00854A2D">
          <w:rPr>
            <w:noProof/>
            <w:lang w:val="es-ES"/>
          </w:rPr>
          <w:t>Requisitos funcionales</w:t>
        </w:r>
      </w:ins>
    </w:p>
    <w:p w14:paraId="7A71BC03" w14:textId="77777777" w:rsidR="00515FE7" w:rsidRDefault="00515FE7">
      <w:pPr>
        <w:pStyle w:val="ndice2"/>
        <w:tabs>
          <w:tab w:val="right" w:leader="dot" w:pos="4310"/>
        </w:tabs>
        <w:rPr>
          <w:ins w:id="1866" w:author="felipe campo" w:date="2018-07-04T11:15:00Z"/>
          <w:noProof/>
        </w:rPr>
      </w:pPr>
      <w:ins w:id="1867" w:author="felipe campo" w:date="2018-07-04T11:15:00Z">
        <w:r w:rsidRPr="00854A2D">
          <w:rPr>
            <w:noProof/>
            <w:lang w:val="es-ES"/>
          </w:rPr>
          <w:t>externos</w:t>
        </w:r>
        <w:r>
          <w:rPr>
            <w:noProof/>
          </w:rPr>
          <w:tab/>
          <w:t>17</w:t>
        </w:r>
      </w:ins>
    </w:p>
    <w:p w14:paraId="7846AF1B" w14:textId="77777777" w:rsidR="00515FE7" w:rsidRDefault="00515FE7">
      <w:pPr>
        <w:pStyle w:val="ndice1"/>
        <w:tabs>
          <w:tab w:val="right" w:leader="dot" w:pos="4310"/>
        </w:tabs>
        <w:rPr>
          <w:ins w:id="1868" w:author="felipe campo" w:date="2018-07-04T11:15:00Z"/>
          <w:noProof/>
        </w:rPr>
      </w:pPr>
      <w:ins w:id="1869" w:author="felipe campo" w:date="2018-07-04T11:15:00Z">
        <w:r w:rsidRPr="00854A2D">
          <w:rPr>
            <w:noProof/>
            <w:lang w:val="es-ES"/>
          </w:rPr>
          <w:t>RFE</w:t>
        </w:r>
        <w:r>
          <w:rPr>
            <w:noProof/>
          </w:rPr>
          <w:tab/>
          <w:t>17</w:t>
        </w:r>
      </w:ins>
    </w:p>
    <w:p w14:paraId="4AB88DED" w14:textId="77777777" w:rsidR="00515FE7" w:rsidRDefault="00515FE7">
      <w:pPr>
        <w:pStyle w:val="ndice1"/>
        <w:tabs>
          <w:tab w:val="right" w:leader="dot" w:pos="4310"/>
        </w:tabs>
        <w:rPr>
          <w:ins w:id="1870" w:author="felipe campo" w:date="2018-07-04T11:15:00Z"/>
          <w:noProof/>
        </w:rPr>
      </w:pPr>
      <w:ins w:id="1871" w:author="felipe campo" w:date="2018-07-04T11:15:00Z">
        <w:r w:rsidRPr="00854A2D">
          <w:rPr>
            <w:b/>
            <w:noProof/>
            <w:lang w:val="es-ES"/>
          </w:rPr>
          <w:t>RFP 001</w:t>
        </w:r>
        <w:r>
          <w:rPr>
            <w:noProof/>
          </w:rPr>
          <w:tab/>
          <w:t>8</w:t>
        </w:r>
      </w:ins>
    </w:p>
    <w:p w14:paraId="2529A553" w14:textId="77777777" w:rsidR="00515FE7" w:rsidRDefault="00515FE7">
      <w:pPr>
        <w:pStyle w:val="ndice1"/>
        <w:tabs>
          <w:tab w:val="right" w:leader="dot" w:pos="4310"/>
        </w:tabs>
        <w:rPr>
          <w:ins w:id="1872" w:author="felipe campo" w:date="2018-07-04T11:15:00Z"/>
          <w:noProof/>
        </w:rPr>
      </w:pPr>
      <w:ins w:id="1873" w:author="felipe campo" w:date="2018-07-04T11:15:00Z">
        <w:r w:rsidRPr="00854A2D">
          <w:rPr>
            <w:noProof/>
            <w:lang w:val="es-ES"/>
          </w:rPr>
          <w:t>RFP 002</w:t>
        </w:r>
        <w:r>
          <w:rPr>
            <w:noProof/>
          </w:rPr>
          <w:tab/>
          <w:t>15</w:t>
        </w:r>
      </w:ins>
    </w:p>
    <w:p w14:paraId="49B82E07" w14:textId="77777777" w:rsidR="00515FE7" w:rsidRDefault="00515FE7">
      <w:pPr>
        <w:pStyle w:val="Ttulodendice"/>
        <w:keepNext/>
        <w:tabs>
          <w:tab w:val="right" w:leader="dot" w:pos="4310"/>
        </w:tabs>
        <w:rPr>
          <w:ins w:id="1874" w:author="felipe campo" w:date="2018-07-04T11:15:00Z"/>
          <w:rFonts w:eastAsiaTheme="minorEastAsia" w:cstheme="minorBidi"/>
          <w:b w:val="0"/>
          <w:bCs/>
          <w:noProof/>
        </w:rPr>
      </w:pPr>
      <w:ins w:id="1875" w:author="felipe campo" w:date="2018-07-04T11:15:00Z">
        <w:r>
          <w:rPr>
            <w:noProof/>
          </w:rPr>
          <w:t>S</w:t>
        </w:r>
      </w:ins>
    </w:p>
    <w:p w14:paraId="39CAAA52" w14:textId="77777777" w:rsidR="00515FE7" w:rsidRDefault="00515FE7">
      <w:pPr>
        <w:pStyle w:val="ndice1"/>
        <w:tabs>
          <w:tab w:val="right" w:leader="dot" w:pos="4310"/>
        </w:tabs>
        <w:rPr>
          <w:ins w:id="1876" w:author="felipe campo" w:date="2018-07-04T11:15:00Z"/>
          <w:noProof/>
        </w:rPr>
      </w:pPr>
      <w:ins w:id="1877" w:author="felipe campo" w:date="2018-07-04T11:15:00Z">
        <w:r w:rsidRPr="00854A2D">
          <w:rPr>
            <w:b/>
            <w:noProof/>
            <w:lang w:val="es-ES"/>
          </w:rPr>
          <w:t>Sistema</w:t>
        </w:r>
        <w:r>
          <w:rPr>
            <w:noProof/>
          </w:rPr>
          <w:tab/>
          <w:t>5, 8, 10, 11, 12, 13, 14, 53, 67, 70, 77, 78, 79</w:t>
        </w:r>
      </w:ins>
    </w:p>
    <w:p w14:paraId="2EF4D538" w14:textId="77777777" w:rsidR="00515FE7" w:rsidRDefault="00515FE7">
      <w:pPr>
        <w:pStyle w:val="ndice1"/>
        <w:tabs>
          <w:tab w:val="right" w:leader="dot" w:pos="4310"/>
        </w:tabs>
        <w:rPr>
          <w:ins w:id="1878" w:author="felipe campo" w:date="2018-07-04T11:15:00Z"/>
          <w:noProof/>
        </w:rPr>
      </w:pPr>
      <w:ins w:id="1879" w:author="felipe campo" w:date="2018-07-04T11:15:00Z">
        <w:r w:rsidRPr="00854A2D">
          <w:rPr>
            <w:b/>
            <w:noProof/>
            <w:lang w:val="es-ES"/>
          </w:rPr>
          <w:t>Sistema de Información</w:t>
        </w:r>
        <w:r>
          <w:rPr>
            <w:noProof/>
          </w:rPr>
          <w:tab/>
          <w:t>78</w:t>
        </w:r>
      </w:ins>
    </w:p>
    <w:p w14:paraId="01A49F7D" w14:textId="77777777" w:rsidR="00515FE7" w:rsidRDefault="00515FE7">
      <w:pPr>
        <w:pStyle w:val="ndice1"/>
        <w:tabs>
          <w:tab w:val="right" w:leader="dot" w:pos="4310"/>
        </w:tabs>
        <w:rPr>
          <w:ins w:id="1880" w:author="felipe campo" w:date="2018-07-04T11:15:00Z"/>
          <w:noProof/>
        </w:rPr>
      </w:pPr>
      <w:ins w:id="1881" w:author="felipe campo" w:date="2018-07-04T11:15:00Z">
        <w:r w:rsidRPr="00854A2D">
          <w:rPr>
            <w:noProof/>
            <w:lang w:val="es-ES"/>
          </w:rPr>
          <w:t>Stakeholders</w:t>
        </w:r>
        <w:r>
          <w:rPr>
            <w:noProof/>
          </w:rPr>
          <w:tab/>
          <w:t>12</w:t>
        </w:r>
      </w:ins>
    </w:p>
    <w:p w14:paraId="23871F3B" w14:textId="77777777" w:rsidR="00515FE7" w:rsidRDefault="00515FE7">
      <w:pPr>
        <w:pStyle w:val="Ttulodendice"/>
        <w:keepNext/>
        <w:tabs>
          <w:tab w:val="right" w:leader="dot" w:pos="4310"/>
        </w:tabs>
        <w:rPr>
          <w:ins w:id="1882" w:author="felipe campo" w:date="2018-07-04T11:15:00Z"/>
          <w:rFonts w:eastAsiaTheme="minorEastAsia" w:cstheme="minorBidi"/>
          <w:b w:val="0"/>
          <w:bCs/>
          <w:noProof/>
        </w:rPr>
      </w:pPr>
      <w:ins w:id="1883" w:author="felipe campo" w:date="2018-07-04T11:15:00Z">
        <w:r>
          <w:rPr>
            <w:noProof/>
          </w:rPr>
          <w:t>T</w:t>
        </w:r>
      </w:ins>
    </w:p>
    <w:p w14:paraId="11C5E358" w14:textId="77777777" w:rsidR="00515FE7" w:rsidRDefault="00515FE7">
      <w:pPr>
        <w:pStyle w:val="ndice1"/>
        <w:tabs>
          <w:tab w:val="right" w:leader="dot" w:pos="4310"/>
        </w:tabs>
        <w:rPr>
          <w:ins w:id="1884" w:author="felipe campo" w:date="2018-07-04T11:15:00Z"/>
          <w:noProof/>
        </w:rPr>
      </w:pPr>
      <w:ins w:id="1885" w:author="felipe campo" w:date="2018-07-04T11:15:00Z">
        <w:r w:rsidRPr="00854A2D">
          <w:rPr>
            <w:noProof/>
            <w:lang w:val="es-ES"/>
          </w:rPr>
          <w:t>TMS</w:t>
        </w:r>
        <w:r>
          <w:rPr>
            <w:noProof/>
          </w:rPr>
          <w:tab/>
          <w:t>15, 16, 17, 19, 20, 21, 23, 24, 25, 70, 79</w:t>
        </w:r>
      </w:ins>
    </w:p>
    <w:p w14:paraId="6FAF5BD4" w14:textId="77777777" w:rsidR="00515FE7" w:rsidRDefault="00515FE7">
      <w:pPr>
        <w:pStyle w:val="Ttulodendice"/>
        <w:keepNext/>
        <w:tabs>
          <w:tab w:val="right" w:leader="dot" w:pos="4310"/>
        </w:tabs>
        <w:rPr>
          <w:ins w:id="1886" w:author="felipe campo" w:date="2018-07-04T11:15:00Z"/>
          <w:rFonts w:eastAsiaTheme="minorEastAsia" w:cstheme="minorBidi"/>
          <w:b w:val="0"/>
          <w:bCs/>
          <w:noProof/>
        </w:rPr>
      </w:pPr>
      <w:ins w:id="1887" w:author="felipe campo" w:date="2018-07-04T11:15:00Z">
        <w:r>
          <w:rPr>
            <w:noProof/>
          </w:rPr>
          <w:t>U</w:t>
        </w:r>
      </w:ins>
    </w:p>
    <w:p w14:paraId="3562C6B2" w14:textId="77777777" w:rsidR="00515FE7" w:rsidRDefault="00515FE7">
      <w:pPr>
        <w:pStyle w:val="ndice1"/>
        <w:tabs>
          <w:tab w:val="right" w:leader="dot" w:pos="4310"/>
        </w:tabs>
        <w:rPr>
          <w:ins w:id="1888" w:author="felipe campo" w:date="2018-07-04T11:15:00Z"/>
          <w:noProof/>
        </w:rPr>
      </w:pPr>
      <w:ins w:id="1889" w:author="felipe campo" w:date="2018-07-04T11:15:00Z">
        <w:r w:rsidRPr="00854A2D">
          <w:rPr>
            <w:b/>
            <w:noProof/>
            <w:lang w:val="es-ES"/>
          </w:rPr>
          <w:t>UML</w:t>
        </w:r>
        <w:r>
          <w:rPr>
            <w:noProof/>
          </w:rPr>
          <w:tab/>
          <w:t>11, 16, 76, 79</w:t>
        </w:r>
      </w:ins>
    </w:p>
    <w:p w14:paraId="768C89EF" w14:textId="77777777" w:rsidR="00515FE7" w:rsidRDefault="00515FE7" w:rsidP="008165C8">
      <w:pPr>
        <w:rPr>
          <w:ins w:id="1890" w:author="felipe campo" w:date="2018-07-04T11:15:00Z"/>
          <w:noProof/>
          <w:lang w:val="es-ES"/>
        </w:rPr>
        <w:sectPr w:rsidR="00515FE7" w:rsidSect="00515FE7">
          <w:type w:val="continuous"/>
          <w:pgSz w:w="12240" w:h="15840"/>
          <w:pgMar w:top="1440" w:right="1440" w:bottom="1440" w:left="1440" w:header="708" w:footer="708" w:gutter="0"/>
          <w:cols w:num="2" w:space="720"/>
          <w:docGrid w:linePitch="360"/>
          <w:sectPrChange w:id="1891" w:author="felipe campo" w:date="2018-07-04T11:15:00Z">
            <w:sectPr w:rsidR="00515FE7" w:rsidSect="00515FE7">
              <w:pgMar w:top="1440" w:right="1440" w:bottom="1440" w:left="1440" w:header="708" w:footer="708" w:gutter="0"/>
              <w:cols w:num="1" w:space="708"/>
            </w:sectPr>
          </w:sectPrChange>
        </w:sectPr>
      </w:pPr>
    </w:p>
    <w:p w14:paraId="6EABD8B2" w14:textId="77777777" w:rsidR="00D7071D" w:rsidDel="00D93D80" w:rsidRDefault="00D7071D" w:rsidP="008165C8">
      <w:pPr>
        <w:rPr>
          <w:del w:id="1892" w:author="felipe campo" w:date="2017-03-14T11:00:00Z"/>
          <w:noProof/>
          <w:lang w:val="es-ES"/>
        </w:rPr>
        <w:sectPr w:rsidR="00D7071D" w:rsidDel="00D93D80" w:rsidSect="00515FE7">
          <w:type w:val="continuous"/>
          <w:pgSz w:w="12240" w:h="15840"/>
          <w:pgMar w:top="1440" w:right="1440" w:bottom="1440" w:left="1440" w:header="708" w:footer="708" w:gutter="0"/>
          <w:cols w:space="708"/>
          <w:docGrid w:linePitch="360"/>
          <w:sectPrChange w:id="1893" w:author="felipe campo" w:date="2018-07-04T11:15:00Z">
            <w:sectPr w:rsidR="00D7071D" w:rsidDel="00D93D80" w:rsidSect="00515FE7">
              <w:type w:val="nextPage"/>
              <w:pgMar w:top="1440" w:right="1440" w:bottom="1440" w:left="1440" w:header="708" w:footer="708" w:gutter="0"/>
            </w:sectPr>
          </w:sectPrChange>
        </w:sectPr>
      </w:pPr>
    </w:p>
    <w:p w14:paraId="51A52637" w14:textId="77777777" w:rsidR="00D7071D" w:rsidDel="00D93D80" w:rsidRDefault="00D7071D">
      <w:pPr>
        <w:pStyle w:val="Ttulodendice"/>
        <w:keepNext/>
        <w:tabs>
          <w:tab w:val="right" w:pos="4310"/>
        </w:tabs>
        <w:rPr>
          <w:del w:id="1894" w:author="felipe campo" w:date="2017-03-14T11:00:00Z"/>
          <w:rFonts w:eastAsiaTheme="minorEastAsia" w:cstheme="minorBidi"/>
          <w:b w:val="0"/>
          <w:bCs/>
          <w:noProof/>
        </w:rPr>
      </w:pPr>
      <w:del w:id="1895" w:author="felipe campo" w:date="2017-03-14T11:00:00Z">
        <w:r w:rsidDel="00D93D80">
          <w:rPr>
            <w:noProof/>
          </w:rPr>
          <w:delText>A</w:delText>
        </w:r>
      </w:del>
    </w:p>
    <w:p w14:paraId="47B7E811" w14:textId="77777777" w:rsidR="00D7071D" w:rsidDel="00D93D80" w:rsidRDefault="00D7071D">
      <w:pPr>
        <w:pStyle w:val="ndice1"/>
        <w:tabs>
          <w:tab w:val="right" w:pos="4310"/>
        </w:tabs>
        <w:rPr>
          <w:del w:id="1896" w:author="felipe campo" w:date="2017-03-14T11:00:00Z"/>
          <w:noProof/>
        </w:rPr>
      </w:pPr>
      <w:del w:id="1897" w:author="felipe campo" w:date="2017-03-14T11:00:00Z">
        <w:r w:rsidRPr="004E2891" w:rsidDel="00D93D80">
          <w:rPr>
            <w:b/>
            <w:noProof/>
            <w:lang w:val="es-ES"/>
          </w:rPr>
          <w:delText>AC:002</w:delText>
        </w:r>
        <w:r w:rsidDel="00D93D80">
          <w:rPr>
            <w:noProof/>
          </w:rPr>
          <w:tab/>
          <w:delText>10</w:delText>
        </w:r>
      </w:del>
    </w:p>
    <w:p w14:paraId="754EB714" w14:textId="77777777" w:rsidR="00D7071D" w:rsidDel="00D93D80" w:rsidRDefault="00D7071D">
      <w:pPr>
        <w:pStyle w:val="ndice1"/>
        <w:tabs>
          <w:tab w:val="right" w:pos="4310"/>
        </w:tabs>
        <w:rPr>
          <w:del w:id="1898" w:author="felipe campo" w:date="2017-03-14T11:00:00Z"/>
          <w:noProof/>
        </w:rPr>
      </w:pPr>
      <w:del w:id="1899" w:author="felipe campo" w:date="2017-03-14T11:00:00Z">
        <w:r w:rsidRPr="004E2891" w:rsidDel="00D93D80">
          <w:rPr>
            <w:b/>
            <w:noProof/>
            <w:lang w:val="es-ES"/>
          </w:rPr>
          <w:delText>AC:003</w:delText>
        </w:r>
        <w:r w:rsidDel="00D93D80">
          <w:rPr>
            <w:noProof/>
          </w:rPr>
          <w:tab/>
          <w:delText>10</w:delText>
        </w:r>
      </w:del>
    </w:p>
    <w:p w14:paraId="67D27179" w14:textId="77777777" w:rsidR="00D7071D" w:rsidDel="00D93D80" w:rsidRDefault="00D7071D">
      <w:pPr>
        <w:pStyle w:val="ndice1"/>
        <w:tabs>
          <w:tab w:val="right" w:pos="4310"/>
        </w:tabs>
        <w:rPr>
          <w:del w:id="1900" w:author="felipe campo" w:date="2017-03-14T11:00:00Z"/>
          <w:noProof/>
        </w:rPr>
      </w:pPr>
      <w:del w:id="1901" w:author="felipe campo" w:date="2017-03-14T11:00:00Z">
        <w:r w:rsidRPr="004E2891" w:rsidDel="00D93D80">
          <w:rPr>
            <w:b/>
            <w:noProof/>
            <w:lang w:val="es-ES"/>
          </w:rPr>
          <w:delText>AC:004</w:delText>
        </w:r>
        <w:r w:rsidDel="00D93D80">
          <w:rPr>
            <w:noProof/>
          </w:rPr>
          <w:tab/>
          <w:delText>10</w:delText>
        </w:r>
      </w:del>
    </w:p>
    <w:p w14:paraId="0F582EDD" w14:textId="77777777" w:rsidR="00D7071D" w:rsidDel="00D93D80" w:rsidRDefault="00D7071D">
      <w:pPr>
        <w:pStyle w:val="ndice1"/>
        <w:tabs>
          <w:tab w:val="right" w:pos="4310"/>
        </w:tabs>
        <w:rPr>
          <w:del w:id="1902" w:author="felipe campo" w:date="2017-03-14T11:00:00Z"/>
          <w:noProof/>
        </w:rPr>
      </w:pPr>
      <w:del w:id="1903" w:author="felipe campo" w:date="2017-03-14T11:00:00Z">
        <w:r w:rsidRPr="004E2891" w:rsidDel="00D93D80">
          <w:rPr>
            <w:b/>
            <w:noProof/>
            <w:lang w:val="es-ES"/>
          </w:rPr>
          <w:delText>AC:005</w:delText>
        </w:r>
        <w:r w:rsidDel="00D93D80">
          <w:rPr>
            <w:noProof/>
          </w:rPr>
          <w:tab/>
          <w:delText>10</w:delText>
        </w:r>
      </w:del>
    </w:p>
    <w:p w14:paraId="450A8A15" w14:textId="77777777" w:rsidR="00D7071D" w:rsidDel="00D93D80" w:rsidRDefault="00D7071D">
      <w:pPr>
        <w:pStyle w:val="ndice1"/>
        <w:tabs>
          <w:tab w:val="right" w:pos="4310"/>
        </w:tabs>
        <w:rPr>
          <w:del w:id="1904" w:author="felipe campo" w:date="2017-03-14T11:00:00Z"/>
          <w:noProof/>
        </w:rPr>
      </w:pPr>
      <w:del w:id="1905" w:author="felipe campo" w:date="2017-03-14T11:00:00Z">
        <w:r w:rsidRPr="004E2891" w:rsidDel="00D93D80">
          <w:rPr>
            <w:b/>
            <w:noProof/>
            <w:lang w:val="es-ES"/>
          </w:rPr>
          <w:delText>AC:006</w:delText>
        </w:r>
        <w:r w:rsidDel="00D93D80">
          <w:rPr>
            <w:noProof/>
          </w:rPr>
          <w:tab/>
          <w:delText>11</w:delText>
        </w:r>
      </w:del>
    </w:p>
    <w:p w14:paraId="40603181" w14:textId="77777777" w:rsidR="00D7071D" w:rsidDel="00D93D80" w:rsidRDefault="00D7071D">
      <w:pPr>
        <w:pStyle w:val="ndice1"/>
        <w:tabs>
          <w:tab w:val="right" w:pos="4310"/>
        </w:tabs>
        <w:rPr>
          <w:del w:id="1906" w:author="felipe campo" w:date="2017-03-14T11:00:00Z"/>
          <w:noProof/>
        </w:rPr>
      </w:pPr>
      <w:del w:id="1907" w:author="felipe campo" w:date="2017-03-14T11:00:00Z">
        <w:r w:rsidRPr="004E2891" w:rsidDel="00D93D80">
          <w:rPr>
            <w:b/>
            <w:noProof/>
            <w:lang w:val="es-ES"/>
          </w:rPr>
          <w:delText>AC:007</w:delText>
        </w:r>
        <w:r w:rsidDel="00D93D80">
          <w:rPr>
            <w:noProof/>
          </w:rPr>
          <w:tab/>
          <w:delText>11</w:delText>
        </w:r>
      </w:del>
    </w:p>
    <w:p w14:paraId="4557EE97" w14:textId="77777777" w:rsidR="00D7071D" w:rsidDel="00D93D80" w:rsidRDefault="00D7071D">
      <w:pPr>
        <w:pStyle w:val="ndice1"/>
        <w:tabs>
          <w:tab w:val="right" w:pos="4310"/>
        </w:tabs>
        <w:rPr>
          <w:del w:id="1908" w:author="felipe campo" w:date="2017-03-14T11:00:00Z"/>
          <w:noProof/>
        </w:rPr>
      </w:pPr>
      <w:del w:id="1909" w:author="felipe campo" w:date="2017-03-14T11:00:00Z">
        <w:r w:rsidRPr="004E2891" w:rsidDel="00D93D80">
          <w:rPr>
            <w:b/>
            <w:noProof/>
            <w:lang w:val="es-ES"/>
          </w:rPr>
          <w:delText>AC:008</w:delText>
        </w:r>
        <w:r w:rsidDel="00D93D80">
          <w:rPr>
            <w:noProof/>
          </w:rPr>
          <w:tab/>
          <w:delText>11</w:delText>
        </w:r>
      </w:del>
    </w:p>
    <w:p w14:paraId="5968F0B1" w14:textId="77777777" w:rsidR="00D7071D" w:rsidDel="00D93D80" w:rsidRDefault="00D7071D">
      <w:pPr>
        <w:pStyle w:val="ndice1"/>
        <w:tabs>
          <w:tab w:val="right" w:pos="4310"/>
        </w:tabs>
        <w:rPr>
          <w:del w:id="1910" w:author="felipe campo" w:date="2017-03-14T11:00:00Z"/>
          <w:noProof/>
        </w:rPr>
      </w:pPr>
      <w:del w:id="1911" w:author="felipe campo" w:date="2017-03-14T11:00:00Z">
        <w:r w:rsidRPr="004E2891" w:rsidDel="00D93D80">
          <w:rPr>
            <w:b/>
            <w:noProof/>
            <w:lang w:val="es-ES"/>
          </w:rPr>
          <w:delText>AC:009</w:delText>
        </w:r>
        <w:r w:rsidDel="00D93D80">
          <w:rPr>
            <w:noProof/>
          </w:rPr>
          <w:tab/>
          <w:delText>12</w:delText>
        </w:r>
      </w:del>
    </w:p>
    <w:p w14:paraId="29E6AE56" w14:textId="77777777" w:rsidR="00D7071D" w:rsidDel="00D93D80" w:rsidRDefault="00D7071D">
      <w:pPr>
        <w:pStyle w:val="ndice1"/>
        <w:tabs>
          <w:tab w:val="right" w:pos="4310"/>
        </w:tabs>
        <w:rPr>
          <w:del w:id="1912" w:author="felipe campo" w:date="2017-03-14T11:00:00Z"/>
          <w:noProof/>
        </w:rPr>
      </w:pPr>
      <w:del w:id="1913" w:author="felipe campo" w:date="2017-03-14T11:00:00Z">
        <w:r w:rsidRPr="004E2891" w:rsidDel="00D93D80">
          <w:rPr>
            <w:b/>
            <w:noProof/>
            <w:lang w:val="es-ES"/>
          </w:rPr>
          <w:delText>AC:010</w:delText>
        </w:r>
        <w:r w:rsidDel="00D93D80">
          <w:rPr>
            <w:noProof/>
          </w:rPr>
          <w:tab/>
          <w:delText>11</w:delText>
        </w:r>
      </w:del>
    </w:p>
    <w:p w14:paraId="11BAF2A3" w14:textId="77777777" w:rsidR="00D7071D" w:rsidDel="00D93D80" w:rsidRDefault="00D7071D">
      <w:pPr>
        <w:pStyle w:val="ndice1"/>
        <w:tabs>
          <w:tab w:val="right" w:pos="4310"/>
        </w:tabs>
        <w:rPr>
          <w:del w:id="1914" w:author="felipe campo" w:date="2017-03-14T11:00:00Z"/>
          <w:noProof/>
        </w:rPr>
      </w:pPr>
      <w:del w:id="1915" w:author="felipe campo" w:date="2017-03-14T11:00:00Z">
        <w:r w:rsidRPr="004E2891" w:rsidDel="00D93D80">
          <w:rPr>
            <w:b/>
            <w:noProof/>
            <w:lang w:val="es-ES"/>
          </w:rPr>
          <w:delText>AC:011</w:delText>
        </w:r>
        <w:r w:rsidDel="00D93D80">
          <w:rPr>
            <w:noProof/>
          </w:rPr>
          <w:tab/>
          <w:delText>11</w:delText>
        </w:r>
      </w:del>
    </w:p>
    <w:p w14:paraId="4BFAFF14" w14:textId="77777777" w:rsidR="00D7071D" w:rsidDel="00D93D80" w:rsidRDefault="00D7071D">
      <w:pPr>
        <w:pStyle w:val="ndice1"/>
        <w:tabs>
          <w:tab w:val="right" w:pos="4310"/>
        </w:tabs>
        <w:rPr>
          <w:del w:id="1916" w:author="felipe campo" w:date="2017-03-14T11:00:00Z"/>
          <w:noProof/>
        </w:rPr>
      </w:pPr>
      <w:del w:id="1917" w:author="felipe campo" w:date="2017-03-14T11:00:00Z">
        <w:r w:rsidRPr="004E2891" w:rsidDel="00D93D80">
          <w:rPr>
            <w:b/>
            <w:noProof/>
            <w:lang w:val="es-ES"/>
          </w:rPr>
          <w:delText>AC:012</w:delText>
        </w:r>
        <w:r w:rsidDel="00D93D80">
          <w:rPr>
            <w:noProof/>
          </w:rPr>
          <w:tab/>
          <w:delText>10</w:delText>
        </w:r>
      </w:del>
    </w:p>
    <w:p w14:paraId="77186E04" w14:textId="77777777" w:rsidR="00D7071D" w:rsidDel="00D93D80" w:rsidRDefault="00D7071D">
      <w:pPr>
        <w:pStyle w:val="ndice1"/>
        <w:tabs>
          <w:tab w:val="right" w:pos="4310"/>
        </w:tabs>
        <w:rPr>
          <w:del w:id="1918" w:author="felipe campo" w:date="2017-03-14T11:00:00Z"/>
          <w:noProof/>
        </w:rPr>
      </w:pPr>
      <w:del w:id="1919" w:author="felipe campo" w:date="2017-03-14T11:00:00Z">
        <w:r w:rsidRPr="004E2891" w:rsidDel="00D93D80">
          <w:rPr>
            <w:noProof/>
            <w:lang w:val="es-ES"/>
          </w:rPr>
          <w:delText>Acta 002</w:delText>
        </w:r>
        <w:r w:rsidDel="00D93D80">
          <w:rPr>
            <w:noProof/>
          </w:rPr>
          <w:tab/>
          <w:delText>69, 70, 71</w:delText>
        </w:r>
      </w:del>
    </w:p>
    <w:p w14:paraId="7F4181CA" w14:textId="77777777" w:rsidR="00D7071D" w:rsidDel="00D93D80" w:rsidRDefault="00D7071D">
      <w:pPr>
        <w:pStyle w:val="ndice1"/>
        <w:tabs>
          <w:tab w:val="right" w:pos="4310"/>
        </w:tabs>
        <w:rPr>
          <w:del w:id="1920" w:author="felipe campo" w:date="2017-03-14T11:00:00Z"/>
          <w:noProof/>
        </w:rPr>
      </w:pPr>
      <w:del w:id="1921" w:author="felipe campo" w:date="2017-03-14T11:00:00Z">
        <w:r w:rsidRPr="004E2891" w:rsidDel="00D93D80">
          <w:rPr>
            <w:noProof/>
            <w:lang w:val="es-ES"/>
          </w:rPr>
          <w:delText>Acta 003</w:delText>
        </w:r>
        <w:r w:rsidDel="00D93D80">
          <w:rPr>
            <w:noProof/>
          </w:rPr>
          <w:tab/>
          <w:delText>68, 69, 70</w:delText>
        </w:r>
      </w:del>
    </w:p>
    <w:p w14:paraId="0F1D29C8" w14:textId="77777777" w:rsidR="00D7071D" w:rsidDel="00D93D80" w:rsidRDefault="00D7071D">
      <w:pPr>
        <w:pStyle w:val="ndice1"/>
        <w:tabs>
          <w:tab w:val="right" w:pos="4310"/>
        </w:tabs>
        <w:rPr>
          <w:del w:id="1922" w:author="felipe campo" w:date="2017-03-14T11:00:00Z"/>
          <w:noProof/>
        </w:rPr>
      </w:pPr>
      <w:del w:id="1923" w:author="felipe campo" w:date="2017-03-14T11:00:00Z">
        <w:r w:rsidRPr="004E2891" w:rsidDel="00D93D80">
          <w:rPr>
            <w:noProof/>
            <w:lang w:val="es-ES"/>
          </w:rPr>
          <w:delText>Acta 004</w:delText>
        </w:r>
        <w:r w:rsidDel="00D93D80">
          <w:rPr>
            <w:noProof/>
          </w:rPr>
          <w:tab/>
          <w:delText>66, 67</w:delText>
        </w:r>
      </w:del>
    </w:p>
    <w:p w14:paraId="6CD899D2" w14:textId="77777777" w:rsidR="00D7071D" w:rsidDel="00D93D80" w:rsidRDefault="00D7071D">
      <w:pPr>
        <w:pStyle w:val="ndice1"/>
        <w:tabs>
          <w:tab w:val="right" w:pos="4310"/>
        </w:tabs>
        <w:rPr>
          <w:del w:id="1924" w:author="felipe campo" w:date="2017-03-14T11:00:00Z"/>
          <w:noProof/>
        </w:rPr>
      </w:pPr>
      <w:del w:id="1925" w:author="felipe campo" w:date="2017-03-14T11:00:00Z">
        <w:r w:rsidRPr="004E2891" w:rsidDel="00D93D80">
          <w:rPr>
            <w:noProof/>
            <w:lang w:val="es-ES"/>
          </w:rPr>
          <w:delText>Acta 005</w:delText>
        </w:r>
        <w:r w:rsidDel="00D93D80">
          <w:rPr>
            <w:noProof/>
          </w:rPr>
          <w:tab/>
          <w:delText>65, 66, 67, 68, 69</w:delText>
        </w:r>
      </w:del>
    </w:p>
    <w:p w14:paraId="4C920805" w14:textId="77777777" w:rsidR="00D7071D" w:rsidDel="00D93D80" w:rsidRDefault="00D7071D">
      <w:pPr>
        <w:pStyle w:val="ndice1"/>
        <w:tabs>
          <w:tab w:val="right" w:pos="4310"/>
        </w:tabs>
        <w:rPr>
          <w:del w:id="1926" w:author="felipe campo" w:date="2017-03-14T11:00:00Z"/>
          <w:noProof/>
        </w:rPr>
      </w:pPr>
      <w:del w:id="1927" w:author="felipe campo" w:date="2017-03-14T11:00:00Z">
        <w:r w:rsidRPr="004E2891" w:rsidDel="00D93D80">
          <w:rPr>
            <w:noProof/>
            <w:lang w:val="es-ES"/>
          </w:rPr>
          <w:delText>Acta 006</w:delText>
        </w:r>
        <w:r w:rsidDel="00D93D80">
          <w:rPr>
            <w:noProof/>
          </w:rPr>
          <w:tab/>
          <w:delText>65</w:delText>
        </w:r>
      </w:del>
    </w:p>
    <w:p w14:paraId="194A960A" w14:textId="77777777" w:rsidR="00D7071D" w:rsidDel="00D93D80" w:rsidRDefault="00D7071D">
      <w:pPr>
        <w:pStyle w:val="ndice1"/>
        <w:tabs>
          <w:tab w:val="right" w:pos="4310"/>
        </w:tabs>
        <w:rPr>
          <w:del w:id="1928" w:author="felipe campo" w:date="2017-03-14T11:00:00Z"/>
          <w:noProof/>
        </w:rPr>
      </w:pPr>
      <w:del w:id="1929" w:author="felipe campo" w:date="2017-03-14T11:00:00Z">
        <w:r w:rsidRPr="004E2891" w:rsidDel="00D93D80">
          <w:rPr>
            <w:b/>
            <w:noProof/>
            <w:lang w:val="es-ES"/>
          </w:rPr>
          <w:delText>ADD</w:delText>
        </w:r>
        <w:r w:rsidDel="00D93D80">
          <w:rPr>
            <w:noProof/>
          </w:rPr>
          <w:tab/>
          <w:delText>25, 73</w:delText>
        </w:r>
      </w:del>
    </w:p>
    <w:p w14:paraId="5D6AB886" w14:textId="77777777" w:rsidR="00D7071D" w:rsidDel="00D93D80" w:rsidRDefault="00D7071D">
      <w:pPr>
        <w:pStyle w:val="ndice1"/>
        <w:tabs>
          <w:tab w:val="right" w:pos="4310"/>
        </w:tabs>
        <w:rPr>
          <w:del w:id="1930" w:author="felipe campo" w:date="2017-03-14T11:00:00Z"/>
          <w:noProof/>
        </w:rPr>
      </w:pPr>
      <w:del w:id="1931" w:author="felipe campo" w:date="2017-03-14T11:00:00Z">
        <w:r w:rsidRPr="004E2891" w:rsidDel="00D93D80">
          <w:rPr>
            <w:b/>
            <w:noProof/>
            <w:lang w:val="es-ES"/>
          </w:rPr>
          <w:delText>Atributos de Calidad</w:delText>
        </w:r>
        <w:r w:rsidDel="00D93D80">
          <w:rPr>
            <w:noProof/>
          </w:rPr>
          <w:tab/>
          <w:delText>64, 73</w:delText>
        </w:r>
      </w:del>
    </w:p>
    <w:p w14:paraId="6235E40A" w14:textId="77777777" w:rsidR="00D7071D" w:rsidDel="00D93D80" w:rsidRDefault="00D7071D">
      <w:pPr>
        <w:pStyle w:val="Ttulodendice"/>
        <w:keepNext/>
        <w:tabs>
          <w:tab w:val="right" w:pos="4310"/>
        </w:tabs>
        <w:rPr>
          <w:del w:id="1932" w:author="felipe campo" w:date="2017-03-14T11:00:00Z"/>
          <w:rFonts w:eastAsiaTheme="minorEastAsia" w:cstheme="minorBidi"/>
          <w:b w:val="0"/>
          <w:bCs/>
          <w:noProof/>
        </w:rPr>
      </w:pPr>
      <w:del w:id="1933" w:author="felipe campo" w:date="2017-03-14T11:00:00Z">
        <w:r w:rsidDel="00D93D80">
          <w:rPr>
            <w:noProof/>
          </w:rPr>
          <w:delText>C</w:delText>
        </w:r>
      </w:del>
    </w:p>
    <w:p w14:paraId="487A3B09" w14:textId="77777777" w:rsidR="00D7071D" w:rsidDel="00D93D80" w:rsidRDefault="00D7071D">
      <w:pPr>
        <w:pStyle w:val="ndice1"/>
        <w:tabs>
          <w:tab w:val="right" w:pos="4310"/>
        </w:tabs>
        <w:rPr>
          <w:del w:id="1934" w:author="felipe campo" w:date="2017-03-14T11:00:00Z"/>
          <w:noProof/>
        </w:rPr>
      </w:pPr>
      <w:del w:id="1935" w:author="felipe campo" w:date="2017-03-14T11:00:00Z">
        <w:r w:rsidRPr="004E2891" w:rsidDel="00D93D80">
          <w:rPr>
            <w:noProof/>
            <w:lang w:val="es-ES"/>
          </w:rPr>
          <w:delText>Cargo Modal</w:delText>
        </w:r>
        <w:r w:rsidDel="00D93D80">
          <w:rPr>
            <w:noProof/>
          </w:rPr>
          <w:tab/>
          <w:delText>11, 26, 27, 28, 29, 30, 32, 33, 34, 74</w:delText>
        </w:r>
      </w:del>
    </w:p>
    <w:p w14:paraId="14379539" w14:textId="77777777" w:rsidR="00D7071D" w:rsidDel="00D93D80" w:rsidRDefault="00D7071D">
      <w:pPr>
        <w:pStyle w:val="ndice1"/>
        <w:tabs>
          <w:tab w:val="right" w:pos="4310"/>
        </w:tabs>
        <w:rPr>
          <w:del w:id="1936" w:author="felipe campo" w:date="2017-03-14T11:00:00Z"/>
          <w:noProof/>
        </w:rPr>
      </w:pPr>
      <w:del w:id="1937" w:author="felipe campo" w:date="2017-03-14T11:00:00Z">
        <w:r w:rsidRPr="004E2891" w:rsidDel="00D93D80">
          <w:rPr>
            <w:noProof/>
            <w:lang w:val="es-ES"/>
          </w:rPr>
          <w:delText>Cargo Planner</w:delText>
        </w:r>
        <w:r w:rsidDel="00D93D80">
          <w:rPr>
            <w:noProof/>
          </w:rPr>
          <w:tab/>
          <w:delText>11, 47, 67, 74, 75</w:delText>
        </w:r>
      </w:del>
    </w:p>
    <w:p w14:paraId="33647417" w14:textId="77777777" w:rsidR="00D7071D" w:rsidDel="00D93D80" w:rsidRDefault="00D7071D">
      <w:pPr>
        <w:pStyle w:val="ndice1"/>
        <w:tabs>
          <w:tab w:val="right" w:pos="4310"/>
        </w:tabs>
        <w:rPr>
          <w:del w:id="1938" w:author="felipe campo" w:date="2017-03-14T11:00:00Z"/>
          <w:noProof/>
        </w:rPr>
      </w:pPr>
      <w:del w:id="1939" w:author="felipe campo" w:date="2017-03-14T11:00:00Z">
        <w:r w:rsidRPr="004E2891" w:rsidDel="00D93D80">
          <w:rPr>
            <w:noProof/>
            <w:lang w:val="es-ES"/>
          </w:rPr>
          <w:delText>Casos de uso</w:delText>
        </w:r>
        <w:r w:rsidDel="00D93D80">
          <w:rPr>
            <w:noProof/>
          </w:rPr>
          <w:tab/>
          <w:delText>15, 74</w:delText>
        </w:r>
      </w:del>
    </w:p>
    <w:p w14:paraId="2FC65BAA" w14:textId="77777777" w:rsidR="00D7071D" w:rsidDel="00D93D80" w:rsidRDefault="00D7071D">
      <w:pPr>
        <w:pStyle w:val="ndice1"/>
        <w:tabs>
          <w:tab w:val="right" w:pos="4310"/>
        </w:tabs>
        <w:rPr>
          <w:del w:id="1940" w:author="felipe campo" w:date="2017-03-14T11:00:00Z"/>
          <w:noProof/>
        </w:rPr>
      </w:pPr>
      <w:del w:id="1941" w:author="felipe campo" w:date="2017-03-14T11:00:00Z">
        <w:r w:rsidRPr="004E2891" w:rsidDel="00D93D80">
          <w:rPr>
            <w:noProof/>
            <w:lang w:val="es-ES"/>
          </w:rPr>
          <w:delText>CMMS</w:delText>
        </w:r>
        <w:r w:rsidDel="00D93D80">
          <w:rPr>
            <w:noProof/>
          </w:rPr>
          <w:tab/>
          <w:delText>34, 37, 70, 74</w:delText>
        </w:r>
      </w:del>
    </w:p>
    <w:p w14:paraId="67B76345" w14:textId="77777777" w:rsidR="00D7071D" w:rsidDel="00D93D80" w:rsidRDefault="00D7071D">
      <w:pPr>
        <w:pStyle w:val="ndice1"/>
        <w:tabs>
          <w:tab w:val="right" w:pos="4310"/>
        </w:tabs>
        <w:rPr>
          <w:del w:id="1942" w:author="felipe campo" w:date="2017-03-14T11:00:00Z"/>
          <w:noProof/>
        </w:rPr>
      </w:pPr>
      <w:del w:id="1943" w:author="felipe campo" w:date="2017-03-14T11:00:00Z">
        <w:r w:rsidRPr="004E2891" w:rsidDel="00D93D80">
          <w:rPr>
            <w:noProof/>
            <w:lang w:val="es-ES"/>
          </w:rPr>
          <w:delText>CUE</w:delText>
        </w:r>
        <w:r w:rsidDel="00D93D80">
          <w:rPr>
            <w:noProof/>
          </w:rPr>
          <w:tab/>
          <w:delText>17, 75</w:delText>
        </w:r>
      </w:del>
    </w:p>
    <w:p w14:paraId="01683818" w14:textId="77777777" w:rsidR="00D7071D" w:rsidDel="00D93D80" w:rsidRDefault="00D7071D">
      <w:pPr>
        <w:pStyle w:val="ndice1"/>
        <w:tabs>
          <w:tab w:val="right" w:pos="4310"/>
        </w:tabs>
        <w:rPr>
          <w:del w:id="1944" w:author="felipe campo" w:date="2017-03-14T11:00:00Z"/>
          <w:noProof/>
        </w:rPr>
      </w:pPr>
      <w:del w:id="1945" w:author="felipe campo" w:date="2017-03-14T11:00:00Z">
        <w:r w:rsidRPr="004E2891" w:rsidDel="00D93D80">
          <w:rPr>
            <w:noProof/>
            <w:lang w:val="es-ES"/>
          </w:rPr>
          <w:delText>CUEP</w:delText>
        </w:r>
        <w:r w:rsidDel="00D93D80">
          <w:rPr>
            <w:noProof/>
          </w:rPr>
          <w:tab/>
          <w:delText>15, 17, 75</w:delText>
        </w:r>
      </w:del>
    </w:p>
    <w:p w14:paraId="163CA506" w14:textId="77777777" w:rsidR="00D7071D" w:rsidDel="00D93D80" w:rsidRDefault="00D7071D">
      <w:pPr>
        <w:pStyle w:val="Ttulodendice"/>
        <w:keepNext/>
        <w:tabs>
          <w:tab w:val="right" w:pos="4310"/>
        </w:tabs>
        <w:rPr>
          <w:del w:id="1946" w:author="felipe campo" w:date="2017-03-14T11:00:00Z"/>
          <w:rFonts w:eastAsiaTheme="minorEastAsia" w:cstheme="minorBidi"/>
          <w:b w:val="0"/>
          <w:bCs/>
          <w:noProof/>
        </w:rPr>
      </w:pPr>
      <w:del w:id="1947" w:author="felipe campo" w:date="2017-03-14T11:00:00Z">
        <w:r w:rsidDel="00D93D80">
          <w:rPr>
            <w:noProof/>
          </w:rPr>
          <w:delText>D</w:delText>
        </w:r>
      </w:del>
    </w:p>
    <w:p w14:paraId="2F93826A" w14:textId="77777777" w:rsidR="00D7071D" w:rsidDel="00D93D80" w:rsidRDefault="00D7071D">
      <w:pPr>
        <w:pStyle w:val="ndice1"/>
        <w:tabs>
          <w:tab w:val="right" w:pos="4310"/>
        </w:tabs>
        <w:rPr>
          <w:del w:id="1948" w:author="felipe campo" w:date="2017-03-14T11:00:00Z"/>
          <w:noProof/>
        </w:rPr>
      </w:pPr>
      <w:del w:id="1949" w:author="felipe campo" w:date="2017-03-14T11:00:00Z">
        <w:r w:rsidRPr="004E2891" w:rsidDel="00D93D80">
          <w:rPr>
            <w:noProof/>
            <w:lang w:val="es-ES"/>
          </w:rPr>
          <w:delText>diagrama de caso de uso</w:delText>
        </w:r>
        <w:r w:rsidDel="00D93D80">
          <w:rPr>
            <w:noProof/>
          </w:rPr>
          <w:tab/>
          <w:delText>15, 75</w:delText>
        </w:r>
      </w:del>
    </w:p>
    <w:p w14:paraId="48FEFA6E" w14:textId="77777777" w:rsidR="00D7071D" w:rsidDel="00D93D80" w:rsidRDefault="00D7071D">
      <w:pPr>
        <w:pStyle w:val="ndice1"/>
        <w:tabs>
          <w:tab w:val="right" w:pos="4310"/>
        </w:tabs>
        <w:rPr>
          <w:del w:id="1950" w:author="felipe campo" w:date="2017-03-14T11:00:00Z"/>
          <w:noProof/>
        </w:rPr>
      </w:pPr>
      <w:del w:id="1951" w:author="felipe campo" w:date="2017-03-14T11:00:00Z">
        <w:r w:rsidRPr="004E2891" w:rsidDel="00D93D80">
          <w:rPr>
            <w:noProof/>
            <w:lang w:val="es-ES"/>
          </w:rPr>
          <w:delText>Diagramas de Paquetes</w:delText>
        </w:r>
        <w:r w:rsidDel="00D93D80">
          <w:rPr>
            <w:noProof/>
          </w:rPr>
          <w:tab/>
          <w:delText>14, 75</w:delText>
        </w:r>
      </w:del>
    </w:p>
    <w:p w14:paraId="78DA2EF4" w14:textId="77777777" w:rsidR="00D7071D" w:rsidDel="00D93D80" w:rsidRDefault="00D7071D">
      <w:pPr>
        <w:pStyle w:val="Ttulodendice"/>
        <w:keepNext/>
        <w:tabs>
          <w:tab w:val="right" w:pos="4310"/>
        </w:tabs>
        <w:rPr>
          <w:del w:id="1952" w:author="felipe campo" w:date="2017-03-14T11:00:00Z"/>
          <w:rFonts w:eastAsiaTheme="minorEastAsia" w:cstheme="minorBidi"/>
          <w:b w:val="0"/>
          <w:bCs/>
          <w:noProof/>
        </w:rPr>
      </w:pPr>
      <w:del w:id="1953" w:author="felipe campo" w:date="2017-03-14T11:00:00Z">
        <w:r w:rsidDel="00D93D80">
          <w:rPr>
            <w:noProof/>
          </w:rPr>
          <w:delText>E</w:delText>
        </w:r>
      </w:del>
    </w:p>
    <w:p w14:paraId="654838D4" w14:textId="77777777" w:rsidR="00D7071D" w:rsidDel="00D93D80" w:rsidRDefault="00D7071D">
      <w:pPr>
        <w:pStyle w:val="ndice1"/>
        <w:tabs>
          <w:tab w:val="right" w:pos="4310"/>
        </w:tabs>
        <w:rPr>
          <w:del w:id="1954" w:author="felipe campo" w:date="2017-03-14T11:00:00Z"/>
          <w:noProof/>
        </w:rPr>
      </w:pPr>
      <w:del w:id="1955" w:author="felipe campo" w:date="2017-03-14T11:00:00Z">
        <w:r w:rsidRPr="004E2891" w:rsidDel="00D93D80">
          <w:rPr>
            <w:noProof/>
            <w:lang w:val="es-ES"/>
          </w:rPr>
          <w:delText>Extreme Control</w:delText>
        </w:r>
        <w:r w:rsidDel="00D93D80">
          <w:rPr>
            <w:noProof/>
          </w:rPr>
          <w:tab/>
          <w:delText>11, 75</w:delText>
        </w:r>
      </w:del>
    </w:p>
    <w:p w14:paraId="1EB91654" w14:textId="77777777" w:rsidR="00D7071D" w:rsidDel="00D93D80" w:rsidRDefault="00D7071D">
      <w:pPr>
        <w:pStyle w:val="ndice1"/>
        <w:tabs>
          <w:tab w:val="right" w:pos="4310"/>
        </w:tabs>
        <w:rPr>
          <w:del w:id="1956" w:author="felipe campo" w:date="2017-03-14T11:00:00Z"/>
          <w:noProof/>
        </w:rPr>
      </w:pPr>
      <w:del w:id="1957" w:author="felipe campo" w:date="2017-03-14T11:00:00Z">
        <w:r w:rsidRPr="004E2891" w:rsidDel="00D93D80">
          <w:rPr>
            <w:b/>
            <w:noProof/>
            <w:lang w:val="es-ES"/>
          </w:rPr>
          <w:delText>Extreme Platform</w:delText>
        </w:r>
        <w:r w:rsidDel="00D93D80">
          <w:rPr>
            <w:noProof/>
          </w:rPr>
          <w:tab/>
          <w:delText>11, 50, 53, 68, 75</w:delText>
        </w:r>
      </w:del>
    </w:p>
    <w:p w14:paraId="3D9A4AEA" w14:textId="77777777" w:rsidR="00D7071D" w:rsidDel="00D93D80" w:rsidRDefault="00D7071D">
      <w:pPr>
        <w:pStyle w:val="ndice1"/>
        <w:tabs>
          <w:tab w:val="right" w:pos="4310"/>
        </w:tabs>
        <w:rPr>
          <w:del w:id="1958" w:author="felipe campo" w:date="2017-03-14T11:00:00Z"/>
          <w:noProof/>
        </w:rPr>
      </w:pPr>
      <w:del w:id="1959" w:author="felipe campo" w:date="2017-03-14T11:00:00Z">
        <w:r w:rsidRPr="004E2891" w:rsidDel="00D93D80">
          <w:rPr>
            <w:noProof/>
            <w:lang w:val="es-ES"/>
          </w:rPr>
          <w:delText>Extreme Track</w:delText>
        </w:r>
        <w:r w:rsidDel="00D93D80">
          <w:rPr>
            <w:noProof/>
          </w:rPr>
          <w:tab/>
          <w:delText>11, 75</w:delText>
        </w:r>
      </w:del>
    </w:p>
    <w:p w14:paraId="6338C7E6" w14:textId="77777777" w:rsidR="00D7071D" w:rsidDel="00D93D80" w:rsidRDefault="00D7071D">
      <w:pPr>
        <w:pStyle w:val="Ttulodendice"/>
        <w:keepNext/>
        <w:tabs>
          <w:tab w:val="right" w:pos="4310"/>
        </w:tabs>
        <w:rPr>
          <w:del w:id="1960" w:author="felipe campo" w:date="2017-03-14T11:00:00Z"/>
          <w:rFonts w:eastAsiaTheme="minorEastAsia" w:cstheme="minorBidi"/>
          <w:b w:val="0"/>
          <w:bCs/>
          <w:noProof/>
        </w:rPr>
      </w:pPr>
      <w:del w:id="1961" w:author="felipe campo" w:date="2017-03-14T11:00:00Z">
        <w:r w:rsidDel="00D93D80">
          <w:rPr>
            <w:noProof/>
          </w:rPr>
          <w:delText>L</w:delText>
        </w:r>
      </w:del>
    </w:p>
    <w:p w14:paraId="1459BB0B" w14:textId="77777777" w:rsidR="00D7071D" w:rsidDel="00D93D80" w:rsidRDefault="00D7071D">
      <w:pPr>
        <w:pStyle w:val="ndice1"/>
        <w:tabs>
          <w:tab w:val="right" w:pos="4310"/>
        </w:tabs>
        <w:rPr>
          <w:del w:id="1962" w:author="felipe campo" w:date="2017-03-14T11:00:00Z"/>
          <w:noProof/>
        </w:rPr>
      </w:pPr>
      <w:del w:id="1963" w:author="felipe campo" w:date="2017-03-14T11:00:00Z">
        <w:r w:rsidRPr="004E2891" w:rsidDel="00D93D80">
          <w:rPr>
            <w:noProof/>
            <w:lang w:val="es-ES"/>
          </w:rPr>
          <w:delText>LogCloud</w:delText>
        </w:r>
        <w:r w:rsidDel="00D93D80">
          <w:rPr>
            <w:noProof/>
          </w:rPr>
          <w:tab/>
          <w:delText>2, 4, 5, 6, 8, 10, 13, 14, 17, 23, 25, 34, 66, 68, 69, 70, 76, 81, 83</w:delText>
        </w:r>
      </w:del>
    </w:p>
    <w:p w14:paraId="51694B78" w14:textId="77777777" w:rsidR="00D7071D" w:rsidDel="00D93D80" w:rsidRDefault="00D7071D">
      <w:pPr>
        <w:pStyle w:val="Ttulodendice"/>
        <w:keepNext/>
        <w:tabs>
          <w:tab w:val="right" w:pos="4310"/>
        </w:tabs>
        <w:rPr>
          <w:del w:id="1964" w:author="felipe campo" w:date="2017-03-14T11:00:00Z"/>
          <w:rFonts w:eastAsiaTheme="minorEastAsia" w:cstheme="minorBidi"/>
          <w:b w:val="0"/>
          <w:bCs/>
          <w:noProof/>
        </w:rPr>
      </w:pPr>
      <w:del w:id="1965" w:author="felipe campo" w:date="2017-03-14T11:00:00Z">
        <w:r w:rsidDel="00D93D80">
          <w:rPr>
            <w:noProof/>
          </w:rPr>
          <w:delText>M</w:delText>
        </w:r>
      </w:del>
    </w:p>
    <w:p w14:paraId="4F811675" w14:textId="77777777" w:rsidR="00D7071D" w:rsidDel="00D93D80" w:rsidRDefault="00D7071D">
      <w:pPr>
        <w:pStyle w:val="ndice1"/>
        <w:tabs>
          <w:tab w:val="right" w:pos="4310"/>
        </w:tabs>
        <w:rPr>
          <w:del w:id="1966" w:author="felipe campo" w:date="2017-03-14T11:00:00Z"/>
          <w:noProof/>
        </w:rPr>
      </w:pPr>
      <w:del w:id="1967" w:author="felipe campo" w:date="2017-03-14T11:00:00Z">
        <w:r w:rsidRPr="004E2891" w:rsidDel="00D93D80">
          <w:rPr>
            <w:noProof/>
            <w:lang w:val="es-ES"/>
          </w:rPr>
          <w:delText>MESH</w:delText>
        </w:r>
        <w:r w:rsidDel="00D93D80">
          <w:rPr>
            <w:noProof/>
          </w:rPr>
          <w:tab/>
          <w:delText>12, 34, 67, 76</w:delText>
        </w:r>
      </w:del>
    </w:p>
    <w:p w14:paraId="26475482" w14:textId="77777777" w:rsidR="00D7071D" w:rsidDel="00D93D80" w:rsidRDefault="00D7071D">
      <w:pPr>
        <w:pStyle w:val="Ttulodendice"/>
        <w:keepNext/>
        <w:tabs>
          <w:tab w:val="right" w:pos="4310"/>
        </w:tabs>
        <w:rPr>
          <w:del w:id="1968" w:author="felipe campo" w:date="2017-03-14T11:00:00Z"/>
          <w:rFonts w:eastAsiaTheme="minorEastAsia" w:cstheme="minorBidi"/>
          <w:b w:val="0"/>
          <w:bCs/>
          <w:noProof/>
        </w:rPr>
      </w:pPr>
      <w:del w:id="1969" w:author="felipe campo" w:date="2017-03-14T11:00:00Z">
        <w:r w:rsidDel="00D93D80">
          <w:rPr>
            <w:noProof/>
          </w:rPr>
          <w:delText>P</w:delText>
        </w:r>
      </w:del>
    </w:p>
    <w:p w14:paraId="1981B614" w14:textId="77777777" w:rsidR="00D7071D" w:rsidDel="00D93D80" w:rsidRDefault="00D7071D">
      <w:pPr>
        <w:pStyle w:val="ndice1"/>
        <w:tabs>
          <w:tab w:val="right" w:pos="4310"/>
        </w:tabs>
        <w:rPr>
          <w:del w:id="1970" w:author="felipe campo" w:date="2017-03-14T11:00:00Z"/>
          <w:noProof/>
        </w:rPr>
      </w:pPr>
      <w:del w:id="1971" w:author="felipe campo" w:date="2017-03-14T11:00:00Z">
        <w:r w:rsidRPr="004E2891" w:rsidDel="00D93D80">
          <w:rPr>
            <w:b/>
            <w:noProof/>
            <w:lang w:val="es-ES"/>
          </w:rPr>
          <w:delText>Propietario</w:delText>
        </w:r>
        <w:r w:rsidDel="00D93D80">
          <w:rPr>
            <w:noProof/>
          </w:rPr>
          <w:tab/>
          <w:delText>10</w:delText>
        </w:r>
      </w:del>
    </w:p>
    <w:p w14:paraId="2032CF3F" w14:textId="77777777" w:rsidR="00D7071D" w:rsidDel="00D93D80" w:rsidRDefault="00D7071D">
      <w:pPr>
        <w:pStyle w:val="ndice1"/>
        <w:tabs>
          <w:tab w:val="right" w:pos="4310"/>
        </w:tabs>
        <w:rPr>
          <w:del w:id="1972" w:author="felipe campo" w:date="2017-03-14T11:00:00Z"/>
          <w:noProof/>
        </w:rPr>
      </w:pPr>
      <w:del w:id="1973" w:author="felipe campo" w:date="2017-03-14T11:00:00Z">
        <w:r w:rsidRPr="004E2891" w:rsidDel="00D93D80">
          <w:rPr>
            <w:noProof/>
            <w:lang w:val="es-ES"/>
          </w:rPr>
          <w:delText>Proyecto Radicado</w:delText>
        </w:r>
        <w:r w:rsidDel="00D93D80">
          <w:rPr>
            <w:noProof/>
          </w:rPr>
          <w:tab/>
          <w:delText>64, 65, 66, 67, 68, 69, 70</w:delText>
        </w:r>
      </w:del>
    </w:p>
    <w:p w14:paraId="58455D48" w14:textId="77777777" w:rsidR="00D7071D" w:rsidDel="00D93D80" w:rsidRDefault="00D7071D">
      <w:pPr>
        <w:pStyle w:val="Ttulodendice"/>
        <w:keepNext/>
        <w:tabs>
          <w:tab w:val="right" w:pos="4310"/>
        </w:tabs>
        <w:rPr>
          <w:del w:id="1974" w:author="felipe campo" w:date="2017-03-14T11:00:00Z"/>
          <w:rFonts w:eastAsiaTheme="minorEastAsia" w:cstheme="minorBidi"/>
          <w:b w:val="0"/>
          <w:bCs/>
          <w:noProof/>
        </w:rPr>
      </w:pPr>
      <w:del w:id="1975" w:author="felipe campo" w:date="2017-03-14T11:00:00Z">
        <w:r w:rsidDel="00D93D80">
          <w:rPr>
            <w:noProof/>
          </w:rPr>
          <w:delText>R</w:delText>
        </w:r>
      </w:del>
    </w:p>
    <w:p w14:paraId="7818723D" w14:textId="77777777" w:rsidR="00D7071D" w:rsidDel="00D93D80" w:rsidRDefault="00D7071D">
      <w:pPr>
        <w:pStyle w:val="ndice1"/>
        <w:tabs>
          <w:tab w:val="right" w:pos="4310"/>
        </w:tabs>
        <w:rPr>
          <w:del w:id="1976" w:author="felipe campo" w:date="2017-03-14T11:00:00Z"/>
          <w:noProof/>
        </w:rPr>
      </w:pPr>
      <w:del w:id="1977" w:author="felipe campo" w:date="2017-03-14T11:00:00Z">
        <w:r w:rsidRPr="004E2891" w:rsidDel="00D93D80">
          <w:rPr>
            <w:b/>
            <w:noProof/>
            <w:lang w:val="es-ES"/>
          </w:rPr>
          <w:delText>RCM</w:delText>
        </w:r>
        <w:r w:rsidDel="00D93D80">
          <w:rPr>
            <w:noProof/>
          </w:rPr>
          <w:tab/>
          <w:delText>12, 34, 39, 40, 41, 42, 76</w:delText>
        </w:r>
      </w:del>
    </w:p>
    <w:p w14:paraId="5CE37B41" w14:textId="77777777" w:rsidR="00D7071D" w:rsidDel="00D93D80" w:rsidRDefault="00D7071D">
      <w:pPr>
        <w:pStyle w:val="ndice1"/>
        <w:tabs>
          <w:tab w:val="right" w:pos="4310"/>
        </w:tabs>
        <w:rPr>
          <w:del w:id="1978" w:author="felipe campo" w:date="2017-03-14T11:00:00Z"/>
          <w:noProof/>
        </w:rPr>
      </w:pPr>
      <w:del w:id="1979" w:author="felipe campo" w:date="2017-03-14T11:00:00Z">
        <w:r w:rsidRPr="004E2891" w:rsidDel="00D93D80">
          <w:rPr>
            <w:noProof/>
            <w:lang w:val="es-ES"/>
          </w:rPr>
          <w:delText>Requisitos funcionales</w:delText>
        </w:r>
      </w:del>
    </w:p>
    <w:p w14:paraId="1DFC5870" w14:textId="77777777" w:rsidR="00D7071D" w:rsidDel="00D93D80" w:rsidRDefault="00D7071D">
      <w:pPr>
        <w:pStyle w:val="ndice2"/>
        <w:tabs>
          <w:tab w:val="right" w:pos="4310"/>
        </w:tabs>
        <w:rPr>
          <w:del w:id="1980" w:author="felipe campo" w:date="2017-03-14T11:00:00Z"/>
          <w:noProof/>
        </w:rPr>
      </w:pPr>
      <w:del w:id="1981" w:author="felipe campo" w:date="2017-03-14T11:00:00Z">
        <w:r w:rsidRPr="004E2891" w:rsidDel="00D93D80">
          <w:rPr>
            <w:noProof/>
            <w:lang w:val="es-ES"/>
          </w:rPr>
          <w:delText>externos</w:delText>
        </w:r>
        <w:r w:rsidDel="00D93D80">
          <w:rPr>
            <w:noProof/>
          </w:rPr>
          <w:tab/>
          <w:delText>15</w:delText>
        </w:r>
      </w:del>
    </w:p>
    <w:p w14:paraId="74D982C5" w14:textId="77777777" w:rsidR="00D7071D" w:rsidDel="00D93D80" w:rsidRDefault="00D7071D">
      <w:pPr>
        <w:pStyle w:val="ndice1"/>
        <w:tabs>
          <w:tab w:val="right" w:pos="4310"/>
        </w:tabs>
        <w:rPr>
          <w:del w:id="1982" w:author="felipe campo" w:date="2017-03-14T11:00:00Z"/>
          <w:noProof/>
        </w:rPr>
      </w:pPr>
      <w:del w:id="1983" w:author="felipe campo" w:date="2017-03-14T11:00:00Z">
        <w:r w:rsidRPr="004E2891" w:rsidDel="00D93D80">
          <w:rPr>
            <w:noProof/>
            <w:lang w:val="es-ES"/>
          </w:rPr>
          <w:delText>RFE</w:delText>
        </w:r>
        <w:r w:rsidDel="00D93D80">
          <w:rPr>
            <w:noProof/>
          </w:rPr>
          <w:tab/>
          <w:delText>15</w:delText>
        </w:r>
      </w:del>
    </w:p>
    <w:p w14:paraId="577AC7B6" w14:textId="77777777" w:rsidR="00D7071D" w:rsidDel="00D93D80" w:rsidRDefault="00D7071D">
      <w:pPr>
        <w:pStyle w:val="ndice1"/>
        <w:tabs>
          <w:tab w:val="right" w:pos="4310"/>
        </w:tabs>
        <w:rPr>
          <w:del w:id="1984" w:author="felipe campo" w:date="2017-03-14T11:00:00Z"/>
          <w:noProof/>
        </w:rPr>
      </w:pPr>
      <w:del w:id="1985" w:author="felipe campo" w:date="2017-03-14T11:00:00Z">
        <w:r w:rsidRPr="004E2891" w:rsidDel="00D93D80">
          <w:rPr>
            <w:b/>
            <w:noProof/>
            <w:lang w:val="es-ES"/>
          </w:rPr>
          <w:delText>RFP 001</w:delText>
        </w:r>
        <w:r w:rsidDel="00D93D80">
          <w:rPr>
            <w:noProof/>
          </w:rPr>
          <w:tab/>
          <w:delText>5</w:delText>
        </w:r>
      </w:del>
    </w:p>
    <w:p w14:paraId="1C4C6C9B" w14:textId="77777777" w:rsidR="00D7071D" w:rsidDel="00D93D80" w:rsidRDefault="00D7071D">
      <w:pPr>
        <w:pStyle w:val="ndice1"/>
        <w:tabs>
          <w:tab w:val="right" w:pos="4310"/>
        </w:tabs>
        <w:rPr>
          <w:del w:id="1986" w:author="felipe campo" w:date="2017-03-14T11:00:00Z"/>
          <w:noProof/>
        </w:rPr>
      </w:pPr>
      <w:del w:id="1987" w:author="felipe campo" w:date="2017-03-14T11:00:00Z">
        <w:r w:rsidRPr="004E2891" w:rsidDel="00D93D80">
          <w:rPr>
            <w:b/>
            <w:noProof/>
            <w:lang w:val="es-ES"/>
          </w:rPr>
          <w:delText>RFP 002</w:delText>
        </w:r>
        <w:r w:rsidDel="00D93D80">
          <w:rPr>
            <w:noProof/>
          </w:rPr>
          <w:tab/>
          <w:delText>5, 13</w:delText>
        </w:r>
      </w:del>
    </w:p>
    <w:p w14:paraId="3AEF47D5" w14:textId="77777777" w:rsidR="00D7071D" w:rsidDel="00D93D80" w:rsidRDefault="00D7071D">
      <w:pPr>
        <w:pStyle w:val="Ttulodendice"/>
        <w:keepNext/>
        <w:tabs>
          <w:tab w:val="right" w:pos="4310"/>
        </w:tabs>
        <w:rPr>
          <w:del w:id="1988" w:author="felipe campo" w:date="2017-03-14T11:00:00Z"/>
          <w:rFonts w:eastAsiaTheme="minorEastAsia" w:cstheme="minorBidi"/>
          <w:b w:val="0"/>
          <w:bCs/>
          <w:noProof/>
        </w:rPr>
      </w:pPr>
      <w:del w:id="1989" w:author="felipe campo" w:date="2017-03-14T11:00:00Z">
        <w:r w:rsidDel="00D93D80">
          <w:rPr>
            <w:noProof/>
          </w:rPr>
          <w:delText>S</w:delText>
        </w:r>
      </w:del>
    </w:p>
    <w:p w14:paraId="08A381D6" w14:textId="77777777" w:rsidR="00D7071D" w:rsidDel="00D93D80" w:rsidRDefault="00D7071D">
      <w:pPr>
        <w:pStyle w:val="ndice1"/>
        <w:tabs>
          <w:tab w:val="right" w:pos="4310"/>
        </w:tabs>
        <w:rPr>
          <w:del w:id="1990" w:author="felipe campo" w:date="2017-03-14T11:00:00Z"/>
          <w:noProof/>
        </w:rPr>
      </w:pPr>
      <w:del w:id="1991" w:author="felipe campo" w:date="2017-03-14T11:00:00Z">
        <w:r w:rsidRPr="004E2891" w:rsidDel="00D93D80">
          <w:rPr>
            <w:b/>
            <w:noProof/>
            <w:lang w:val="es-ES"/>
          </w:rPr>
          <w:delText>Seguridad Física y Video Analítica</w:delText>
        </w:r>
        <w:r w:rsidDel="00D93D80">
          <w:rPr>
            <w:noProof/>
          </w:rPr>
          <w:tab/>
          <w:delText>12</w:delText>
        </w:r>
      </w:del>
    </w:p>
    <w:p w14:paraId="03B89EDA" w14:textId="77777777" w:rsidR="00D7071D" w:rsidDel="00D93D80" w:rsidRDefault="00D7071D">
      <w:pPr>
        <w:pStyle w:val="ndice1"/>
        <w:tabs>
          <w:tab w:val="right" w:pos="4310"/>
        </w:tabs>
        <w:rPr>
          <w:del w:id="1992" w:author="felipe campo" w:date="2017-03-14T11:00:00Z"/>
          <w:noProof/>
        </w:rPr>
      </w:pPr>
      <w:del w:id="1993" w:author="felipe campo" w:date="2017-03-14T11:00:00Z">
        <w:r w:rsidRPr="004E2891" w:rsidDel="00D93D80">
          <w:rPr>
            <w:b/>
            <w:noProof/>
            <w:lang w:val="es-ES"/>
          </w:rPr>
          <w:delText>Sistema</w:delText>
        </w:r>
        <w:r w:rsidDel="00D93D80">
          <w:rPr>
            <w:noProof/>
          </w:rPr>
          <w:tab/>
          <w:delText>4, 6, 8, 9, 10, 12, 43, 50, 64, 65, 68, 76, 77, 78</w:delText>
        </w:r>
      </w:del>
    </w:p>
    <w:p w14:paraId="5CB2B5D5" w14:textId="77777777" w:rsidR="00D7071D" w:rsidDel="00D93D80" w:rsidRDefault="00D7071D">
      <w:pPr>
        <w:pStyle w:val="ndice1"/>
        <w:tabs>
          <w:tab w:val="right" w:pos="4310"/>
        </w:tabs>
        <w:rPr>
          <w:del w:id="1994" w:author="felipe campo" w:date="2017-03-14T11:00:00Z"/>
          <w:noProof/>
        </w:rPr>
      </w:pPr>
      <w:del w:id="1995" w:author="felipe campo" w:date="2017-03-14T11:00:00Z">
        <w:r w:rsidRPr="004E2891" w:rsidDel="00D93D80">
          <w:rPr>
            <w:b/>
            <w:noProof/>
            <w:lang w:val="es-ES"/>
          </w:rPr>
          <w:delText>Sistema de Información</w:delText>
        </w:r>
        <w:r w:rsidDel="00D93D80">
          <w:rPr>
            <w:noProof/>
          </w:rPr>
          <w:tab/>
          <w:delText>77</w:delText>
        </w:r>
      </w:del>
    </w:p>
    <w:p w14:paraId="4EF6A5C3" w14:textId="77777777" w:rsidR="00D7071D" w:rsidDel="00D93D80" w:rsidRDefault="00D7071D">
      <w:pPr>
        <w:pStyle w:val="ndice1"/>
        <w:tabs>
          <w:tab w:val="right" w:pos="4310"/>
        </w:tabs>
        <w:rPr>
          <w:del w:id="1996" w:author="felipe campo" w:date="2017-03-14T11:00:00Z"/>
          <w:noProof/>
        </w:rPr>
      </w:pPr>
      <w:del w:id="1997" w:author="felipe campo" w:date="2017-03-14T11:00:00Z">
        <w:r w:rsidRPr="004E2891" w:rsidDel="00D93D80">
          <w:rPr>
            <w:noProof/>
            <w:lang w:val="es-ES"/>
          </w:rPr>
          <w:delText>Stakeholders</w:delText>
        </w:r>
        <w:r w:rsidDel="00D93D80">
          <w:rPr>
            <w:noProof/>
          </w:rPr>
          <w:tab/>
          <w:delText>9</w:delText>
        </w:r>
      </w:del>
    </w:p>
    <w:p w14:paraId="67420D91" w14:textId="77777777" w:rsidR="00D7071D" w:rsidDel="00D93D80" w:rsidRDefault="00D7071D">
      <w:pPr>
        <w:pStyle w:val="Ttulodendice"/>
        <w:keepNext/>
        <w:tabs>
          <w:tab w:val="right" w:pos="4310"/>
        </w:tabs>
        <w:rPr>
          <w:del w:id="1998" w:author="felipe campo" w:date="2017-03-14T11:00:00Z"/>
          <w:rFonts w:eastAsiaTheme="minorEastAsia" w:cstheme="minorBidi"/>
          <w:b w:val="0"/>
          <w:bCs/>
          <w:noProof/>
        </w:rPr>
      </w:pPr>
      <w:del w:id="1999" w:author="felipe campo" w:date="2017-03-14T11:00:00Z">
        <w:r w:rsidDel="00D93D80">
          <w:rPr>
            <w:noProof/>
          </w:rPr>
          <w:delText>T</w:delText>
        </w:r>
      </w:del>
    </w:p>
    <w:p w14:paraId="6C0F6ACF" w14:textId="77777777" w:rsidR="00D7071D" w:rsidDel="00D93D80" w:rsidRDefault="00D7071D">
      <w:pPr>
        <w:pStyle w:val="ndice1"/>
        <w:tabs>
          <w:tab w:val="right" w:pos="4310"/>
        </w:tabs>
        <w:rPr>
          <w:del w:id="2000" w:author="felipe campo" w:date="2017-03-14T11:00:00Z"/>
          <w:noProof/>
        </w:rPr>
      </w:pPr>
      <w:del w:id="2001" w:author="felipe campo" w:date="2017-03-14T11:00:00Z">
        <w:r w:rsidRPr="004E2891" w:rsidDel="00D93D80">
          <w:rPr>
            <w:noProof/>
            <w:lang w:val="es-ES"/>
          </w:rPr>
          <w:delText>TMS</w:delText>
        </w:r>
        <w:r w:rsidDel="00D93D80">
          <w:rPr>
            <w:noProof/>
          </w:rPr>
          <w:tab/>
          <w:delText>13, 14, 15, 17, 18, 19, 21, 22, 23, 68, 78</w:delText>
        </w:r>
      </w:del>
    </w:p>
    <w:p w14:paraId="2681800F" w14:textId="77777777" w:rsidR="00D7071D" w:rsidDel="00D93D80" w:rsidRDefault="00D7071D">
      <w:pPr>
        <w:pStyle w:val="Ttulodendice"/>
        <w:keepNext/>
        <w:tabs>
          <w:tab w:val="right" w:pos="4310"/>
        </w:tabs>
        <w:rPr>
          <w:del w:id="2002" w:author="felipe campo" w:date="2017-03-14T11:00:00Z"/>
          <w:rFonts w:eastAsiaTheme="minorEastAsia" w:cstheme="minorBidi"/>
          <w:b w:val="0"/>
          <w:bCs/>
          <w:noProof/>
        </w:rPr>
      </w:pPr>
      <w:del w:id="2003" w:author="felipe campo" w:date="2017-03-14T11:00:00Z">
        <w:r w:rsidDel="00D93D80">
          <w:rPr>
            <w:noProof/>
          </w:rPr>
          <w:delText>U</w:delText>
        </w:r>
      </w:del>
    </w:p>
    <w:p w14:paraId="511A98D7" w14:textId="77777777" w:rsidR="00D7071D" w:rsidDel="00D93D80" w:rsidRDefault="00D7071D">
      <w:pPr>
        <w:pStyle w:val="ndice1"/>
        <w:tabs>
          <w:tab w:val="right" w:pos="4310"/>
        </w:tabs>
        <w:rPr>
          <w:del w:id="2004" w:author="felipe campo" w:date="2017-03-14T11:00:00Z"/>
          <w:noProof/>
        </w:rPr>
      </w:pPr>
      <w:del w:id="2005" w:author="felipe campo" w:date="2017-03-14T11:00:00Z">
        <w:r w:rsidRPr="004E2891" w:rsidDel="00D93D80">
          <w:rPr>
            <w:b/>
            <w:noProof/>
            <w:lang w:val="es-ES"/>
          </w:rPr>
          <w:delText>UML</w:delText>
        </w:r>
        <w:r w:rsidDel="00D93D80">
          <w:rPr>
            <w:noProof/>
          </w:rPr>
          <w:tab/>
          <w:delText>9, 14, 75, 78</w:delText>
        </w:r>
      </w:del>
    </w:p>
    <w:p w14:paraId="0E585B1B" w14:textId="77777777" w:rsidR="00D7071D" w:rsidDel="00D93D80" w:rsidRDefault="00D7071D" w:rsidP="008165C8">
      <w:pPr>
        <w:rPr>
          <w:del w:id="2006" w:author="felipe campo" w:date="2017-03-14T11:00:00Z"/>
          <w:noProof/>
          <w:lang w:val="es-ES"/>
        </w:rPr>
        <w:sectPr w:rsidR="00D7071D" w:rsidDel="00D93D80" w:rsidSect="00D7071D">
          <w:type w:val="continuous"/>
          <w:pgSz w:w="12240" w:h="15840"/>
          <w:pgMar w:top="1440" w:right="1440" w:bottom="1440" w:left="1440" w:header="708" w:footer="708" w:gutter="0"/>
          <w:cols w:num="2" w:space="720"/>
          <w:docGrid w:linePitch="360"/>
        </w:sectPr>
      </w:pPr>
    </w:p>
    <w:p w14:paraId="3B755F34" w14:textId="37B18B75" w:rsidR="00F2226C" w:rsidRPr="00AD4287" w:rsidRDefault="008165C8" w:rsidP="008165C8">
      <w:pPr>
        <w:rPr>
          <w:rPrChange w:id="2007" w:author="Usuario" w:date="2018-07-17T11:21:00Z">
            <w:rPr>
              <w:lang w:val="es-ES"/>
            </w:rPr>
          </w:rPrChange>
        </w:rPr>
      </w:pPr>
      <w:r w:rsidRPr="00B30A26">
        <w:rPr>
          <w:lang w:val="es-ES"/>
        </w:rPr>
        <w:fldChar w:fldCharType="end"/>
      </w:r>
    </w:p>
    <w:bookmarkStart w:id="2008" w:name="_Toc518466311" w:displacedByCustomXml="next"/>
    <w:sdt>
      <w:sdtPr>
        <w:rPr>
          <w:rFonts w:ascii="Helvetica Light" w:eastAsiaTheme="minorHAnsi" w:hAnsi="Helvetica Light" w:cstheme="minorBidi"/>
          <w:b w:val="0"/>
          <w:bCs w:val="0"/>
          <w:color w:val="auto"/>
          <w:sz w:val="28"/>
          <w:szCs w:val="24"/>
          <w:lang w:val="es-ES"/>
        </w:rPr>
        <w:id w:val="2024271505"/>
        <w:docPartObj>
          <w:docPartGallery w:val="Bibliographies"/>
          <w:docPartUnique/>
        </w:docPartObj>
      </w:sdtPr>
      <w:sdtEndPr>
        <w:rPr>
          <w:rFonts w:ascii="Helvetica" w:hAnsi="Helvetica" w:cs="Times New Roman"/>
        </w:rPr>
      </w:sdtEndPr>
      <w:sdtContent>
        <w:p w14:paraId="469BA375" w14:textId="2535C430" w:rsidR="00F2226C" w:rsidRPr="00B30A26" w:rsidRDefault="00F2226C" w:rsidP="00667D60">
          <w:pPr>
            <w:pStyle w:val="Ttulo2"/>
            <w:rPr>
              <w:lang w:val="es-ES"/>
            </w:rPr>
          </w:pPr>
          <w:r w:rsidRPr="00B30A26">
            <w:rPr>
              <w:lang w:val="es-ES"/>
            </w:rPr>
            <w:t>Bibliografía</w:t>
          </w:r>
          <w:bookmarkEnd w:id="2008"/>
        </w:p>
        <w:sdt>
          <w:sdtPr>
            <w:rPr>
              <w:lang w:val="es-ES"/>
            </w:rPr>
            <w:id w:val="111145805"/>
            <w:bibliography/>
          </w:sdtPr>
          <w:sdtContent>
            <w:p w14:paraId="25AEDB46" w14:textId="77777777" w:rsidR="00515FE7" w:rsidRDefault="00F2226C">
              <w:pPr>
                <w:rPr>
                  <w:rFonts w:asciiTheme="minorHAnsi" w:hAnsiTheme="minorHAnsi" w:cstheme="minorBidi"/>
                  <w:noProof/>
                  <w:sz w:val="24"/>
                </w:rPr>
              </w:pPr>
              <w:r w:rsidRPr="00B30A26">
                <w:rPr>
                  <w:lang w:val="es-ES"/>
                </w:rPr>
                <w:fldChar w:fldCharType="begin"/>
              </w:r>
              <w:r w:rsidRPr="00B30A26">
                <w:rPr>
                  <w:lang w:val="es-ES"/>
                </w:rPr>
                <w:instrText xml:space="preserve"> BIBLIOGRAPHY </w:instrText>
              </w:r>
              <w:r w:rsidRPr="00B30A26">
                <w:rPr>
                  <w:lang w:val="es-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3"/>
                <w:gridCol w:w="8817"/>
              </w:tblGrid>
              <w:tr w:rsidR="00515FE7" w:rsidRPr="00AD4287" w14:paraId="5BBB27D6" w14:textId="77777777">
                <w:trPr>
                  <w:divId w:val="607740278"/>
                  <w:tblCellSpacing w:w="15" w:type="dxa"/>
                  <w:ins w:id="2009" w:author="felipe campo" w:date="2018-07-04T11:15:00Z"/>
                </w:trPr>
                <w:tc>
                  <w:tcPr>
                    <w:tcW w:w="50" w:type="pct"/>
                    <w:hideMark/>
                  </w:tcPr>
                  <w:p w14:paraId="102ACE2F" w14:textId="77777777" w:rsidR="00515FE7" w:rsidRDefault="00515FE7">
                    <w:pPr>
                      <w:pStyle w:val="Bibliografa"/>
                      <w:rPr>
                        <w:ins w:id="2010" w:author="felipe campo" w:date="2018-07-04T11:15:00Z"/>
                        <w:noProof/>
                        <w:sz w:val="24"/>
                        <w:lang w:val="es-ES"/>
                      </w:rPr>
                    </w:pPr>
                    <w:ins w:id="2011" w:author="felipe campo" w:date="2018-07-04T11:15:00Z">
                      <w:r>
                        <w:rPr>
                          <w:noProof/>
                          <w:lang w:val="es-ES"/>
                        </w:rPr>
                        <w:t xml:space="preserve">[1] </w:t>
                      </w:r>
                    </w:ins>
                  </w:p>
                </w:tc>
                <w:tc>
                  <w:tcPr>
                    <w:tcW w:w="0" w:type="auto"/>
                    <w:hideMark/>
                  </w:tcPr>
                  <w:p w14:paraId="55348ABC" w14:textId="77777777" w:rsidR="00515FE7" w:rsidRDefault="00515FE7">
                    <w:pPr>
                      <w:pStyle w:val="Bibliografa"/>
                      <w:rPr>
                        <w:ins w:id="2012" w:author="felipe campo" w:date="2018-07-04T11:15:00Z"/>
                        <w:noProof/>
                        <w:lang w:val="es-ES"/>
                      </w:rPr>
                    </w:pPr>
                    <w:ins w:id="2013" w:author="felipe campo" w:date="2018-07-04T11:15:00Z">
                      <w:r w:rsidRPr="00AD4287">
                        <w:rPr>
                          <w:noProof/>
                          <w:rPrChange w:id="2014" w:author="Usuario" w:date="2018-07-17T11:21:00Z">
                            <w:rPr>
                              <w:noProof/>
                              <w:lang w:val="es-ES"/>
                            </w:rPr>
                          </w:rPrChange>
                        </w:rPr>
                        <w:t xml:space="preserve">I. Brito, A. Moreira y J. Araujo, «A requirements model for quality attributes,» Mayo 2002. </w:t>
                      </w:r>
                      <w:r>
                        <w:rPr>
                          <w:noProof/>
                          <w:lang w:val="es-ES"/>
                        </w:rPr>
                        <w:t>[En línea]. Available: http://trese.cs.utwente.nl/AOSD-EarlyAspectsWS/Papers/Brito.pdf.</w:t>
                      </w:r>
                    </w:ins>
                  </w:p>
                </w:tc>
              </w:tr>
              <w:tr w:rsidR="00515FE7" w:rsidRPr="00AD4287" w14:paraId="03D81B7A" w14:textId="77777777">
                <w:trPr>
                  <w:divId w:val="607740278"/>
                  <w:tblCellSpacing w:w="15" w:type="dxa"/>
                  <w:ins w:id="2015" w:author="felipe campo" w:date="2018-07-04T11:15:00Z"/>
                </w:trPr>
                <w:tc>
                  <w:tcPr>
                    <w:tcW w:w="50" w:type="pct"/>
                    <w:hideMark/>
                  </w:tcPr>
                  <w:p w14:paraId="35F418E8" w14:textId="77777777" w:rsidR="00515FE7" w:rsidRDefault="00515FE7">
                    <w:pPr>
                      <w:pStyle w:val="Bibliografa"/>
                      <w:rPr>
                        <w:ins w:id="2016" w:author="felipe campo" w:date="2018-07-04T11:15:00Z"/>
                        <w:noProof/>
                        <w:lang w:val="es-ES"/>
                      </w:rPr>
                    </w:pPr>
                    <w:ins w:id="2017" w:author="felipe campo" w:date="2018-07-04T11:15:00Z">
                      <w:r>
                        <w:rPr>
                          <w:noProof/>
                          <w:lang w:val="es-ES"/>
                        </w:rPr>
                        <w:t xml:space="preserve">[2] </w:t>
                      </w:r>
                    </w:ins>
                  </w:p>
                </w:tc>
                <w:tc>
                  <w:tcPr>
                    <w:tcW w:w="0" w:type="auto"/>
                    <w:hideMark/>
                  </w:tcPr>
                  <w:p w14:paraId="706C3FCA" w14:textId="77777777" w:rsidR="00515FE7" w:rsidRDefault="00515FE7">
                    <w:pPr>
                      <w:pStyle w:val="Bibliografa"/>
                      <w:rPr>
                        <w:ins w:id="2018" w:author="felipe campo" w:date="2018-07-04T11:15:00Z"/>
                        <w:noProof/>
                        <w:lang w:val="es-ES"/>
                      </w:rPr>
                    </w:pPr>
                    <w:ins w:id="2019" w:author="felipe campo" w:date="2018-07-04T11:15:00Z">
                      <w:r w:rsidRPr="00AD4287">
                        <w:rPr>
                          <w:noProof/>
                          <w:rPrChange w:id="2020" w:author="Usuario" w:date="2018-07-17T11:21:00Z">
                            <w:rPr>
                              <w:noProof/>
                              <w:lang w:val="es-ES"/>
                            </w:rPr>
                          </w:rPrChange>
                        </w:rPr>
                        <w:t xml:space="preserve">Object Management Group, «The Unified Modeling Language,» 2016. </w:t>
                      </w:r>
                      <w:r>
                        <w:rPr>
                          <w:noProof/>
                          <w:lang w:val="es-ES"/>
                        </w:rPr>
                        <w:t>[En línea]. Available: http://www.omg.org/spec/UML/2.5/PDF/.</w:t>
                      </w:r>
                    </w:ins>
                  </w:p>
                </w:tc>
              </w:tr>
              <w:tr w:rsidR="00515FE7" w14:paraId="0392630D" w14:textId="77777777">
                <w:trPr>
                  <w:divId w:val="607740278"/>
                  <w:tblCellSpacing w:w="15" w:type="dxa"/>
                  <w:ins w:id="2021" w:author="felipe campo" w:date="2018-07-04T11:15:00Z"/>
                </w:trPr>
                <w:tc>
                  <w:tcPr>
                    <w:tcW w:w="50" w:type="pct"/>
                    <w:hideMark/>
                  </w:tcPr>
                  <w:p w14:paraId="14A2CACD" w14:textId="77777777" w:rsidR="00515FE7" w:rsidRDefault="00515FE7">
                    <w:pPr>
                      <w:pStyle w:val="Bibliografa"/>
                      <w:rPr>
                        <w:ins w:id="2022" w:author="felipe campo" w:date="2018-07-04T11:15:00Z"/>
                        <w:noProof/>
                        <w:lang w:val="es-ES"/>
                      </w:rPr>
                    </w:pPr>
                    <w:ins w:id="2023" w:author="felipe campo" w:date="2018-07-04T11:15:00Z">
                      <w:r>
                        <w:rPr>
                          <w:noProof/>
                          <w:lang w:val="es-ES"/>
                        </w:rPr>
                        <w:t xml:space="preserve">[3] </w:t>
                      </w:r>
                    </w:ins>
                  </w:p>
                </w:tc>
                <w:tc>
                  <w:tcPr>
                    <w:tcW w:w="0" w:type="auto"/>
                    <w:hideMark/>
                  </w:tcPr>
                  <w:p w14:paraId="444AC5C8" w14:textId="77777777" w:rsidR="00515FE7" w:rsidRDefault="00515FE7">
                    <w:pPr>
                      <w:pStyle w:val="Bibliografa"/>
                      <w:rPr>
                        <w:ins w:id="2024" w:author="felipe campo" w:date="2018-07-04T11:15:00Z"/>
                        <w:noProof/>
                        <w:lang w:val="es-ES"/>
                      </w:rPr>
                    </w:pPr>
                    <w:ins w:id="2025" w:author="felipe campo" w:date="2018-07-04T11:15:00Z">
                      <w:r>
                        <w:rPr>
                          <w:noProof/>
                          <w:lang w:val="es-ES"/>
                        </w:rPr>
                        <w:t>Transpportemos en red, «Transpportemos en red,» RED SIAVIAL LTDA y OTMS GROUP SAS, 2014. [En línea]. Available: http://transpportemos.com.</w:t>
                      </w:r>
                    </w:ins>
                  </w:p>
                </w:tc>
              </w:tr>
              <w:tr w:rsidR="00515FE7" w:rsidRPr="00AD4287" w14:paraId="27A783DE" w14:textId="77777777">
                <w:trPr>
                  <w:divId w:val="607740278"/>
                  <w:tblCellSpacing w:w="15" w:type="dxa"/>
                  <w:ins w:id="2026" w:author="felipe campo" w:date="2018-07-04T11:15:00Z"/>
                </w:trPr>
                <w:tc>
                  <w:tcPr>
                    <w:tcW w:w="50" w:type="pct"/>
                    <w:hideMark/>
                  </w:tcPr>
                  <w:p w14:paraId="21EE9196" w14:textId="77777777" w:rsidR="00515FE7" w:rsidRDefault="00515FE7">
                    <w:pPr>
                      <w:pStyle w:val="Bibliografa"/>
                      <w:rPr>
                        <w:ins w:id="2027" w:author="felipe campo" w:date="2018-07-04T11:15:00Z"/>
                        <w:noProof/>
                        <w:lang w:val="es-ES"/>
                      </w:rPr>
                    </w:pPr>
                    <w:ins w:id="2028" w:author="felipe campo" w:date="2018-07-04T11:15:00Z">
                      <w:r>
                        <w:rPr>
                          <w:noProof/>
                          <w:lang w:val="es-ES"/>
                        </w:rPr>
                        <w:t xml:space="preserve">[4] </w:t>
                      </w:r>
                    </w:ins>
                  </w:p>
                </w:tc>
                <w:tc>
                  <w:tcPr>
                    <w:tcW w:w="0" w:type="auto"/>
                    <w:hideMark/>
                  </w:tcPr>
                  <w:p w14:paraId="5853F33E" w14:textId="77777777" w:rsidR="00515FE7" w:rsidRDefault="00515FE7">
                    <w:pPr>
                      <w:pStyle w:val="Bibliografa"/>
                      <w:rPr>
                        <w:ins w:id="2029" w:author="felipe campo" w:date="2018-07-04T11:15:00Z"/>
                        <w:noProof/>
                        <w:lang w:val="es-ES"/>
                      </w:rPr>
                    </w:pPr>
                    <w:ins w:id="2030" w:author="felipe campo" w:date="2018-07-04T11:15:00Z">
                      <w:r>
                        <w:rPr>
                          <w:noProof/>
                          <w:lang w:val="es-ES"/>
                        </w:rPr>
                        <w:t>Wikipedia, «Transportista,» 2016. [En línea]. Available: https://es.wikipedia.org/wiki/Transportista.</w:t>
                      </w:r>
                    </w:ins>
                  </w:p>
                </w:tc>
              </w:tr>
              <w:tr w:rsidR="00515FE7" w14:paraId="78746EB8" w14:textId="77777777">
                <w:trPr>
                  <w:divId w:val="607740278"/>
                  <w:tblCellSpacing w:w="15" w:type="dxa"/>
                  <w:ins w:id="2031" w:author="felipe campo" w:date="2018-07-04T11:15:00Z"/>
                </w:trPr>
                <w:tc>
                  <w:tcPr>
                    <w:tcW w:w="50" w:type="pct"/>
                    <w:hideMark/>
                  </w:tcPr>
                  <w:p w14:paraId="607A962A" w14:textId="77777777" w:rsidR="00515FE7" w:rsidRDefault="00515FE7">
                    <w:pPr>
                      <w:pStyle w:val="Bibliografa"/>
                      <w:rPr>
                        <w:ins w:id="2032" w:author="felipe campo" w:date="2018-07-04T11:15:00Z"/>
                        <w:noProof/>
                        <w:lang w:val="es-ES"/>
                      </w:rPr>
                    </w:pPr>
                    <w:ins w:id="2033" w:author="felipe campo" w:date="2018-07-04T11:15:00Z">
                      <w:r>
                        <w:rPr>
                          <w:noProof/>
                          <w:lang w:val="es-ES"/>
                        </w:rPr>
                        <w:t xml:space="preserve">[5] </w:t>
                      </w:r>
                    </w:ins>
                  </w:p>
                </w:tc>
                <w:tc>
                  <w:tcPr>
                    <w:tcW w:w="0" w:type="auto"/>
                    <w:hideMark/>
                  </w:tcPr>
                  <w:p w14:paraId="59DFC424" w14:textId="77777777" w:rsidR="00515FE7" w:rsidRPr="00AD4287" w:rsidRDefault="00515FE7">
                    <w:pPr>
                      <w:pStyle w:val="Bibliografa"/>
                      <w:rPr>
                        <w:ins w:id="2034" w:author="felipe campo" w:date="2018-07-04T11:15:00Z"/>
                        <w:noProof/>
                        <w:rPrChange w:id="2035" w:author="Usuario" w:date="2018-07-17T11:21:00Z">
                          <w:rPr>
                            <w:ins w:id="2036" w:author="felipe campo" w:date="2018-07-04T11:15:00Z"/>
                            <w:noProof/>
                            <w:lang w:val="es-ES"/>
                          </w:rPr>
                        </w:rPrChange>
                      </w:rPr>
                    </w:pPr>
                    <w:ins w:id="2037" w:author="felipe campo" w:date="2018-07-04T11:15:00Z">
                      <w:r>
                        <w:rPr>
                          <w:noProof/>
                          <w:lang w:val="es-ES"/>
                        </w:rPr>
                        <w:t xml:space="preserve">J. Pérez, «Definicion.es,» 2008. [En línea]. </w:t>
                      </w:r>
                      <w:r w:rsidRPr="00AD4287">
                        <w:rPr>
                          <w:noProof/>
                          <w:rPrChange w:id="2038" w:author="Usuario" w:date="2018-07-17T11:21:00Z">
                            <w:rPr>
                              <w:noProof/>
                              <w:lang w:val="es-ES"/>
                            </w:rPr>
                          </w:rPrChange>
                        </w:rPr>
                        <w:t>Available: http://definicion.de/empresa/.</w:t>
                      </w:r>
                    </w:ins>
                  </w:p>
                </w:tc>
              </w:tr>
              <w:tr w:rsidR="00515FE7" w:rsidRPr="00AD4287" w14:paraId="2D404694" w14:textId="77777777">
                <w:trPr>
                  <w:divId w:val="607740278"/>
                  <w:tblCellSpacing w:w="15" w:type="dxa"/>
                  <w:ins w:id="2039" w:author="felipe campo" w:date="2018-07-04T11:15:00Z"/>
                </w:trPr>
                <w:tc>
                  <w:tcPr>
                    <w:tcW w:w="50" w:type="pct"/>
                    <w:hideMark/>
                  </w:tcPr>
                  <w:p w14:paraId="25C87A4A" w14:textId="77777777" w:rsidR="00515FE7" w:rsidRDefault="00515FE7">
                    <w:pPr>
                      <w:pStyle w:val="Bibliografa"/>
                      <w:rPr>
                        <w:ins w:id="2040" w:author="felipe campo" w:date="2018-07-04T11:15:00Z"/>
                        <w:noProof/>
                        <w:lang w:val="es-ES"/>
                      </w:rPr>
                    </w:pPr>
                    <w:ins w:id="2041" w:author="felipe campo" w:date="2018-07-04T11:15:00Z">
                      <w:r>
                        <w:rPr>
                          <w:noProof/>
                          <w:lang w:val="es-ES"/>
                        </w:rPr>
                        <w:t xml:space="preserve">[6] </w:t>
                      </w:r>
                    </w:ins>
                  </w:p>
                </w:tc>
                <w:tc>
                  <w:tcPr>
                    <w:tcW w:w="0" w:type="auto"/>
                    <w:hideMark/>
                  </w:tcPr>
                  <w:p w14:paraId="17081CA9" w14:textId="77777777" w:rsidR="00515FE7" w:rsidRDefault="00515FE7">
                    <w:pPr>
                      <w:pStyle w:val="Bibliografa"/>
                      <w:rPr>
                        <w:ins w:id="2042" w:author="felipe campo" w:date="2018-07-04T11:15:00Z"/>
                        <w:noProof/>
                        <w:lang w:val="es-ES"/>
                      </w:rPr>
                    </w:pPr>
                    <w:ins w:id="2043" w:author="felipe campo" w:date="2018-07-04T11:15:00Z">
                      <w:r>
                        <w:rPr>
                          <w:noProof/>
                          <w:lang w:val="es-ES"/>
                        </w:rPr>
                        <w:t>L. F. Campo, «Analisis de Mercado de Sistemas TMS para el proyecto Logcloud,» Barranquilla, 2017.</w:t>
                      </w:r>
                    </w:ins>
                  </w:p>
                </w:tc>
              </w:tr>
              <w:tr w:rsidR="00515FE7" w14:paraId="255FD749" w14:textId="77777777">
                <w:trPr>
                  <w:divId w:val="607740278"/>
                  <w:tblCellSpacing w:w="15" w:type="dxa"/>
                  <w:ins w:id="2044" w:author="felipe campo" w:date="2018-07-04T11:15:00Z"/>
                </w:trPr>
                <w:tc>
                  <w:tcPr>
                    <w:tcW w:w="50" w:type="pct"/>
                    <w:hideMark/>
                  </w:tcPr>
                  <w:p w14:paraId="15E064AC" w14:textId="77777777" w:rsidR="00515FE7" w:rsidRDefault="00515FE7">
                    <w:pPr>
                      <w:pStyle w:val="Bibliografa"/>
                      <w:rPr>
                        <w:ins w:id="2045" w:author="felipe campo" w:date="2018-07-04T11:15:00Z"/>
                        <w:noProof/>
                        <w:lang w:val="es-ES"/>
                      </w:rPr>
                    </w:pPr>
                    <w:ins w:id="2046" w:author="felipe campo" w:date="2018-07-04T11:15:00Z">
                      <w:r>
                        <w:rPr>
                          <w:noProof/>
                          <w:lang w:val="es-ES"/>
                        </w:rPr>
                        <w:t xml:space="preserve">[7] </w:t>
                      </w:r>
                    </w:ins>
                  </w:p>
                </w:tc>
                <w:tc>
                  <w:tcPr>
                    <w:tcW w:w="0" w:type="auto"/>
                    <w:hideMark/>
                  </w:tcPr>
                  <w:p w14:paraId="5C82EA35" w14:textId="77777777" w:rsidR="00515FE7" w:rsidRPr="00AD4287" w:rsidRDefault="00515FE7">
                    <w:pPr>
                      <w:pStyle w:val="Bibliografa"/>
                      <w:rPr>
                        <w:ins w:id="2047" w:author="felipe campo" w:date="2018-07-04T11:15:00Z"/>
                        <w:noProof/>
                        <w:rPrChange w:id="2048" w:author="Usuario" w:date="2018-07-17T11:21:00Z">
                          <w:rPr>
                            <w:ins w:id="2049" w:author="felipe campo" w:date="2018-07-04T11:15:00Z"/>
                            <w:noProof/>
                            <w:lang w:val="es-ES"/>
                          </w:rPr>
                        </w:rPrChange>
                      </w:rPr>
                    </w:pPr>
                    <w:ins w:id="2050" w:author="felipe campo" w:date="2018-07-04T11:15:00Z">
                      <w:r w:rsidRPr="00AD4287">
                        <w:rPr>
                          <w:noProof/>
                          <w:rPrChange w:id="2051" w:author="Usuario" w:date="2018-07-17T11:21:00Z">
                            <w:rPr>
                              <w:noProof/>
                              <w:lang w:val="es-ES"/>
                            </w:rPr>
                          </w:rPrChange>
                        </w:rPr>
                        <w:t xml:space="preserve">H. Min, The essentials of supply chain management: New business concepts and applications., Pearson Education, 2015. </w:t>
                      </w:r>
                    </w:ins>
                  </w:p>
                </w:tc>
              </w:tr>
              <w:tr w:rsidR="00515FE7" w14:paraId="549998A5" w14:textId="77777777">
                <w:trPr>
                  <w:divId w:val="607740278"/>
                  <w:tblCellSpacing w:w="15" w:type="dxa"/>
                  <w:ins w:id="2052" w:author="felipe campo" w:date="2018-07-04T11:15:00Z"/>
                </w:trPr>
                <w:tc>
                  <w:tcPr>
                    <w:tcW w:w="50" w:type="pct"/>
                    <w:hideMark/>
                  </w:tcPr>
                  <w:p w14:paraId="68D2D1CD" w14:textId="77777777" w:rsidR="00515FE7" w:rsidRDefault="00515FE7">
                    <w:pPr>
                      <w:pStyle w:val="Bibliografa"/>
                      <w:rPr>
                        <w:ins w:id="2053" w:author="felipe campo" w:date="2018-07-04T11:15:00Z"/>
                        <w:noProof/>
                        <w:lang w:val="es-ES"/>
                      </w:rPr>
                    </w:pPr>
                    <w:ins w:id="2054" w:author="felipe campo" w:date="2018-07-04T11:15:00Z">
                      <w:r>
                        <w:rPr>
                          <w:noProof/>
                          <w:lang w:val="es-ES"/>
                        </w:rPr>
                        <w:t xml:space="preserve">[8] </w:t>
                      </w:r>
                    </w:ins>
                  </w:p>
                </w:tc>
                <w:tc>
                  <w:tcPr>
                    <w:tcW w:w="0" w:type="auto"/>
                    <w:hideMark/>
                  </w:tcPr>
                  <w:p w14:paraId="7AC78DD8" w14:textId="77777777" w:rsidR="00515FE7" w:rsidRPr="00AD4287" w:rsidRDefault="00515FE7">
                    <w:pPr>
                      <w:pStyle w:val="Bibliografa"/>
                      <w:rPr>
                        <w:ins w:id="2055" w:author="felipe campo" w:date="2018-07-04T11:15:00Z"/>
                        <w:noProof/>
                        <w:rPrChange w:id="2056" w:author="Usuario" w:date="2018-07-17T11:21:00Z">
                          <w:rPr>
                            <w:ins w:id="2057" w:author="felipe campo" w:date="2018-07-04T11:15:00Z"/>
                            <w:noProof/>
                            <w:lang w:val="es-ES"/>
                          </w:rPr>
                        </w:rPrChange>
                      </w:rPr>
                    </w:pPr>
                    <w:ins w:id="2058" w:author="felipe campo" w:date="2018-07-04T11:15:00Z">
                      <w:r w:rsidRPr="00AD4287">
                        <w:rPr>
                          <w:noProof/>
                          <w:rPrChange w:id="2059" w:author="Usuario" w:date="2018-07-17T11:21:00Z">
                            <w:rPr>
                              <w:noProof/>
                              <w:lang w:val="es-ES"/>
                            </w:rPr>
                          </w:rPrChange>
                        </w:rPr>
                        <w:t>C. A. Soto y M. Melacini, «Development of a Supply Chain Collaboration TMS: Market Analysis and Value Assessment,» Milan.</w:t>
                      </w:r>
                    </w:ins>
                  </w:p>
                </w:tc>
              </w:tr>
              <w:tr w:rsidR="00515FE7" w:rsidRPr="00AD4287" w14:paraId="394FA499" w14:textId="77777777">
                <w:trPr>
                  <w:divId w:val="607740278"/>
                  <w:tblCellSpacing w:w="15" w:type="dxa"/>
                  <w:ins w:id="2060" w:author="felipe campo" w:date="2018-07-04T11:15:00Z"/>
                </w:trPr>
                <w:tc>
                  <w:tcPr>
                    <w:tcW w:w="50" w:type="pct"/>
                    <w:hideMark/>
                  </w:tcPr>
                  <w:p w14:paraId="2381D17A" w14:textId="77777777" w:rsidR="00515FE7" w:rsidRDefault="00515FE7">
                    <w:pPr>
                      <w:pStyle w:val="Bibliografa"/>
                      <w:rPr>
                        <w:ins w:id="2061" w:author="felipe campo" w:date="2018-07-04T11:15:00Z"/>
                        <w:noProof/>
                        <w:lang w:val="es-ES"/>
                      </w:rPr>
                    </w:pPr>
                    <w:ins w:id="2062" w:author="felipe campo" w:date="2018-07-04T11:15:00Z">
                      <w:r>
                        <w:rPr>
                          <w:noProof/>
                          <w:lang w:val="es-ES"/>
                        </w:rPr>
                        <w:t xml:space="preserve">[9] </w:t>
                      </w:r>
                    </w:ins>
                  </w:p>
                </w:tc>
                <w:tc>
                  <w:tcPr>
                    <w:tcW w:w="0" w:type="auto"/>
                    <w:hideMark/>
                  </w:tcPr>
                  <w:p w14:paraId="464DFF80" w14:textId="77777777" w:rsidR="00515FE7" w:rsidRDefault="00515FE7">
                    <w:pPr>
                      <w:pStyle w:val="Bibliografa"/>
                      <w:rPr>
                        <w:ins w:id="2063" w:author="felipe campo" w:date="2018-07-04T11:15:00Z"/>
                        <w:noProof/>
                        <w:lang w:val="es-ES"/>
                      </w:rPr>
                    </w:pPr>
                    <w:ins w:id="2064" w:author="felipe campo" w:date="2018-07-04T11:15:00Z">
                      <w:r>
                        <w:rPr>
                          <w:noProof/>
                          <w:lang w:val="es-ES"/>
                        </w:rPr>
                        <w:t>J. Galvez, «Los Requerimientos No Funcionales,» 12 Noviembre 2008. [En línea]. Available: http://utpingsof1.blogspot.com.co/2008/11/los-requerimientos-no-funcionales.html.</w:t>
                      </w:r>
                    </w:ins>
                  </w:p>
                </w:tc>
              </w:tr>
              <w:tr w:rsidR="00515FE7" w:rsidRPr="00AD4287" w14:paraId="56785A0D" w14:textId="77777777">
                <w:trPr>
                  <w:divId w:val="607740278"/>
                  <w:tblCellSpacing w:w="15" w:type="dxa"/>
                  <w:ins w:id="2065" w:author="felipe campo" w:date="2018-07-04T11:15:00Z"/>
                </w:trPr>
                <w:tc>
                  <w:tcPr>
                    <w:tcW w:w="50" w:type="pct"/>
                    <w:hideMark/>
                  </w:tcPr>
                  <w:p w14:paraId="3F6A45EB" w14:textId="77777777" w:rsidR="00515FE7" w:rsidRDefault="00515FE7">
                    <w:pPr>
                      <w:pStyle w:val="Bibliografa"/>
                      <w:rPr>
                        <w:ins w:id="2066" w:author="felipe campo" w:date="2018-07-04T11:15:00Z"/>
                        <w:noProof/>
                        <w:lang w:val="es-ES"/>
                      </w:rPr>
                    </w:pPr>
                    <w:ins w:id="2067" w:author="felipe campo" w:date="2018-07-04T11:15:00Z">
                      <w:r>
                        <w:rPr>
                          <w:noProof/>
                          <w:lang w:val="es-ES"/>
                        </w:rPr>
                        <w:t xml:space="preserve">[10] </w:t>
                      </w:r>
                    </w:ins>
                  </w:p>
                </w:tc>
                <w:tc>
                  <w:tcPr>
                    <w:tcW w:w="0" w:type="auto"/>
                    <w:hideMark/>
                  </w:tcPr>
                  <w:p w14:paraId="6B091505" w14:textId="77777777" w:rsidR="00515FE7" w:rsidRDefault="00515FE7">
                    <w:pPr>
                      <w:pStyle w:val="Bibliografa"/>
                      <w:rPr>
                        <w:ins w:id="2068" w:author="felipe campo" w:date="2018-07-04T11:15:00Z"/>
                        <w:noProof/>
                        <w:lang w:val="es-ES"/>
                      </w:rPr>
                    </w:pPr>
                    <w:ins w:id="2069" w:author="felipe campo" w:date="2018-07-04T11:15:00Z">
                      <w:r>
                        <w:rPr>
                          <w:noProof/>
                          <w:lang w:val="es-ES"/>
                        </w:rPr>
                        <w:t>J. Zabala, «Atributos de calidad en el desarrollo de software,» 3 Marzo 2013. [En línea]. Available: https://es.slideshare.net/JoanManuelZabala/atributos-de-calidad-en-el-desarrollo-de-software.</w:t>
                      </w:r>
                    </w:ins>
                  </w:p>
                </w:tc>
              </w:tr>
              <w:tr w:rsidR="00515FE7" w14:paraId="6F45B99F" w14:textId="77777777">
                <w:trPr>
                  <w:divId w:val="607740278"/>
                  <w:tblCellSpacing w:w="15" w:type="dxa"/>
                  <w:ins w:id="2070" w:author="felipe campo" w:date="2018-07-04T11:15:00Z"/>
                </w:trPr>
                <w:tc>
                  <w:tcPr>
                    <w:tcW w:w="50" w:type="pct"/>
                    <w:hideMark/>
                  </w:tcPr>
                  <w:p w14:paraId="62237AAA" w14:textId="77777777" w:rsidR="00515FE7" w:rsidRDefault="00515FE7">
                    <w:pPr>
                      <w:pStyle w:val="Bibliografa"/>
                      <w:rPr>
                        <w:ins w:id="2071" w:author="felipe campo" w:date="2018-07-04T11:15:00Z"/>
                        <w:noProof/>
                        <w:lang w:val="es-ES"/>
                      </w:rPr>
                    </w:pPr>
                    <w:ins w:id="2072" w:author="felipe campo" w:date="2018-07-04T11:15:00Z">
                      <w:r>
                        <w:rPr>
                          <w:noProof/>
                          <w:lang w:val="es-ES"/>
                        </w:rPr>
                        <w:t xml:space="preserve">[11] </w:t>
                      </w:r>
                    </w:ins>
                  </w:p>
                </w:tc>
                <w:tc>
                  <w:tcPr>
                    <w:tcW w:w="0" w:type="auto"/>
                    <w:hideMark/>
                  </w:tcPr>
                  <w:p w14:paraId="0625B2B7" w14:textId="77777777" w:rsidR="00515FE7" w:rsidRPr="00AD4287" w:rsidRDefault="00515FE7">
                    <w:pPr>
                      <w:pStyle w:val="Bibliografa"/>
                      <w:rPr>
                        <w:ins w:id="2073" w:author="felipe campo" w:date="2018-07-04T11:15:00Z"/>
                        <w:noProof/>
                        <w:rPrChange w:id="2074" w:author="Usuario" w:date="2018-07-17T11:21:00Z">
                          <w:rPr>
                            <w:ins w:id="2075" w:author="felipe campo" w:date="2018-07-04T11:15:00Z"/>
                            <w:noProof/>
                            <w:lang w:val="es-ES"/>
                          </w:rPr>
                        </w:rPrChange>
                      </w:rPr>
                    </w:pPr>
                    <w:ins w:id="2076" w:author="felipe campo" w:date="2018-07-04T11:15:00Z">
                      <w:r>
                        <w:rPr>
                          <w:noProof/>
                          <w:lang w:val="es-ES"/>
                        </w:rPr>
                        <w:t xml:space="preserve">A. Torres, «Atributos de calidad de software,» [En línea]. </w:t>
                      </w:r>
                      <w:r w:rsidRPr="00AD4287">
                        <w:rPr>
                          <w:noProof/>
                          <w:rPrChange w:id="2077" w:author="Usuario" w:date="2018-07-17T11:21:00Z">
                            <w:rPr>
                              <w:noProof/>
                              <w:lang w:val="es-ES"/>
                            </w:rPr>
                          </w:rPrChange>
                        </w:rPr>
                        <w:t>Available: https://www.scribd.com/doc/52123474/3-Atributos-de-calidad-de-software.</w:t>
                      </w:r>
                    </w:ins>
                  </w:p>
                </w:tc>
              </w:tr>
              <w:tr w:rsidR="00515FE7" w:rsidRPr="00AD4287" w14:paraId="2A44492F" w14:textId="77777777">
                <w:trPr>
                  <w:divId w:val="607740278"/>
                  <w:tblCellSpacing w:w="15" w:type="dxa"/>
                  <w:ins w:id="2078" w:author="felipe campo" w:date="2018-07-04T11:15:00Z"/>
                </w:trPr>
                <w:tc>
                  <w:tcPr>
                    <w:tcW w:w="50" w:type="pct"/>
                    <w:hideMark/>
                  </w:tcPr>
                  <w:p w14:paraId="60EEE9DE" w14:textId="77777777" w:rsidR="00515FE7" w:rsidRDefault="00515FE7">
                    <w:pPr>
                      <w:pStyle w:val="Bibliografa"/>
                      <w:rPr>
                        <w:ins w:id="2079" w:author="felipe campo" w:date="2018-07-04T11:15:00Z"/>
                        <w:noProof/>
                        <w:lang w:val="es-ES"/>
                      </w:rPr>
                    </w:pPr>
                    <w:ins w:id="2080" w:author="felipe campo" w:date="2018-07-04T11:15:00Z">
                      <w:r>
                        <w:rPr>
                          <w:noProof/>
                          <w:lang w:val="es-ES"/>
                        </w:rPr>
                        <w:t xml:space="preserve">[12] </w:t>
                      </w:r>
                    </w:ins>
                  </w:p>
                </w:tc>
                <w:tc>
                  <w:tcPr>
                    <w:tcW w:w="0" w:type="auto"/>
                    <w:hideMark/>
                  </w:tcPr>
                  <w:p w14:paraId="488ED313" w14:textId="77777777" w:rsidR="00515FE7" w:rsidRDefault="00515FE7">
                    <w:pPr>
                      <w:pStyle w:val="Bibliografa"/>
                      <w:rPr>
                        <w:ins w:id="2081" w:author="felipe campo" w:date="2018-07-04T11:15:00Z"/>
                        <w:noProof/>
                        <w:lang w:val="es-ES"/>
                      </w:rPr>
                    </w:pPr>
                    <w:ins w:id="2082" w:author="felipe campo" w:date="2018-07-04T11:15:00Z">
                      <w:r>
                        <w:rPr>
                          <w:noProof/>
                          <w:lang w:val="es-ES"/>
                        </w:rPr>
                        <w:t>Caribetic, «LogCloud - GeoLock: SISTEMA INTELIGENTE DE PLANEACIÓN DE TRANSPORTE DE CARGA EN LA NUBE Y SOLUCIÓN INTEGRAL PARA EL MONITOREO DE CARGA,» Colciencias, 2016.</w:t>
                      </w:r>
                    </w:ins>
                  </w:p>
                </w:tc>
              </w:tr>
              <w:tr w:rsidR="00515FE7" w:rsidRPr="00AD4287" w14:paraId="16582F81" w14:textId="77777777">
                <w:trPr>
                  <w:divId w:val="607740278"/>
                  <w:tblCellSpacing w:w="15" w:type="dxa"/>
                  <w:ins w:id="2083" w:author="felipe campo" w:date="2018-07-04T11:15:00Z"/>
                </w:trPr>
                <w:tc>
                  <w:tcPr>
                    <w:tcW w:w="50" w:type="pct"/>
                    <w:hideMark/>
                  </w:tcPr>
                  <w:p w14:paraId="18B85C47" w14:textId="77777777" w:rsidR="00515FE7" w:rsidRDefault="00515FE7">
                    <w:pPr>
                      <w:pStyle w:val="Bibliografa"/>
                      <w:rPr>
                        <w:ins w:id="2084" w:author="felipe campo" w:date="2018-07-04T11:15:00Z"/>
                        <w:noProof/>
                        <w:lang w:val="es-ES"/>
                      </w:rPr>
                    </w:pPr>
                    <w:ins w:id="2085" w:author="felipe campo" w:date="2018-07-04T11:15:00Z">
                      <w:r>
                        <w:rPr>
                          <w:noProof/>
                          <w:lang w:val="es-ES"/>
                        </w:rPr>
                        <w:t xml:space="preserve">[13] </w:t>
                      </w:r>
                    </w:ins>
                  </w:p>
                </w:tc>
                <w:tc>
                  <w:tcPr>
                    <w:tcW w:w="0" w:type="auto"/>
                    <w:hideMark/>
                  </w:tcPr>
                  <w:p w14:paraId="73B8DF37" w14:textId="77777777" w:rsidR="00515FE7" w:rsidRDefault="00515FE7">
                    <w:pPr>
                      <w:pStyle w:val="Bibliografa"/>
                      <w:rPr>
                        <w:ins w:id="2086" w:author="felipe campo" w:date="2018-07-04T11:15:00Z"/>
                        <w:noProof/>
                        <w:lang w:val="es-ES"/>
                      </w:rPr>
                    </w:pPr>
                    <w:ins w:id="2087" w:author="felipe campo" w:date="2018-07-04T11:15:00Z">
                      <w:r>
                        <w:rPr>
                          <w:noProof/>
                          <w:lang w:val="es-ES"/>
                        </w:rPr>
                        <w:t>Wikipedia, «Lenguaje unificado de modelado,» 22 Febrero 2017. [En línea]. Available: https://es.wikipedia.org/wiki/Lenguaje_unificado_de_modelado.</w:t>
                      </w:r>
                    </w:ins>
                  </w:p>
                </w:tc>
              </w:tr>
              <w:tr w:rsidR="00515FE7" w:rsidRPr="00AD4287" w14:paraId="0A7CB38F" w14:textId="77777777">
                <w:trPr>
                  <w:divId w:val="607740278"/>
                  <w:tblCellSpacing w:w="15" w:type="dxa"/>
                  <w:ins w:id="2088" w:author="felipe campo" w:date="2018-07-04T11:15:00Z"/>
                </w:trPr>
                <w:tc>
                  <w:tcPr>
                    <w:tcW w:w="50" w:type="pct"/>
                    <w:hideMark/>
                  </w:tcPr>
                  <w:p w14:paraId="50231857" w14:textId="77777777" w:rsidR="00515FE7" w:rsidRDefault="00515FE7">
                    <w:pPr>
                      <w:pStyle w:val="Bibliografa"/>
                      <w:rPr>
                        <w:ins w:id="2089" w:author="felipe campo" w:date="2018-07-04T11:15:00Z"/>
                        <w:noProof/>
                        <w:lang w:val="es-ES"/>
                      </w:rPr>
                    </w:pPr>
                    <w:ins w:id="2090" w:author="felipe campo" w:date="2018-07-04T11:15:00Z">
                      <w:r>
                        <w:rPr>
                          <w:noProof/>
                          <w:lang w:val="es-ES"/>
                        </w:rPr>
                        <w:lastRenderedPageBreak/>
                        <w:t xml:space="preserve">[14] </w:t>
                      </w:r>
                    </w:ins>
                  </w:p>
                </w:tc>
                <w:tc>
                  <w:tcPr>
                    <w:tcW w:w="0" w:type="auto"/>
                    <w:hideMark/>
                  </w:tcPr>
                  <w:p w14:paraId="6D69AF73" w14:textId="77777777" w:rsidR="00515FE7" w:rsidRDefault="00515FE7">
                    <w:pPr>
                      <w:pStyle w:val="Bibliografa"/>
                      <w:rPr>
                        <w:ins w:id="2091" w:author="felipe campo" w:date="2018-07-04T11:15:00Z"/>
                        <w:noProof/>
                        <w:lang w:val="es-ES"/>
                      </w:rPr>
                    </w:pPr>
                    <w:ins w:id="2092" w:author="felipe campo" w:date="2018-07-04T11:15:00Z">
                      <w:r>
                        <w:rPr>
                          <w:noProof/>
                          <w:lang w:val="es-ES"/>
                        </w:rPr>
                        <w:t>Cerca Technology, «Gestión de Transporte (TMS),» 2013. [En línea]. Available: http://cercatechnology.com/servicios-y-soluciones-software-wms/ejecucion-cadenas-de-abastecimiento-soluciones-software/gestion-del-transporte-sistema-tms/.</w:t>
                      </w:r>
                    </w:ins>
                  </w:p>
                </w:tc>
              </w:tr>
              <w:tr w:rsidR="00515FE7" w14:paraId="205E1E2F" w14:textId="77777777">
                <w:trPr>
                  <w:divId w:val="607740278"/>
                  <w:tblCellSpacing w:w="15" w:type="dxa"/>
                  <w:ins w:id="2093" w:author="felipe campo" w:date="2018-07-04T11:15:00Z"/>
                </w:trPr>
                <w:tc>
                  <w:tcPr>
                    <w:tcW w:w="50" w:type="pct"/>
                    <w:hideMark/>
                  </w:tcPr>
                  <w:p w14:paraId="6D013443" w14:textId="77777777" w:rsidR="00515FE7" w:rsidRDefault="00515FE7">
                    <w:pPr>
                      <w:pStyle w:val="Bibliografa"/>
                      <w:rPr>
                        <w:ins w:id="2094" w:author="felipe campo" w:date="2018-07-04T11:15:00Z"/>
                        <w:noProof/>
                        <w:lang w:val="es-ES"/>
                      </w:rPr>
                    </w:pPr>
                    <w:ins w:id="2095" w:author="felipe campo" w:date="2018-07-04T11:15:00Z">
                      <w:r>
                        <w:rPr>
                          <w:noProof/>
                          <w:lang w:val="es-ES"/>
                        </w:rPr>
                        <w:t xml:space="preserve">[15] </w:t>
                      </w:r>
                    </w:ins>
                  </w:p>
                </w:tc>
                <w:tc>
                  <w:tcPr>
                    <w:tcW w:w="0" w:type="auto"/>
                    <w:hideMark/>
                  </w:tcPr>
                  <w:p w14:paraId="623EDAD6" w14:textId="77777777" w:rsidR="00515FE7" w:rsidRPr="00AD4287" w:rsidRDefault="00515FE7">
                    <w:pPr>
                      <w:pStyle w:val="Bibliografa"/>
                      <w:rPr>
                        <w:ins w:id="2096" w:author="felipe campo" w:date="2018-07-04T11:15:00Z"/>
                        <w:noProof/>
                        <w:rPrChange w:id="2097" w:author="Usuario" w:date="2018-07-17T11:21:00Z">
                          <w:rPr>
                            <w:ins w:id="2098" w:author="felipe campo" w:date="2018-07-04T11:15:00Z"/>
                            <w:noProof/>
                            <w:lang w:val="es-ES"/>
                          </w:rPr>
                        </w:rPrChange>
                      </w:rPr>
                    </w:pPr>
                    <w:ins w:id="2099" w:author="felipe campo" w:date="2018-07-04T11:15:00Z">
                      <w:r w:rsidRPr="00AD4287">
                        <w:rPr>
                          <w:noProof/>
                          <w:rPrChange w:id="2100" w:author="Usuario" w:date="2018-07-17T11:21:00Z">
                            <w:rPr>
                              <w:noProof/>
                              <w:lang w:val="es-ES"/>
                            </w:rPr>
                          </w:rPrChange>
                        </w:rPr>
                        <w:t>Software Engineering Institute, «Defining an Architecture,» [En línea]. Available: http://www.sei.cmu.edu/architecture/tools/define/add.cfm.</w:t>
                      </w:r>
                    </w:ins>
                  </w:p>
                </w:tc>
              </w:tr>
              <w:tr w:rsidR="00515FE7" w14:paraId="7751B921" w14:textId="77777777">
                <w:trPr>
                  <w:divId w:val="607740278"/>
                  <w:tblCellSpacing w:w="15" w:type="dxa"/>
                  <w:ins w:id="2101" w:author="felipe campo" w:date="2018-07-04T11:15:00Z"/>
                </w:trPr>
                <w:tc>
                  <w:tcPr>
                    <w:tcW w:w="50" w:type="pct"/>
                    <w:hideMark/>
                  </w:tcPr>
                  <w:p w14:paraId="55B8ADC4" w14:textId="77777777" w:rsidR="00515FE7" w:rsidRDefault="00515FE7">
                    <w:pPr>
                      <w:pStyle w:val="Bibliografa"/>
                      <w:rPr>
                        <w:ins w:id="2102" w:author="felipe campo" w:date="2018-07-04T11:15:00Z"/>
                        <w:noProof/>
                        <w:lang w:val="es-ES"/>
                      </w:rPr>
                    </w:pPr>
                    <w:ins w:id="2103" w:author="felipe campo" w:date="2018-07-04T11:15:00Z">
                      <w:r>
                        <w:rPr>
                          <w:noProof/>
                          <w:lang w:val="es-ES"/>
                        </w:rPr>
                        <w:t xml:space="preserve">[16] </w:t>
                      </w:r>
                    </w:ins>
                  </w:p>
                </w:tc>
                <w:tc>
                  <w:tcPr>
                    <w:tcW w:w="0" w:type="auto"/>
                    <w:hideMark/>
                  </w:tcPr>
                  <w:p w14:paraId="28EF16FD" w14:textId="77777777" w:rsidR="00515FE7" w:rsidRPr="00AD4287" w:rsidRDefault="00515FE7">
                    <w:pPr>
                      <w:pStyle w:val="Bibliografa"/>
                      <w:rPr>
                        <w:ins w:id="2104" w:author="felipe campo" w:date="2018-07-04T11:15:00Z"/>
                        <w:noProof/>
                        <w:rPrChange w:id="2105" w:author="Usuario" w:date="2018-07-17T11:21:00Z">
                          <w:rPr>
                            <w:ins w:id="2106" w:author="felipe campo" w:date="2018-07-04T11:15:00Z"/>
                            <w:noProof/>
                            <w:lang w:val="es-ES"/>
                          </w:rPr>
                        </w:rPrChange>
                      </w:rPr>
                    </w:pPr>
                    <w:ins w:id="2107" w:author="felipe campo" w:date="2018-07-04T11:15:00Z">
                      <w:r w:rsidRPr="00AD4287">
                        <w:rPr>
                          <w:noProof/>
                          <w:rPrChange w:id="2108" w:author="Usuario" w:date="2018-07-17T11:21:00Z">
                            <w:rPr>
                              <w:noProof/>
                              <w:lang w:val="es-ES"/>
                            </w:rPr>
                          </w:rPrChange>
                        </w:rPr>
                        <w:t xml:space="preserve">H. Cervantes y R. Kazman, Designing Software Architectures : a practical approach, Addison-Wesley, 2016. </w:t>
                      </w:r>
                    </w:ins>
                  </w:p>
                </w:tc>
              </w:tr>
            </w:tbl>
            <w:p w14:paraId="1538234C" w14:textId="77777777" w:rsidR="00515FE7" w:rsidRDefault="00515FE7">
              <w:pPr>
                <w:divId w:val="607740278"/>
                <w:rPr>
                  <w:ins w:id="2109" w:author="felipe campo" w:date="2018-07-04T11:15:00Z"/>
                  <w:rFonts w:eastAsia="Times New Roman"/>
                  <w:noProof/>
                </w:rPr>
              </w:pPr>
            </w:p>
            <w:p w14:paraId="44ACE42A" w14:textId="77777777" w:rsidR="00C869BB" w:rsidRPr="00AD4287" w:rsidDel="00515FE7" w:rsidRDefault="00C869BB">
              <w:pPr>
                <w:rPr>
                  <w:del w:id="2110" w:author="felipe campo" w:date="2018-07-04T11:15:00Z"/>
                  <w:rFonts w:asciiTheme="minorHAnsi" w:hAnsiTheme="minorHAnsi" w:cstheme="minorBidi"/>
                  <w:noProof/>
                  <w:sz w:val="24"/>
                  <w:rPrChange w:id="2111" w:author="Usuario" w:date="2018-07-17T11:21:00Z">
                    <w:rPr>
                      <w:del w:id="2112" w:author="felipe campo" w:date="2018-07-04T11:15:00Z"/>
                      <w:rFonts w:asciiTheme="minorHAnsi" w:hAnsiTheme="minorHAnsi" w:cstheme="minorBidi"/>
                      <w:noProof/>
                      <w:sz w:val="24"/>
                      <w:lang w:val="es-ES"/>
                    </w:rPr>
                  </w:rPrChange>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3"/>
                <w:gridCol w:w="8817"/>
              </w:tblGrid>
              <w:tr w:rsidR="00C869BB" w:rsidRPr="00B30A26" w:rsidDel="00515FE7" w14:paraId="6B2BBF0C" w14:textId="77777777">
                <w:trPr>
                  <w:divId w:val="1078333170"/>
                  <w:tblCellSpacing w:w="15" w:type="dxa"/>
                  <w:del w:id="2113" w:author="felipe campo" w:date="2018-07-04T11:15:00Z"/>
                </w:trPr>
                <w:tc>
                  <w:tcPr>
                    <w:tcW w:w="50" w:type="pct"/>
                    <w:hideMark/>
                  </w:tcPr>
                  <w:p w14:paraId="56B44BF2" w14:textId="77777777" w:rsidR="00C869BB" w:rsidRPr="00AD4287" w:rsidDel="00515FE7" w:rsidRDefault="00C869BB">
                    <w:pPr>
                      <w:pStyle w:val="Bibliografa"/>
                      <w:rPr>
                        <w:del w:id="2114" w:author="felipe campo" w:date="2018-07-04T11:15:00Z"/>
                        <w:noProof/>
                        <w:sz w:val="24"/>
                        <w:rPrChange w:id="2115" w:author="Usuario" w:date="2018-07-17T11:21:00Z">
                          <w:rPr>
                            <w:del w:id="2116" w:author="felipe campo" w:date="2018-07-04T11:15:00Z"/>
                            <w:noProof/>
                            <w:sz w:val="24"/>
                            <w:lang w:val="es-ES"/>
                          </w:rPr>
                        </w:rPrChange>
                      </w:rPr>
                    </w:pPr>
                    <w:del w:id="2117" w:author="felipe campo" w:date="2018-07-04T11:15:00Z">
                      <w:r w:rsidRPr="00AD4287" w:rsidDel="00515FE7">
                        <w:rPr>
                          <w:noProof/>
                          <w:rPrChange w:id="2118" w:author="Usuario" w:date="2018-07-17T11:21:00Z">
                            <w:rPr>
                              <w:noProof/>
                              <w:lang w:val="es-ES"/>
                            </w:rPr>
                          </w:rPrChange>
                        </w:rPr>
                        <w:delText xml:space="preserve">[1] </w:delText>
                      </w:r>
                    </w:del>
                  </w:p>
                </w:tc>
                <w:tc>
                  <w:tcPr>
                    <w:tcW w:w="0" w:type="auto"/>
                    <w:hideMark/>
                  </w:tcPr>
                  <w:p w14:paraId="5DD262F8" w14:textId="77777777" w:rsidR="00C869BB" w:rsidRPr="000C3692" w:rsidDel="00515FE7" w:rsidRDefault="00C869BB">
                    <w:pPr>
                      <w:pStyle w:val="Bibliografa"/>
                      <w:rPr>
                        <w:del w:id="2119" w:author="felipe campo" w:date="2018-07-04T11:15:00Z"/>
                        <w:noProof/>
                      </w:rPr>
                    </w:pPr>
                    <w:del w:id="2120" w:author="felipe campo" w:date="2018-07-04T11:15:00Z">
                      <w:r w:rsidRPr="000C3692" w:rsidDel="00515FE7">
                        <w:rPr>
                          <w:noProof/>
                        </w:rPr>
                        <w:delText>I. Brito, A. Moreira and J. Araujo, "A requirements model for quality attributes," Mayo 2002. [Online]. Available: http://trese.cs.utwente.nl/AOSD-EarlyAspectsWS/Papers/Brito.pdf.</w:delText>
                      </w:r>
                    </w:del>
                  </w:p>
                </w:tc>
              </w:tr>
              <w:tr w:rsidR="00C869BB" w:rsidRPr="00B30A26" w:rsidDel="00515FE7" w14:paraId="132982E5" w14:textId="77777777">
                <w:trPr>
                  <w:divId w:val="1078333170"/>
                  <w:tblCellSpacing w:w="15" w:type="dxa"/>
                  <w:del w:id="2121" w:author="felipe campo" w:date="2018-07-04T11:15:00Z"/>
                </w:trPr>
                <w:tc>
                  <w:tcPr>
                    <w:tcW w:w="50" w:type="pct"/>
                    <w:hideMark/>
                  </w:tcPr>
                  <w:p w14:paraId="084D3256" w14:textId="77777777" w:rsidR="00C869BB" w:rsidRPr="00AD4287" w:rsidDel="00515FE7" w:rsidRDefault="00C869BB">
                    <w:pPr>
                      <w:pStyle w:val="Bibliografa"/>
                      <w:rPr>
                        <w:del w:id="2122" w:author="felipe campo" w:date="2018-07-04T11:15:00Z"/>
                        <w:noProof/>
                        <w:rPrChange w:id="2123" w:author="Usuario" w:date="2018-07-17T11:21:00Z">
                          <w:rPr>
                            <w:del w:id="2124" w:author="felipe campo" w:date="2018-07-04T11:15:00Z"/>
                            <w:noProof/>
                            <w:lang w:val="es-ES"/>
                          </w:rPr>
                        </w:rPrChange>
                      </w:rPr>
                    </w:pPr>
                    <w:del w:id="2125" w:author="felipe campo" w:date="2018-07-04T11:15:00Z">
                      <w:r w:rsidRPr="00AD4287" w:rsidDel="00515FE7">
                        <w:rPr>
                          <w:noProof/>
                          <w:rPrChange w:id="2126" w:author="Usuario" w:date="2018-07-17T11:21:00Z">
                            <w:rPr>
                              <w:noProof/>
                              <w:lang w:val="es-ES"/>
                            </w:rPr>
                          </w:rPrChange>
                        </w:rPr>
                        <w:delText xml:space="preserve">[2] </w:delText>
                      </w:r>
                    </w:del>
                  </w:p>
                </w:tc>
                <w:tc>
                  <w:tcPr>
                    <w:tcW w:w="0" w:type="auto"/>
                    <w:hideMark/>
                  </w:tcPr>
                  <w:p w14:paraId="1490D434" w14:textId="77777777" w:rsidR="00C869BB" w:rsidRPr="000C3692" w:rsidDel="00515FE7" w:rsidRDefault="00C869BB">
                    <w:pPr>
                      <w:pStyle w:val="Bibliografa"/>
                      <w:rPr>
                        <w:del w:id="2127" w:author="felipe campo" w:date="2018-07-04T11:15:00Z"/>
                        <w:noProof/>
                      </w:rPr>
                    </w:pPr>
                    <w:del w:id="2128" w:author="felipe campo" w:date="2018-07-04T11:15:00Z">
                      <w:r w:rsidRPr="000C3692" w:rsidDel="00515FE7">
                        <w:rPr>
                          <w:noProof/>
                        </w:rPr>
                        <w:delText>Object Management Group, "The Unified Modeling Language," 2016. [Online]. Available: http://www.omg.org/spec/UML/2.5/PDF/.</w:delText>
                      </w:r>
                    </w:del>
                  </w:p>
                </w:tc>
              </w:tr>
              <w:tr w:rsidR="00C869BB" w:rsidRPr="00B30A26" w:rsidDel="00515FE7" w14:paraId="166668DC" w14:textId="77777777">
                <w:trPr>
                  <w:divId w:val="1078333170"/>
                  <w:tblCellSpacing w:w="15" w:type="dxa"/>
                  <w:del w:id="2129" w:author="felipe campo" w:date="2018-07-04T11:15:00Z"/>
                </w:trPr>
                <w:tc>
                  <w:tcPr>
                    <w:tcW w:w="50" w:type="pct"/>
                    <w:hideMark/>
                  </w:tcPr>
                  <w:p w14:paraId="3A8F40EA" w14:textId="77777777" w:rsidR="00C869BB" w:rsidRPr="00AD4287" w:rsidDel="00515FE7" w:rsidRDefault="00C869BB">
                    <w:pPr>
                      <w:pStyle w:val="Bibliografa"/>
                      <w:rPr>
                        <w:del w:id="2130" w:author="felipe campo" w:date="2018-07-04T11:15:00Z"/>
                        <w:noProof/>
                        <w:rPrChange w:id="2131" w:author="Usuario" w:date="2018-07-17T11:21:00Z">
                          <w:rPr>
                            <w:del w:id="2132" w:author="felipe campo" w:date="2018-07-04T11:15:00Z"/>
                            <w:noProof/>
                            <w:lang w:val="es-ES"/>
                          </w:rPr>
                        </w:rPrChange>
                      </w:rPr>
                    </w:pPr>
                    <w:del w:id="2133" w:author="felipe campo" w:date="2018-07-04T11:15:00Z">
                      <w:r w:rsidRPr="00AD4287" w:rsidDel="00515FE7">
                        <w:rPr>
                          <w:noProof/>
                          <w:rPrChange w:id="2134" w:author="Usuario" w:date="2018-07-17T11:21:00Z">
                            <w:rPr>
                              <w:noProof/>
                              <w:lang w:val="es-ES"/>
                            </w:rPr>
                          </w:rPrChange>
                        </w:rPr>
                        <w:delText xml:space="preserve">[3] </w:delText>
                      </w:r>
                    </w:del>
                  </w:p>
                </w:tc>
                <w:tc>
                  <w:tcPr>
                    <w:tcW w:w="0" w:type="auto"/>
                    <w:hideMark/>
                  </w:tcPr>
                  <w:p w14:paraId="24BA33EA" w14:textId="77777777" w:rsidR="00C869BB" w:rsidRPr="00AD4287" w:rsidDel="00515FE7" w:rsidRDefault="00C869BB">
                    <w:pPr>
                      <w:pStyle w:val="Bibliografa"/>
                      <w:rPr>
                        <w:del w:id="2135" w:author="felipe campo" w:date="2018-07-04T11:15:00Z"/>
                        <w:noProof/>
                        <w:rPrChange w:id="2136" w:author="Usuario" w:date="2018-07-17T11:21:00Z">
                          <w:rPr>
                            <w:del w:id="2137" w:author="felipe campo" w:date="2018-07-04T11:15:00Z"/>
                            <w:noProof/>
                            <w:lang w:val="es-ES"/>
                          </w:rPr>
                        </w:rPrChange>
                      </w:rPr>
                    </w:pPr>
                    <w:del w:id="2138" w:author="felipe campo" w:date="2018-07-04T11:15:00Z">
                      <w:r w:rsidRPr="00AD4287" w:rsidDel="00515FE7">
                        <w:rPr>
                          <w:noProof/>
                          <w:rPrChange w:id="2139" w:author="Usuario" w:date="2018-07-17T11:21:00Z">
                            <w:rPr>
                              <w:noProof/>
                              <w:lang w:val="es-ES"/>
                            </w:rPr>
                          </w:rPrChange>
                        </w:rPr>
                        <w:delText>Transpportemos en red, "Transpportemos en red," RED SIAVIAL LTDA y OTMS GROUP SAS, 2014. [Online]. Available: http://transpportemos.com.</w:delText>
                      </w:r>
                    </w:del>
                  </w:p>
                </w:tc>
              </w:tr>
              <w:tr w:rsidR="00C869BB" w:rsidRPr="00B30A26" w:rsidDel="00515FE7" w14:paraId="45346495" w14:textId="77777777">
                <w:trPr>
                  <w:divId w:val="1078333170"/>
                  <w:tblCellSpacing w:w="15" w:type="dxa"/>
                  <w:del w:id="2140" w:author="felipe campo" w:date="2018-07-04T11:15:00Z"/>
                </w:trPr>
                <w:tc>
                  <w:tcPr>
                    <w:tcW w:w="50" w:type="pct"/>
                    <w:hideMark/>
                  </w:tcPr>
                  <w:p w14:paraId="71D17305" w14:textId="77777777" w:rsidR="00C869BB" w:rsidRPr="00AD4287" w:rsidDel="00515FE7" w:rsidRDefault="00C869BB">
                    <w:pPr>
                      <w:pStyle w:val="Bibliografa"/>
                      <w:rPr>
                        <w:del w:id="2141" w:author="felipe campo" w:date="2018-07-04T11:15:00Z"/>
                        <w:noProof/>
                        <w:rPrChange w:id="2142" w:author="Usuario" w:date="2018-07-17T11:21:00Z">
                          <w:rPr>
                            <w:del w:id="2143" w:author="felipe campo" w:date="2018-07-04T11:15:00Z"/>
                            <w:noProof/>
                            <w:lang w:val="es-ES"/>
                          </w:rPr>
                        </w:rPrChange>
                      </w:rPr>
                    </w:pPr>
                    <w:del w:id="2144" w:author="felipe campo" w:date="2018-07-04T11:15:00Z">
                      <w:r w:rsidRPr="00AD4287" w:rsidDel="00515FE7">
                        <w:rPr>
                          <w:noProof/>
                          <w:rPrChange w:id="2145" w:author="Usuario" w:date="2018-07-17T11:21:00Z">
                            <w:rPr>
                              <w:noProof/>
                              <w:lang w:val="es-ES"/>
                            </w:rPr>
                          </w:rPrChange>
                        </w:rPr>
                        <w:delText xml:space="preserve">[4] </w:delText>
                      </w:r>
                    </w:del>
                  </w:p>
                </w:tc>
                <w:tc>
                  <w:tcPr>
                    <w:tcW w:w="0" w:type="auto"/>
                    <w:hideMark/>
                  </w:tcPr>
                  <w:p w14:paraId="0B368260" w14:textId="77777777" w:rsidR="00C869BB" w:rsidRPr="00AD4287" w:rsidDel="00515FE7" w:rsidRDefault="00C869BB">
                    <w:pPr>
                      <w:pStyle w:val="Bibliografa"/>
                      <w:rPr>
                        <w:del w:id="2146" w:author="felipe campo" w:date="2018-07-04T11:15:00Z"/>
                        <w:noProof/>
                        <w:rPrChange w:id="2147" w:author="Usuario" w:date="2018-07-17T11:21:00Z">
                          <w:rPr>
                            <w:del w:id="2148" w:author="felipe campo" w:date="2018-07-04T11:15:00Z"/>
                            <w:noProof/>
                            <w:lang w:val="es-ES"/>
                          </w:rPr>
                        </w:rPrChange>
                      </w:rPr>
                    </w:pPr>
                    <w:del w:id="2149" w:author="felipe campo" w:date="2018-07-04T11:15:00Z">
                      <w:r w:rsidRPr="00AD4287" w:rsidDel="00515FE7">
                        <w:rPr>
                          <w:noProof/>
                          <w:rPrChange w:id="2150" w:author="Usuario" w:date="2018-07-17T11:21:00Z">
                            <w:rPr>
                              <w:noProof/>
                              <w:lang w:val="es-ES"/>
                            </w:rPr>
                          </w:rPrChange>
                        </w:rPr>
                        <w:delText>Wikipedia, "Transportista," 2016. [Online]. Available: https://es.wikipedia.org/wiki/Transportista.</w:delText>
                      </w:r>
                    </w:del>
                  </w:p>
                </w:tc>
              </w:tr>
              <w:tr w:rsidR="00C869BB" w:rsidRPr="00B30A26" w:rsidDel="00515FE7" w14:paraId="7BA3B41A" w14:textId="77777777">
                <w:trPr>
                  <w:divId w:val="1078333170"/>
                  <w:tblCellSpacing w:w="15" w:type="dxa"/>
                  <w:del w:id="2151" w:author="felipe campo" w:date="2018-07-04T11:15:00Z"/>
                </w:trPr>
                <w:tc>
                  <w:tcPr>
                    <w:tcW w:w="50" w:type="pct"/>
                    <w:hideMark/>
                  </w:tcPr>
                  <w:p w14:paraId="06037B74" w14:textId="77777777" w:rsidR="00C869BB" w:rsidRPr="00AD4287" w:rsidDel="00515FE7" w:rsidRDefault="00C869BB">
                    <w:pPr>
                      <w:pStyle w:val="Bibliografa"/>
                      <w:rPr>
                        <w:del w:id="2152" w:author="felipe campo" w:date="2018-07-04T11:15:00Z"/>
                        <w:noProof/>
                        <w:rPrChange w:id="2153" w:author="Usuario" w:date="2018-07-17T11:21:00Z">
                          <w:rPr>
                            <w:del w:id="2154" w:author="felipe campo" w:date="2018-07-04T11:15:00Z"/>
                            <w:noProof/>
                            <w:lang w:val="es-ES"/>
                          </w:rPr>
                        </w:rPrChange>
                      </w:rPr>
                    </w:pPr>
                    <w:del w:id="2155" w:author="felipe campo" w:date="2018-07-04T11:15:00Z">
                      <w:r w:rsidRPr="00AD4287" w:rsidDel="00515FE7">
                        <w:rPr>
                          <w:noProof/>
                          <w:rPrChange w:id="2156" w:author="Usuario" w:date="2018-07-17T11:21:00Z">
                            <w:rPr>
                              <w:noProof/>
                              <w:lang w:val="es-ES"/>
                            </w:rPr>
                          </w:rPrChange>
                        </w:rPr>
                        <w:delText xml:space="preserve">[5] </w:delText>
                      </w:r>
                    </w:del>
                  </w:p>
                </w:tc>
                <w:tc>
                  <w:tcPr>
                    <w:tcW w:w="0" w:type="auto"/>
                    <w:hideMark/>
                  </w:tcPr>
                  <w:p w14:paraId="4EA3C404" w14:textId="77777777" w:rsidR="00C869BB" w:rsidRPr="000C3692" w:rsidDel="00515FE7" w:rsidRDefault="00C869BB">
                    <w:pPr>
                      <w:pStyle w:val="Bibliografa"/>
                      <w:rPr>
                        <w:del w:id="2157" w:author="felipe campo" w:date="2018-07-04T11:15:00Z"/>
                        <w:noProof/>
                      </w:rPr>
                    </w:pPr>
                    <w:del w:id="2158" w:author="felipe campo" w:date="2018-07-04T11:15:00Z">
                      <w:r w:rsidRPr="00AD4287" w:rsidDel="00515FE7">
                        <w:rPr>
                          <w:noProof/>
                          <w:rPrChange w:id="2159" w:author="Usuario" w:date="2018-07-17T11:21:00Z">
                            <w:rPr>
                              <w:noProof/>
                              <w:lang w:val="es-ES"/>
                            </w:rPr>
                          </w:rPrChange>
                        </w:rPr>
                        <w:delText xml:space="preserve">J. Pérez, "Definicion.es," 2008. [Online]. </w:delText>
                      </w:r>
                      <w:r w:rsidRPr="000C3692" w:rsidDel="00515FE7">
                        <w:rPr>
                          <w:noProof/>
                        </w:rPr>
                        <w:delText>Available: http://definicion.de/empresa/.</w:delText>
                      </w:r>
                    </w:del>
                  </w:p>
                </w:tc>
              </w:tr>
              <w:tr w:rsidR="00C869BB" w:rsidRPr="000C3692" w:rsidDel="00515FE7" w14:paraId="35DF8A9C" w14:textId="77777777">
                <w:trPr>
                  <w:divId w:val="1078333170"/>
                  <w:tblCellSpacing w:w="15" w:type="dxa"/>
                  <w:del w:id="2160" w:author="felipe campo" w:date="2018-07-04T11:15:00Z"/>
                </w:trPr>
                <w:tc>
                  <w:tcPr>
                    <w:tcW w:w="50" w:type="pct"/>
                    <w:hideMark/>
                  </w:tcPr>
                  <w:p w14:paraId="524143CD" w14:textId="77777777" w:rsidR="00C869BB" w:rsidRPr="00AD4287" w:rsidDel="00515FE7" w:rsidRDefault="00C869BB">
                    <w:pPr>
                      <w:pStyle w:val="Bibliografa"/>
                      <w:rPr>
                        <w:del w:id="2161" w:author="felipe campo" w:date="2018-07-04T11:15:00Z"/>
                        <w:noProof/>
                        <w:rPrChange w:id="2162" w:author="Usuario" w:date="2018-07-17T11:21:00Z">
                          <w:rPr>
                            <w:del w:id="2163" w:author="felipe campo" w:date="2018-07-04T11:15:00Z"/>
                            <w:noProof/>
                            <w:lang w:val="es-ES"/>
                          </w:rPr>
                        </w:rPrChange>
                      </w:rPr>
                    </w:pPr>
                    <w:del w:id="2164" w:author="felipe campo" w:date="2018-07-04T11:15:00Z">
                      <w:r w:rsidRPr="00AD4287" w:rsidDel="00515FE7">
                        <w:rPr>
                          <w:noProof/>
                          <w:rPrChange w:id="2165" w:author="Usuario" w:date="2018-07-17T11:21:00Z">
                            <w:rPr>
                              <w:noProof/>
                              <w:lang w:val="es-ES"/>
                            </w:rPr>
                          </w:rPrChange>
                        </w:rPr>
                        <w:delText xml:space="preserve">[6] </w:delText>
                      </w:r>
                    </w:del>
                  </w:p>
                </w:tc>
                <w:tc>
                  <w:tcPr>
                    <w:tcW w:w="0" w:type="auto"/>
                    <w:hideMark/>
                  </w:tcPr>
                  <w:p w14:paraId="2CD30124" w14:textId="77777777" w:rsidR="00C869BB" w:rsidRPr="00AD4287" w:rsidDel="00515FE7" w:rsidRDefault="00C869BB">
                    <w:pPr>
                      <w:pStyle w:val="Bibliografa"/>
                      <w:rPr>
                        <w:del w:id="2166" w:author="felipe campo" w:date="2018-07-04T11:15:00Z"/>
                        <w:noProof/>
                        <w:rPrChange w:id="2167" w:author="Usuario" w:date="2018-07-17T11:21:00Z">
                          <w:rPr>
                            <w:del w:id="2168" w:author="felipe campo" w:date="2018-07-04T11:15:00Z"/>
                            <w:noProof/>
                            <w:lang w:val="es-ES"/>
                          </w:rPr>
                        </w:rPrChange>
                      </w:rPr>
                    </w:pPr>
                    <w:del w:id="2169" w:author="felipe campo" w:date="2018-07-04T11:15:00Z">
                      <w:r w:rsidRPr="00AD4287" w:rsidDel="00515FE7">
                        <w:rPr>
                          <w:noProof/>
                          <w:rPrChange w:id="2170" w:author="Usuario" w:date="2018-07-17T11:21:00Z">
                            <w:rPr>
                              <w:noProof/>
                              <w:lang w:val="es-ES"/>
                            </w:rPr>
                          </w:rPrChange>
                        </w:rPr>
                        <w:delText>L. F. Campo, "Analisis de Mercado de Sistemas TMS para el proyecto Logcloud," Barranquilla, 2017.</w:delText>
                      </w:r>
                    </w:del>
                  </w:p>
                </w:tc>
              </w:tr>
              <w:tr w:rsidR="00C869BB" w:rsidRPr="00B30A26" w:rsidDel="00515FE7" w14:paraId="222F805A" w14:textId="77777777">
                <w:trPr>
                  <w:divId w:val="1078333170"/>
                  <w:tblCellSpacing w:w="15" w:type="dxa"/>
                  <w:del w:id="2171" w:author="felipe campo" w:date="2018-07-04T11:15:00Z"/>
                </w:trPr>
                <w:tc>
                  <w:tcPr>
                    <w:tcW w:w="50" w:type="pct"/>
                    <w:hideMark/>
                  </w:tcPr>
                  <w:p w14:paraId="5BD555EA" w14:textId="77777777" w:rsidR="00C869BB" w:rsidRPr="00AD4287" w:rsidDel="00515FE7" w:rsidRDefault="00C869BB">
                    <w:pPr>
                      <w:pStyle w:val="Bibliografa"/>
                      <w:rPr>
                        <w:del w:id="2172" w:author="felipe campo" w:date="2018-07-04T11:15:00Z"/>
                        <w:noProof/>
                        <w:rPrChange w:id="2173" w:author="Usuario" w:date="2018-07-17T11:21:00Z">
                          <w:rPr>
                            <w:del w:id="2174" w:author="felipe campo" w:date="2018-07-04T11:15:00Z"/>
                            <w:noProof/>
                            <w:lang w:val="es-ES"/>
                          </w:rPr>
                        </w:rPrChange>
                      </w:rPr>
                    </w:pPr>
                    <w:del w:id="2175" w:author="felipe campo" w:date="2018-07-04T11:15:00Z">
                      <w:r w:rsidRPr="00AD4287" w:rsidDel="00515FE7">
                        <w:rPr>
                          <w:noProof/>
                          <w:rPrChange w:id="2176" w:author="Usuario" w:date="2018-07-17T11:21:00Z">
                            <w:rPr>
                              <w:noProof/>
                              <w:lang w:val="es-ES"/>
                            </w:rPr>
                          </w:rPrChange>
                        </w:rPr>
                        <w:delText xml:space="preserve">[7] </w:delText>
                      </w:r>
                    </w:del>
                  </w:p>
                </w:tc>
                <w:tc>
                  <w:tcPr>
                    <w:tcW w:w="0" w:type="auto"/>
                    <w:hideMark/>
                  </w:tcPr>
                  <w:p w14:paraId="224DEAA5" w14:textId="77777777" w:rsidR="00C869BB" w:rsidRPr="000C3692" w:rsidDel="00515FE7" w:rsidRDefault="00C869BB">
                    <w:pPr>
                      <w:pStyle w:val="Bibliografa"/>
                      <w:rPr>
                        <w:del w:id="2177" w:author="felipe campo" w:date="2018-07-04T11:15:00Z"/>
                        <w:noProof/>
                      </w:rPr>
                    </w:pPr>
                    <w:del w:id="2178" w:author="felipe campo" w:date="2018-07-04T11:15:00Z">
                      <w:r w:rsidRPr="000C3692" w:rsidDel="00515FE7">
                        <w:rPr>
                          <w:noProof/>
                        </w:rPr>
                        <w:delText xml:space="preserve">H. Min, The essentials of supply chain management: New business concepts and applications., Pearson Education, 2015. </w:delText>
                      </w:r>
                    </w:del>
                  </w:p>
                </w:tc>
              </w:tr>
              <w:tr w:rsidR="00C869BB" w:rsidRPr="00B30A26" w:rsidDel="00515FE7" w14:paraId="52B5CE84" w14:textId="77777777">
                <w:trPr>
                  <w:divId w:val="1078333170"/>
                  <w:tblCellSpacing w:w="15" w:type="dxa"/>
                  <w:del w:id="2179" w:author="felipe campo" w:date="2018-07-04T11:15:00Z"/>
                </w:trPr>
                <w:tc>
                  <w:tcPr>
                    <w:tcW w:w="50" w:type="pct"/>
                    <w:hideMark/>
                  </w:tcPr>
                  <w:p w14:paraId="135BD051" w14:textId="77777777" w:rsidR="00C869BB" w:rsidRPr="00AD4287" w:rsidDel="00515FE7" w:rsidRDefault="00C869BB">
                    <w:pPr>
                      <w:pStyle w:val="Bibliografa"/>
                      <w:rPr>
                        <w:del w:id="2180" w:author="felipe campo" w:date="2018-07-04T11:15:00Z"/>
                        <w:noProof/>
                        <w:rPrChange w:id="2181" w:author="Usuario" w:date="2018-07-17T11:21:00Z">
                          <w:rPr>
                            <w:del w:id="2182" w:author="felipe campo" w:date="2018-07-04T11:15:00Z"/>
                            <w:noProof/>
                            <w:lang w:val="es-ES"/>
                          </w:rPr>
                        </w:rPrChange>
                      </w:rPr>
                    </w:pPr>
                    <w:del w:id="2183" w:author="felipe campo" w:date="2018-07-04T11:15:00Z">
                      <w:r w:rsidRPr="00AD4287" w:rsidDel="00515FE7">
                        <w:rPr>
                          <w:noProof/>
                          <w:rPrChange w:id="2184" w:author="Usuario" w:date="2018-07-17T11:21:00Z">
                            <w:rPr>
                              <w:noProof/>
                              <w:lang w:val="es-ES"/>
                            </w:rPr>
                          </w:rPrChange>
                        </w:rPr>
                        <w:delText xml:space="preserve">[8] </w:delText>
                      </w:r>
                    </w:del>
                  </w:p>
                </w:tc>
                <w:tc>
                  <w:tcPr>
                    <w:tcW w:w="0" w:type="auto"/>
                    <w:hideMark/>
                  </w:tcPr>
                  <w:p w14:paraId="4453822D" w14:textId="77777777" w:rsidR="00C869BB" w:rsidRPr="000C3692" w:rsidDel="00515FE7" w:rsidRDefault="00C869BB">
                    <w:pPr>
                      <w:pStyle w:val="Bibliografa"/>
                      <w:rPr>
                        <w:del w:id="2185" w:author="felipe campo" w:date="2018-07-04T11:15:00Z"/>
                        <w:noProof/>
                      </w:rPr>
                    </w:pPr>
                    <w:del w:id="2186" w:author="felipe campo" w:date="2018-07-04T11:15:00Z">
                      <w:r w:rsidRPr="000C3692" w:rsidDel="00515FE7">
                        <w:rPr>
                          <w:noProof/>
                        </w:rPr>
                        <w:delText>C. A. Soto and M. Melacini, "Development of a Supply Chain Collaboration TMS: Market Analysis and Value Assessment," Milan.</w:delText>
                      </w:r>
                    </w:del>
                  </w:p>
                </w:tc>
              </w:tr>
              <w:tr w:rsidR="00C869BB" w:rsidRPr="00B30A26" w:rsidDel="00515FE7" w14:paraId="5BE47C9A" w14:textId="77777777">
                <w:trPr>
                  <w:divId w:val="1078333170"/>
                  <w:tblCellSpacing w:w="15" w:type="dxa"/>
                  <w:del w:id="2187" w:author="felipe campo" w:date="2018-07-04T11:15:00Z"/>
                </w:trPr>
                <w:tc>
                  <w:tcPr>
                    <w:tcW w:w="50" w:type="pct"/>
                    <w:hideMark/>
                  </w:tcPr>
                  <w:p w14:paraId="23C07373" w14:textId="77777777" w:rsidR="00C869BB" w:rsidRPr="00AD4287" w:rsidDel="00515FE7" w:rsidRDefault="00C869BB">
                    <w:pPr>
                      <w:pStyle w:val="Bibliografa"/>
                      <w:rPr>
                        <w:del w:id="2188" w:author="felipe campo" w:date="2018-07-04T11:15:00Z"/>
                        <w:noProof/>
                        <w:rPrChange w:id="2189" w:author="Usuario" w:date="2018-07-17T11:21:00Z">
                          <w:rPr>
                            <w:del w:id="2190" w:author="felipe campo" w:date="2018-07-04T11:15:00Z"/>
                            <w:noProof/>
                            <w:lang w:val="es-ES"/>
                          </w:rPr>
                        </w:rPrChange>
                      </w:rPr>
                    </w:pPr>
                    <w:del w:id="2191" w:author="felipe campo" w:date="2018-07-04T11:15:00Z">
                      <w:r w:rsidRPr="00AD4287" w:rsidDel="00515FE7">
                        <w:rPr>
                          <w:noProof/>
                          <w:rPrChange w:id="2192" w:author="Usuario" w:date="2018-07-17T11:21:00Z">
                            <w:rPr>
                              <w:noProof/>
                              <w:lang w:val="es-ES"/>
                            </w:rPr>
                          </w:rPrChange>
                        </w:rPr>
                        <w:delText xml:space="preserve">[9] </w:delText>
                      </w:r>
                    </w:del>
                  </w:p>
                </w:tc>
                <w:tc>
                  <w:tcPr>
                    <w:tcW w:w="0" w:type="auto"/>
                    <w:hideMark/>
                  </w:tcPr>
                  <w:p w14:paraId="2919BFEC" w14:textId="77777777" w:rsidR="00C869BB" w:rsidRPr="000C3692" w:rsidDel="00515FE7" w:rsidRDefault="00C869BB">
                    <w:pPr>
                      <w:pStyle w:val="Bibliografa"/>
                      <w:rPr>
                        <w:del w:id="2193" w:author="felipe campo" w:date="2018-07-04T11:15:00Z"/>
                        <w:noProof/>
                      </w:rPr>
                    </w:pPr>
                    <w:del w:id="2194" w:author="felipe campo" w:date="2018-07-04T11:15:00Z">
                      <w:r w:rsidRPr="00AD4287" w:rsidDel="00515FE7">
                        <w:rPr>
                          <w:noProof/>
                          <w:rPrChange w:id="2195" w:author="Usuario" w:date="2018-07-17T11:21:00Z">
                            <w:rPr>
                              <w:noProof/>
                              <w:lang w:val="es-ES"/>
                            </w:rPr>
                          </w:rPrChange>
                        </w:rPr>
                        <w:delText xml:space="preserve">J. Galvez, "Los Requerimientos No Funcionales," 12 Noviembre 2008. </w:delText>
                      </w:r>
                      <w:r w:rsidRPr="000C3692" w:rsidDel="00515FE7">
                        <w:rPr>
                          <w:noProof/>
                        </w:rPr>
                        <w:delText>[Online]. Available: http://utpingsof1.blogspot.com.co/2008/11/los-requerimientos-no-funcionales.html.</w:delText>
                      </w:r>
                    </w:del>
                  </w:p>
                </w:tc>
              </w:tr>
              <w:tr w:rsidR="00C869BB" w:rsidRPr="00B30A26" w:rsidDel="00515FE7" w14:paraId="5E52C75D" w14:textId="77777777">
                <w:trPr>
                  <w:divId w:val="1078333170"/>
                  <w:tblCellSpacing w:w="15" w:type="dxa"/>
                  <w:del w:id="2196" w:author="felipe campo" w:date="2018-07-04T11:15:00Z"/>
                </w:trPr>
                <w:tc>
                  <w:tcPr>
                    <w:tcW w:w="50" w:type="pct"/>
                    <w:hideMark/>
                  </w:tcPr>
                  <w:p w14:paraId="678CFECD" w14:textId="77777777" w:rsidR="00C869BB" w:rsidRPr="00AD4287" w:rsidDel="00515FE7" w:rsidRDefault="00C869BB">
                    <w:pPr>
                      <w:pStyle w:val="Bibliografa"/>
                      <w:rPr>
                        <w:del w:id="2197" w:author="felipe campo" w:date="2018-07-04T11:15:00Z"/>
                        <w:noProof/>
                        <w:rPrChange w:id="2198" w:author="Usuario" w:date="2018-07-17T11:21:00Z">
                          <w:rPr>
                            <w:del w:id="2199" w:author="felipe campo" w:date="2018-07-04T11:15:00Z"/>
                            <w:noProof/>
                            <w:lang w:val="es-ES"/>
                          </w:rPr>
                        </w:rPrChange>
                      </w:rPr>
                    </w:pPr>
                    <w:del w:id="2200" w:author="felipe campo" w:date="2018-07-04T11:15:00Z">
                      <w:r w:rsidRPr="00AD4287" w:rsidDel="00515FE7">
                        <w:rPr>
                          <w:noProof/>
                          <w:rPrChange w:id="2201" w:author="Usuario" w:date="2018-07-17T11:21:00Z">
                            <w:rPr>
                              <w:noProof/>
                              <w:lang w:val="es-ES"/>
                            </w:rPr>
                          </w:rPrChange>
                        </w:rPr>
                        <w:delText xml:space="preserve">[10] </w:delText>
                      </w:r>
                    </w:del>
                  </w:p>
                </w:tc>
                <w:tc>
                  <w:tcPr>
                    <w:tcW w:w="0" w:type="auto"/>
                    <w:hideMark/>
                  </w:tcPr>
                  <w:p w14:paraId="2717FD07" w14:textId="77777777" w:rsidR="00C869BB" w:rsidRPr="000C3692" w:rsidDel="00515FE7" w:rsidRDefault="00C869BB">
                    <w:pPr>
                      <w:pStyle w:val="Bibliografa"/>
                      <w:rPr>
                        <w:del w:id="2202" w:author="felipe campo" w:date="2018-07-04T11:15:00Z"/>
                        <w:noProof/>
                      </w:rPr>
                    </w:pPr>
                    <w:del w:id="2203" w:author="felipe campo" w:date="2018-07-04T11:15:00Z">
                      <w:r w:rsidRPr="00AD4287" w:rsidDel="00515FE7">
                        <w:rPr>
                          <w:noProof/>
                          <w:rPrChange w:id="2204" w:author="Usuario" w:date="2018-07-17T11:21:00Z">
                            <w:rPr>
                              <w:noProof/>
                              <w:lang w:val="es-ES"/>
                            </w:rPr>
                          </w:rPrChange>
                        </w:rPr>
                        <w:delText xml:space="preserve">J. Zabala, "Atributos de calidad en el desarrollo de software," 3 Marzo 2013. </w:delText>
                      </w:r>
                      <w:r w:rsidRPr="000C3692" w:rsidDel="00515FE7">
                        <w:rPr>
                          <w:noProof/>
                        </w:rPr>
                        <w:delText>[Online]. Available: https://es.slideshare.net/JoanManuelZabala/atributos-de-calidad-en-el-desarrollo-de-software.</w:delText>
                      </w:r>
                    </w:del>
                  </w:p>
                </w:tc>
              </w:tr>
              <w:tr w:rsidR="00C869BB" w:rsidRPr="00B30A26" w:rsidDel="00515FE7" w14:paraId="04B052D2" w14:textId="77777777">
                <w:trPr>
                  <w:divId w:val="1078333170"/>
                  <w:tblCellSpacing w:w="15" w:type="dxa"/>
                  <w:del w:id="2205" w:author="felipe campo" w:date="2018-07-04T11:15:00Z"/>
                </w:trPr>
                <w:tc>
                  <w:tcPr>
                    <w:tcW w:w="50" w:type="pct"/>
                    <w:hideMark/>
                  </w:tcPr>
                  <w:p w14:paraId="28B7221D" w14:textId="77777777" w:rsidR="00C869BB" w:rsidRPr="00AD4287" w:rsidDel="00515FE7" w:rsidRDefault="00C869BB">
                    <w:pPr>
                      <w:pStyle w:val="Bibliografa"/>
                      <w:rPr>
                        <w:del w:id="2206" w:author="felipe campo" w:date="2018-07-04T11:15:00Z"/>
                        <w:noProof/>
                        <w:rPrChange w:id="2207" w:author="Usuario" w:date="2018-07-17T11:21:00Z">
                          <w:rPr>
                            <w:del w:id="2208" w:author="felipe campo" w:date="2018-07-04T11:15:00Z"/>
                            <w:noProof/>
                            <w:lang w:val="es-ES"/>
                          </w:rPr>
                        </w:rPrChange>
                      </w:rPr>
                    </w:pPr>
                    <w:del w:id="2209" w:author="felipe campo" w:date="2018-07-04T11:15:00Z">
                      <w:r w:rsidRPr="00AD4287" w:rsidDel="00515FE7">
                        <w:rPr>
                          <w:noProof/>
                          <w:rPrChange w:id="2210" w:author="Usuario" w:date="2018-07-17T11:21:00Z">
                            <w:rPr>
                              <w:noProof/>
                              <w:lang w:val="es-ES"/>
                            </w:rPr>
                          </w:rPrChange>
                        </w:rPr>
                        <w:delText xml:space="preserve">[11] </w:delText>
                      </w:r>
                    </w:del>
                  </w:p>
                </w:tc>
                <w:tc>
                  <w:tcPr>
                    <w:tcW w:w="0" w:type="auto"/>
                    <w:hideMark/>
                  </w:tcPr>
                  <w:p w14:paraId="14A47885" w14:textId="77777777" w:rsidR="00C869BB" w:rsidRPr="000C3692" w:rsidDel="00515FE7" w:rsidRDefault="00C869BB">
                    <w:pPr>
                      <w:pStyle w:val="Bibliografa"/>
                      <w:rPr>
                        <w:del w:id="2211" w:author="felipe campo" w:date="2018-07-04T11:15:00Z"/>
                        <w:noProof/>
                      </w:rPr>
                    </w:pPr>
                    <w:del w:id="2212" w:author="felipe campo" w:date="2018-07-04T11:15:00Z">
                      <w:r w:rsidRPr="00AD4287" w:rsidDel="00515FE7">
                        <w:rPr>
                          <w:noProof/>
                          <w:rPrChange w:id="2213" w:author="Usuario" w:date="2018-07-17T11:21:00Z">
                            <w:rPr>
                              <w:noProof/>
                              <w:lang w:val="es-ES"/>
                            </w:rPr>
                          </w:rPrChange>
                        </w:rPr>
                        <w:delText xml:space="preserve">A. Torres, "Atributos de calidad de software," [Online]. </w:delText>
                      </w:r>
                      <w:r w:rsidRPr="000C3692" w:rsidDel="00515FE7">
                        <w:rPr>
                          <w:noProof/>
                        </w:rPr>
                        <w:delText>Available: https://www.scribd.com/doc/52123474/3-Atributos-de-calidad-de-software.</w:delText>
                      </w:r>
                    </w:del>
                  </w:p>
                </w:tc>
              </w:tr>
              <w:tr w:rsidR="00C869BB" w:rsidRPr="000C3692" w:rsidDel="00515FE7" w14:paraId="0EA6985E" w14:textId="77777777">
                <w:trPr>
                  <w:divId w:val="1078333170"/>
                  <w:tblCellSpacing w:w="15" w:type="dxa"/>
                  <w:del w:id="2214" w:author="felipe campo" w:date="2018-07-04T11:15:00Z"/>
                </w:trPr>
                <w:tc>
                  <w:tcPr>
                    <w:tcW w:w="50" w:type="pct"/>
                    <w:hideMark/>
                  </w:tcPr>
                  <w:p w14:paraId="7B660738" w14:textId="77777777" w:rsidR="00C869BB" w:rsidRPr="00AD4287" w:rsidDel="00515FE7" w:rsidRDefault="00C869BB">
                    <w:pPr>
                      <w:pStyle w:val="Bibliografa"/>
                      <w:rPr>
                        <w:del w:id="2215" w:author="felipe campo" w:date="2018-07-04T11:15:00Z"/>
                        <w:noProof/>
                        <w:rPrChange w:id="2216" w:author="Usuario" w:date="2018-07-17T11:21:00Z">
                          <w:rPr>
                            <w:del w:id="2217" w:author="felipe campo" w:date="2018-07-04T11:15:00Z"/>
                            <w:noProof/>
                            <w:lang w:val="es-ES"/>
                          </w:rPr>
                        </w:rPrChange>
                      </w:rPr>
                    </w:pPr>
                    <w:del w:id="2218" w:author="felipe campo" w:date="2018-07-04T11:15:00Z">
                      <w:r w:rsidRPr="00AD4287" w:rsidDel="00515FE7">
                        <w:rPr>
                          <w:noProof/>
                          <w:rPrChange w:id="2219" w:author="Usuario" w:date="2018-07-17T11:21:00Z">
                            <w:rPr>
                              <w:noProof/>
                              <w:lang w:val="es-ES"/>
                            </w:rPr>
                          </w:rPrChange>
                        </w:rPr>
                        <w:delText xml:space="preserve">[12] </w:delText>
                      </w:r>
                    </w:del>
                  </w:p>
                </w:tc>
                <w:tc>
                  <w:tcPr>
                    <w:tcW w:w="0" w:type="auto"/>
                    <w:hideMark/>
                  </w:tcPr>
                  <w:p w14:paraId="142FF3BF" w14:textId="188D13E5" w:rsidR="00C869BB" w:rsidRPr="00AD4287" w:rsidDel="00515FE7" w:rsidRDefault="00C869BB">
                    <w:pPr>
                      <w:pStyle w:val="Bibliografa"/>
                      <w:rPr>
                        <w:del w:id="2220" w:author="felipe campo" w:date="2018-07-04T11:15:00Z"/>
                        <w:noProof/>
                        <w:rPrChange w:id="2221" w:author="Usuario" w:date="2018-07-17T11:21:00Z">
                          <w:rPr>
                            <w:del w:id="2222" w:author="felipe campo" w:date="2018-07-04T11:15:00Z"/>
                            <w:noProof/>
                            <w:lang w:val="es-ES"/>
                          </w:rPr>
                        </w:rPrChange>
                      </w:rPr>
                    </w:pPr>
                    <w:del w:id="2223" w:author="felipe campo" w:date="2018-07-04T11:15:00Z">
                      <w:r w:rsidRPr="00AD4287" w:rsidDel="00515FE7">
                        <w:rPr>
                          <w:noProof/>
                          <w:rPrChange w:id="2224" w:author="Usuario" w:date="2018-07-17T11:21:00Z">
                            <w:rPr>
                              <w:noProof/>
                              <w:lang w:val="es-ES"/>
                            </w:rPr>
                          </w:rPrChange>
                        </w:rPr>
                        <w:delText>Caribetic, "LogCloud</w:delText>
                      </w:r>
                      <w:r w:rsidR="00267BF3" w:rsidDel="00515FE7">
                        <w:rPr>
                          <w:noProof/>
                          <w:lang w:val="es-ES"/>
                        </w:rPr>
                        <w:fldChar w:fldCharType="begin"/>
                      </w:r>
                      <w:r w:rsidR="00267BF3" w:rsidRPr="00AD4287" w:rsidDel="00515FE7">
                        <w:rPr>
                          <w:noProof/>
                          <w:rPrChange w:id="2225" w:author="Usuario" w:date="2018-07-17T11:21:00Z">
                            <w:rPr>
                              <w:noProof/>
                              <w:lang w:val="es-ES"/>
                            </w:rPr>
                          </w:rPrChange>
                        </w:rPr>
                        <w:delInstrText xml:space="preserve"> XE "</w:delInstrText>
                      </w:r>
                      <w:r w:rsidR="00267BF3" w:rsidRPr="00AD4287" w:rsidDel="00515FE7">
                        <w:rPr>
                          <w:noProof/>
                          <w:szCs w:val="28"/>
                          <w:rPrChange w:id="2226" w:author="Usuario" w:date="2018-07-17T11:21:00Z">
                            <w:rPr>
                              <w:noProof/>
                              <w:szCs w:val="28"/>
                              <w:lang w:val="es-ES"/>
                            </w:rPr>
                          </w:rPrChange>
                        </w:rPr>
                        <w:delInstrText>LogCloud</w:delInstrText>
                      </w:r>
                      <w:r w:rsidR="00267BF3" w:rsidRPr="00AD4287" w:rsidDel="00515FE7">
                        <w:rPr>
                          <w:noProof/>
                          <w:rPrChange w:id="2227" w:author="Usuario" w:date="2018-07-17T11:21:00Z">
                            <w:rPr>
                              <w:noProof/>
                              <w:lang w:val="es-ES"/>
                            </w:rPr>
                          </w:rPrChange>
                        </w:rPr>
                        <w:delInstrText xml:space="preserve">" </w:delInstrText>
                      </w:r>
                      <w:r w:rsidR="00267BF3" w:rsidDel="00515FE7">
                        <w:rPr>
                          <w:noProof/>
                          <w:lang w:val="es-ES"/>
                        </w:rPr>
                        <w:fldChar w:fldCharType="end"/>
                      </w:r>
                      <w:r w:rsidRPr="00AD4287" w:rsidDel="00515FE7">
                        <w:rPr>
                          <w:noProof/>
                          <w:rPrChange w:id="2228" w:author="Usuario" w:date="2018-07-17T11:21:00Z">
                            <w:rPr>
                              <w:noProof/>
                              <w:lang w:val="es-ES"/>
                            </w:rPr>
                          </w:rPrChange>
                        </w:rPr>
                        <w:delText xml:space="preserve"> - GeoLock: SISTEMA INTELIGENTE DE PLANEACIÓN DE TRANSPORTE DE CARGA EN LA NUBE Y SOLUCIÓN INTEGRAL PARA EL MONITOREO DE CARGA," Colciencias, 2016.</w:delText>
                      </w:r>
                    </w:del>
                  </w:p>
                </w:tc>
              </w:tr>
              <w:tr w:rsidR="00C869BB" w:rsidRPr="00B30A26" w:rsidDel="00515FE7" w14:paraId="32D3A0DD" w14:textId="77777777">
                <w:trPr>
                  <w:divId w:val="1078333170"/>
                  <w:tblCellSpacing w:w="15" w:type="dxa"/>
                  <w:del w:id="2229" w:author="felipe campo" w:date="2018-07-04T11:15:00Z"/>
                </w:trPr>
                <w:tc>
                  <w:tcPr>
                    <w:tcW w:w="50" w:type="pct"/>
                    <w:hideMark/>
                  </w:tcPr>
                  <w:p w14:paraId="2830078C" w14:textId="77777777" w:rsidR="00C869BB" w:rsidRPr="00AD4287" w:rsidDel="00515FE7" w:rsidRDefault="00C869BB">
                    <w:pPr>
                      <w:pStyle w:val="Bibliografa"/>
                      <w:rPr>
                        <w:del w:id="2230" w:author="felipe campo" w:date="2018-07-04T11:15:00Z"/>
                        <w:noProof/>
                        <w:rPrChange w:id="2231" w:author="Usuario" w:date="2018-07-17T11:21:00Z">
                          <w:rPr>
                            <w:del w:id="2232" w:author="felipe campo" w:date="2018-07-04T11:15:00Z"/>
                            <w:noProof/>
                            <w:lang w:val="es-ES"/>
                          </w:rPr>
                        </w:rPrChange>
                      </w:rPr>
                    </w:pPr>
                    <w:del w:id="2233" w:author="felipe campo" w:date="2018-07-04T11:15:00Z">
                      <w:r w:rsidRPr="00AD4287" w:rsidDel="00515FE7">
                        <w:rPr>
                          <w:noProof/>
                          <w:rPrChange w:id="2234" w:author="Usuario" w:date="2018-07-17T11:21:00Z">
                            <w:rPr>
                              <w:noProof/>
                              <w:lang w:val="es-ES"/>
                            </w:rPr>
                          </w:rPrChange>
                        </w:rPr>
                        <w:delText xml:space="preserve">[13] </w:delText>
                      </w:r>
                    </w:del>
                  </w:p>
                </w:tc>
                <w:tc>
                  <w:tcPr>
                    <w:tcW w:w="0" w:type="auto"/>
                    <w:hideMark/>
                  </w:tcPr>
                  <w:p w14:paraId="559E3E94" w14:textId="77777777" w:rsidR="00C869BB" w:rsidRPr="000C3692" w:rsidDel="00515FE7" w:rsidRDefault="00C869BB">
                    <w:pPr>
                      <w:pStyle w:val="Bibliografa"/>
                      <w:rPr>
                        <w:del w:id="2235" w:author="felipe campo" w:date="2018-07-04T11:15:00Z"/>
                        <w:noProof/>
                      </w:rPr>
                    </w:pPr>
                    <w:del w:id="2236" w:author="felipe campo" w:date="2018-07-04T11:15:00Z">
                      <w:r w:rsidRPr="00AD4287" w:rsidDel="00515FE7">
                        <w:rPr>
                          <w:noProof/>
                          <w:rPrChange w:id="2237" w:author="Usuario" w:date="2018-07-17T11:21:00Z">
                            <w:rPr>
                              <w:noProof/>
                              <w:lang w:val="es-ES"/>
                            </w:rPr>
                          </w:rPrChange>
                        </w:rPr>
                        <w:delText xml:space="preserve">Wikipedia, "Lenguaje unificado de modelado," 22 Febrero 2017. </w:delText>
                      </w:r>
                      <w:r w:rsidRPr="000C3692" w:rsidDel="00515FE7">
                        <w:rPr>
                          <w:noProof/>
                        </w:rPr>
                        <w:delText>[Online]. Available: https://es.wikipedia.org/wiki/Lenguaje_unificado_de_modelado.</w:delText>
                      </w:r>
                    </w:del>
                  </w:p>
                </w:tc>
              </w:tr>
              <w:tr w:rsidR="00C869BB" w:rsidRPr="00B30A26" w:rsidDel="00515FE7" w14:paraId="654D9BE3" w14:textId="77777777">
                <w:trPr>
                  <w:divId w:val="1078333170"/>
                  <w:tblCellSpacing w:w="15" w:type="dxa"/>
                  <w:del w:id="2238" w:author="felipe campo" w:date="2018-07-04T11:15:00Z"/>
                </w:trPr>
                <w:tc>
                  <w:tcPr>
                    <w:tcW w:w="50" w:type="pct"/>
                    <w:hideMark/>
                  </w:tcPr>
                  <w:p w14:paraId="7BCF03BE" w14:textId="77777777" w:rsidR="00C869BB" w:rsidRPr="00AD4287" w:rsidDel="00515FE7" w:rsidRDefault="00C869BB">
                    <w:pPr>
                      <w:pStyle w:val="Bibliografa"/>
                      <w:rPr>
                        <w:del w:id="2239" w:author="felipe campo" w:date="2018-07-04T11:15:00Z"/>
                        <w:noProof/>
                        <w:rPrChange w:id="2240" w:author="Usuario" w:date="2018-07-17T11:21:00Z">
                          <w:rPr>
                            <w:del w:id="2241" w:author="felipe campo" w:date="2018-07-04T11:15:00Z"/>
                            <w:noProof/>
                            <w:lang w:val="es-ES"/>
                          </w:rPr>
                        </w:rPrChange>
                      </w:rPr>
                    </w:pPr>
                    <w:del w:id="2242" w:author="felipe campo" w:date="2018-07-04T11:15:00Z">
                      <w:r w:rsidRPr="00AD4287" w:rsidDel="00515FE7">
                        <w:rPr>
                          <w:noProof/>
                          <w:rPrChange w:id="2243" w:author="Usuario" w:date="2018-07-17T11:21:00Z">
                            <w:rPr>
                              <w:noProof/>
                              <w:lang w:val="es-ES"/>
                            </w:rPr>
                          </w:rPrChange>
                        </w:rPr>
                        <w:delText xml:space="preserve">[14] </w:delText>
                      </w:r>
                    </w:del>
                  </w:p>
                </w:tc>
                <w:tc>
                  <w:tcPr>
                    <w:tcW w:w="0" w:type="auto"/>
                    <w:hideMark/>
                  </w:tcPr>
                  <w:p w14:paraId="4FCF7879" w14:textId="77777777" w:rsidR="00C869BB" w:rsidRPr="000C3692" w:rsidDel="00515FE7" w:rsidRDefault="00C869BB">
                    <w:pPr>
                      <w:pStyle w:val="Bibliografa"/>
                      <w:rPr>
                        <w:del w:id="2244" w:author="felipe campo" w:date="2018-07-04T11:15:00Z"/>
                        <w:noProof/>
                      </w:rPr>
                    </w:pPr>
                    <w:del w:id="2245" w:author="felipe campo" w:date="2018-07-04T11:15:00Z">
                      <w:r w:rsidRPr="00AD4287" w:rsidDel="00515FE7">
                        <w:rPr>
                          <w:noProof/>
                          <w:rPrChange w:id="2246" w:author="Usuario" w:date="2018-07-17T11:21:00Z">
                            <w:rPr>
                              <w:noProof/>
                              <w:lang w:val="es-ES"/>
                            </w:rPr>
                          </w:rPrChange>
                        </w:rPr>
                        <w:delText xml:space="preserve">Cerca Technology, "Gestión de Transporte (TMS)," 2013. </w:delText>
                      </w:r>
                      <w:r w:rsidRPr="000C3692" w:rsidDel="00515FE7">
                        <w:rPr>
                          <w:noProof/>
                        </w:rPr>
                        <w:delText>[Online]. Available: http://cercatechnology.com/servicios-y-soluciones-software-wms/ejecucion-cadenas-de-abastecimiento-soluciones-software/gestion-del-transporte-sistema-tms/.</w:delText>
                      </w:r>
                    </w:del>
                  </w:p>
                </w:tc>
              </w:tr>
              <w:tr w:rsidR="00C869BB" w:rsidRPr="00B30A26" w:rsidDel="00515FE7" w14:paraId="317E548F" w14:textId="77777777">
                <w:trPr>
                  <w:divId w:val="1078333170"/>
                  <w:tblCellSpacing w:w="15" w:type="dxa"/>
                  <w:del w:id="2247" w:author="felipe campo" w:date="2018-07-04T11:15:00Z"/>
                </w:trPr>
                <w:tc>
                  <w:tcPr>
                    <w:tcW w:w="50" w:type="pct"/>
                    <w:hideMark/>
                  </w:tcPr>
                  <w:p w14:paraId="6D623CD0" w14:textId="77777777" w:rsidR="00C869BB" w:rsidRPr="00AD4287" w:rsidDel="00515FE7" w:rsidRDefault="00C869BB">
                    <w:pPr>
                      <w:pStyle w:val="Bibliografa"/>
                      <w:rPr>
                        <w:del w:id="2248" w:author="felipe campo" w:date="2018-07-04T11:15:00Z"/>
                        <w:noProof/>
                        <w:rPrChange w:id="2249" w:author="Usuario" w:date="2018-07-17T11:21:00Z">
                          <w:rPr>
                            <w:del w:id="2250" w:author="felipe campo" w:date="2018-07-04T11:15:00Z"/>
                            <w:noProof/>
                            <w:lang w:val="es-ES"/>
                          </w:rPr>
                        </w:rPrChange>
                      </w:rPr>
                    </w:pPr>
                    <w:del w:id="2251" w:author="felipe campo" w:date="2018-07-04T11:15:00Z">
                      <w:r w:rsidRPr="00AD4287" w:rsidDel="00515FE7">
                        <w:rPr>
                          <w:noProof/>
                          <w:rPrChange w:id="2252" w:author="Usuario" w:date="2018-07-17T11:21:00Z">
                            <w:rPr>
                              <w:noProof/>
                              <w:lang w:val="es-ES"/>
                            </w:rPr>
                          </w:rPrChange>
                        </w:rPr>
                        <w:delText xml:space="preserve">[15] </w:delText>
                      </w:r>
                    </w:del>
                  </w:p>
                </w:tc>
                <w:tc>
                  <w:tcPr>
                    <w:tcW w:w="0" w:type="auto"/>
                    <w:hideMark/>
                  </w:tcPr>
                  <w:p w14:paraId="6CC3E03C" w14:textId="77777777" w:rsidR="00C869BB" w:rsidRPr="000C3692" w:rsidDel="00515FE7" w:rsidRDefault="00C869BB">
                    <w:pPr>
                      <w:pStyle w:val="Bibliografa"/>
                      <w:rPr>
                        <w:del w:id="2253" w:author="felipe campo" w:date="2018-07-04T11:15:00Z"/>
                        <w:noProof/>
                      </w:rPr>
                    </w:pPr>
                    <w:del w:id="2254" w:author="felipe campo" w:date="2018-07-04T11:15:00Z">
                      <w:r w:rsidRPr="000C3692" w:rsidDel="00515FE7">
                        <w:rPr>
                          <w:noProof/>
                        </w:rPr>
                        <w:delText>Software Engineering Institute, "Defining an Architecture," [Online]. Available: http://www.sei.cmu.edu/architecture/tools/define/add.cfm.</w:delText>
                      </w:r>
                    </w:del>
                  </w:p>
                </w:tc>
              </w:tr>
              <w:tr w:rsidR="00C869BB" w:rsidRPr="00B30A26" w:rsidDel="00515FE7" w14:paraId="4FCC01F1" w14:textId="77777777">
                <w:trPr>
                  <w:divId w:val="1078333170"/>
                  <w:tblCellSpacing w:w="15" w:type="dxa"/>
                  <w:del w:id="2255" w:author="felipe campo" w:date="2018-07-04T11:15:00Z"/>
                </w:trPr>
                <w:tc>
                  <w:tcPr>
                    <w:tcW w:w="50" w:type="pct"/>
                    <w:hideMark/>
                  </w:tcPr>
                  <w:p w14:paraId="567EC80A" w14:textId="77777777" w:rsidR="00C869BB" w:rsidRPr="00AD4287" w:rsidDel="00515FE7" w:rsidRDefault="00C869BB">
                    <w:pPr>
                      <w:pStyle w:val="Bibliografa"/>
                      <w:rPr>
                        <w:del w:id="2256" w:author="felipe campo" w:date="2018-07-04T11:15:00Z"/>
                        <w:noProof/>
                        <w:rPrChange w:id="2257" w:author="Usuario" w:date="2018-07-17T11:21:00Z">
                          <w:rPr>
                            <w:del w:id="2258" w:author="felipe campo" w:date="2018-07-04T11:15:00Z"/>
                            <w:noProof/>
                            <w:lang w:val="es-ES"/>
                          </w:rPr>
                        </w:rPrChange>
                      </w:rPr>
                    </w:pPr>
                    <w:del w:id="2259" w:author="felipe campo" w:date="2018-07-04T11:15:00Z">
                      <w:r w:rsidRPr="00AD4287" w:rsidDel="00515FE7">
                        <w:rPr>
                          <w:noProof/>
                          <w:rPrChange w:id="2260" w:author="Usuario" w:date="2018-07-17T11:21:00Z">
                            <w:rPr>
                              <w:noProof/>
                              <w:lang w:val="es-ES"/>
                            </w:rPr>
                          </w:rPrChange>
                        </w:rPr>
                        <w:delText xml:space="preserve">[16] </w:delText>
                      </w:r>
                    </w:del>
                  </w:p>
                </w:tc>
                <w:tc>
                  <w:tcPr>
                    <w:tcW w:w="0" w:type="auto"/>
                    <w:hideMark/>
                  </w:tcPr>
                  <w:p w14:paraId="58CD1C85" w14:textId="77777777" w:rsidR="00C869BB" w:rsidRPr="000C3692" w:rsidDel="00515FE7" w:rsidRDefault="00C869BB">
                    <w:pPr>
                      <w:pStyle w:val="Bibliografa"/>
                      <w:rPr>
                        <w:del w:id="2261" w:author="felipe campo" w:date="2018-07-04T11:15:00Z"/>
                        <w:noProof/>
                      </w:rPr>
                    </w:pPr>
                    <w:del w:id="2262" w:author="felipe campo" w:date="2018-07-04T11:15:00Z">
                      <w:r w:rsidRPr="000C3692" w:rsidDel="00515FE7">
                        <w:rPr>
                          <w:noProof/>
                        </w:rPr>
                        <w:delText xml:space="preserve">H. Cervantes and R. Kazman, Designing Software Architectures : a practical approach, Addison-Wesley, 2016. </w:delText>
                      </w:r>
                    </w:del>
                  </w:p>
                </w:tc>
              </w:tr>
            </w:tbl>
            <w:p w14:paraId="60735C68" w14:textId="77777777" w:rsidR="00C869BB" w:rsidRPr="000C3692" w:rsidDel="00515FE7" w:rsidRDefault="00C869BB">
              <w:pPr>
                <w:divId w:val="1078333170"/>
                <w:rPr>
                  <w:del w:id="2263" w:author="felipe campo" w:date="2018-07-04T11:15:00Z"/>
                  <w:rFonts w:eastAsia="Times New Roman"/>
                  <w:noProof/>
                </w:rPr>
              </w:pPr>
            </w:p>
            <w:p w14:paraId="480232A6" w14:textId="1A973976" w:rsidR="00F2226C" w:rsidRPr="00B30A26" w:rsidRDefault="00F2226C">
              <w:pPr>
                <w:rPr>
                  <w:lang w:val="es-ES"/>
                </w:rPr>
              </w:pPr>
              <w:r w:rsidRPr="00B30A26">
                <w:rPr>
                  <w:b/>
                  <w:bCs/>
                  <w:noProof/>
                  <w:lang w:val="es-ES"/>
                </w:rPr>
                <w:fldChar w:fldCharType="end"/>
              </w:r>
            </w:p>
          </w:sdtContent>
        </w:sdt>
      </w:sdtContent>
    </w:sdt>
    <w:p w14:paraId="5BDAABEC" w14:textId="0F6E4BC3" w:rsidR="00F2226C" w:rsidRPr="00B30A26" w:rsidRDefault="00F2226C" w:rsidP="00667D60">
      <w:pPr>
        <w:pStyle w:val="Ttulo2"/>
        <w:rPr>
          <w:lang w:val="es-ES"/>
        </w:rPr>
      </w:pPr>
      <w:bookmarkStart w:id="2264" w:name="_Toc518466312"/>
      <w:r w:rsidRPr="00B30A26">
        <w:rPr>
          <w:lang w:val="es-ES"/>
        </w:rPr>
        <w:lastRenderedPageBreak/>
        <w:t>Tabla de Figuras</w:t>
      </w:r>
      <w:bookmarkEnd w:id="2264"/>
    </w:p>
    <w:p w14:paraId="169D9A12" w14:textId="77777777" w:rsidR="00D93D80" w:rsidRPr="00AD4287" w:rsidRDefault="00F2226C">
      <w:pPr>
        <w:pStyle w:val="Tabladeilustraciones"/>
        <w:tabs>
          <w:tab w:val="right" w:leader="dot" w:pos="9350"/>
        </w:tabs>
        <w:rPr>
          <w:ins w:id="2265" w:author="felipe campo" w:date="2017-03-14T10:59:00Z"/>
          <w:rFonts w:asciiTheme="minorHAnsi" w:eastAsiaTheme="minorEastAsia" w:hAnsiTheme="minorHAnsi" w:cstheme="minorBidi"/>
          <w:smallCaps w:val="0"/>
          <w:noProof/>
          <w:sz w:val="24"/>
          <w:szCs w:val="24"/>
          <w:lang w:val="es-CO"/>
          <w:rPrChange w:id="2266" w:author="Usuario" w:date="2018-07-17T11:21:00Z">
            <w:rPr>
              <w:ins w:id="2267" w:author="felipe campo" w:date="2017-03-14T10:59:00Z"/>
              <w:rFonts w:asciiTheme="minorHAnsi" w:eastAsiaTheme="minorEastAsia" w:hAnsiTheme="minorHAnsi" w:cstheme="minorBidi"/>
              <w:smallCaps w:val="0"/>
              <w:noProof/>
              <w:sz w:val="24"/>
              <w:szCs w:val="24"/>
            </w:rPr>
          </w:rPrChange>
        </w:rPr>
      </w:pPr>
      <w:r w:rsidRPr="00B30A26">
        <w:rPr>
          <w:sz w:val="22"/>
          <w:lang w:val="es-ES"/>
        </w:rPr>
        <w:fldChar w:fldCharType="begin"/>
      </w:r>
      <w:r w:rsidRPr="00B30A26">
        <w:rPr>
          <w:sz w:val="22"/>
          <w:lang w:val="es-ES"/>
        </w:rPr>
        <w:instrText xml:space="preserve"> TOC \c "Figura" </w:instrText>
      </w:r>
      <w:r w:rsidRPr="00B30A26">
        <w:rPr>
          <w:sz w:val="22"/>
          <w:lang w:val="es-ES"/>
        </w:rPr>
        <w:fldChar w:fldCharType="separate"/>
      </w:r>
      <w:ins w:id="2268" w:author="felipe campo" w:date="2017-03-14T10:59:00Z">
        <w:r w:rsidR="00D93D80" w:rsidRPr="00462EAA">
          <w:rPr>
            <w:noProof/>
            <w:lang w:val="es-ES"/>
          </w:rPr>
          <w:t>Figura 1 Requisitos Primarios u Objetivos del Sistema</w:t>
        </w:r>
        <w:r w:rsidR="00D93D80" w:rsidRPr="00AD4287">
          <w:rPr>
            <w:noProof/>
            <w:lang w:val="es-CO"/>
            <w:rPrChange w:id="2269" w:author="Usuario" w:date="2018-07-17T11:21:00Z">
              <w:rPr>
                <w:noProof/>
              </w:rPr>
            </w:rPrChange>
          </w:rPr>
          <w:tab/>
        </w:r>
        <w:r w:rsidR="00D93D80">
          <w:rPr>
            <w:noProof/>
          </w:rPr>
          <w:fldChar w:fldCharType="begin"/>
        </w:r>
        <w:r w:rsidR="00D93D80" w:rsidRPr="00AD4287">
          <w:rPr>
            <w:noProof/>
            <w:lang w:val="es-CO"/>
            <w:rPrChange w:id="2270" w:author="Usuario" w:date="2018-07-17T11:21:00Z">
              <w:rPr>
                <w:noProof/>
              </w:rPr>
            </w:rPrChange>
          </w:rPr>
          <w:instrText xml:space="preserve"> PAGEREF _Toc477252559 \h </w:instrText>
        </w:r>
      </w:ins>
      <w:r w:rsidR="00D93D80">
        <w:rPr>
          <w:noProof/>
        </w:rPr>
      </w:r>
      <w:r w:rsidR="00D93D80">
        <w:rPr>
          <w:noProof/>
        </w:rPr>
        <w:fldChar w:fldCharType="separate"/>
      </w:r>
      <w:ins w:id="2271" w:author="felipe campo" w:date="2018-07-04T11:15:00Z">
        <w:r w:rsidR="00515FE7" w:rsidRPr="00AD4287">
          <w:rPr>
            <w:noProof/>
            <w:lang w:val="es-CO"/>
            <w:rPrChange w:id="2272" w:author="Usuario" w:date="2018-07-17T11:21:00Z">
              <w:rPr>
                <w:noProof/>
              </w:rPr>
            </w:rPrChange>
          </w:rPr>
          <w:t>8</w:t>
        </w:r>
      </w:ins>
      <w:ins w:id="2273" w:author="felipe campo" w:date="2017-03-14T10:59:00Z">
        <w:r w:rsidR="00D93D80">
          <w:rPr>
            <w:noProof/>
          </w:rPr>
          <w:fldChar w:fldCharType="end"/>
        </w:r>
      </w:ins>
    </w:p>
    <w:p w14:paraId="372C5744" w14:textId="77777777" w:rsidR="00D93D80" w:rsidRPr="00AD4287" w:rsidRDefault="00D93D80">
      <w:pPr>
        <w:pStyle w:val="Tabladeilustraciones"/>
        <w:tabs>
          <w:tab w:val="right" w:leader="dot" w:pos="9350"/>
        </w:tabs>
        <w:rPr>
          <w:ins w:id="2274" w:author="felipe campo" w:date="2017-03-14T10:59:00Z"/>
          <w:rFonts w:asciiTheme="minorHAnsi" w:eastAsiaTheme="minorEastAsia" w:hAnsiTheme="minorHAnsi" w:cstheme="minorBidi"/>
          <w:smallCaps w:val="0"/>
          <w:noProof/>
          <w:sz w:val="24"/>
          <w:szCs w:val="24"/>
          <w:lang w:val="es-CO"/>
          <w:rPrChange w:id="2275" w:author="Usuario" w:date="2018-07-17T11:21:00Z">
            <w:rPr>
              <w:ins w:id="2276" w:author="felipe campo" w:date="2017-03-14T10:59:00Z"/>
              <w:rFonts w:asciiTheme="minorHAnsi" w:eastAsiaTheme="minorEastAsia" w:hAnsiTheme="minorHAnsi" w:cstheme="minorBidi"/>
              <w:smallCaps w:val="0"/>
              <w:noProof/>
              <w:sz w:val="24"/>
              <w:szCs w:val="24"/>
            </w:rPr>
          </w:rPrChange>
        </w:rPr>
      </w:pPr>
      <w:ins w:id="2277" w:author="felipe campo" w:date="2017-03-14T10:59:00Z">
        <w:r w:rsidRPr="00462EAA">
          <w:rPr>
            <w:noProof/>
            <w:lang w:val="es-ES"/>
          </w:rPr>
          <w:t>Figura 2 Modelo de Requisitos para atributos de calidad</w:t>
        </w:r>
        <w:r w:rsidRPr="00AD4287">
          <w:rPr>
            <w:noProof/>
            <w:lang w:val="es-CO"/>
            <w:rPrChange w:id="2278" w:author="Usuario" w:date="2018-07-17T11:21:00Z">
              <w:rPr>
                <w:noProof/>
              </w:rPr>
            </w:rPrChange>
          </w:rPr>
          <w:tab/>
        </w:r>
        <w:r>
          <w:rPr>
            <w:noProof/>
          </w:rPr>
          <w:fldChar w:fldCharType="begin"/>
        </w:r>
        <w:r w:rsidRPr="00AD4287">
          <w:rPr>
            <w:noProof/>
            <w:lang w:val="es-CO"/>
            <w:rPrChange w:id="2279" w:author="Usuario" w:date="2018-07-17T11:21:00Z">
              <w:rPr>
                <w:noProof/>
              </w:rPr>
            </w:rPrChange>
          </w:rPr>
          <w:instrText xml:space="preserve"> PAGEREF _Toc477252560 \h </w:instrText>
        </w:r>
      </w:ins>
      <w:r>
        <w:rPr>
          <w:noProof/>
        </w:rPr>
      </w:r>
      <w:r>
        <w:rPr>
          <w:noProof/>
        </w:rPr>
        <w:fldChar w:fldCharType="separate"/>
      </w:r>
      <w:ins w:id="2280" w:author="felipe campo" w:date="2018-07-04T11:15:00Z">
        <w:r w:rsidR="00515FE7" w:rsidRPr="00AD4287">
          <w:rPr>
            <w:noProof/>
            <w:lang w:val="es-CO"/>
            <w:rPrChange w:id="2281" w:author="Usuario" w:date="2018-07-17T11:21:00Z">
              <w:rPr>
                <w:noProof/>
              </w:rPr>
            </w:rPrChange>
          </w:rPr>
          <w:t>9</w:t>
        </w:r>
      </w:ins>
      <w:ins w:id="2282" w:author="felipe campo" w:date="2017-03-14T10:59:00Z">
        <w:r>
          <w:rPr>
            <w:noProof/>
          </w:rPr>
          <w:fldChar w:fldCharType="end"/>
        </w:r>
      </w:ins>
    </w:p>
    <w:p w14:paraId="3B1CA46B" w14:textId="77777777" w:rsidR="00D93D80" w:rsidRPr="00AD4287" w:rsidRDefault="00D93D80">
      <w:pPr>
        <w:pStyle w:val="Tabladeilustraciones"/>
        <w:tabs>
          <w:tab w:val="right" w:leader="dot" w:pos="9350"/>
        </w:tabs>
        <w:rPr>
          <w:ins w:id="2283" w:author="felipe campo" w:date="2017-03-14T10:59:00Z"/>
          <w:rFonts w:asciiTheme="minorHAnsi" w:eastAsiaTheme="minorEastAsia" w:hAnsiTheme="minorHAnsi" w:cstheme="minorBidi"/>
          <w:smallCaps w:val="0"/>
          <w:noProof/>
          <w:sz w:val="24"/>
          <w:szCs w:val="24"/>
          <w:lang w:val="es-CO"/>
          <w:rPrChange w:id="2284" w:author="Usuario" w:date="2018-07-17T11:21:00Z">
            <w:rPr>
              <w:ins w:id="2285" w:author="felipe campo" w:date="2017-03-14T10:59:00Z"/>
              <w:rFonts w:asciiTheme="minorHAnsi" w:eastAsiaTheme="minorEastAsia" w:hAnsiTheme="minorHAnsi" w:cstheme="minorBidi"/>
              <w:smallCaps w:val="0"/>
              <w:noProof/>
              <w:sz w:val="24"/>
              <w:szCs w:val="24"/>
            </w:rPr>
          </w:rPrChange>
        </w:rPr>
      </w:pPr>
      <w:ins w:id="2286" w:author="felipe campo" w:date="2017-03-14T10:59:00Z">
        <w:r w:rsidRPr="00462EAA">
          <w:rPr>
            <w:noProof/>
            <w:lang w:val="es-ES"/>
          </w:rPr>
          <w:t>Figura 3 Modelo de proceso de requisitos de Sistema de Información LogCloud</w:t>
        </w:r>
        <w:r w:rsidRPr="00AD4287">
          <w:rPr>
            <w:noProof/>
            <w:lang w:val="es-CO"/>
            <w:rPrChange w:id="2287" w:author="Usuario" w:date="2018-07-17T11:21:00Z">
              <w:rPr>
                <w:noProof/>
              </w:rPr>
            </w:rPrChange>
          </w:rPr>
          <w:tab/>
        </w:r>
        <w:r>
          <w:rPr>
            <w:noProof/>
          </w:rPr>
          <w:fldChar w:fldCharType="begin"/>
        </w:r>
        <w:r w:rsidRPr="00AD4287">
          <w:rPr>
            <w:noProof/>
            <w:lang w:val="es-CO"/>
            <w:rPrChange w:id="2288" w:author="Usuario" w:date="2018-07-17T11:21:00Z">
              <w:rPr>
                <w:noProof/>
              </w:rPr>
            </w:rPrChange>
          </w:rPr>
          <w:instrText xml:space="preserve"> PAGEREF _Toc477252561 \h </w:instrText>
        </w:r>
      </w:ins>
      <w:r>
        <w:rPr>
          <w:noProof/>
        </w:rPr>
      </w:r>
      <w:r>
        <w:rPr>
          <w:noProof/>
        </w:rPr>
        <w:fldChar w:fldCharType="separate"/>
      </w:r>
      <w:ins w:id="2289" w:author="felipe campo" w:date="2018-07-04T11:15:00Z">
        <w:r w:rsidR="00515FE7" w:rsidRPr="00AD4287">
          <w:rPr>
            <w:noProof/>
            <w:lang w:val="es-CO"/>
            <w:rPrChange w:id="2290" w:author="Usuario" w:date="2018-07-17T11:21:00Z">
              <w:rPr>
                <w:noProof/>
              </w:rPr>
            </w:rPrChange>
          </w:rPr>
          <w:t>10</w:t>
        </w:r>
      </w:ins>
      <w:ins w:id="2291" w:author="felipe campo" w:date="2017-03-14T10:59:00Z">
        <w:r>
          <w:rPr>
            <w:noProof/>
          </w:rPr>
          <w:fldChar w:fldCharType="end"/>
        </w:r>
      </w:ins>
    </w:p>
    <w:p w14:paraId="54DC791B" w14:textId="77777777" w:rsidR="00D93D80" w:rsidRPr="00AD4287" w:rsidRDefault="00D93D80">
      <w:pPr>
        <w:pStyle w:val="Tabladeilustraciones"/>
        <w:tabs>
          <w:tab w:val="right" w:leader="dot" w:pos="9350"/>
        </w:tabs>
        <w:rPr>
          <w:ins w:id="2292" w:author="felipe campo" w:date="2017-03-14T10:59:00Z"/>
          <w:rFonts w:asciiTheme="minorHAnsi" w:eastAsiaTheme="minorEastAsia" w:hAnsiTheme="minorHAnsi" w:cstheme="minorBidi"/>
          <w:smallCaps w:val="0"/>
          <w:noProof/>
          <w:sz w:val="24"/>
          <w:szCs w:val="24"/>
          <w:lang w:val="es-CO"/>
          <w:rPrChange w:id="2293" w:author="Usuario" w:date="2018-07-17T11:21:00Z">
            <w:rPr>
              <w:ins w:id="2294" w:author="felipe campo" w:date="2017-03-14T10:59:00Z"/>
              <w:rFonts w:asciiTheme="minorHAnsi" w:eastAsiaTheme="minorEastAsia" w:hAnsiTheme="minorHAnsi" w:cstheme="minorBidi"/>
              <w:smallCaps w:val="0"/>
              <w:noProof/>
              <w:sz w:val="24"/>
              <w:szCs w:val="24"/>
            </w:rPr>
          </w:rPrChange>
        </w:rPr>
      </w:pPr>
      <w:ins w:id="2295" w:author="felipe campo" w:date="2017-03-14T10:59:00Z">
        <w:r w:rsidRPr="00462EAA">
          <w:rPr>
            <w:noProof/>
            <w:lang w:val="es-ES"/>
          </w:rPr>
          <w:t>Figura 4 Diagrama de Actores del Sistema</w:t>
        </w:r>
        <w:r w:rsidRPr="00AD4287">
          <w:rPr>
            <w:noProof/>
            <w:lang w:val="es-CO"/>
            <w:rPrChange w:id="2296" w:author="Usuario" w:date="2018-07-17T11:21:00Z">
              <w:rPr>
                <w:noProof/>
              </w:rPr>
            </w:rPrChange>
          </w:rPr>
          <w:tab/>
        </w:r>
        <w:r>
          <w:rPr>
            <w:noProof/>
          </w:rPr>
          <w:fldChar w:fldCharType="begin"/>
        </w:r>
        <w:r w:rsidRPr="00AD4287">
          <w:rPr>
            <w:noProof/>
            <w:lang w:val="es-CO"/>
            <w:rPrChange w:id="2297" w:author="Usuario" w:date="2018-07-17T11:21:00Z">
              <w:rPr>
                <w:noProof/>
              </w:rPr>
            </w:rPrChange>
          </w:rPr>
          <w:instrText xml:space="preserve"> PAGEREF _Toc477252562 \h </w:instrText>
        </w:r>
      </w:ins>
      <w:r>
        <w:rPr>
          <w:noProof/>
        </w:rPr>
      </w:r>
      <w:r>
        <w:rPr>
          <w:noProof/>
        </w:rPr>
        <w:fldChar w:fldCharType="separate"/>
      </w:r>
      <w:ins w:id="2298" w:author="felipe campo" w:date="2018-07-04T11:15:00Z">
        <w:r w:rsidR="00515FE7" w:rsidRPr="00AD4287">
          <w:rPr>
            <w:noProof/>
            <w:lang w:val="es-CO"/>
            <w:rPrChange w:id="2299" w:author="Usuario" w:date="2018-07-17T11:21:00Z">
              <w:rPr>
                <w:noProof/>
              </w:rPr>
            </w:rPrChange>
          </w:rPr>
          <w:t>12</w:t>
        </w:r>
      </w:ins>
      <w:ins w:id="2300" w:author="felipe campo" w:date="2017-03-14T10:59:00Z">
        <w:r>
          <w:rPr>
            <w:noProof/>
          </w:rPr>
          <w:fldChar w:fldCharType="end"/>
        </w:r>
      </w:ins>
    </w:p>
    <w:p w14:paraId="291EF1A7" w14:textId="77777777" w:rsidR="00D93D80" w:rsidRPr="00AD4287" w:rsidRDefault="00D93D80">
      <w:pPr>
        <w:pStyle w:val="Tabladeilustraciones"/>
        <w:tabs>
          <w:tab w:val="right" w:leader="dot" w:pos="9350"/>
        </w:tabs>
        <w:rPr>
          <w:ins w:id="2301" w:author="felipe campo" w:date="2017-03-14T10:59:00Z"/>
          <w:rFonts w:asciiTheme="minorHAnsi" w:eastAsiaTheme="minorEastAsia" w:hAnsiTheme="minorHAnsi" w:cstheme="minorBidi"/>
          <w:smallCaps w:val="0"/>
          <w:noProof/>
          <w:sz w:val="24"/>
          <w:szCs w:val="24"/>
          <w:lang w:val="es-CO"/>
          <w:rPrChange w:id="2302" w:author="Usuario" w:date="2018-07-17T11:21:00Z">
            <w:rPr>
              <w:ins w:id="2303" w:author="felipe campo" w:date="2017-03-14T10:59:00Z"/>
              <w:rFonts w:asciiTheme="minorHAnsi" w:eastAsiaTheme="minorEastAsia" w:hAnsiTheme="minorHAnsi" w:cstheme="minorBidi"/>
              <w:smallCaps w:val="0"/>
              <w:noProof/>
              <w:sz w:val="24"/>
              <w:szCs w:val="24"/>
            </w:rPr>
          </w:rPrChange>
        </w:rPr>
      </w:pPr>
      <w:ins w:id="2304" w:author="felipe campo" w:date="2017-03-14T10:59:00Z">
        <w:r w:rsidRPr="00462EAA">
          <w:rPr>
            <w:noProof/>
            <w:lang w:val="es-ES"/>
          </w:rPr>
          <w:t>Figura 5 Funcionalidades comunes de sistemas TMS [7]</w:t>
        </w:r>
        <w:r w:rsidRPr="00AD4287">
          <w:rPr>
            <w:noProof/>
            <w:lang w:val="es-CO"/>
            <w:rPrChange w:id="2305" w:author="Usuario" w:date="2018-07-17T11:21:00Z">
              <w:rPr>
                <w:noProof/>
              </w:rPr>
            </w:rPrChange>
          </w:rPr>
          <w:tab/>
        </w:r>
        <w:r>
          <w:rPr>
            <w:noProof/>
          </w:rPr>
          <w:fldChar w:fldCharType="begin"/>
        </w:r>
        <w:r w:rsidRPr="00AD4287">
          <w:rPr>
            <w:noProof/>
            <w:lang w:val="es-CO"/>
            <w:rPrChange w:id="2306" w:author="Usuario" w:date="2018-07-17T11:21:00Z">
              <w:rPr>
                <w:noProof/>
              </w:rPr>
            </w:rPrChange>
          </w:rPr>
          <w:instrText xml:space="preserve"> PAGEREF _Toc477252563 \h </w:instrText>
        </w:r>
      </w:ins>
      <w:r>
        <w:rPr>
          <w:noProof/>
        </w:rPr>
      </w:r>
      <w:r>
        <w:rPr>
          <w:noProof/>
        </w:rPr>
        <w:fldChar w:fldCharType="separate"/>
      </w:r>
      <w:ins w:id="2307" w:author="felipe campo" w:date="2018-07-04T11:15:00Z">
        <w:r w:rsidR="00515FE7" w:rsidRPr="00AD4287">
          <w:rPr>
            <w:noProof/>
            <w:lang w:val="es-CO"/>
            <w:rPrChange w:id="2308" w:author="Usuario" w:date="2018-07-17T11:21:00Z">
              <w:rPr>
                <w:noProof/>
              </w:rPr>
            </w:rPrChange>
          </w:rPr>
          <w:t>15</w:t>
        </w:r>
      </w:ins>
      <w:ins w:id="2309" w:author="felipe campo" w:date="2017-03-14T10:59:00Z">
        <w:r>
          <w:rPr>
            <w:noProof/>
          </w:rPr>
          <w:fldChar w:fldCharType="end"/>
        </w:r>
      </w:ins>
    </w:p>
    <w:p w14:paraId="23295C47" w14:textId="77777777" w:rsidR="00D93D80" w:rsidRPr="00AD4287" w:rsidRDefault="00D93D80">
      <w:pPr>
        <w:pStyle w:val="Tabladeilustraciones"/>
        <w:tabs>
          <w:tab w:val="right" w:leader="dot" w:pos="9350"/>
        </w:tabs>
        <w:rPr>
          <w:ins w:id="2310" w:author="felipe campo" w:date="2017-03-14T10:59:00Z"/>
          <w:rFonts w:asciiTheme="minorHAnsi" w:eastAsiaTheme="minorEastAsia" w:hAnsiTheme="minorHAnsi" w:cstheme="minorBidi"/>
          <w:smallCaps w:val="0"/>
          <w:noProof/>
          <w:sz w:val="24"/>
          <w:szCs w:val="24"/>
          <w:lang w:val="es-CO"/>
          <w:rPrChange w:id="2311" w:author="Usuario" w:date="2018-07-17T11:21:00Z">
            <w:rPr>
              <w:ins w:id="2312" w:author="felipe campo" w:date="2017-03-14T10:59:00Z"/>
              <w:rFonts w:asciiTheme="minorHAnsi" w:eastAsiaTheme="minorEastAsia" w:hAnsiTheme="minorHAnsi" w:cstheme="minorBidi"/>
              <w:smallCaps w:val="0"/>
              <w:noProof/>
              <w:sz w:val="24"/>
              <w:szCs w:val="24"/>
            </w:rPr>
          </w:rPrChange>
        </w:rPr>
      </w:pPr>
      <w:ins w:id="2313" w:author="felipe campo" w:date="2017-03-14T10:59:00Z">
        <w:r w:rsidRPr="00462EAA">
          <w:rPr>
            <w:noProof/>
            <w:lang w:val="es-ES"/>
          </w:rPr>
          <w:t>Figura 6 Diagrama de Paquetes de los Requisitos Funcionales Externos</w:t>
        </w:r>
        <w:r w:rsidRPr="00AD4287">
          <w:rPr>
            <w:noProof/>
            <w:lang w:val="es-CO"/>
            <w:rPrChange w:id="2314" w:author="Usuario" w:date="2018-07-17T11:21:00Z">
              <w:rPr>
                <w:noProof/>
              </w:rPr>
            </w:rPrChange>
          </w:rPr>
          <w:tab/>
        </w:r>
        <w:r>
          <w:rPr>
            <w:noProof/>
          </w:rPr>
          <w:fldChar w:fldCharType="begin"/>
        </w:r>
        <w:r w:rsidRPr="00AD4287">
          <w:rPr>
            <w:noProof/>
            <w:lang w:val="es-CO"/>
            <w:rPrChange w:id="2315" w:author="Usuario" w:date="2018-07-17T11:21:00Z">
              <w:rPr>
                <w:noProof/>
              </w:rPr>
            </w:rPrChange>
          </w:rPr>
          <w:instrText xml:space="preserve"> PAGEREF _Toc477252564 \h </w:instrText>
        </w:r>
      </w:ins>
      <w:r>
        <w:rPr>
          <w:noProof/>
        </w:rPr>
      </w:r>
      <w:r>
        <w:rPr>
          <w:noProof/>
        </w:rPr>
        <w:fldChar w:fldCharType="separate"/>
      </w:r>
      <w:ins w:id="2316" w:author="felipe campo" w:date="2018-07-04T11:15:00Z">
        <w:r w:rsidR="00515FE7" w:rsidRPr="00AD4287">
          <w:rPr>
            <w:noProof/>
            <w:lang w:val="es-CO"/>
            <w:rPrChange w:id="2317" w:author="Usuario" w:date="2018-07-17T11:21:00Z">
              <w:rPr>
                <w:noProof/>
              </w:rPr>
            </w:rPrChange>
          </w:rPr>
          <w:t>17</w:t>
        </w:r>
      </w:ins>
      <w:ins w:id="2318" w:author="felipe campo" w:date="2017-03-14T10:59:00Z">
        <w:r>
          <w:rPr>
            <w:noProof/>
          </w:rPr>
          <w:fldChar w:fldCharType="end"/>
        </w:r>
      </w:ins>
    </w:p>
    <w:p w14:paraId="04C5C3A6" w14:textId="77777777" w:rsidR="00D93D80" w:rsidRPr="00AD4287" w:rsidRDefault="00D93D80">
      <w:pPr>
        <w:pStyle w:val="Tabladeilustraciones"/>
        <w:tabs>
          <w:tab w:val="right" w:leader="dot" w:pos="9350"/>
        </w:tabs>
        <w:rPr>
          <w:ins w:id="2319" w:author="felipe campo" w:date="2017-03-14T10:59:00Z"/>
          <w:rFonts w:asciiTheme="minorHAnsi" w:eastAsiaTheme="minorEastAsia" w:hAnsiTheme="minorHAnsi" w:cstheme="minorBidi"/>
          <w:smallCaps w:val="0"/>
          <w:noProof/>
          <w:sz w:val="24"/>
          <w:szCs w:val="24"/>
          <w:lang w:val="es-CO"/>
          <w:rPrChange w:id="2320" w:author="Usuario" w:date="2018-07-17T11:21:00Z">
            <w:rPr>
              <w:ins w:id="2321" w:author="felipe campo" w:date="2017-03-14T10:59:00Z"/>
              <w:rFonts w:asciiTheme="minorHAnsi" w:eastAsiaTheme="minorEastAsia" w:hAnsiTheme="minorHAnsi" w:cstheme="minorBidi"/>
              <w:smallCaps w:val="0"/>
              <w:noProof/>
              <w:sz w:val="24"/>
              <w:szCs w:val="24"/>
            </w:rPr>
          </w:rPrChange>
        </w:rPr>
      </w:pPr>
      <w:ins w:id="2322" w:author="felipe campo" w:date="2017-03-14T10:59:00Z">
        <w:r w:rsidRPr="00462EAA">
          <w:rPr>
            <w:noProof/>
            <w:lang w:val="es-ES"/>
          </w:rPr>
          <w:t>Figura 7 RFE Requisitos Funcionales Externos Nivel 1</w:t>
        </w:r>
        <w:r w:rsidRPr="00AD4287">
          <w:rPr>
            <w:noProof/>
            <w:lang w:val="es-CO"/>
            <w:rPrChange w:id="2323" w:author="Usuario" w:date="2018-07-17T11:21:00Z">
              <w:rPr>
                <w:noProof/>
              </w:rPr>
            </w:rPrChange>
          </w:rPr>
          <w:tab/>
        </w:r>
        <w:r>
          <w:rPr>
            <w:noProof/>
          </w:rPr>
          <w:fldChar w:fldCharType="begin"/>
        </w:r>
        <w:r w:rsidRPr="00AD4287">
          <w:rPr>
            <w:noProof/>
            <w:lang w:val="es-CO"/>
            <w:rPrChange w:id="2324" w:author="Usuario" w:date="2018-07-17T11:21:00Z">
              <w:rPr>
                <w:noProof/>
              </w:rPr>
            </w:rPrChange>
          </w:rPr>
          <w:instrText xml:space="preserve"> PAGEREF _Toc477252565 \h </w:instrText>
        </w:r>
      </w:ins>
      <w:r>
        <w:rPr>
          <w:noProof/>
        </w:rPr>
      </w:r>
      <w:r>
        <w:rPr>
          <w:noProof/>
        </w:rPr>
        <w:fldChar w:fldCharType="separate"/>
      </w:r>
      <w:ins w:id="2325" w:author="felipe campo" w:date="2018-07-04T11:15:00Z">
        <w:r w:rsidR="00515FE7" w:rsidRPr="00AD4287">
          <w:rPr>
            <w:noProof/>
            <w:lang w:val="es-CO"/>
            <w:rPrChange w:id="2326" w:author="Usuario" w:date="2018-07-17T11:21:00Z">
              <w:rPr>
                <w:noProof/>
              </w:rPr>
            </w:rPrChange>
          </w:rPr>
          <w:t>18</w:t>
        </w:r>
      </w:ins>
      <w:ins w:id="2327" w:author="felipe campo" w:date="2017-03-14T10:59:00Z">
        <w:r>
          <w:rPr>
            <w:noProof/>
          </w:rPr>
          <w:fldChar w:fldCharType="end"/>
        </w:r>
      </w:ins>
    </w:p>
    <w:p w14:paraId="31EF5F18" w14:textId="77777777" w:rsidR="00D93D80" w:rsidRPr="00AD4287" w:rsidRDefault="00D93D80">
      <w:pPr>
        <w:pStyle w:val="Tabladeilustraciones"/>
        <w:tabs>
          <w:tab w:val="right" w:leader="dot" w:pos="9350"/>
        </w:tabs>
        <w:rPr>
          <w:ins w:id="2328" w:author="felipe campo" w:date="2017-03-14T10:59:00Z"/>
          <w:rFonts w:asciiTheme="minorHAnsi" w:eastAsiaTheme="minorEastAsia" w:hAnsiTheme="minorHAnsi" w:cstheme="minorBidi"/>
          <w:smallCaps w:val="0"/>
          <w:noProof/>
          <w:sz w:val="24"/>
          <w:szCs w:val="24"/>
          <w:lang w:val="es-CO"/>
          <w:rPrChange w:id="2329" w:author="Usuario" w:date="2018-07-17T11:21:00Z">
            <w:rPr>
              <w:ins w:id="2330" w:author="felipe campo" w:date="2017-03-14T10:59:00Z"/>
              <w:rFonts w:asciiTheme="minorHAnsi" w:eastAsiaTheme="minorEastAsia" w:hAnsiTheme="minorHAnsi" w:cstheme="minorBidi"/>
              <w:smallCaps w:val="0"/>
              <w:noProof/>
              <w:sz w:val="24"/>
              <w:szCs w:val="24"/>
            </w:rPr>
          </w:rPrChange>
        </w:rPr>
      </w:pPr>
      <w:ins w:id="2331" w:author="felipe campo" w:date="2017-03-14T10:59:00Z">
        <w:r w:rsidRPr="00462EAA">
          <w:rPr>
            <w:noProof/>
            <w:lang w:val="es-ES"/>
          </w:rPr>
          <w:t>Figura 8 RFE Nivel 2 Gestionar Envíos y Pedidos</w:t>
        </w:r>
        <w:r w:rsidRPr="00AD4287">
          <w:rPr>
            <w:noProof/>
            <w:lang w:val="es-CO"/>
            <w:rPrChange w:id="2332" w:author="Usuario" w:date="2018-07-17T11:21:00Z">
              <w:rPr>
                <w:noProof/>
              </w:rPr>
            </w:rPrChange>
          </w:rPr>
          <w:tab/>
        </w:r>
        <w:r>
          <w:rPr>
            <w:noProof/>
          </w:rPr>
          <w:fldChar w:fldCharType="begin"/>
        </w:r>
        <w:r w:rsidRPr="00AD4287">
          <w:rPr>
            <w:noProof/>
            <w:lang w:val="es-CO"/>
            <w:rPrChange w:id="2333" w:author="Usuario" w:date="2018-07-17T11:21:00Z">
              <w:rPr>
                <w:noProof/>
              </w:rPr>
            </w:rPrChange>
          </w:rPr>
          <w:instrText xml:space="preserve"> PAGEREF _Toc477252566 \h </w:instrText>
        </w:r>
      </w:ins>
      <w:r>
        <w:rPr>
          <w:noProof/>
        </w:rPr>
      </w:r>
      <w:r>
        <w:rPr>
          <w:noProof/>
        </w:rPr>
        <w:fldChar w:fldCharType="separate"/>
      </w:r>
      <w:ins w:id="2334" w:author="felipe campo" w:date="2018-07-04T11:15:00Z">
        <w:r w:rsidR="00515FE7" w:rsidRPr="00AD4287">
          <w:rPr>
            <w:noProof/>
            <w:lang w:val="es-CO"/>
            <w:rPrChange w:id="2335" w:author="Usuario" w:date="2018-07-17T11:21:00Z">
              <w:rPr>
                <w:noProof/>
              </w:rPr>
            </w:rPrChange>
          </w:rPr>
          <w:t>19</w:t>
        </w:r>
      </w:ins>
      <w:ins w:id="2336" w:author="felipe campo" w:date="2017-03-14T10:59:00Z">
        <w:r>
          <w:rPr>
            <w:noProof/>
          </w:rPr>
          <w:fldChar w:fldCharType="end"/>
        </w:r>
      </w:ins>
    </w:p>
    <w:p w14:paraId="471FE081" w14:textId="77777777" w:rsidR="00D93D80" w:rsidRPr="00AD4287" w:rsidRDefault="00D93D80">
      <w:pPr>
        <w:pStyle w:val="Tabladeilustraciones"/>
        <w:tabs>
          <w:tab w:val="right" w:leader="dot" w:pos="9350"/>
        </w:tabs>
        <w:rPr>
          <w:ins w:id="2337" w:author="felipe campo" w:date="2017-03-14T10:59:00Z"/>
          <w:rFonts w:asciiTheme="minorHAnsi" w:eastAsiaTheme="minorEastAsia" w:hAnsiTheme="minorHAnsi" w:cstheme="minorBidi"/>
          <w:smallCaps w:val="0"/>
          <w:noProof/>
          <w:sz w:val="24"/>
          <w:szCs w:val="24"/>
          <w:lang w:val="es-CO"/>
          <w:rPrChange w:id="2338" w:author="Usuario" w:date="2018-07-17T11:21:00Z">
            <w:rPr>
              <w:ins w:id="2339" w:author="felipe campo" w:date="2017-03-14T10:59:00Z"/>
              <w:rFonts w:asciiTheme="minorHAnsi" w:eastAsiaTheme="minorEastAsia" w:hAnsiTheme="minorHAnsi" w:cstheme="minorBidi"/>
              <w:smallCaps w:val="0"/>
              <w:noProof/>
              <w:sz w:val="24"/>
              <w:szCs w:val="24"/>
            </w:rPr>
          </w:rPrChange>
        </w:rPr>
      </w:pPr>
      <w:ins w:id="2340" w:author="felipe campo" w:date="2017-03-14T10:59:00Z">
        <w:r w:rsidRPr="00462EAA">
          <w:rPr>
            <w:noProof/>
            <w:lang w:val="es-ES"/>
          </w:rPr>
          <w:t>Figura 9 RFE Nivel 2 Planificar la Carga</w:t>
        </w:r>
        <w:r w:rsidRPr="00AD4287">
          <w:rPr>
            <w:noProof/>
            <w:lang w:val="es-CO"/>
            <w:rPrChange w:id="2341" w:author="Usuario" w:date="2018-07-17T11:21:00Z">
              <w:rPr>
                <w:noProof/>
              </w:rPr>
            </w:rPrChange>
          </w:rPr>
          <w:tab/>
        </w:r>
        <w:r>
          <w:rPr>
            <w:noProof/>
          </w:rPr>
          <w:fldChar w:fldCharType="begin"/>
        </w:r>
        <w:r w:rsidRPr="00AD4287">
          <w:rPr>
            <w:noProof/>
            <w:lang w:val="es-CO"/>
            <w:rPrChange w:id="2342" w:author="Usuario" w:date="2018-07-17T11:21:00Z">
              <w:rPr>
                <w:noProof/>
              </w:rPr>
            </w:rPrChange>
          </w:rPr>
          <w:instrText xml:space="preserve"> PAGEREF _Toc477252567 \h </w:instrText>
        </w:r>
      </w:ins>
      <w:r>
        <w:rPr>
          <w:noProof/>
        </w:rPr>
      </w:r>
      <w:r>
        <w:rPr>
          <w:noProof/>
        </w:rPr>
        <w:fldChar w:fldCharType="separate"/>
      </w:r>
      <w:ins w:id="2343" w:author="felipe campo" w:date="2018-07-04T11:15:00Z">
        <w:r w:rsidR="00515FE7" w:rsidRPr="00AD4287">
          <w:rPr>
            <w:noProof/>
            <w:lang w:val="es-CO"/>
            <w:rPrChange w:id="2344" w:author="Usuario" w:date="2018-07-17T11:21:00Z">
              <w:rPr>
                <w:noProof/>
              </w:rPr>
            </w:rPrChange>
          </w:rPr>
          <w:t>20</w:t>
        </w:r>
      </w:ins>
      <w:ins w:id="2345" w:author="felipe campo" w:date="2017-03-14T10:59:00Z">
        <w:r>
          <w:rPr>
            <w:noProof/>
          </w:rPr>
          <w:fldChar w:fldCharType="end"/>
        </w:r>
      </w:ins>
    </w:p>
    <w:p w14:paraId="2CF484F7" w14:textId="77777777" w:rsidR="00D93D80" w:rsidRPr="00AD4287" w:rsidRDefault="00D93D80">
      <w:pPr>
        <w:pStyle w:val="Tabladeilustraciones"/>
        <w:tabs>
          <w:tab w:val="right" w:leader="dot" w:pos="9350"/>
        </w:tabs>
        <w:rPr>
          <w:ins w:id="2346" w:author="felipe campo" w:date="2017-03-14T10:59:00Z"/>
          <w:rFonts w:asciiTheme="minorHAnsi" w:eastAsiaTheme="minorEastAsia" w:hAnsiTheme="minorHAnsi" w:cstheme="minorBidi"/>
          <w:smallCaps w:val="0"/>
          <w:noProof/>
          <w:sz w:val="24"/>
          <w:szCs w:val="24"/>
          <w:lang w:val="es-CO"/>
          <w:rPrChange w:id="2347" w:author="Usuario" w:date="2018-07-17T11:21:00Z">
            <w:rPr>
              <w:ins w:id="2348" w:author="felipe campo" w:date="2017-03-14T10:59:00Z"/>
              <w:rFonts w:asciiTheme="minorHAnsi" w:eastAsiaTheme="minorEastAsia" w:hAnsiTheme="minorHAnsi" w:cstheme="minorBidi"/>
              <w:smallCaps w:val="0"/>
              <w:noProof/>
              <w:sz w:val="24"/>
              <w:szCs w:val="24"/>
            </w:rPr>
          </w:rPrChange>
        </w:rPr>
      </w:pPr>
      <w:ins w:id="2349" w:author="felipe campo" w:date="2017-03-14T10:59:00Z">
        <w:r w:rsidRPr="00462EAA">
          <w:rPr>
            <w:noProof/>
            <w:lang w:val="es-ES"/>
          </w:rPr>
          <w:t>Figura 10 RFE Nivel 2 Gestionar Eventos</w:t>
        </w:r>
        <w:r w:rsidRPr="00AD4287">
          <w:rPr>
            <w:noProof/>
            <w:lang w:val="es-CO"/>
            <w:rPrChange w:id="2350" w:author="Usuario" w:date="2018-07-17T11:21:00Z">
              <w:rPr>
                <w:noProof/>
              </w:rPr>
            </w:rPrChange>
          </w:rPr>
          <w:tab/>
        </w:r>
        <w:r>
          <w:rPr>
            <w:noProof/>
          </w:rPr>
          <w:fldChar w:fldCharType="begin"/>
        </w:r>
        <w:r w:rsidRPr="00AD4287">
          <w:rPr>
            <w:noProof/>
            <w:lang w:val="es-CO"/>
            <w:rPrChange w:id="2351" w:author="Usuario" w:date="2018-07-17T11:21:00Z">
              <w:rPr>
                <w:noProof/>
              </w:rPr>
            </w:rPrChange>
          </w:rPr>
          <w:instrText xml:space="preserve"> PAGEREF _Toc477252568 \h </w:instrText>
        </w:r>
      </w:ins>
      <w:r>
        <w:rPr>
          <w:noProof/>
        </w:rPr>
      </w:r>
      <w:r>
        <w:rPr>
          <w:noProof/>
        </w:rPr>
        <w:fldChar w:fldCharType="separate"/>
      </w:r>
      <w:ins w:id="2352" w:author="felipe campo" w:date="2018-07-04T11:15:00Z">
        <w:r w:rsidR="00515FE7" w:rsidRPr="00AD4287">
          <w:rPr>
            <w:noProof/>
            <w:lang w:val="es-CO"/>
            <w:rPrChange w:id="2353" w:author="Usuario" w:date="2018-07-17T11:21:00Z">
              <w:rPr>
                <w:noProof/>
              </w:rPr>
            </w:rPrChange>
          </w:rPr>
          <w:t>21</w:t>
        </w:r>
      </w:ins>
      <w:ins w:id="2354" w:author="felipe campo" w:date="2017-03-14T10:59:00Z">
        <w:r>
          <w:rPr>
            <w:noProof/>
          </w:rPr>
          <w:fldChar w:fldCharType="end"/>
        </w:r>
      </w:ins>
    </w:p>
    <w:p w14:paraId="3B9DB1E0" w14:textId="77777777" w:rsidR="00D93D80" w:rsidRPr="00AD4287" w:rsidRDefault="00D93D80">
      <w:pPr>
        <w:pStyle w:val="Tabladeilustraciones"/>
        <w:tabs>
          <w:tab w:val="right" w:leader="dot" w:pos="9350"/>
        </w:tabs>
        <w:rPr>
          <w:ins w:id="2355" w:author="felipe campo" w:date="2017-03-14T10:59:00Z"/>
          <w:rFonts w:asciiTheme="minorHAnsi" w:eastAsiaTheme="minorEastAsia" w:hAnsiTheme="minorHAnsi" w:cstheme="minorBidi"/>
          <w:smallCaps w:val="0"/>
          <w:noProof/>
          <w:sz w:val="24"/>
          <w:szCs w:val="24"/>
          <w:lang w:val="es-CO"/>
          <w:rPrChange w:id="2356" w:author="Usuario" w:date="2018-07-17T11:21:00Z">
            <w:rPr>
              <w:ins w:id="2357" w:author="felipe campo" w:date="2017-03-14T10:59:00Z"/>
              <w:rFonts w:asciiTheme="minorHAnsi" w:eastAsiaTheme="minorEastAsia" w:hAnsiTheme="minorHAnsi" w:cstheme="minorBidi"/>
              <w:smallCaps w:val="0"/>
              <w:noProof/>
              <w:sz w:val="24"/>
              <w:szCs w:val="24"/>
            </w:rPr>
          </w:rPrChange>
        </w:rPr>
      </w:pPr>
      <w:ins w:id="2358" w:author="felipe campo" w:date="2017-03-14T10:59:00Z">
        <w:r w:rsidRPr="00462EAA">
          <w:rPr>
            <w:noProof/>
            <w:lang w:val="es-ES"/>
          </w:rPr>
          <w:t>Figura 11 Gestión de la Operación</w:t>
        </w:r>
        <w:r w:rsidRPr="00AD4287">
          <w:rPr>
            <w:noProof/>
            <w:lang w:val="es-CO"/>
            <w:rPrChange w:id="2359" w:author="Usuario" w:date="2018-07-17T11:21:00Z">
              <w:rPr>
                <w:noProof/>
              </w:rPr>
            </w:rPrChange>
          </w:rPr>
          <w:tab/>
        </w:r>
        <w:r>
          <w:rPr>
            <w:noProof/>
          </w:rPr>
          <w:fldChar w:fldCharType="begin"/>
        </w:r>
        <w:r w:rsidRPr="00AD4287">
          <w:rPr>
            <w:noProof/>
            <w:lang w:val="es-CO"/>
            <w:rPrChange w:id="2360" w:author="Usuario" w:date="2018-07-17T11:21:00Z">
              <w:rPr>
                <w:noProof/>
              </w:rPr>
            </w:rPrChange>
          </w:rPr>
          <w:instrText xml:space="preserve"> PAGEREF _Toc477252569 \h </w:instrText>
        </w:r>
      </w:ins>
      <w:r>
        <w:rPr>
          <w:noProof/>
        </w:rPr>
      </w:r>
      <w:r>
        <w:rPr>
          <w:noProof/>
        </w:rPr>
        <w:fldChar w:fldCharType="separate"/>
      </w:r>
      <w:ins w:id="2361" w:author="felipe campo" w:date="2018-07-04T11:15:00Z">
        <w:r w:rsidR="00515FE7" w:rsidRPr="00AD4287">
          <w:rPr>
            <w:noProof/>
            <w:lang w:val="es-CO"/>
            <w:rPrChange w:id="2362" w:author="Usuario" w:date="2018-07-17T11:21:00Z">
              <w:rPr>
                <w:noProof/>
              </w:rPr>
            </w:rPrChange>
          </w:rPr>
          <w:t>22</w:t>
        </w:r>
      </w:ins>
      <w:ins w:id="2363" w:author="felipe campo" w:date="2017-03-14T10:59:00Z">
        <w:r>
          <w:rPr>
            <w:noProof/>
          </w:rPr>
          <w:fldChar w:fldCharType="end"/>
        </w:r>
      </w:ins>
    </w:p>
    <w:p w14:paraId="2BBDB66B" w14:textId="77777777" w:rsidR="00D93D80" w:rsidRPr="00AD4287" w:rsidRDefault="00D93D80">
      <w:pPr>
        <w:pStyle w:val="Tabladeilustraciones"/>
        <w:tabs>
          <w:tab w:val="right" w:leader="dot" w:pos="9350"/>
        </w:tabs>
        <w:rPr>
          <w:ins w:id="2364" w:author="felipe campo" w:date="2017-03-14T10:59:00Z"/>
          <w:rFonts w:asciiTheme="minorHAnsi" w:eastAsiaTheme="minorEastAsia" w:hAnsiTheme="minorHAnsi" w:cstheme="minorBidi"/>
          <w:smallCaps w:val="0"/>
          <w:noProof/>
          <w:sz w:val="24"/>
          <w:szCs w:val="24"/>
          <w:lang w:val="es-CO"/>
          <w:rPrChange w:id="2365" w:author="Usuario" w:date="2018-07-17T11:21:00Z">
            <w:rPr>
              <w:ins w:id="2366" w:author="felipe campo" w:date="2017-03-14T10:59:00Z"/>
              <w:rFonts w:asciiTheme="minorHAnsi" w:eastAsiaTheme="minorEastAsia" w:hAnsiTheme="minorHAnsi" w:cstheme="minorBidi"/>
              <w:smallCaps w:val="0"/>
              <w:noProof/>
              <w:sz w:val="24"/>
              <w:szCs w:val="24"/>
            </w:rPr>
          </w:rPrChange>
        </w:rPr>
      </w:pPr>
      <w:ins w:id="2367" w:author="felipe campo" w:date="2017-03-14T10:59:00Z">
        <w:r w:rsidRPr="00462EAA">
          <w:rPr>
            <w:noProof/>
            <w:lang w:val="es-ES"/>
          </w:rPr>
          <w:t>Figura 12 RFE Nivel 2 Visibilizar la Carga</w:t>
        </w:r>
        <w:r w:rsidRPr="00AD4287">
          <w:rPr>
            <w:noProof/>
            <w:lang w:val="es-CO"/>
            <w:rPrChange w:id="2368" w:author="Usuario" w:date="2018-07-17T11:21:00Z">
              <w:rPr>
                <w:noProof/>
              </w:rPr>
            </w:rPrChange>
          </w:rPr>
          <w:tab/>
        </w:r>
        <w:r>
          <w:rPr>
            <w:noProof/>
          </w:rPr>
          <w:fldChar w:fldCharType="begin"/>
        </w:r>
        <w:r w:rsidRPr="00AD4287">
          <w:rPr>
            <w:noProof/>
            <w:lang w:val="es-CO"/>
            <w:rPrChange w:id="2369" w:author="Usuario" w:date="2018-07-17T11:21:00Z">
              <w:rPr>
                <w:noProof/>
              </w:rPr>
            </w:rPrChange>
          </w:rPr>
          <w:instrText xml:space="preserve"> PAGEREF _Toc477252570 \h </w:instrText>
        </w:r>
      </w:ins>
      <w:r>
        <w:rPr>
          <w:noProof/>
        </w:rPr>
      </w:r>
      <w:r>
        <w:rPr>
          <w:noProof/>
        </w:rPr>
        <w:fldChar w:fldCharType="separate"/>
      </w:r>
      <w:ins w:id="2370" w:author="felipe campo" w:date="2018-07-04T11:15:00Z">
        <w:r w:rsidR="00515FE7" w:rsidRPr="00AD4287">
          <w:rPr>
            <w:noProof/>
            <w:lang w:val="es-CO"/>
            <w:rPrChange w:id="2371" w:author="Usuario" w:date="2018-07-17T11:21:00Z">
              <w:rPr>
                <w:noProof/>
              </w:rPr>
            </w:rPrChange>
          </w:rPr>
          <w:t>23</w:t>
        </w:r>
      </w:ins>
      <w:ins w:id="2372" w:author="felipe campo" w:date="2017-03-14T10:59:00Z">
        <w:r>
          <w:rPr>
            <w:noProof/>
          </w:rPr>
          <w:fldChar w:fldCharType="end"/>
        </w:r>
      </w:ins>
    </w:p>
    <w:p w14:paraId="280BEAC2" w14:textId="77777777" w:rsidR="00D93D80" w:rsidRPr="00AD4287" w:rsidRDefault="00D93D80">
      <w:pPr>
        <w:pStyle w:val="Tabladeilustraciones"/>
        <w:tabs>
          <w:tab w:val="right" w:leader="dot" w:pos="9350"/>
        </w:tabs>
        <w:rPr>
          <w:ins w:id="2373" w:author="felipe campo" w:date="2017-03-14T10:59:00Z"/>
          <w:rFonts w:asciiTheme="minorHAnsi" w:eastAsiaTheme="minorEastAsia" w:hAnsiTheme="minorHAnsi" w:cstheme="minorBidi"/>
          <w:smallCaps w:val="0"/>
          <w:noProof/>
          <w:sz w:val="24"/>
          <w:szCs w:val="24"/>
          <w:lang w:val="es-CO"/>
          <w:rPrChange w:id="2374" w:author="Usuario" w:date="2018-07-17T11:21:00Z">
            <w:rPr>
              <w:ins w:id="2375" w:author="felipe campo" w:date="2017-03-14T10:59:00Z"/>
              <w:rFonts w:asciiTheme="minorHAnsi" w:eastAsiaTheme="minorEastAsia" w:hAnsiTheme="minorHAnsi" w:cstheme="minorBidi"/>
              <w:smallCaps w:val="0"/>
              <w:noProof/>
              <w:sz w:val="24"/>
              <w:szCs w:val="24"/>
            </w:rPr>
          </w:rPrChange>
        </w:rPr>
      </w:pPr>
      <w:ins w:id="2376" w:author="felipe campo" w:date="2017-03-14T10:59:00Z">
        <w:r w:rsidRPr="00462EAA">
          <w:rPr>
            <w:noProof/>
            <w:lang w:val="es-ES"/>
          </w:rPr>
          <w:t>Figura 13 RFE Nivel 2 Rutear y programar envíos</w:t>
        </w:r>
        <w:r w:rsidRPr="00AD4287">
          <w:rPr>
            <w:noProof/>
            <w:lang w:val="es-CO"/>
            <w:rPrChange w:id="2377" w:author="Usuario" w:date="2018-07-17T11:21:00Z">
              <w:rPr>
                <w:noProof/>
              </w:rPr>
            </w:rPrChange>
          </w:rPr>
          <w:tab/>
        </w:r>
        <w:r>
          <w:rPr>
            <w:noProof/>
          </w:rPr>
          <w:fldChar w:fldCharType="begin"/>
        </w:r>
        <w:r w:rsidRPr="00AD4287">
          <w:rPr>
            <w:noProof/>
            <w:lang w:val="es-CO"/>
            <w:rPrChange w:id="2378" w:author="Usuario" w:date="2018-07-17T11:21:00Z">
              <w:rPr>
                <w:noProof/>
              </w:rPr>
            </w:rPrChange>
          </w:rPr>
          <w:instrText xml:space="preserve"> PAGEREF _Toc477252571 \h </w:instrText>
        </w:r>
      </w:ins>
      <w:r>
        <w:rPr>
          <w:noProof/>
        </w:rPr>
      </w:r>
      <w:r>
        <w:rPr>
          <w:noProof/>
        </w:rPr>
        <w:fldChar w:fldCharType="separate"/>
      </w:r>
      <w:ins w:id="2379" w:author="felipe campo" w:date="2018-07-04T11:15:00Z">
        <w:r w:rsidR="00515FE7" w:rsidRPr="00AD4287">
          <w:rPr>
            <w:noProof/>
            <w:lang w:val="es-CO"/>
            <w:rPrChange w:id="2380" w:author="Usuario" w:date="2018-07-17T11:21:00Z">
              <w:rPr>
                <w:noProof/>
              </w:rPr>
            </w:rPrChange>
          </w:rPr>
          <w:t>24</w:t>
        </w:r>
      </w:ins>
      <w:ins w:id="2381" w:author="felipe campo" w:date="2017-03-14T10:59:00Z">
        <w:r>
          <w:rPr>
            <w:noProof/>
          </w:rPr>
          <w:fldChar w:fldCharType="end"/>
        </w:r>
      </w:ins>
    </w:p>
    <w:p w14:paraId="6C39DDAE" w14:textId="77777777" w:rsidR="00D93D80" w:rsidRPr="00AD4287" w:rsidRDefault="00D93D80">
      <w:pPr>
        <w:pStyle w:val="Tabladeilustraciones"/>
        <w:tabs>
          <w:tab w:val="right" w:leader="dot" w:pos="9350"/>
        </w:tabs>
        <w:rPr>
          <w:ins w:id="2382" w:author="felipe campo" w:date="2017-03-14T10:59:00Z"/>
          <w:rFonts w:asciiTheme="minorHAnsi" w:eastAsiaTheme="minorEastAsia" w:hAnsiTheme="minorHAnsi" w:cstheme="minorBidi"/>
          <w:smallCaps w:val="0"/>
          <w:noProof/>
          <w:sz w:val="24"/>
          <w:szCs w:val="24"/>
          <w:lang w:val="es-CO"/>
          <w:rPrChange w:id="2383" w:author="Usuario" w:date="2018-07-17T11:21:00Z">
            <w:rPr>
              <w:ins w:id="2384" w:author="felipe campo" w:date="2017-03-14T10:59:00Z"/>
              <w:rFonts w:asciiTheme="minorHAnsi" w:eastAsiaTheme="minorEastAsia" w:hAnsiTheme="minorHAnsi" w:cstheme="minorBidi"/>
              <w:smallCaps w:val="0"/>
              <w:noProof/>
              <w:sz w:val="24"/>
              <w:szCs w:val="24"/>
            </w:rPr>
          </w:rPrChange>
        </w:rPr>
      </w:pPr>
      <w:ins w:id="2385" w:author="felipe campo" w:date="2017-03-14T10:59:00Z">
        <w:r w:rsidRPr="00462EAA">
          <w:rPr>
            <w:noProof/>
            <w:lang w:val="es-ES"/>
          </w:rPr>
          <w:t>Figura 14 RFE Nivel 2 Finalizar Envíos</w:t>
        </w:r>
        <w:r w:rsidRPr="00AD4287">
          <w:rPr>
            <w:noProof/>
            <w:lang w:val="es-CO"/>
            <w:rPrChange w:id="2386" w:author="Usuario" w:date="2018-07-17T11:21:00Z">
              <w:rPr>
                <w:noProof/>
              </w:rPr>
            </w:rPrChange>
          </w:rPr>
          <w:tab/>
        </w:r>
        <w:r>
          <w:rPr>
            <w:noProof/>
          </w:rPr>
          <w:fldChar w:fldCharType="begin"/>
        </w:r>
        <w:r w:rsidRPr="00AD4287">
          <w:rPr>
            <w:noProof/>
            <w:lang w:val="es-CO"/>
            <w:rPrChange w:id="2387" w:author="Usuario" w:date="2018-07-17T11:21:00Z">
              <w:rPr>
                <w:noProof/>
              </w:rPr>
            </w:rPrChange>
          </w:rPr>
          <w:instrText xml:space="preserve"> PAGEREF _Toc477252572 \h </w:instrText>
        </w:r>
      </w:ins>
      <w:r>
        <w:rPr>
          <w:noProof/>
        </w:rPr>
      </w:r>
      <w:r>
        <w:rPr>
          <w:noProof/>
        </w:rPr>
        <w:fldChar w:fldCharType="separate"/>
      </w:r>
      <w:ins w:id="2388" w:author="felipe campo" w:date="2018-07-04T11:15:00Z">
        <w:r w:rsidR="00515FE7" w:rsidRPr="00AD4287">
          <w:rPr>
            <w:noProof/>
            <w:lang w:val="es-CO"/>
            <w:rPrChange w:id="2389" w:author="Usuario" w:date="2018-07-17T11:21:00Z">
              <w:rPr>
                <w:noProof/>
              </w:rPr>
            </w:rPrChange>
          </w:rPr>
          <w:t>24</w:t>
        </w:r>
      </w:ins>
      <w:ins w:id="2390" w:author="felipe campo" w:date="2017-03-14T10:59:00Z">
        <w:r>
          <w:rPr>
            <w:noProof/>
          </w:rPr>
          <w:fldChar w:fldCharType="end"/>
        </w:r>
      </w:ins>
    </w:p>
    <w:p w14:paraId="02FA47D0" w14:textId="77777777" w:rsidR="00D93D80" w:rsidRPr="00AD4287" w:rsidRDefault="00D93D80">
      <w:pPr>
        <w:pStyle w:val="Tabladeilustraciones"/>
        <w:tabs>
          <w:tab w:val="right" w:leader="dot" w:pos="9350"/>
        </w:tabs>
        <w:rPr>
          <w:ins w:id="2391" w:author="felipe campo" w:date="2017-03-14T10:59:00Z"/>
          <w:rFonts w:asciiTheme="minorHAnsi" w:eastAsiaTheme="minorEastAsia" w:hAnsiTheme="minorHAnsi" w:cstheme="minorBidi"/>
          <w:smallCaps w:val="0"/>
          <w:noProof/>
          <w:sz w:val="24"/>
          <w:szCs w:val="24"/>
          <w:lang w:val="es-CO"/>
          <w:rPrChange w:id="2392" w:author="Usuario" w:date="2018-07-17T11:21:00Z">
            <w:rPr>
              <w:ins w:id="2393" w:author="felipe campo" w:date="2017-03-14T10:59:00Z"/>
              <w:rFonts w:asciiTheme="minorHAnsi" w:eastAsiaTheme="minorEastAsia" w:hAnsiTheme="minorHAnsi" w:cstheme="minorBidi"/>
              <w:smallCaps w:val="0"/>
              <w:noProof/>
              <w:sz w:val="24"/>
              <w:szCs w:val="24"/>
            </w:rPr>
          </w:rPrChange>
        </w:rPr>
      </w:pPr>
      <w:ins w:id="2394" w:author="felipe campo" w:date="2017-03-14T10:59:00Z">
        <w:r w:rsidRPr="00462EAA">
          <w:rPr>
            <w:noProof/>
            <w:lang w:val="es-ES"/>
          </w:rPr>
          <w:t>Figura 15 Diagrama de Casos de Uso de Requisitos Funcionales Externos</w:t>
        </w:r>
        <w:r w:rsidRPr="00AD4287">
          <w:rPr>
            <w:noProof/>
            <w:lang w:val="es-CO"/>
            <w:rPrChange w:id="2395" w:author="Usuario" w:date="2018-07-17T11:21:00Z">
              <w:rPr>
                <w:noProof/>
              </w:rPr>
            </w:rPrChange>
          </w:rPr>
          <w:tab/>
        </w:r>
        <w:r>
          <w:rPr>
            <w:noProof/>
          </w:rPr>
          <w:fldChar w:fldCharType="begin"/>
        </w:r>
        <w:r w:rsidRPr="00AD4287">
          <w:rPr>
            <w:noProof/>
            <w:lang w:val="es-CO"/>
            <w:rPrChange w:id="2396" w:author="Usuario" w:date="2018-07-17T11:21:00Z">
              <w:rPr>
                <w:noProof/>
              </w:rPr>
            </w:rPrChange>
          </w:rPr>
          <w:instrText xml:space="preserve"> PAGEREF _Toc477252573 \h </w:instrText>
        </w:r>
      </w:ins>
      <w:r>
        <w:rPr>
          <w:noProof/>
        </w:rPr>
      </w:r>
      <w:r>
        <w:rPr>
          <w:noProof/>
        </w:rPr>
        <w:fldChar w:fldCharType="separate"/>
      </w:r>
      <w:ins w:id="2397" w:author="felipe campo" w:date="2018-07-04T11:15:00Z">
        <w:r w:rsidR="00515FE7" w:rsidRPr="00AD4287">
          <w:rPr>
            <w:noProof/>
            <w:lang w:val="es-CO"/>
            <w:rPrChange w:id="2398" w:author="Usuario" w:date="2018-07-17T11:21:00Z">
              <w:rPr>
                <w:noProof/>
              </w:rPr>
            </w:rPrChange>
          </w:rPr>
          <w:t>26</w:t>
        </w:r>
      </w:ins>
      <w:ins w:id="2399" w:author="felipe campo" w:date="2017-03-14T10:59:00Z">
        <w:r>
          <w:rPr>
            <w:noProof/>
          </w:rPr>
          <w:fldChar w:fldCharType="end"/>
        </w:r>
      </w:ins>
    </w:p>
    <w:p w14:paraId="56A1A3BE" w14:textId="77777777" w:rsidR="00D93D80" w:rsidRPr="00AD4287" w:rsidRDefault="00D93D80">
      <w:pPr>
        <w:pStyle w:val="Tabladeilustraciones"/>
        <w:tabs>
          <w:tab w:val="right" w:leader="dot" w:pos="9350"/>
        </w:tabs>
        <w:rPr>
          <w:ins w:id="2400" w:author="felipe campo" w:date="2017-03-14T10:59:00Z"/>
          <w:rFonts w:asciiTheme="minorHAnsi" w:eastAsiaTheme="minorEastAsia" w:hAnsiTheme="minorHAnsi" w:cstheme="minorBidi"/>
          <w:smallCaps w:val="0"/>
          <w:noProof/>
          <w:sz w:val="24"/>
          <w:szCs w:val="24"/>
          <w:lang w:val="es-CO"/>
          <w:rPrChange w:id="2401" w:author="Usuario" w:date="2018-07-17T11:21:00Z">
            <w:rPr>
              <w:ins w:id="2402" w:author="felipe campo" w:date="2017-03-14T10:59:00Z"/>
              <w:rFonts w:asciiTheme="minorHAnsi" w:eastAsiaTheme="minorEastAsia" w:hAnsiTheme="minorHAnsi" w:cstheme="minorBidi"/>
              <w:smallCaps w:val="0"/>
              <w:noProof/>
              <w:sz w:val="24"/>
              <w:szCs w:val="24"/>
            </w:rPr>
          </w:rPrChange>
        </w:rPr>
      </w:pPr>
      <w:ins w:id="2403" w:author="felipe campo" w:date="2017-03-14T10:59:00Z">
        <w:r w:rsidRPr="00462EAA">
          <w:rPr>
            <w:noProof/>
            <w:lang w:val="es-ES"/>
          </w:rPr>
          <w:t>Figura 16 Nivel 2 Requisitos Funcionales Primarios</w:t>
        </w:r>
        <w:r w:rsidRPr="00AD4287">
          <w:rPr>
            <w:noProof/>
            <w:lang w:val="es-CO"/>
            <w:rPrChange w:id="2404" w:author="Usuario" w:date="2018-07-17T11:21:00Z">
              <w:rPr>
                <w:noProof/>
              </w:rPr>
            </w:rPrChange>
          </w:rPr>
          <w:tab/>
        </w:r>
        <w:r>
          <w:rPr>
            <w:noProof/>
          </w:rPr>
          <w:fldChar w:fldCharType="begin"/>
        </w:r>
        <w:r w:rsidRPr="00AD4287">
          <w:rPr>
            <w:noProof/>
            <w:lang w:val="es-CO"/>
            <w:rPrChange w:id="2405" w:author="Usuario" w:date="2018-07-17T11:21:00Z">
              <w:rPr>
                <w:noProof/>
              </w:rPr>
            </w:rPrChange>
          </w:rPr>
          <w:instrText xml:space="preserve"> PAGEREF _Toc477252574 \h </w:instrText>
        </w:r>
      </w:ins>
      <w:r>
        <w:rPr>
          <w:noProof/>
        </w:rPr>
      </w:r>
      <w:r>
        <w:rPr>
          <w:noProof/>
        </w:rPr>
        <w:fldChar w:fldCharType="separate"/>
      </w:r>
      <w:ins w:id="2406" w:author="felipe campo" w:date="2018-07-04T11:15:00Z">
        <w:r w:rsidR="00515FE7" w:rsidRPr="00AD4287">
          <w:rPr>
            <w:noProof/>
            <w:lang w:val="es-CO"/>
            <w:rPrChange w:id="2407" w:author="Usuario" w:date="2018-07-17T11:21:00Z">
              <w:rPr>
                <w:noProof/>
              </w:rPr>
            </w:rPrChange>
          </w:rPr>
          <w:t>27</w:t>
        </w:r>
      </w:ins>
      <w:ins w:id="2408" w:author="felipe campo" w:date="2017-03-14T10:59:00Z">
        <w:r>
          <w:rPr>
            <w:noProof/>
          </w:rPr>
          <w:fldChar w:fldCharType="end"/>
        </w:r>
      </w:ins>
    </w:p>
    <w:p w14:paraId="12139E2C" w14:textId="77777777" w:rsidR="00D93D80" w:rsidRPr="00AD4287" w:rsidRDefault="00D93D80">
      <w:pPr>
        <w:pStyle w:val="Tabladeilustraciones"/>
        <w:tabs>
          <w:tab w:val="right" w:leader="dot" w:pos="9350"/>
        </w:tabs>
        <w:rPr>
          <w:ins w:id="2409" w:author="felipe campo" w:date="2017-03-14T10:59:00Z"/>
          <w:rFonts w:asciiTheme="minorHAnsi" w:eastAsiaTheme="minorEastAsia" w:hAnsiTheme="minorHAnsi" w:cstheme="minorBidi"/>
          <w:smallCaps w:val="0"/>
          <w:noProof/>
          <w:sz w:val="24"/>
          <w:szCs w:val="24"/>
          <w:lang w:val="es-CO"/>
          <w:rPrChange w:id="2410" w:author="Usuario" w:date="2018-07-17T11:21:00Z">
            <w:rPr>
              <w:ins w:id="2411" w:author="felipe campo" w:date="2017-03-14T10:59:00Z"/>
              <w:rFonts w:asciiTheme="minorHAnsi" w:eastAsiaTheme="minorEastAsia" w:hAnsiTheme="minorHAnsi" w:cstheme="minorBidi"/>
              <w:smallCaps w:val="0"/>
              <w:noProof/>
              <w:sz w:val="24"/>
              <w:szCs w:val="24"/>
            </w:rPr>
          </w:rPrChange>
        </w:rPr>
      </w:pPr>
      <w:ins w:id="2412" w:author="felipe campo" w:date="2017-03-14T10:59:00Z">
        <w:r w:rsidRPr="00462EAA">
          <w:rPr>
            <w:noProof/>
            <w:lang w:val="es-ES"/>
          </w:rPr>
          <w:t>Figura 17 Casos de Uso Nivel 2 para el Actor Cargo Modal</w:t>
        </w:r>
        <w:r w:rsidRPr="00AD4287">
          <w:rPr>
            <w:noProof/>
            <w:lang w:val="es-CO"/>
            <w:rPrChange w:id="2413" w:author="Usuario" w:date="2018-07-17T11:21:00Z">
              <w:rPr>
                <w:noProof/>
              </w:rPr>
            </w:rPrChange>
          </w:rPr>
          <w:tab/>
        </w:r>
        <w:r>
          <w:rPr>
            <w:noProof/>
          </w:rPr>
          <w:fldChar w:fldCharType="begin"/>
        </w:r>
        <w:r w:rsidRPr="00AD4287">
          <w:rPr>
            <w:noProof/>
            <w:lang w:val="es-CO"/>
            <w:rPrChange w:id="2414" w:author="Usuario" w:date="2018-07-17T11:21:00Z">
              <w:rPr>
                <w:noProof/>
              </w:rPr>
            </w:rPrChange>
          </w:rPr>
          <w:instrText xml:space="preserve"> PAGEREF _Toc477252575 \h </w:instrText>
        </w:r>
      </w:ins>
      <w:r>
        <w:rPr>
          <w:noProof/>
        </w:rPr>
      </w:r>
      <w:r>
        <w:rPr>
          <w:noProof/>
        </w:rPr>
        <w:fldChar w:fldCharType="separate"/>
      </w:r>
      <w:ins w:id="2415" w:author="felipe campo" w:date="2018-07-04T11:15:00Z">
        <w:r w:rsidR="00515FE7" w:rsidRPr="00AD4287">
          <w:rPr>
            <w:noProof/>
            <w:lang w:val="es-CO"/>
            <w:rPrChange w:id="2416" w:author="Usuario" w:date="2018-07-17T11:21:00Z">
              <w:rPr>
                <w:noProof/>
              </w:rPr>
            </w:rPrChange>
          </w:rPr>
          <w:t>29</w:t>
        </w:r>
      </w:ins>
      <w:ins w:id="2417" w:author="felipe campo" w:date="2017-03-14T10:59:00Z">
        <w:r>
          <w:rPr>
            <w:noProof/>
          </w:rPr>
          <w:fldChar w:fldCharType="end"/>
        </w:r>
      </w:ins>
    </w:p>
    <w:p w14:paraId="15A7C8EA" w14:textId="77777777" w:rsidR="00D93D80" w:rsidRPr="00AD4287" w:rsidRDefault="00D93D80">
      <w:pPr>
        <w:pStyle w:val="Tabladeilustraciones"/>
        <w:tabs>
          <w:tab w:val="right" w:leader="dot" w:pos="9350"/>
        </w:tabs>
        <w:rPr>
          <w:ins w:id="2418" w:author="felipe campo" w:date="2017-03-14T10:59:00Z"/>
          <w:rFonts w:asciiTheme="minorHAnsi" w:eastAsiaTheme="minorEastAsia" w:hAnsiTheme="minorHAnsi" w:cstheme="minorBidi"/>
          <w:smallCaps w:val="0"/>
          <w:noProof/>
          <w:sz w:val="24"/>
          <w:szCs w:val="24"/>
          <w:lang w:val="es-CO"/>
          <w:rPrChange w:id="2419" w:author="Usuario" w:date="2018-07-17T11:21:00Z">
            <w:rPr>
              <w:ins w:id="2420" w:author="felipe campo" w:date="2017-03-14T10:59:00Z"/>
              <w:rFonts w:asciiTheme="minorHAnsi" w:eastAsiaTheme="minorEastAsia" w:hAnsiTheme="minorHAnsi" w:cstheme="minorBidi"/>
              <w:smallCaps w:val="0"/>
              <w:noProof/>
              <w:sz w:val="24"/>
              <w:szCs w:val="24"/>
            </w:rPr>
          </w:rPrChange>
        </w:rPr>
      </w:pPr>
      <w:ins w:id="2421" w:author="felipe campo" w:date="2017-03-14T10:59:00Z">
        <w:r w:rsidRPr="00462EAA">
          <w:rPr>
            <w:noProof/>
            <w:lang w:val="es-ES"/>
          </w:rPr>
          <w:t>Figura 18  Casos de Uso Nivel 2 para usuario de Cargo Modal</w:t>
        </w:r>
        <w:r w:rsidRPr="00AD4287">
          <w:rPr>
            <w:noProof/>
            <w:lang w:val="es-CO"/>
            <w:rPrChange w:id="2422" w:author="Usuario" w:date="2018-07-17T11:21:00Z">
              <w:rPr>
                <w:noProof/>
              </w:rPr>
            </w:rPrChange>
          </w:rPr>
          <w:tab/>
        </w:r>
        <w:r>
          <w:rPr>
            <w:noProof/>
          </w:rPr>
          <w:fldChar w:fldCharType="begin"/>
        </w:r>
        <w:r w:rsidRPr="00AD4287">
          <w:rPr>
            <w:noProof/>
            <w:lang w:val="es-CO"/>
            <w:rPrChange w:id="2423" w:author="Usuario" w:date="2018-07-17T11:21:00Z">
              <w:rPr>
                <w:noProof/>
              </w:rPr>
            </w:rPrChange>
          </w:rPr>
          <w:instrText xml:space="preserve"> PAGEREF _Toc477252576 \h </w:instrText>
        </w:r>
      </w:ins>
      <w:r>
        <w:rPr>
          <w:noProof/>
        </w:rPr>
      </w:r>
      <w:r>
        <w:rPr>
          <w:noProof/>
        </w:rPr>
        <w:fldChar w:fldCharType="separate"/>
      </w:r>
      <w:ins w:id="2424" w:author="felipe campo" w:date="2018-07-04T11:15:00Z">
        <w:r w:rsidR="00515FE7" w:rsidRPr="00AD4287">
          <w:rPr>
            <w:noProof/>
            <w:lang w:val="es-CO"/>
            <w:rPrChange w:id="2425" w:author="Usuario" w:date="2018-07-17T11:21:00Z">
              <w:rPr>
                <w:noProof/>
              </w:rPr>
            </w:rPrChange>
          </w:rPr>
          <w:t>30</w:t>
        </w:r>
      </w:ins>
      <w:ins w:id="2426" w:author="felipe campo" w:date="2017-03-14T10:59:00Z">
        <w:r>
          <w:rPr>
            <w:noProof/>
          </w:rPr>
          <w:fldChar w:fldCharType="end"/>
        </w:r>
      </w:ins>
    </w:p>
    <w:p w14:paraId="60D3850F" w14:textId="77777777" w:rsidR="00D93D80" w:rsidRPr="00AD4287" w:rsidRDefault="00D93D80">
      <w:pPr>
        <w:pStyle w:val="Tabladeilustraciones"/>
        <w:tabs>
          <w:tab w:val="right" w:leader="dot" w:pos="9350"/>
        </w:tabs>
        <w:rPr>
          <w:ins w:id="2427" w:author="felipe campo" w:date="2017-03-14T10:59:00Z"/>
          <w:rFonts w:asciiTheme="minorHAnsi" w:eastAsiaTheme="minorEastAsia" w:hAnsiTheme="minorHAnsi" w:cstheme="minorBidi"/>
          <w:smallCaps w:val="0"/>
          <w:noProof/>
          <w:sz w:val="24"/>
          <w:szCs w:val="24"/>
          <w:lang w:val="es-CO"/>
          <w:rPrChange w:id="2428" w:author="Usuario" w:date="2018-07-17T11:21:00Z">
            <w:rPr>
              <w:ins w:id="2429" w:author="felipe campo" w:date="2017-03-14T10:59:00Z"/>
              <w:rFonts w:asciiTheme="minorHAnsi" w:eastAsiaTheme="minorEastAsia" w:hAnsiTheme="minorHAnsi" w:cstheme="minorBidi"/>
              <w:smallCaps w:val="0"/>
              <w:noProof/>
              <w:sz w:val="24"/>
              <w:szCs w:val="24"/>
            </w:rPr>
          </w:rPrChange>
        </w:rPr>
      </w:pPr>
      <w:ins w:id="2430" w:author="felipe campo" w:date="2017-03-14T10:59:00Z">
        <w:r w:rsidRPr="00462EAA">
          <w:rPr>
            <w:noProof/>
            <w:lang w:val="es-ES"/>
          </w:rPr>
          <w:t>Figura 19 Requisitos funcionales detallados de Cargo Modal</w:t>
        </w:r>
        <w:r w:rsidRPr="00AD4287">
          <w:rPr>
            <w:noProof/>
            <w:lang w:val="es-CO"/>
            <w:rPrChange w:id="2431" w:author="Usuario" w:date="2018-07-17T11:21:00Z">
              <w:rPr>
                <w:noProof/>
              </w:rPr>
            </w:rPrChange>
          </w:rPr>
          <w:tab/>
        </w:r>
        <w:r>
          <w:rPr>
            <w:noProof/>
          </w:rPr>
          <w:fldChar w:fldCharType="begin"/>
        </w:r>
        <w:r w:rsidRPr="00AD4287">
          <w:rPr>
            <w:noProof/>
            <w:lang w:val="es-CO"/>
            <w:rPrChange w:id="2432" w:author="Usuario" w:date="2018-07-17T11:21:00Z">
              <w:rPr>
                <w:noProof/>
              </w:rPr>
            </w:rPrChange>
          </w:rPr>
          <w:instrText xml:space="preserve"> PAGEREF _Toc477252577 \h </w:instrText>
        </w:r>
      </w:ins>
      <w:r>
        <w:rPr>
          <w:noProof/>
        </w:rPr>
      </w:r>
      <w:r>
        <w:rPr>
          <w:noProof/>
        </w:rPr>
        <w:fldChar w:fldCharType="separate"/>
      </w:r>
      <w:ins w:id="2433" w:author="felipe campo" w:date="2018-07-04T11:15:00Z">
        <w:r w:rsidR="00515FE7" w:rsidRPr="00AD4287">
          <w:rPr>
            <w:noProof/>
            <w:lang w:val="es-CO"/>
            <w:rPrChange w:id="2434" w:author="Usuario" w:date="2018-07-17T11:21:00Z">
              <w:rPr>
                <w:noProof/>
              </w:rPr>
            </w:rPrChange>
          </w:rPr>
          <w:t>31</w:t>
        </w:r>
      </w:ins>
      <w:ins w:id="2435" w:author="felipe campo" w:date="2017-03-14T10:59:00Z">
        <w:r>
          <w:rPr>
            <w:noProof/>
          </w:rPr>
          <w:fldChar w:fldCharType="end"/>
        </w:r>
      </w:ins>
    </w:p>
    <w:p w14:paraId="2DA4784D" w14:textId="77777777" w:rsidR="00D93D80" w:rsidRPr="00AD4287" w:rsidRDefault="00D93D80">
      <w:pPr>
        <w:pStyle w:val="Tabladeilustraciones"/>
        <w:tabs>
          <w:tab w:val="right" w:leader="dot" w:pos="9350"/>
        </w:tabs>
        <w:rPr>
          <w:ins w:id="2436" w:author="felipe campo" w:date="2017-03-14T10:59:00Z"/>
          <w:rFonts w:asciiTheme="minorHAnsi" w:eastAsiaTheme="minorEastAsia" w:hAnsiTheme="minorHAnsi" w:cstheme="minorBidi"/>
          <w:smallCaps w:val="0"/>
          <w:noProof/>
          <w:sz w:val="24"/>
          <w:szCs w:val="24"/>
          <w:lang w:val="es-CO"/>
          <w:rPrChange w:id="2437" w:author="Usuario" w:date="2018-07-17T11:21:00Z">
            <w:rPr>
              <w:ins w:id="2438" w:author="felipe campo" w:date="2017-03-14T10:59:00Z"/>
              <w:rFonts w:asciiTheme="minorHAnsi" w:eastAsiaTheme="minorEastAsia" w:hAnsiTheme="minorHAnsi" w:cstheme="minorBidi"/>
              <w:smallCaps w:val="0"/>
              <w:noProof/>
              <w:sz w:val="24"/>
              <w:szCs w:val="24"/>
            </w:rPr>
          </w:rPrChange>
        </w:rPr>
      </w:pPr>
      <w:ins w:id="2439" w:author="felipe campo" w:date="2017-03-14T10:59:00Z">
        <w:r w:rsidRPr="00462EAA">
          <w:rPr>
            <w:noProof/>
            <w:lang w:val="es-ES"/>
          </w:rPr>
          <w:t>Figura 20 Nivel 3 Requisitos Funcionales Actor Mesh</w:t>
        </w:r>
        <w:r w:rsidRPr="00AD4287">
          <w:rPr>
            <w:noProof/>
            <w:lang w:val="es-CO"/>
            <w:rPrChange w:id="2440" w:author="Usuario" w:date="2018-07-17T11:21:00Z">
              <w:rPr>
                <w:noProof/>
              </w:rPr>
            </w:rPrChange>
          </w:rPr>
          <w:tab/>
        </w:r>
        <w:r>
          <w:rPr>
            <w:noProof/>
          </w:rPr>
          <w:fldChar w:fldCharType="begin"/>
        </w:r>
        <w:r w:rsidRPr="00AD4287">
          <w:rPr>
            <w:noProof/>
            <w:lang w:val="es-CO"/>
            <w:rPrChange w:id="2441" w:author="Usuario" w:date="2018-07-17T11:21:00Z">
              <w:rPr>
                <w:noProof/>
              </w:rPr>
            </w:rPrChange>
          </w:rPr>
          <w:instrText xml:space="preserve"> PAGEREF _Toc477252578 \h </w:instrText>
        </w:r>
      </w:ins>
      <w:r>
        <w:rPr>
          <w:noProof/>
        </w:rPr>
      </w:r>
      <w:r>
        <w:rPr>
          <w:noProof/>
        </w:rPr>
        <w:fldChar w:fldCharType="separate"/>
      </w:r>
      <w:ins w:id="2442" w:author="felipe campo" w:date="2018-07-04T11:15:00Z">
        <w:r w:rsidR="00515FE7" w:rsidRPr="00AD4287">
          <w:rPr>
            <w:noProof/>
            <w:lang w:val="es-CO"/>
            <w:rPrChange w:id="2443" w:author="Usuario" w:date="2018-07-17T11:21:00Z">
              <w:rPr>
                <w:noProof/>
              </w:rPr>
            </w:rPrChange>
          </w:rPr>
          <w:t>39</w:t>
        </w:r>
      </w:ins>
      <w:ins w:id="2444" w:author="felipe campo" w:date="2017-03-14T10:59:00Z">
        <w:r>
          <w:rPr>
            <w:noProof/>
          </w:rPr>
          <w:fldChar w:fldCharType="end"/>
        </w:r>
      </w:ins>
    </w:p>
    <w:p w14:paraId="19A7F260" w14:textId="77777777" w:rsidR="00D93D80" w:rsidRPr="00AD4287" w:rsidRDefault="00D93D80">
      <w:pPr>
        <w:pStyle w:val="Tabladeilustraciones"/>
        <w:tabs>
          <w:tab w:val="right" w:leader="dot" w:pos="9350"/>
        </w:tabs>
        <w:rPr>
          <w:ins w:id="2445" w:author="felipe campo" w:date="2017-03-14T10:59:00Z"/>
          <w:rFonts w:asciiTheme="minorHAnsi" w:eastAsiaTheme="minorEastAsia" w:hAnsiTheme="minorHAnsi" w:cstheme="minorBidi"/>
          <w:smallCaps w:val="0"/>
          <w:noProof/>
          <w:sz w:val="24"/>
          <w:szCs w:val="24"/>
          <w:lang w:val="es-CO"/>
          <w:rPrChange w:id="2446" w:author="Usuario" w:date="2018-07-17T11:21:00Z">
            <w:rPr>
              <w:ins w:id="2447" w:author="felipe campo" w:date="2017-03-14T10:59:00Z"/>
              <w:rFonts w:asciiTheme="minorHAnsi" w:eastAsiaTheme="minorEastAsia" w:hAnsiTheme="minorHAnsi" w:cstheme="minorBidi"/>
              <w:smallCaps w:val="0"/>
              <w:noProof/>
              <w:sz w:val="24"/>
              <w:szCs w:val="24"/>
            </w:rPr>
          </w:rPrChange>
        </w:rPr>
      </w:pPr>
      <w:ins w:id="2448" w:author="felipe campo" w:date="2017-03-14T10:59:00Z">
        <w:r w:rsidRPr="00462EAA">
          <w:rPr>
            <w:noProof/>
            <w:lang w:val="es-ES"/>
          </w:rPr>
          <w:t>Figura 21 Nivel 3 Requisitos Funcionales Mesh</w:t>
        </w:r>
        <w:r w:rsidRPr="00AD4287">
          <w:rPr>
            <w:noProof/>
            <w:lang w:val="es-CO"/>
            <w:rPrChange w:id="2449" w:author="Usuario" w:date="2018-07-17T11:21:00Z">
              <w:rPr>
                <w:noProof/>
              </w:rPr>
            </w:rPrChange>
          </w:rPr>
          <w:tab/>
        </w:r>
        <w:r>
          <w:rPr>
            <w:noProof/>
          </w:rPr>
          <w:fldChar w:fldCharType="begin"/>
        </w:r>
        <w:r w:rsidRPr="00AD4287">
          <w:rPr>
            <w:noProof/>
            <w:lang w:val="es-CO"/>
            <w:rPrChange w:id="2450" w:author="Usuario" w:date="2018-07-17T11:21:00Z">
              <w:rPr>
                <w:noProof/>
              </w:rPr>
            </w:rPrChange>
          </w:rPr>
          <w:instrText xml:space="preserve"> PAGEREF _Toc477252579 \h </w:instrText>
        </w:r>
      </w:ins>
      <w:r>
        <w:rPr>
          <w:noProof/>
        </w:rPr>
      </w:r>
      <w:r>
        <w:rPr>
          <w:noProof/>
        </w:rPr>
        <w:fldChar w:fldCharType="separate"/>
      </w:r>
      <w:ins w:id="2451" w:author="felipe campo" w:date="2018-07-04T11:15:00Z">
        <w:r w:rsidR="00515FE7" w:rsidRPr="00AD4287">
          <w:rPr>
            <w:noProof/>
            <w:lang w:val="es-CO"/>
            <w:rPrChange w:id="2452" w:author="Usuario" w:date="2018-07-17T11:21:00Z">
              <w:rPr>
                <w:noProof/>
              </w:rPr>
            </w:rPrChange>
          </w:rPr>
          <w:t>40</w:t>
        </w:r>
      </w:ins>
      <w:ins w:id="2453" w:author="felipe campo" w:date="2017-03-14T10:59:00Z">
        <w:r>
          <w:rPr>
            <w:noProof/>
          </w:rPr>
          <w:fldChar w:fldCharType="end"/>
        </w:r>
      </w:ins>
    </w:p>
    <w:p w14:paraId="5B09FC87" w14:textId="77777777" w:rsidR="00D93D80" w:rsidRPr="00AD4287" w:rsidRDefault="00D93D80">
      <w:pPr>
        <w:pStyle w:val="Tabladeilustraciones"/>
        <w:tabs>
          <w:tab w:val="right" w:leader="dot" w:pos="9350"/>
        </w:tabs>
        <w:rPr>
          <w:ins w:id="2454" w:author="felipe campo" w:date="2017-03-14T10:59:00Z"/>
          <w:rFonts w:asciiTheme="minorHAnsi" w:eastAsiaTheme="minorEastAsia" w:hAnsiTheme="minorHAnsi" w:cstheme="minorBidi"/>
          <w:smallCaps w:val="0"/>
          <w:noProof/>
          <w:sz w:val="24"/>
          <w:szCs w:val="24"/>
          <w:lang w:val="es-CO"/>
          <w:rPrChange w:id="2455" w:author="Usuario" w:date="2018-07-17T11:21:00Z">
            <w:rPr>
              <w:ins w:id="2456" w:author="felipe campo" w:date="2017-03-14T10:59:00Z"/>
              <w:rFonts w:asciiTheme="minorHAnsi" w:eastAsiaTheme="minorEastAsia" w:hAnsiTheme="minorHAnsi" w:cstheme="minorBidi"/>
              <w:smallCaps w:val="0"/>
              <w:noProof/>
              <w:sz w:val="24"/>
              <w:szCs w:val="24"/>
            </w:rPr>
          </w:rPrChange>
        </w:rPr>
      </w:pPr>
      <w:ins w:id="2457" w:author="felipe campo" w:date="2017-03-14T10:59:00Z">
        <w:r w:rsidRPr="00462EAA">
          <w:rPr>
            <w:noProof/>
            <w:lang w:val="es-ES"/>
          </w:rPr>
          <w:t>Figura 22 Nivel 3 Requisitos Funcionales Actor Seguridad Física y Video Analítica</w:t>
        </w:r>
        <w:r w:rsidRPr="00AD4287">
          <w:rPr>
            <w:noProof/>
            <w:lang w:val="es-CO"/>
            <w:rPrChange w:id="2458" w:author="Usuario" w:date="2018-07-17T11:21:00Z">
              <w:rPr>
                <w:noProof/>
              </w:rPr>
            </w:rPrChange>
          </w:rPr>
          <w:tab/>
        </w:r>
        <w:r>
          <w:rPr>
            <w:noProof/>
          </w:rPr>
          <w:fldChar w:fldCharType="begin"/>
        </w:r>
        <w:r w:rsidRPr="00AD4287">
          <w:rPr>
            <w:noProof/>
            <w:lang w:val="es-CO"/>
            <w:rPrChange w:id="2459" w:author="Usuario" w:date="2018-07-17T11:21:00Z">
              <w:rPr>
                <w:noProof/>
              </w:rPr>
            </w:rPrChange>
          </w:rPr>
          <w:instrText xml:space="preserve"> PAGEREF _Toc477252580 \h </w:instrText>
        </w:r>
      </w:ins>
      <w:r>
        <w:rPr>
          <w:noProof/>
        </w:rPr>
      </w:r>
      <w:r>
        <w:rPr>
          <w:noProof/>
        </w:rPr>
        <w:fldChar w:fldCharType="separate"/>
      </w:r>
      <w:ins w:id="2460" w:author="felipe campo" w:date="2018-07-04T11:15:00Z">
        <w:r w:rsidR="00515FE7" w:rsidRPr="00AD4287">
          <w:rPr>
            <w:noProof/>
            <w:lang w:val="es-CO"/>
            <w:rPrChange w:id="2461" w:author="Usuario" w:date="2018-07-17T11:21:00Z">
              <w:rPr>
                <w:noProof/>
              </w:rPr>
            </w:rPrChange>
          </w:rPr>
          <w:t>47</w:t>
        </w:r>
      </w:ins>
      <w:ins w:id="2462" w:author="felipe campo" w:date="2017-03-14T10:59:00Z">
        <w:r>
          <w:rPr>
            <w:noProof/>
          </w:rPr>
          <w:fldChar w:fldCharType="end"/>
        </w:r>
      </w:ins>
    </w:p>
    <w:p w14:paraId="2929B4F7" w14:textId="77777777" w:rsidR="00D93D80" w:rsidRPr="00AD4287" w:rsidRDefault="00D93D80">
      <w:pPr>
        <w:pStyle w:val="Tabladeilustraciones"/>
        <w:tabs>
          <w:tab w:val="right" w:leader="dot" w:pos="9350"/>
        </w:tabs>
        <w:rPr>
          <w:ins w:id="2463" w:author="felipe campo" w:date="2017-03-14T10:59:00Z"/>
          <w:rFonts w:asciiTheme="minorHAnsi" w:eastAsiaTheme="minorEastAsia" w:hAnsiTheme="minorHAnsi" w:cstheme="minorBidi"/>
          <w:smallCaps w:val="0"/>
          <w:noProof/>
          <w:sz w:val="24"/>
          <w:szCs w:val="24"/>
          <w:lang w:val="es-CO"/>
          <w:rPrChange w:id="2464" w:author="Usuario" w:date="2018-07-17T11:21:00Z">
            <w:rPr>
              <w:ins w:id="2465" w:author="felipe campo" w:date="2017-03-14T10:59:00Z"/>
              <w:rFonts w:asciiTheme="minorHAnsi" w:eastAsiaTheme="minorEastAsia" w:hAnsiTheme="minorHAnsi" w:cstheme="minorBidi"/>
              <w:smallCaps w:val="0"/>
              <w:noProof/>
              <w:sz w:val="24"/>
              <w:szCs w:val="24"/>
            </w:rPr>
          </w:rPrChange>
        </w:rPr>
      </w:pPr>
      <w:ins w:id="2466" w:author="felipe campo" w:date="2017-03-14T10:59:00Z">
        <w:r w:rsidRPr="00462EAA">
          <w:rPr>
            <w:noProof/>
            <w:lang w:val="es-ES"/>
          </w:rPr>
          <w:t>Figura 23 Nivel 3 Requisitos Funcionales Seguridad Física y Video Analítica</w:t>
        </w:r>
        <w:r w:rsidRPr="00AD4287">
          <w:rPr>
            <w:noProof/>
            <w:lang w:val="es-CO"/>
            <w:rPrChange w:id="2467" w:author="Usuario" w:date="2018-07-17T11:21:00Z">
              <w:rPr>
                <w:noProof/>
              </w:rPr>
            </w:rPrChange>
          </w:rPr>
          <w:tab/>
        </w:r>
        <w:r>
          <w:rPr>
            <w:noProof/>
          </w:rPr>
          <w:fldChar w:fldCharType="begin"/>
        </w:r>
        <w:r w:rsidRPr="00AD4287">
          <w:rPr>
            <w:noProof/>
            <w:lang w:val="es-CO"/>
            <w:rPrChange w:id="2468" w:author="Usuario" w:date="2018-07-17T11:21:00Z">
              <w:rPr>
                <w:noProof/>
              </w:rPr>
            </w:rPrChange>
          </w:rPr>
          <w:instrText xml:space="preserve"> PAGEREF _Toc477252581 \h </w:instrText>
        </w:r>
      </w:ins>
      <w:r>
        <w:rPr>
          <w:noProof/>
        </w:rPr>
      </w:r>
      <w:r>
        <w:rPr>
          <w:noProof/>
        </w:rPr>
        <w:fldChar w:fldCharType="separate"/>
      </w:r>
      <w:ins w:id="2469" w:author="felipe campo" w:date="2018-07-04T11:15:00Z">
        <w:r w:rsidR="00515FE7" w:rsidRPr="00AD4287">
          <w:rPr>
            <w:noProof/>
            <w:lang w:val="es-CO"/>
            <w:rPrChange w:id="2470" w:author="Usuario" w:date="2018-07-17T11:21:00Z">
              <w:rPr>
                <w:noProof/>
              </w:rPr>
            </w:rPrChange>
          </w:rPr>
          <w:t>48</w:t>
        </w:r>
      </w:ins>
      <w:ins w:id="2471" w:author="felipe campo" w:date="2017-03-14T10:59:00Z">
        <w:r>
          <w:rPr>
            <w:noProof/>
          </w:rPr>
          <w:fldChar w:fldCharType="end"/>
        </w:r>
      </w:ins>
    </w:p>
    <w:p w14:paraId="40102D1D" w14:textId="77777777" w:rsidR="00D93D80" w:rsidRPr="00AD4287" w:rsidRDefault="00D93D80">
      <w:pPr>
        <w:pStyle w:val="Tabladeilustraciones"/>
        <w:tabs>
          <w:tab w:val="right" w:leader="dot" w:pos="9350"/>
        </w:tabs>
        <w:rPr>
          <w:ins w:id="2472" w:author="felipe campo" w:date="2017-03-14T10:59:00Z"/>
          <w:rFonts w:asciiTheme="minorHAnsi" w:eastAsiaTheme="minorEastAsia" w:hAnsiTheme="minorHAnsi" w:cstheme="minorBidi"/>
          <w:smallCaps w:val="0"/>
          <w:noProof/>
          <w:sz w:val="24"/>
          <w:szCs w:val="24"/>
          <w:lang w:val="es-CO"/>
          <w:rPrChange w:id="2473" w:author="Usuario" w:date="2018-07-17T11:21:00Z">
            <w:rPr>
              <w:ins w:id="2474" w:author="felipe campo" w:date="2017-03-14T10:59:00Z"/>
              <w:rFonts w:asciiTheme="minorHAnsi" w:eastAsiaTheme="minorEastAsia" w:hAnsiTheme="minorHAnsi" w:cstheme="minorBidi"/>
              <w:smallCaps w:val="0"/>
              <w:noProof/>
              <w:sz w:val="24"/>
              <w:szCs w:val="24"/>
            </w:rPr>
          </w:rPrChange>
        </w:rPr>
      </w:pPr>
      <w:ins w:id="2475" w:author="felipe campo" w:date="2017-03-14T10:59:00Z">
        <w:r w:rsidRPr="00462EAA">
          <w:rPr>
            <w:noProof/>
            <w:lang w:val="es-ES"/>
          </w:rPr>
          <w:t>Figura 24 Visualización de Extreme Platform</w:t>
        </w:r>
        <w:r w:rsidRPr="00AD4287">
          <w:rPr>
            <w:noProof/>
            <w:lang w:val="es-CO"/>
            <w:rPrChange w:id="2476" w:author="Usuario" w:date="2018-07-17T11:21:00Z">
              <w:rPr>
                <w:noProof/>
              </w:rPr>
            </w:rPrChange>
          </w:rPr>
          <w:tab/>
        </w:r>
        <w:r>
          <w:rPr>
            <w:noProof/>
          </w:rPr>
          <w:fldChar w:fldCharType="begin"/>
        </w:r>
        <w:r w:rsidRPr="00AD4287">
          <w:rPr>
            <w:noProof/>
            <w:lang w:val="es-CO"/>
            <w:rPrChange w:id="2477" w:author="Usuario" w:date="2018-07-17T11:21:00Z">
              <w:rPr>
                <w:noProof/>
              </w:rPr>
            </w:rPrChange>
          </w:rPr>
          <w:instrText xml:space="preserve"> PAGEREF _Toc477252582 \h </w:instrText>
        </w:r>
      </w:ins>
      <w:r>
        <w:rPr>
          <w:noProof/>
        </w:rPr>
      </w:r>
      <w:r>
        <w:rPr>
          <w:noProof/>
        </w:rPr>
        <w:fldChar w:fldCharType="separate"/>
      </w:r>
      <w:ins w:id="2478" w:author="felipe campo" w:date="2018-07-04T11:15:00Z">
        <w:r w:rsidR="00515FE7" w:rsidRPr="00AD4287">
          <w:rPr>
            <w:noProof/>
            <w:lang w:val="es-CO"/>
            <w:rPrChange w:id="2479" w:author="Usuario" w:date="2018-07-17T11:21:00Z">
              <w:rPr>
                <w:noProof/>
              </w:rPr>
            </w:rPrChange>
          </w:rPr>
          <w:t>56</w:t>
        </w:r>
      </w:ins>
      <w:ins w:id="2480" w:author="felipe campo" w:date="2017-03-14T10:59:00Z">
        <w:r>
          <w:rPr>
            <w:noProof/>
          </w:rPr>
          <w:fldChar w:fldCharType="end"/>
        </w:r>
      </w:ins>
    </w:p>
    <w:p w14:paraId="479F9304" w14:textId="77777777" w:rsidR="00D93D80" w:rsidRDefault="00D93D80">
      <w:pPr>
        <w:pStyle w:val="Tabladeilustraciones"/>
        <w:tabs>
          <w:tab w:val="right" w:leader="dot" w:pos="9350"/>
        </w:tabs>
        <w:rPr>
          <w:ins w:id="2481" w:author="felipe campo" w:date="2017-03-14T10:59:00Z"/>
          <w:rFonts w:asciiTheme="minorHAnsi" w:eastAsiaTheme="minorEastAsia" w:hAnsiTheme="minorHAnsi" w:cstheme="minorBidi"/>
          <w:smallCaps w:val="0"/>
          <w:noProof/>
          <w:sz w:val="24"/>
          <w:szCs w:val="24"/>
        </w:rPr>
      </w:pPr>
      <w:ins w:id="2482" w:author="felipe campo" w:date="2017-03-14T10:59:00Z">
        <w:r w:rsidRPr="00462EAA">
          <w:rPr>
            <w:noProof/>
            <w:lang w:val="es-ES"/>
          </w:rPr>
          <w:t>Figura 25 Requisitos no funcionales</w:t>
        </w:r>
        <w:r>
          <w:rPr>
            <w:noProof/>
          </w:rPr>
          <w:tab/>
        </w:r>
        <w:r>
          <w:rPr>
            <w:noProof/>
          </w:rPr>
          <w:fldChar w:fldCharType="begin"/>
        </w:r>
        <w:r>
          <w:rPr>
            <w:noProof/>
          </w:rPr>
          <w:instrText xml:space="preserve"> PAGEREF _Toc477252583 \h </w:instrText>
        </w:r>
      </w:ins>
      <w:r>
        <w:rPr>
          <w:noProof/>
        </w:rPr>
      </w:r>
      <w:r>
        <w:rPr>
          <w:noProof/>
        </w:rPr>
        <w:fldChar w:fldCharType="separate"/>
      </w:r>
      <w:ins w:id="2483" w:author="felipe campo" w:date="2018-07-04T11:15:00Z">
        <w:r w:rsidR="00515FE7">
          <w:rPr>
            <w:noProof/>
          </w:rPr>
          <w:t>67</w:t>
        </w:r>
      </w:ins>
      <w:ins w:id="2484" w:author="felipe campo" w:date="2017-03-14T10:59:00Z">
        <w:r>
          <w:rPr>
            <w:noProof/>
          </w:rPr>
          <w:fldChar w:fldCharType="end"/>
        </w:r>
      </w:ins>
    </w:p>
    <w:p w14:paraId="171D248A" w14:textId="77777777" w:rsidR="00D7071D" w:rsidRPr="00D7071D" w:rsidDel="00D93D80" w:rsidRDefault="00D7071D">
      <w:pPr>
        <w:pStyle w:val="Tabladeilustraciones"/>
        <w:tabs>
          <w:tab w:val="right" w:leader="dot" w:pos="9350"/>
        </w:tabs>
        <w:rPr>
          <w:del w:id="2485" w:author="felipe campo" w:date="2017-03-14T10:59:00Z"/>
          <w:rFonts w:asciiTheme="minorHAnsi" w:eastAsiaTheme="minorEastAsia" w:hAnsiTheme="minorHAnsi" w:cstheme="minorBidi"/>
          <w:smallCaps w:val="0"/>
          <w:noProof/>
          <w:sz w:val="24"/>
          <w:szCs w:val="24"/>
          <w:lang w:val="es-ES"/>
        </w:rPr>
      </w:pPr>
      <w:del w:id="2486" w:author="felipe campo" w:date="2017-03-14T10:59:00Z">
        <w:r w:rsidRPr="00A72132" w:rsidDel="00D93D80">
          <w:rPr>
            <w:noProof/>
            <w:lang w:val="es-ES"/>
          </w:rPr>
          <w:delText>Figura 1 Requisitos Primarios u Objetivos del Sistema</w:delText>
        </w:r>
        <w:r w:rsidRPr="00D7071D" w:rsidDel="00D93D80">
          <w:rPr>
            <w:noProof/>
            <w:lang w:val="es-ES"/>
          </w:rPr>
          <w:tab/>
          <w:delText>6</w:delText>
        </w:r>
      </w:del>
    </w:p>
    <w:p w14:paraId="540F7E13" w14:textId="77777777" w:rsidR="00D7071D" w:rsidRPr="00D7071D" w:rsidDel="00D93D80" w:rsidRDefault="00D7071D">
      <w:pPr>
        <w:pStyle w:val="Tabladeilustraciones"/>
        <w:tabs>
          <w:tab w:val="right" w:leader="dot" w:pos="9350"/>
        </w:tabs>
        <w:rPr>
          <w:del w:id="2487" w:author="felipe campo" w:date="2017-03-14T10:59:00Z"/>
          <w:rFonts w:asciiTheme="minorHAnsi" w:eastAsiaTheme="minorEastAsia" w:hAnsiTheme="minorHAnsi" w:cstheme="minorBidi"/>
          <w:smallCaps w:val="0"/>
          <w:noProof/>
          <w:sz w:val="24"/>
          <w:szCs w:val="24"/>
          <w:lang w:val="es-ES"/>
        </w:rPr>
      </w:pPr>
      <w:del w:id="2488" w:author="felipe campo" w:date="2017-03-14T10:59:00Z">
        <w:r w:rsidRPr="00A72132" w:rsidDel="00D93D80">
          <w:rPr>
            <w:noProof/>
            <w:lang w:val="es-ES"/>
          </w:rPr>
          <w:delText>Figura 2 Modelo de Requisitos para atributos de calidad</w:delText>
        </w:r>
        <w:r w:rsidRPr="00D7071D" w:rsidDel="00D93D80">
          <w:rPr>
            <w:noProof/>
            <w:lang w:val="es-ES"/>
          </w:rPr>
          <w:tab/>
          <w:delText>7</w:delText>
        </w:r>
      </w:del>
    </w:p>
    <w:p w14:paraId="716484BA" w14:textId="77777777" w:rsidR="00D7071D" w:rsidRPr="00D7071D" w:rsidDel="00D93D80" w:rsidRDefault="00D7071D">
      <w:pPr>
        <w:pStyle w:val="Tabladeilustraciones"/>
        <w:tabs>
          <w:tab w:val="right" w:leader="dot" w:pos="9350"/>
        </w:tabs>
        <w:rPr>
          <w:del w:id="2489" w:author="felipe campo" w:date="2017-03-14T10:59:00Z"/>
          <w:rFonts w:asciiTheme="minorHAnsi" w:eastAsiaTheme="minorEastAsia" w:hAnsiTheme="minorHAnsi" w:cstheme="minorBidi"/>
          <w:smallCaps w:val="0"/>
          <w:noProof/>
          <w:sz w:val="24"/>
          <w:szCs w:val="24"/>
          <w:lang w:val="es-ES"/>
        </w:rPr>
      </w:pPr>
      <w:del w:id="2490" w:author="felipe campo" w:date="2017-03-14T10:59:00Z">
        <w:r w:rsidRPr="00A72132" w:rsidDel="00D93D80">
          <w:rPr>
            <w:noProof/>
            <w:lang w:val="es-ES"/>
          </w:rPr>
          <w:delText>Figura 3 Modelo de proceso de requisitos de Sistema de Información LogCloud</w:delText>
        </w:r>
        <w:r w:rsidRPr="00D7071D" w:rsidDel="00D93D80">
          <w:rPr>
            <w:noProof/>
            <w:lang w:val="es-ES"/>
          </w:rPr>
          <w:tab/>
          <w:delText>8</w:delText>
        </w:r>
      </w:del>
    </w:p>
    <w:p w14:paraId="3844CE01" w14:textId="77777777" w:rsidR="00D7071D" w:rsidRPr="00D7071D" w:rsidDel="00D93D80" w:rsidRDefault="00D7071D">
      <w:pPr>
        <w:pStyle w:val="Tabladeilustraciones"/>
        <w:tabs>
          <w:tab w:val="right" w:leader="dot" w:pos="9350"/>
        </w:tabs>
        <w:rPr>
          <w:del w:id="2491" w:author="felipe campo" w:date="2017-03-14T10:59:00Z"/>
          <w:rFonts w:asciiTheme="minorHAnsi" w:eastAsiaTheme="minorEastAsia" w:hAnsiTheme="minorHAnsi" w:cstheme="minorBidi"/>
          <w:smallCaps w:val="0"/>
          <w:noProof/>
          <w:sz w:val="24"/>
          <w:szCs w:val="24"/>
          <w:lang w:val="es-ES"/>
        </w:rPr>
      </w:pPr>
      <w:del w:id="2492" w:author="felipe campo" w:date="2017-03-14T10:59:00Z">
        <w:r w:rsidRPr="00A72132" w:rsidDel="00D93D80">
          <w:rPr>
            <w:noProof/>
            <w:lang w:val="es-ES"/>
          </w:rPr>
          <w:delText>Figura 4 Diagrama de Actores del Sistema</w:delText>
        </w:r>
        <w:r w:rsidRPr="00D7071D" w:rsidDel="00D93D80">
          <w:rPr>
            <w:noProof/>
            <w:lang w:val="es-ES"/>
          </w:rPr>
          <w:tab/>
          <w:delText>9</w:delText>
        </w:r>
      </w:del>
    </w:p>
    <w:p w14:paraId="429FCEB6" w14:textId="77777777" w:rsidR="00D7071D" w:rsidRPr="00D7071D" w:rsidDel="00D93D80" w:rsidRDefault="00D7071D">
      <w:pPr>
        <w:pStyle w:val="Tabladeilustraciones"/>
        <w:tabs>
          <w:tab w:val="right" w:leader="dot" w:pos="9350"/>
        </w:tabs>
        <w:rPr>
          <w:del w:id="2493" w:author="felipe campo" w:date="2017-03-14T10:59:00Z"/>
          <w:rFonts w:asciiTheme="minorHAnsi" w:eastAsiaTheme="minorEastAsia" w:hAnsiTheme="minorHAnsi" w:cstheme="minorBidi"/>
          <w:smallCaps w:val="0"/>
          <w:noProof/>
          <w:sz w:val="24"/>
          <w:szCs w:val="24"/>
          <w:lang w:val="es-ES"/>
        </w:rPr>
      </w:pPr>
      <w:del w:id="2494" w:author="felipe campo" w:date="2017-03-14T10:59:00Z">
        <w:r w:rsidRPr="00A72132" w:rsidDel="00D93D80">
          <w:rPr>
            <w:noProof/>
            <w:lang w:val="es-ES"/>
          </w:rPr>
          <w:delText>Figura 5 Funcionalidades comunes de sistemas TMS [7]</w:delText>
        </w:r>
        <w:r w:rsidRPr="00D7071D" w:rsidDel="00D93D80">
          <w:rPr>
            <w:noProof/>
            <w:lang w:val="es-ES"/>
          </w:rPr>
          <w:tab/>
          <w:delText>13</w:delText>
        </w:r>
      </w:del>
    </w:p>
    <w:p w14:paraId="07C9E780" w14:textId="77777777" w:rsidR="00D7071D" w:rsidRPr="00D7071D" w:rsidDel="00D93D80" w:rsidRDefault="00D7071D">
      <w:pPr>
        <w:pStyle w:val="Tabladeilustraciones"/>
        <w:tabs>
          <w:tab w:val="right" w:leader="dot" w:pos="9350"/>
        </w:tabs>
        <w:rPr>
          <w:del w:id="2495" w:author="felipe campo" w:date="2017-03-14T10:59:00Z"/>
          <w:rFonts w:asciiTheme="minorHAnsi" w:eastAsiaTheme="minorEastAsia" w:hAnsiTheme="minorHAnsi" w:cstheme="minorBidi"/>
          <w:smallCaps w:val="0"/>
          <w:noProof/>
          <w:sz w:val="24"/>
          <w:szCs w:val="24"/>
          <w:lang w:val="es-ES"/>
        </w:rPr>
      </w:pPr>
      <w:del w:id="2496" w:author="felipe campo" w:date="2017-03-14T10:59:00Z">
        <w:r w:rsidRPr="00A72132" w:rsidDel="00D93D80">
          <w:rPr>
            <w:noProof/>
            <w:lang w:val="es-ES"/>
          </w:rPr>
          <w:delText>Figura 6 Diagrama de Paquetes de los Requisitos Funcionales Externos</w:delText>
        </w:r>
        <w:r w:rsidRPr="00D7071D" w:rsidDel="00D93D80">
          <w:rPr>
            <w:noProof/>
            <w:lang w:val="es-ES"/>
          </w:rPr>
          <w:tab/>
          <w:delText>15</w:delText>
        </w:r>
      </w:del>
    </w:p>
    <w:p w14:paraId="67C2C2A2" w14:textId="77777777" w:rsidR="00D7071D" w:rsidRPr="00D7071D" w:rsidDel="00D93D80" w:rsidRDefault="00D7071D">
      <w:pPr>
        <w:pStyle w:val="Tabladeilustraciones"/>
        <w:tabs>
          <w:tab w:val="right" w:leader="dot" w:pos="9350"/>
        </w:tabs>
        <w:rPr>
          <w:del w:id="2497" w:author="felipe campo" w:date="2017-03-14T10:59:00Z"/>
          <w:rFonts w:asciiTheme="minorHAnsi" w:eastAsiaTheme="minorEastAsia" w:hAnsiTheme="minorHAnsi" w:cstheme="minorBidi"/>
          <w:smallCaps w:val="0"/>
          <w:noProof/>
          <w:sz w:val="24"/>
          <w:szCs w:val="24"/>
          <w:lang w:val="es-ES"/>
        </w:rPr>
      </w:pPr>
      <w:del w:id="2498" w:author="felipe campo" w:date="2017-03-14T10:59:00Z">
        <w:r w:rsidRPr="00A72132" w:rsidDel="00D93D80">
          <w:rPr>
            <w:noProof/>
            <w:lang w:val="es-ES"/>
          </w:rPr>
          <w:delText>Figura 7 RFE Requisitos Funcionales Externos Nivel 1</w:delText>
        </w:r>
        <w:r w:rsidRPr="00D7071D" w:rsidDel="00D93D80">
          <w:rPr>
            <w:noProof/>
            <w:lang w:val="es-ES"/>
          </w:rPr>
          <w:tab/>
          <w:delText>16</w:delText>
        </w:r>
      </w:del>
    </w:p>
    <w:p w14:paraId="35B1B657" w14:textId="77777777" w:rsidR="00D7071D" w:rsidRPr="00D7071D" w:rsidDel="00D93D80" w:rsidRDefault="00D7071D">
      <w:pPr>
        <w:pStyle w:val="Tabladeilustraciones"/>
        <w:tabs>
          <w:tab w:val="right" w:leader="dot" w:pos="9350"/>
        </w:tabs>
        <w:rPr>
          <w:del w:id="2499" w:author="felipe campo" w:date="2017-03-14T10:59:00Z"/>
          <w:rFonts w:asciiTheme="minorHAnsi" w:eastAsiaTheme="minorEastAsia" w:hAnsiTheme="minorHAnsi" w:cstheme="minorBidi"/>
          <w:smallCaps w:val="0"/>
          <w:noProof/>
          <w:sz w:val="24"/>
          <w:szCs w:val="24"/>
          <w:lang w:val="es-ES"/>
        </w:rPr>
      </w:pPr>
      <w:del w:id="2500" w:author="felipe campo" w:date="2017-03-14T10:59:00Z">
        <w:r w:rsidRPr="00A72132" w:rsidDel="00D93D80">
          <w:rPr>
            <w:noProof/>
            <w:lang w:val="es-ES"/>
          </w:rPr>
          <w:delText>Figura 8 RFE Nivel 2 Gestionar Envíos y Pedidos</w:delText>
        </w:r>
        <w:r w:rsidRPr="00D7071D" w:rsidDel="00D93D80">
          <w:rPr>
            <w:noProof/>
            <w:lang w:val="es-ES"/>
          </w:rPr>
          <w:tab/>
          <w:delText>17</w:delText>
        </w:r>
      </w:del>
    </w:p>
    <w:p w14:paraId="7DACFA3F" w14:textId="77777777" w:rsidR="00D7071D" w:rsidRPr="00D7071D" w:rsidDel="00D93D80" w:rsidRDefault="00D7071D">
      <w:pPr>
        <w:pStyle w:val="Tabladeilustraciones"/>
        <w:tabs>
          <w:tab w:val="right" w:leader="dot" w:pos="9350"/>
        </w:tabs>
        <w:rPr>
          <w:del w:id="2501" w:author="felipe campo" w:date="2017-03-14T10:59:00Z"/>
          <w:rFonts w:asciiTheme="minorHAnsi" w:eastAsiaTheme="minorEastAsia" w:hAnsiTheme="minorHAnsi" w:cstheme="minorBidi"/>
          <w:smallCaps w:val="0"/>
          <w:noProof/>
          <w:sz w:val="24"/>
          <w:szCs w:val="24"/>
          <w:lang w:val="es-ES"/>
        </w:rPr>
      </w:pPr>
      <w:del w:id="2502" w:author="felipe campo" w:date="2017-03-14T10:59:00Z">
        <w:r w:rsidRPr="00A72132" w:rsidDel="00D93D80">
          <w:rPr>
            <w:noProof/>
            <w:lang w:val="es-ES"/>
          </w:rPr>
          <w:delText>Figura 9 RFE Nivel 2 Planificar la Carga</w:delText>
        </w:r>
        <w:r w:rsidRPr="00D7071D" w:rsidDel="00D93D80">
          <w:rPr>
            <w:noProof/>
            <w:lang w:val="es-ES"/>
          </w:rPr>
          <w:tab/>
          <w:delText>18</w:delText>
        </w:r>
      </w:del>
    </w:p>
    <w:p w14:paraId="70095080" w14:textId="77777777" w:rsidR="00D7071D" w:rsidRPr="00D7071D" w:rsidDel="00D93D80" w:rsidRDefault="00D7071D">
      <w:pPr>
        <w:pStyle w:val="Tabladeilustraciones"/>
        <w:tabs>
          <w:tab w:val="right" w:leader="dot" w:pos="9350"/>
        </w:tabs>
        <w:rPr>
          <w:del w:id="2503" w:author="felipe campo" w:date="2017-03-14T10:59:00Z"/>
          <w:rFonts w:asciiTheme="minorHAnsi" w:eastAsiaTheme="minorEastAsia" w:hAnsiTheme="minorHAnsi" w:cstheme="minorBidi"/>
          <w:smallCaps w:val="0"/>
          <w:noProof/>
          <w:sz w:val="24"/>
          <w:szCs w:val="24"/>
          <w:lang w:val="es-ES"/>
        </w:rPr>
      </w:pPr>
      <w:del w:id="2504" w:author="felipe campo" w:date="2017-03-14T10:59:00Z">
        <w:r w:rsidRPr="00A72132" w:rsidDel="00D93D80">
          <w:rPr>
            <w:noProof/>
            <w:lang w:val="es-ES"/>
          </w:rPr>
          <w:delText>Figura 10 RFE Nivel 2 Gestionar Eventos</w:delText>
        </w:r>
        <w:r w:rsidRPr="00D7071D" w:rsidDel="00D93D80">
          <w:rPr>
            <w:noProof/>
            <w:lang w:val="es-ES"/>
          </w:rPr>
          <w:tab/>
          <w:delText>19</w:delText>
        </w:r>
      </w:del>
    </w:p>
    <w:p w14:paraId="30622407" w14:textId="77777777" w:rsidR="00D7071D" w:rsidRPr="00D7071D" w:rsidDel="00D93D80" w:rsidRDefault="00D7071D">
      <w:pPr>
        <w:pStyle w:val="Tabladeilustraciones"/>
        <w:tabs>
          <w:tab w:val="right" w:leader="dot" w:pos="9350"/>
        </w:tabs>
        <w:rPr>
          <w:del w:id="2505" w:author="felipe campo" w:date="2017-03-14T10:59:00Z"/>
          <w:rFonts w:asciiTheme="minorHAnsi" w:eastAsiaTheme="minorEastAsia" w:hAnsiTheme="minorHAnsi" w:cstheme="minorBidi"/>
          <w:smallCaps w:val="0"/>
          <w:noProof/>
          <w:sz w:val="24"/>
          <w:szCs w:val="24"/>
          <w:lang w:val="es-ES"/>
        </w:rPr>
      </w:pPr>
      <w:del w:id="2506" w:author="felipe campo" w:date="2017-03-14T10:59:00Z">
        <w:r w:rsidRPr="00A72132" w:rsidDel="00D93D80">
          <w:rPr>
            <w:noProof/>
            <w:lang w:val="es-ES"/>
          </w:rPr>
          <w:delText>Figura 11 Gestión de la Operación</w:delText>
        </w:r>
        <w:r w:rsidRPr="00D7071D" w:rsidDel="00D93D80">
          <w:rPr>
            <w:noProof/>
            <w:lang w:val="es-ES"/>
          </w:rPr>
          <w:tab/>
          <w:delText>20</w:delText>
        </w:r>
      </w:del>
    </w:p>
    <w:p w14:paraId="400CFF2D" w14:textId="77777777" w:rsidR="00D7071D" w:rsidRPr="00D7071D" w:rsidDel="00D93D80" w:rsidRDefault="00D7071D">
      <w:pPr>
        <w:pStyle w:val="Tabladeilustraciones"/>
        <w:tabs>
          <w:tab w:val="right" w:leader="dot" w:pos="9350"/>
        </w:tabs>
        <w:rPr>
          <w:del w:id="2507" w:author="felipe campo" w:date="2017-03-14T10:59:00Z"/>
          <w:rFonts w:asciiTheme="minorHAnsi" w:eastAsiaTheme="minorEastAsia" w:hAnsiTheme="minorHAnsi" w:cstheme="minorBidi"/>
          <w:smallCaps w:val="0"/>
          <w:noProof/>
          <w:sz w:val="24"/>
          <w:szCs w:val="24"/>
          <w:lang w:val="es-ES"/>
        </w:rPr>
      </w:pPr>
      <w:del w:id="2508" w:author="felipe campo" w:date="2017-03-14T10:59:00Z">
        <w:r w:rsidRPr="00A72132" w:rsidDel="00D93D80">
          <w:rPr>
            <w:noProof/>
            <w:lang w:val="es-ES"/>
          </w:rPr>
          <w:delText>Figura 12 RFE Nivel 2 Visibilizar la Carga</w:delText>
        </w:r>
        <w:r w:rsidRPr="00D7071D" w:rsidDel="00D93D80">
          <w:rPr>
            <w:noProof/>
            <w:lang w:val="es-ES"/>
          </w:rPr>
          <w:tab/>
          <w:delText>21</w:delText>
        </w:r>
      </w:del>
    </w:p>
    <w:p w14:paraId="4DA64AFF" w14:textId="77777777" w:rsidR="00D7071D" w:rsidRPr="00D7071D" w:rsidDel="00D93D80" w:rsidRDefault="00D7071D">
      <w:pPr>
        <w:pStyle w:val="Tabladeilustraciones"/>
        <w:tabs>
          <w:tab w:val="right" w:leader="dot" w:pos="9350"/>
        </w:tabs>
        <w:rPr>
          <w:del w:id="2509" w:author="felipe campo" w:date="2017-03-14T10:59:00Z"/>
          <w:rFonts w:asciiTheme="minorHAnsi" w:eastAsiaTheme="minorEastAsia" w:hAnsiTheme="minorHAnsi" w:cstheme="minorBidi"/>
          <w:smallCaps w:val="0"/>
          <w:noProof/>
          <w:sz w:val="24"/>
          <w:szCs w:val="24"/>
          <w:lang w:val="es-ES"/>
        </w:rPr>
      </w:pPr>
      <w:del w:id="2510" w:author="felipe campo" w:date="2017-03-14T10:59:00Z">
        <w:r w:rsidRPr="00A72132" w:rsidDel="00D93D80">
          <w:rPr>
            <w:noProof/>
            <w:lang w:val="es-ES"/>
          </w:rPr>
          <w:delText>Figura 13 RFE Nivel 2 Rutear y programar envíos</w:delText>
        </w:r>
        <w:r w:rsidRPr="00D7071D" w:rsidDel="00D93D80">
          <w:rPr>
            <w:noProof/>
            <w:lang w:val="es-ES"/>
          </w:rPr>
          <w:tab/>
          <w:delText>22</w:delText>
        </w:r>
      </w:del>
    </w:p>
    <w:p w14:paraId="7F97F6D1" w14:textId="77777777" w:rsidR="00D7071D" w:rsidRPr="00D7071D" w:rsidDel="00D93D80" w:rsidRDefault="00D7071D">
      <w:pPr>
        <w:pStyle w:val="Tabladeilustraciones"/>
        <w:tabs>
          <w:tab w:val="right" w:leader="dot" w:pos="9350"/>
        </w:tabs>
        <w:rPr>
          <w:del w:id="2511" w:author="felipe campo" w:date="2017-03-14T10:59:00Z"/>
          <w:rFonts w:asciiTheme="minorHAnsi" w:eastAsiaTheme="minorEastAsia" w:hAnsiTheme="minorHAnsi" w:cstheme="minorBidi"/>
          <w:smallCaps w:val="0"/>
          <w:noProof/>
          <w:sz w:val="24"/>
          <w:szCs w:val="24"/>
          <w:lang w:val="es-ES"/>
        </w:rPr>
      </w:pPr>
      <w:del w:id="2512" w:author="felipe campo" w:date="2017-03-14T10:59:00Z">
        <w:r w:rsidRPr="00A72132" w:rsidDel="00D93D80">
          <w:rPr>
            <w:noProof/>
            <w:lang w:val="es-ES"/>
          </w:rPr>
          <w:delText>Figura 14 RFE Nivel 2 Finalizar Envíos</w:delText>
        </w:r>
        <w:r w:rsidRPr="00D7071D" w:rsidDel="00D93D80">
          <w:rPr>
            <w:noProof/>
            <w:lang w:val="es-ES"/>
          </w:rPr>
          <w:tab/>
          <w:delText>22</w:delText>
        </w:r>
      </w:del>
    </w:p>
    <w:p w14:paraId="03E4BC7F" w14:textId="77777777" w:rsidR="00D7071D" w:rsidRPr="00D7071D" w:rsidDel="00D93D80" w:rsidRDefault="00D7071D">
      <w:pPr>
        <w:pStyle w:val="Tabladeilustraciones"/>
        <w:tabs>
          <w:tab w:val="right" w:leader="dot" w:pos="9350"/>
        </w:tabs>
        <w:rPr>
          <w:del w:id="2513" w:author="felipe campo" w:date="2017-03-14T10:59:00Z"/>
          <w:rFonts w:asciiTheme="minorHAnsi" w:eastAsiaTheme="minorEastAsia" w:hAnsiTheme="minorHAnsi" w:cstheme="minorBidi"/>
          <w:smallCaps w:val="0"/>
          <w:noProof/>
          <w:sz w:val="24"/>
          <w:szCs w:val="24"/>
          <w:lang w:val="es-ES"/>
        </w:rPr>
      </w:pPr>
      <w:del w:id="2514" w:author="felipe campo" w:date="2017-03-14T10:59:00Z">
        <w:r w:rsidRPr="00A72132" w:rsidDel="00D93D80">
          <w:rPr>
            <w:noProof/>
            <w:lang w:val="es-ES"/>
          </w:rPr>
          <w:delText>Figura 15 Diagrama de Casos de Uso de Requisitos Funcionales Externos</w:delText>
        </w:r>
        <w:r w:rsidRPr="00D7071D" w:rsidDel="00D93D80">
          <w:rPr>
            <w:noProof/>
            <w:lang w:val="es-ES"/>
          </w:rPr>
          <w:tab/>
          <w:delText>24</w:delText>
        </w:r>
      </w:del>
    </w:p>
    <w:p w14:paraId="791FFE51" w14:textId="77777777" w:rsidR="00D7071D" w:rsidRPr="00D7071D" w:rsidDel="00D93D80" w:rsidRDefault="00D7071D">
      <w:pPr>
        <w:pStyle w:val="Tabladeilustraciones"/>
        <w:tabs>
          <w:tab w:val="right" w:leader="dot" w:pos="9350"/>
        </w:tabs>
        <w:rPr>
          <w:del w:id="2515" w:author="felipe campo" w:date="2017-03-14T10:59:00Z"/>
          <w:rFonts w:asciiTheme="minorHAnsi" w:eastAsiaTheme="minorEastAsia" w:hAnsiTheme="minorHAnsi" w:cstheme="minorBidi"/>
          <w:smallCaps w:val="0"/>
          <w:noProof/>
          <w:sz w:val="24"/>
          <w:szCs w:val="24"/>
          <w:lang w:val="es-ES"/>
        </w:rPr>
      </w:pPr>
      <w:del w:id="2516" w:author="felipe campo" w:date="2017-03-14T10:59:00Z">
        <w:r w:rsidRPr="00A72132" w:rsidDel="00D93D80">
          <w:rPr>
            <w:noProof/>
            <w:lang w:val="es-ES"/>
          </w:rPr>
          <w:delText>Figura 16 Nivel 2 Requisitos Funcionales Primarios</w:delText>
        </w:r>
        <w:r w:rsidRPr="00D7071D" w:rsidDel="00D93D80">
          <w:rPr>
            <w:noProof/>
            <w:lang w:val="es-ES"/>
          </w:rPr>
          <w:tab/>
          <w:delText>25</w:delText>
        </w:r>
      </w:del>
    </w:p>
    <w:p w14:paraId="5B6C73BE" w14:textId="77777777" w:rsidR="00D7071D" w:rsidRPr="00D7071D" w:rsidDel="00D93D80" w:rsidRDefault="00D7071D">
      <w:pPr>
        <w:pStyle w:val="Tabladeilustraciones"/>
        <w:tabs>
          <w:tab w:val="right" w:leader="dot" w:pos="9350"/>
        </w:tabs>
        <w:rPr>
          <w:del w:id="2517" w:author="felipe campo" w:date="2017-03-14T10:59:00Z"/>
          <w:rFonts w:asciiTheme="minorHAnsi" w:eastAsiaTheme="minorEastAsia" w:hAnsiTheme="minorHAnsi" w:cstheme="minorBidi"/>
          <w:smallCaps w:val="0"/>
          <w:noProof/>
          <w:sz w:val="24"/>
          <w:szCs w:val="24"/>
          <w:lang w:val="es-ES"/>
        </w:rPr>
      </w:pPr>
      <w:del w:id="2518" w:author="felipe campo" w:date="2017-03-14T10:59:00Z">
        <w:r w:rsidRPr="00A72132" w:rsidDel="00D93D80">
          <w:rPr>
            <w:noProof/>
            <w:lang w:val="es-ES"/>
          </w:rPr>
          <w:delText>Figura 17 Casos de Uso Nivel 2 para el Actor Cargo Modal</w:delText>
        </w:r>
        <w:r w:rsidRPr="00D7071D" w:rsidDel="00D93D80">
          <w:rPr>
            <w:noProof/>
            <w:lang w:val="es-ES"/>
          </w:rPr>
          <w:tab/>
          <w:delText>26</w:delText>
        </w:r>
      </w:del>
    </w:p>
    <w:p w14:paraId="6AA125D9" w14:textId="77777777" w:rsidR="00D7071D" w:rsidRPr="00D7071D" w:rsidDel="00D93D80" w:rsidRDefault="00D7071D">
      <w:pPr>
        <w:pStyle w:val="Tabladeilustraciones"/>
        <w:tabs>
          <w:tab w:val="right" w:leader="dot" w:pos="9350"/>
        </w:tabs>
        <w:rPr>
          <w:del w:id="2519" w:author="felipe campo" w:date="2017-03-14T10:59:00Z"/>
          <w:rFonts w:asciiTheme="minorHAnsi" w:eastAsiaTheme="minorEastAsia" w:hAnsiTheme="minorHAnsi" w:cstheme="minorBidi"/>
          <w:smallCaps w:val="0"/>
          <w:noProof/>
          <w:sz w:val="24"/>
          <w:szCs w:val="24"/>
          <w:lang w:val="es-ES"/>
        </w:rPr>
      </w:pPr>
      <w:del w:id="2520" w:author="felipe campo" w:date="2017-03-14T10:59:00Z">
        <w:r w:rsidRPr="00A72132" w:rsidDel="00D93D80">
          <w:rPr>
            <w:noProof/>
            <w:lang w:val="es-ES"/>
          </w:rPr>
          <w:delText>Figura 18  Casos de Uso Nivel 2 para usuario de Cargo Modal</w:delText>
        </w:r>
        <w:r w:rsidRPr="00D7071D" w:rsidDel="00D93D80">
          <w:rPr>
            <w:noProof/>
            <w:lang w:val="es-ES"/>
          </w:rPr>
          <w:tab/>
          <w:delText>27</w:delText>
        </w:r>
      </w:del>
    </w:p>
    <w:p w14:paraId="4335F044" w14:textId="77777777" w:rsidR="00D7071D" w:rsidRPr="00D7071D" w:rsidDel="00D93D80" w:rsidRDefault="00D7071D">
      <w:pPr>
        <w:pStyle w:val="Tabladeilustraciones"/>
        <w:tabs>
          <w:tab w:val="right" w:leader="dot" w:pos="9350"/>
        </w:tabs>
        <w:rPr>
          <w:del w:id="2521" w:author="felipe campo" w:date="2017-03-14T10:59:00Z"/>
          <w:rFonts w:asciiTheme="minorHAnsi" w:eastAsiaTheme="minorEastAsia" w:hAnsiTheme="minorHAnsi" w:cstheme="minorBidi"/>
          <w:smallCaps w:val="0"/>
          <w:noProof/>
          <w:sz w:val="24"/>
          <w:szCs w:val="24"/>
          <w:lang w:val="es-ES"/>
        </w:rPr>
      </w:pPr>
      <w:del w:id="2522" w:author="felipe campo" w:date="2017-03-14T10:59:00Z">
        <w:r w:rsidRPr="00A72132" w:rsidDel="00D93D80">
          <w:rPr>
            <w:noProof/>
            <w:lang w:val="es-ES"/>
          </w:rPr>
          <w:delText>Figura 19 Requisitos funcionales detallados de Cargo Modal</w:delText>
        </w:r>
        <w:r w:rsidRPr="00D7071D" w:rsidDel="00D93D80">
          <w:rPr>
            <w:noProof/>
            <w:lang w:val="es-ES"/>
          </w:rPr>
          <w:tab/>
          <w:delText>28</w:delText>
        </w:r>
      </w:del>
    </w:p>
    <w:p w14:paraId="074F32E7" w14:textId="77777777" w:rsidR="00D7071D" w:rsidRPr="00D7071D" w:rsidDel="00D93D80" w:rsidRDefault="00D7071D">
      <w:pPr>
        <w:pStyle w:val="Tabladeilustraciones"/>
        <w:tabs>
          <w:tab w:val="right" w:leader="dot" w:pos="9350"/>
        </w:tabs>
        <w:rPr>
          <w:del w:id="2523" w:author="felipe campo" w:date="2017-03-14T10:59:00Z"/>
          <w:rFonts w:asciiTheme="minorHAnsi" w:eastAsiaTheme="minorEastAsia" w:hAnsiTheme="minorHAnsi" w:cstheme="minorBidi"/>
          <w:smallCaps w:val="0"/>
          <w:noProof/>
          <w:sz w:val="24"/>
          <w:szCs w:val="24"/>
          <w:lang w:val="es-ES"/>
        </w:rPr>
      </w:pPr>
      <w:del w:id="2524" w:author="felipe campo" w:date="2017-03-14T10:59:00Z">
        <w:r w:rsidRPr="00A72132" w:rsidDel="00D93D80">
          <w:rPr>
            <w:noProof/>
            <w:lang w:val="es-ES"/>
          </w:rPr>
          <w:delText>Figura 20 Nivel 3 Requisitos Funcionales Actor Mesh</w:delText>
        </w:r>
        <w:r w:rsidRPr="00D7071D" w:rsidDel="00D93D80">
          <w:rPr>
            <w:noProof/>
            <w:lang w:val="es-ES"/>
          </w:rPr>
          <w:tab/>
          <w:delText>35</w:delText>
        </w:r>
      </w:del>
    </w:p>
    <w:p w14:paraId="0460855D" w14:textId="77777777" w:rsidR="00D7071D" w:rsidRPr="00D7071D" w:rsidDel="00D93D80" w:rsidRDefault="00D7071D">
      <w:pPr>
        <w:pStyle w:val="Tabladeilustraciones"/>
        <w:tabs>
          <w:tab w:val="right" w:leader="dot" w:pos="9350"/>
        </w:tabs>
        <w:rPr>
          <w:del w:id="2525" w:author="felipe campo" w:date="2017-03-14T10:59:00Z"/>
          <w:rFonts w:asciiTheme="minorHAnsi" w:eastAsiaTheme="minorEastAsia" w:hAnsiTheme="minorHAnsi" w:cstheme="minorBidi"/>
          <w:smallCaps w:val="0"/>
          <w:noProof/>
          <w:sz w:val="24"/>
          <w:szCs w:val="24"/>
          <w:lang w:val="es-ES"/>
        </w:rPr>
      </w:pPr>
      <w:del w:id="2526" w:author="felipe campo" w:date="2017-03-14T10:59:00Z">
        <w:r w:rsidRPr="00A72132" w:rsidDel="00D93D80">
          <w:rPr>
            <w:noProof/>
            <w:lang w:val="es-ES"/>
          </w:rPr>
          <w:delText>Figura 21 Nivel 3 Requisitos Funcionales Mesh</w:delText>
        </w:r>
        <w:r w:rsidRPr="00D7071D" w:rsidDel="00D93D80">
          <w:rPr>
            <w:noProof/>
            <w:lang w:val="es-ES"/>
          </w:rPr>
          <w:tab/>
          <w:delText>36</w:delText>
        </w:r>
      </w:del>
    </w:p>
    <w:p w14:paraId="05E8F22B" w14:textId="77777777" w:rsidR="00D7071D" w:rsidRPr="00D7071D" w:rsidDel="00D93D80" w:rsidRDefault="00D7071D">
      <w:pPr>
        <w:pStyle w:val="Tabladeilustraciones"/>
        <w:tabs>
          <w:tab w:val="right" w:leader="dot" w:pos="9350"/>
        </w:tabs>
        <w:rPr>
          <w:del w:id="2527" w:author="felipe campo" w:date="2017-03-14T10:59:00Z"/>
          <w:rFonts w:asciiTheme="minorHAnsi" w:eastAsiaTheme="minorEastAsia" w:hAnsiTheme="minorHAnsi" w:cstheme="minorBidi"/>
          <w:smallCaps w:val="0"/>
          <w:noProof/>
          <w:sz w:val="24"/>
          <w:szCs w:val="24"/>
          <w:lang w:val="es-ES"/>
        </w:rPr>
      </w:pPr>
      <w:del w:id="2528" w:author="felipe campo" w:date="2017-03-14T10:59:00Z">
        <w:r w:rsidRPr="00A72132" w:rsidDel="00D93D80">
          <w:rPr>
            <w:noProof/>
            <w:lang w:val="es-ES"/>
          </w:rPr>
          <w:delText>Figura 22 Nivel 3 Requisitos Funcionales Actor Seguridad Física y Video Analítica</w:delText>
        </w:r>
        <w:r w:rsidRPr="00D7071D" w:rsidDel="00D93D80">
          <w:rPr>
            <w:noProof/>
            <w:lang w:val="es-ES"/>
          </w:rPr>
          <w:tab/>
          <w:delText>44</w:delText>
        </w:r>
      </w:del>
    </w:p>
    <w:p w14:paraId="549F03A2" w14:textId="77777777" w:rsidR="00D7071D" w:rsidRPr="00D7071D" w:rsidDel="00D93D80" w:rsidRDefault="00D7071D">
      <w:pPr>
        <w:pStyle w:val="Tabladeilustraciones"/>
        <w:tabs>
          <w:tab w:val="right" w:leader="dot" w:pos="9350"/>
        </w:tabs>
        <w:rPr>
          <w:del w:id="2529" w:author="felipe campo" w:date="2017-03-14T10:59:00Z"/>
          <w:rFonts w:asciiTheme="minorHAnsi" w:eastAsiaTheme="minorEastAsia" w:hAnsiTheme="minorHAnsi" w:cstheme="minorBidi"/>
          <w:smallCaps w:val="0"/>
          <w:noProof/>
          <w:sz w:val="24"/>
          <w:szCs w:val="24"/>
          <w:lang w:val="es-ES"/>
        </w:rPr>
      </w:pPr>
      <w:del w:id="2530" w:author="felipe campo" w:date="2017-03-14T10:59:00Z">
        <w:r w:rsidRPr="00A72132" w:rsidDel="00D93D80">
          <w:rPr>
            <w:noProof/>
            <w:lang w:val="es-ES"/>
          </w:rPr>
          <w:delText>Figura 23 Nivel 3 Requisitos Funcionales Seguridad Física y Video Analítica</w:delText>
        </w:r>
        <w:r w:rsidRPr="00D7071D" w:rsidDel="00D93D80">
          <w:rPr>
            <w:noProof/>
            <w:lang w:val="es-ES"/>
          </w:rPr>
          <w:tab/>
          <w:delText>45</w:delText>
        </w:r>
      </w:del>
    </w:p>
    <w:p w14:paraId="735B378A" w14:textId="77777777" w:rsidR="00D7071D" w:rsidRPr="00D7071D" w:rsidDel="00D93D80" w:rsidRDefault="00D7071D">
      <w:pPr>
        <w:pStyle w:val="Tabladeilustraciones"/>
        <w:tabs>
          <w:tab w:val="right" w:leader="dot" w:pos="9350"/>
        </w:tabs>
        <w:rPr>
          <w:del w:id="2531" w:author="felipe campo" w:date="2017-03-14T10:59:00Z"/>
          <w:rFonts w:asciiTheme="minorHAnsi" w:eastAsiaTheme="minorEastAsia" w:hAnsiTheme="minorHAnsi" w:cstheme="minorBidi"/>
          <w:smallCaps w:val="0"/>
          <w:noProof/>
          <w:sz w:val="24"/>
          <w:szCs w:val="24"/>
          <w:lang w:val="es-ES"/>
        </w:rPr>
      </w:pPr>
      <w:del w:id="2532" w:author="felipe campo" w:date="2017-03-14T10:59:00Z">
        <w:r w:rsidRPr="00A72132" w:rsidDel="00D93D80">
          <w:rPr>
            <w:noProof/>
            <w:lang w:val="es-ES"/>
          </w:rPr>
          <w:delText>Figura 24 Visualización de Extreme Platform</w:delText>
        </w:r>
        <w:r w:rsidRPr="00D7071D" w:rsidDel="00D93D80">
          <w:rPr>
            <w:noProof/>
            <w:lang w:val="es-ES"/>
          </w:rPr>
          <w:tab/>
          <w:delText>53</w:delText>
        </w:r>
      </w:del>
    </w:p>
    <w:p w14:paraId="0D6E933C" w14:textId="77777777" w:rsidR="00D7071D" w:rsidDel="00D93D80" w:rsidRDefault="00D7071D">
      <w:pPr>
        <w:pStyle w:val="Tabladeilustraciones"/>
        <w:tabs>
          <w:tab w:val="right" w:leader="dot" w:pos="9350"/>
        </w:tabs>
        <w:rPr>
          <w:del w:id="2533" w:author="felipe campo" w:date="2017-03-14T10:59:00Z"/>
          <w:rFonts w:asciiTheme="minorHAnsi" w:eastAsiaTheme="minorEastAsia" w:hAnsiTheme="minorHAnsi" w:cstheme="minorBidi"/>
          <w:smallCaps w:val="0"/>
          <w:noProof/>
          <w:sz w:val="24"/>
          <w:szCs w:val="24"/>
        </w:rPr>
      </w:pPr>
      <w:del w:id="2534" w:author="felipe campo" w:date="2017-03-14T10:59:00Z">
        <w:r w:rsidRPr="00A72132" w:rsidDel="00D93D80">
          <w:rPr>
            <w:noProof/>
            <w:lang w:val="es-ES"/>
          </w:rPr>
          <w:delText>Figura 25 Requisitos no funcionales</w:delText>
        </w:r>
        <w:r w:rsidDel="00D93D80">
          <w:rPr>
            <w:noProof/>
          </w:rPr>
          <w:tab/>
          <w:delText>64</w:delText>
        </w:r>
      </w:del>
    </w:p>
    <w:p w14:paraId="6CEFF712" w14:textId="74F3C762" w:rsidR="00F2226C" w:rsidRPr="00B30A26" w:rsidRDefault="00F2226C" w:rsidP="00F2226C">
      <w:pPr>
        <w:rPr>
          <w:lang w:val="es-ES"/>
        </w:rPr>
      </w:pPr>
      <w:r w:rsidRPr="00B30A26">
        <w:rPr>
          <w:sz w:val="32"/>
          <w:lang w:val="es-ES"/>
        </w:rPr>
        <w:fldChar w:fldCharType="end"/>
      </w:r>
    </w:p>
    <w:p w14:paraId="0C4342A1" w14:textId="1AC3043B" w:rsidR="00F2226C" w:rsidRPr="00B30A26" w:rsidRDefault="00F2226C" w:rsidP="00F2226C">
      <w:pPr>
        <w:rPr>
          <w:lang w:val="es-ES"/>
        </w:rPr>
      </w:pPr>
    </w:p>
    <w:sectPr w:rsidR="00F2226C" w:rsidRPr="00B30A26" w:rsidSect="00D7071D">
      <w:type w:val="continuous"/>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75" w:author="Julio Ruiz" w:date="2017-03-08T21:18:00Z" w:initials="JR">
    <w:p w14:paraId="071BFFA8" w14:textId="478018BC" w:rsidR="00D545DD" w:rsidRPr="00147F88" w:rsidRDefault="00D545DD">
      <w:pPr>
        <w:pStyle w:val="Textocomentario"/>
        <w:rPr>
          <w:lang w:val="es-ES_tradnl"/>
        </w:rPr>
      </w:pPr>
      <w:r>
        <w:rPr>
          <w:rStyle w:val="Refdecomentario"/>
        </w:rPr>
        <w:annotationRef/>
      </w:r>
      <w:r w:rsidRPr="00147F88">
        <w:rPr>
          <w:lang w:val="es-ES_tradnl"/>
        </w:rPr>
        <w:t>Retirar el RFP-002 hace parte del Proyecto de GeoLock</w:t>
      </w:r>
    </w:p>
  </w:comment>
  <w:comment w:id="788" w:author="felipe campo" w:date="2018-07-04T09:47:00Z" w:initials="fc">
    <w:p w14:paraId="62159514" w14:textId="69F28D56" w:rsidR="00D545DD" w:rsidRPr="00AD4287" w:rsidRDefault="00D545DD">
      <w:pPr>
        <w:pStyle w:val="Textocomentario"/>
        <w:rPr>
          <w:lang w:val="es-CO"/>
        </w:rPr>
      </w:pPr>
      <w:r>
        <w:rPr>
          <w:rStyle w:val="Refdecomentario"/>
        </w:rPr>
        <w:annotationRef/>
      </w:r>
      <w:r w:rsidRPr="00AD4287">
        <w:rPr>
          <w:lang w:val="es-CO"/>
        </w:rPr>
        <w:t>Se debe integrar el actor de seuridad fisisca y el de video analitica en uno solo</w:t>
      </w:r>
    </w:p>
  </w:comment>
  <w:comment w:id="799" w:author="Julio Ruiz" w:date="2017-03-09T10:29:00Z" w:initials="JR">
    <w:p w14:paraId="47C965E1" w14:textId="13466BDD" w:rsidR="00D545DD" w:rsidRPr="0014070A" w:rsidRDefault="00D545DD">
      <w:pPr>
        <w:pStyle w:val="Textocomentario"/>
        <w:rPr>
          <w:lang w:val="es-ES_tradnl"/>
        </w:rPr>
      </w:pPr>
      <w:r>
        <w:rPr>
          <w:rStyle w:val="Refdecomentario"/>
        </w:rPr>
        <w:annotationRef/>
      </w:r>
      <w:r w:rsidRPr="0014070A">
        <w:rPr>
          <w:lang w:val="es-ES_tradnl"/>
        </w:rPr>
        <w:t>Estos actores se deben separar ya que no se presentaron de forma independiente en la propuesta a MinTIC/Colciencias.</w:t>
      </w:r>
    </w:p>
  </w:comment>
  <w:comment w:id="800" w:author="felipe campo" w:date="2018-07-04T09:48:00Z" w:initials="fc">
    <w:p w14:paraId="19250E5C" w14:textId="5BCB2D1F" w:rsidR="00D545DD" w:rsidRPr="00AD4287" w:rsidRDefault="00D545DD">
      <w:pPr>
        <w:pStyle w:val="Textocomentario"/>
        <w:rPr>
          <w:lang w:val="es-CO"/>
        </w:rPr>
      </w:pPr>
      <w:r>
        <w:rPr>
          <w:rStyle w:val="Refdecomentario"/>
        </w:rPr>
        <w:annotationRef/>
      </w:r>
      <w:r w:rsidRPr="00AD4287">
        <w:rPr>
          <w:lang w:val="es-CO"/>
        </w:rPr>
        <w:t>Revisar estos actors en la propuesta a colciencias</w:t>
      </w:r>
    </w:p>
  </w:comment>
  <w:comment w:id="902" w:author="felipe campo" w:date="2018-07-04T10:08:00Z" w:initials="fc">
    <w:p w14:paraId="77FA47BE" w14:textId="0DD226F7" w:rsidR="00D545DD" w:rsidRPr="00AD4287" w:rsidRDefault="00D545DD">
      <w:pPr>
        <w:pStyle w:val="Textocomentario"/>
        <w:rPr>
          <w:lang w:val="es-CO"/>
        </w:rPr>
      </w:pPr>
      <w:r>
        <w:rPr>
          <w:rStyle w:val="Refdecomentario"/>
        </w:rPr>
        <w:annotationRef/>
      </w:r>
      <w:r w:rsidRPr="00AD4287">
        <w:rPr>
          <w:lang w:val="es-CO"/>
        </w:rPr>
        <w:t>Quitar integrarcion con SAP y ellipse</w:t>
      </w:r>
    </w:p>
    <w:p w14:paraId="3F03BF64" w14:textId="77777777" w:rsidR="00D545DD" w:rsidRPr="00AD4287" w:rsidRDefault="00D545DD">
      <w:pPr>
        <w:pStyle w:val="Textocomentario"/>
        <w:rPr>
          <w:lang w:val="es-CO"/>
        </w:rPr>
      </w:pPr>
    </w:p>
    <w:p w14:paraId="522D77B8" w14:textId="5F83E607" w:rsidR="00D545DD" w:rsidRPr="00AD4287" w:rsidRDefault="00D545DD">
      <w:pPr>
        <w:pStyle w:val="Textocomentario"/>
        <w:rPr>
          <w:lang w:val="es-CO"/>
        </w:rPr>
      </w:pPr>
      <w:r w:rsidRPr="00AD4287">
        <w:rPr>
          <w:lang w:val="es-CO"/>
        </w:rPr>
        <w:t>Quitar el mantenimiento predictivo y colocar como predictivo  o preventivo</w:t>
      </w:r>
    </w:p>
  </w:comment>
  <w:comment w:id="1004" w:author="Usuario" w:date="2018-07-17T11:21:00Z" w:initials="U">
    <w:p w14:paraId="1C8C30DD" w14:textId="6457CBB4" w:rsidR="00D545DD" w:rsidRDefault="00D545DD">
      <w:pPr>
        <w:pStyle w:val="Textocomentario"/>
      </w:pPr>
      <w:r>
        <w:rPr>
          <w:rStyle w:val="Refdecomentario"/>
        </w:rPr>
        <w:annotationRef/>
      </w:r>
      <w:r>
        <w:t>Nueva tarea</w:t>
      </w:r>
    </w:p>
  </w:comment>
  <w:comment w:id="1569" w:author="felipe campo" w:date="2018-07-04T11:20:00Z" w:initials="fc">
    <w:p w14:paraId="7EC5FC30" w14:textId="65167F32" w:rsidR="00D545DD" w:rsidRPr="00AD4287" w:rsidRDefault="00D545DD">
      <w:pPr>
        <w:pStyle w:val="Textocomentario"/>
        <w:rPr>
          <w:lang w:val="es-CO"/>
        </w:rPr>
      </w:pPr>
      <w:r>
        <w:rPr>
          <w:rStyle w:val="Refdecomentario"/>
        </w:rPr>
        <w:annotationRef/>
      </w:r>
      <w:r w:rsidRPr="00AD4287">
        <w:rPr>
          <w:lang w:val="es-CO"/>
        </w:rPr>
        <w:t>FAlta los diagramas</w:t>
      </w:r>
    </w:p>
  </w:comment>
  <w:comment w:id="1716" w:author="Julio Ruiz" w:date="2017-03-09T23:21:00Z" w:initials="JR">
    <w:p w14:paraId="5DD5E9A8" w14:textId="08B48C54" w:rsidR="00D545DD" w:rsidRPr="007B0F0E" w:rsidRDefault="00D545DD">
      <w:pPr>
        <w:pStyle w:val="Textocomentario"/>
        <w:rPr>
          <w:lang w:val="es-ES_tradnl"/>
        </w:rPr>
      </w:pPr>
      <w:r>
        <w:rPr>
          <w:rStyle w:val="Refdecomentario"/>
        </w:rPr>
        <w:annotationRef/>
      </w:r>
      <w:r w:rsidRPr="007B0F0E">
        <w:rPr>
          <w:lang w:val="es-ES_tradnl"/>
        </w:rPr>
        <w:t>Está duplicado con el RNF-27</w:t>
      </w:r>
    </w:p>
  </w:comment>
  <w:comment w:id="1718" w:author="Julio Ruiz" w:date="2017-03-09T23:22:00Z" w:initials="JR">
    <w:p w14:paraId="1241A4CE" w14:textId="04826573" w:rsidR="00D545DD" w:rsidRPr="007B0F0E" w:rsidRDefault="00D545DD">
      <w:pPr>
        <w:pStyle w:val="Textocomentario"/>
        <w:rPr>
          <w:lang w:val="es-ES_tradnl"/>
        </w:rPr>
      </w:pPr>
      <w:r>
        <w:rPr>
          <w:rStyle w:val="Refdecomentario"/>
        </w:rPr>
        <w:annotationRef/>
      </w:r>
      <w:r w:rsidRPr="007B0F0E">
        <w:rPr>
          <w:lang w:val="es-ES_tradnl"/>
        </w:rPr>
        <w:t>Esta acta corresponde a una reunion con Sinmaf.</w:t>
      </w:r>
    </w:p>
  </w:comment>
  <w:comment w:id="1722" w:author="Julio Ruiz" w:date="2017-03-09T23:24:00Z" w:initials="JR">
    <w:p w14:paraId="1222B16F" w14:textId="3E6360C4" w:rsidR="00D545DD" w:rsidRPr="00591C55" w:rsidRDefault="00D545DD">
      <w:pPr>
        <w:pStyle w:val="Textocomentario"/>
        <w:rPr>
          <w:lang w:val="es-ES_tradnl"/>
        </w:rPr>
      </w:pPr>
      <w:r>
        <w:rPr>
          <w:lang w:val="es-ES_tradnl"/>
        </w:rPr>
        <w:t>q</w:t>
      </w:r>
      <w:r>
        <w:rPr>
          <w:rStyle w:val="Refdecomentario"/>
        </w:rPr>
        <w:annotationRef/>
      </w:r>
      <w:r w:rsidRPr="00591C55">
        <w:rPr>
          <w:lang w:val="es-ES_tradnl"/>
        </w:rPr>
        <w:t>Se deberían crear más requisites de seguridad como la plataforma central de seguridad, creación de grupos y perfiles y la forma en cómo se manajarán los usuarios. Es</w:t>
      </w:r>
      <w:r>
        <w:rPr>
          <w:lang w:val="es-ES_tradnl"/>
        </w:rPr>
        <w:t>to debe quedar claro para que todas las co-ejecutoras sepan qué se debe hacer al respecto.</w:t>
      </w:r>
    </w:p>
  </w:comment>
  <w:comment w:id="1734" w:author="Julio Ruiz" w:date="2017-03-09T23:27:00Z" w:initials="JR">
    <w:p w14:paraId="16A01528" w14:textId="190BF746" w:rsidR="00D545DD" w:rsidRPr="00591C55" w:rsidRDefault="00D545DD">
      <w:pPr>
        <w:pStyle w:val="Textocomentario"/>
        <w:rPr>
          <w:lang w:val="es-ES_tradnl"/>
        </w:rPr>
      </w:pPr>
      <w:r>
        <w:rPr>
          <w:rStyle w:val="Refdecomentario"/>
        </w:rPr>
        <w:annotationRef/>
      </w:r>
      <w:r w:rsidRPr="00591C55">
        <w:rPr>
          <w:lang w:val="es-ES_tradnl"/>
        </w:rPr>
        <w:t>Este requisito debe ser má</w:t>
      </w:r>
      <w:r>
        <w:rPr>
          <w:lang w:val="es-ES_tradnl"/>
        </w:rPr>
        <w:t>s claro. Debemos tener clara la referencia de los requerimientos de los TMS modernos osea la ruta de producto.</w:t>
      </w:r>
    </w:p>
  </w:comment>
  <w:comment w:id="1738" w:author="Julio Ruiz" w:date="2017-03-09T23:18:00Z" w:initials="JR">
    <w:p w14:paraId="253298B3" w14:textId="2588F6F0" w:rsidR="00D545DD" w:rsidRPr="00D80373" w:rsidRDefault="00D545DD">
      <w:pPr>
        <w:pStyle w:val="Textocomentario"/>
        <w:rPr>
          <w:lang w:val="es-ES_tradnl"/>
        </w:rPr>
      </w:pPr>
      <w:r>
        <w:rPr>
          <w:rStyle w:val="Refdecomentario"/>
        </w:rPr>
        <w:annotationRef/>
      </w:r>
      <w:r w:rsidRPr="00D80373">
        <w:rPr>
          <w:lang w:val="es-ES_tradnl"/>
        </w:rPr>
        <w:t xml:space="preserve">El acta 005 corresponde a una reunion </w:t>
      </w:r>
      <w:r>
        <w:rPr>
          <w:lang w:val="es-ES_tradnl"/>
        </w:rPr>
        <w:t>con Sinmaf, relacionada con el Spin Off.</w:t>
      </w:r>
    </w:p>
  </w:comment>
  <w:comment w:id="1739" w:author="Julio Ruiz" w:date="2017-03-10T08:16:00Z" w:initials="JR">
    <w:p w14:paraId="32FFE889" w14:textId="1E88B0A7" w:rsidR="00D545DD" w:rsidRPr="00A92654" w:rsidRDefault="00D545DD">
      <w:pPr>
        <w:pStyle w:val="Textocomentario"/>
        <w:rPr>
          <w:lang w:val="es-ES"/>
        </w:rPr>
      </w:pPr>
      <w:r>
        <w:rPr>
          <w:rStyle w:val="Refdecomentario"/>
        </w:rPr>
        <w:annotationRef/>
      </w:r>
    </w:p>
  </w:comment>
  <w:comment w:id="1741" w:author="Julio Ruiz" w:date="2017-03-09T23:19:00Z" w:initials="JR">
    <w:p w14:paraId="33F185F0" w14:textId="2AAFECA7" w:rsidR="00D545DD" w:rsidRPr="00D80373" w:rsidRDefault="00D545DD">
      <w:pPr>
        <w:pStyle w:val="Textocomentario"/>
        <w:rPr>
          <w:lang w:val="es-ES_tradnl"/>
        </w:rPr>
      </w:pPr>
      <w:r>
        <w:rPr>
          <w:rStyle w:val="Refdecomentario"/>
        </w:rPr>
        <w:annotationRef/>
      </w:r>
      <w:r w:rsidRPr="00D80373">
        <w:rPr>
          <w:lang w:val="es-ES_tradnl"/>
        </w:rPr>
        <w:t>El acta 003 corresponde a una reunion interna</w:t>
      </w:r>
      <w:r>
        <w:rPr>
          <w:lang w:val="es-ES_tradnl"/>
        </w:rPr>
        <w:t xml:space="preserve"> con Virtual Diseño</w:t>
      </w:r>
    </w:p>
  </w:comment>
  <w:comment w:id="1743" w:author="Julio Ruiz" w:date="2017-03-10T07:56:00Z" w:initials="JR">
    <w:p w14:paraId="17C1D267" w14:textId="77777777" w:rsidR="00D545DD" w:rsidRPr="00D80373" w:rsidRDefault="00D545DD" w:rsidP="00DA13DF">
      <w:pPr>
        <w:pStyle w:val="Textocomentario"/>
        <w:rPr>
          <w:lang w:val="es-ES_tradnl"/>
        </w:rPr>
      </w:pPr>
      <w:r>
        <w:rPr>
          <w:rStyle w:val="Refdecomentario"/>
        </w:rPr>
        <w:annotationRef/>
      </w:r>
      <w:r>
        <w:rPr>
          <w:rStyle w:val="Refdecomentario"/>
        </w:rPr>
        <w:annotationRef/>
      </w:r>
      <w:r w:rsidRPr="00D80373">
        <w:rPr>
          <w:lang w:val="es-ES_tradnl"/>
        </w:rPr>
        <w:t>El acta 003 corresponde a una reunion interna</w:t>
      </w:r>
      <w:r>
        <w:rPr>
          <w:lang w:val="es-ES_tradnl"/>
        </w:rPr>
        <w:t xml:space="preserve"> con Virtual Diseño</w:t>
      </w:r>
    </w:p>
    <w:p w14:paraId="2DB3B9E1" w14:textId="62EEA708" w:rsidR="00D545DD" w:rsidRPr="00DA13DF" w:rsidRDefault="00D545DD">
      <w:pPr>
        <w:pStyle w:val="Textocomentario"/>
        <w:rPr>
          <w:lang w:val="es-ES_tradnl"/>
        </w:rPr>
      </w:pPr>
    </w:p>
  </w:comment>
  <w:comment w:id="1745" w:author="Julio Ruiz" w:date="2017-03-10T08:01:00Z" w:initials="JR">
    <w:p w14:paraId="3893758F" w14:textId="042D2368" w:rsidR="00D545DD" w:rsidRPr="00F16251" w:rsidRDefault="00D545DD">
      <w:pPr>
        <w:pStyle w:val="Textocomentario"/>
        <w:rPr>
          <w:lang w:val="es-ES_tradnl"/>
        </w:rPr>
      </w:pPr>
      <w:r>
        <w:rPr>
          <w:rStyle w:val="Refdecomentario"/>
        </w:rPr>
        <w:annotationRef/>
      </w:r>
      <w:r w:rsidRPr="00F16251">
        <w:rPr>
          <w:lang w:val="es-ES_tradnl"/>
        </w:rPr>
        <w:t>Est aseció</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1BFFA8" w15:done="1"/>
  <w15:commentEx w15:paraId="62159514" w15:done="0"/>
  <w15:commentEx w15:paraId="47C965E1" w15:done="1"/>
  <w15:commentEx w15:paraId="19250E5C" w15:done="0"/>
  <w15:commentEx w15:paraId="522D77B8" w15:done="0"/>
  <w15:commentEx w15:paraId="1C8C30DD" w15:done="0"/>
  <w15:commentEx w15:paraId="7EC5FC30" w15:done="0"/>
  <w15:commentEx w15:paraId="5DD5E9A8" w15:done="1"/>
  <w15:commentEx w15:paraId="1241A4CE" w15:done="1"/>
  <w15:commentEx w15:paraId="1222B16F" w15:done="1"/>
  <w15:commentEx w15:paraId="16A01528" w15:done="1"/>
  <w15:commentEx w15:paraId="253298B3" w15:done="1"/>
  <w15:commentEx w15:paraId="32FFE889" w15:done="0"/>
  <w15:commentEx w15:paraId="33F185F0" w15:done="1"/>
  <w15:commentEx w15:paraId="2DB3B9E1" w15:done="1"/>
  <w15:commentEx w15:paraId="3893758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1BFFA8" w16cid:durableId="1EF9CBBA"/>
  <w16cid:commentId w16cid:paraId="62159514" w16cid:durableId="1EF9CBBB"/>
  <w16cid:commentId w16cid:paraId="47C965E1" w16cid:durableId="1EF9CBBC"/>
  <w16cid:commentId w16cid:paraId="19250E5C" w16cid:durableId="1EF9CBBD"/>
  <w16cid:commentId w16cid:paraId="522D77B8" w16cid:durableId="1EF9CBBE"/>
  <w16cid:commentId w16cid:paraId="1C8C30DD" w16cid:durableId="1EF9CBBF"/>
  <w16cid:commentId w16cid:paraId="7EC5FC30" w16cid:durableId="1EF9CBC0"/>
  <w16cid:commentId w16cid:paraId="5DD5E9A8" w16cid:durableId="1EF9CBC1"/>
  <w16cid:commentId w16cid:paraId="1241A4CE" w16cid:durableId="1EF9CBC2"/>
  <w16cid:commentId w16cid:paraId="1222B16F" w16cid:durableId="1EF9CBC3"/>
  <w16cid:commentId w16cid:paraId="16A01528" w16cid:durableId="1EF9CBC4"/>
  <w16cid:commentId w16cid:paraId="253298B3" w16cid:durableId="1EF9CBC5"/>
  <w16cid:commentId w16cid:paraId="32FFE889" w16cid:durableId="1EF9CBC6"/>
  <w16cid:commentId w16cid:paraId="33F185F0" w16cid:durableId="1EF9CBC7"/>
  <w16cid:commentId w16cid:paraId="2DB3B9E1" w16cid:durableId="1EF9CBC8"/>
  <w16cid:commentId w16cid:paraId="3893758F" w16cid:durableId="1EF9CB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44A3E" w14:textId="77777777" w:rsidR="00BD4A2C" w:rsidRDefault="00BD4A2C" w:rsidP="00057D7C">
      <w:r>
        <w:separator/>
      </w:r>
    </w:p>
  </w:endnote>
  <w:endnote w:type="continuationSeparator" w:id="0">
    <w:p w14:paraId="7D3A4256" w14:textId="77777777" w:rsidR="00BD4A2C" w:rsidRDefault="00BD4A2C" w:rsidP="00057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default"/>
  </w:font>
  <w:font w:name="Helvetica Light">
    <w:charset w:val="00"/>
    <w:family w:val="auto"/>
    <w:pitch w:val="variable"/>
    <w:sig w:usb0="800000AF" w:usb1="4000204A" w:usb2="00000000" w:usb3="00000000" w:csb0="00000001"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Helvetica Light Oblique">
    <w:altName w:val="Malgun Gothic"/>
    <w:charset w:val="00"/>
    <w:family w:val="auto"/>
    <w:pitch w:val="variable"/>
    <w:sig w:usb0="00000003"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New Roman"/>
    <w:panose1 w:val="02020603050405020304"/>
    <w:charset w:val="00"/>
    <w:family w:val="auto"/>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DAE14A" w14:textId="77777777" w:rsidR="00BD4A2C" w:rsidRDefault="00BD4A2C" w:rsidP="00057D7C">
      <w:r>
        <w:separator/>
      </w:r>
    </w:p>
  </w:footnote>
  <w:footnote w:type="continuationSeparator" w:id="0">
    <w:p w14:paraId="3D8F2296" w14:textId="77777777" w:rsidR="00BD4A2C" w:rsidRDefault="00BD4A2C" w:rsidP="00057D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817C0E34"/>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AA5055"/>
    <w:multiLevelType w:val="hybridMultilevel"/>
    <w:tmpl w:val="1B3A0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F11E7B"/>
    <w:multiLevelType w:val="hybridMultilevel"/>
    <w:tmpl w:val="00B0C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DE54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FB050CA"/>
    <w:multiLevelType w:val="hybridMultilevel"/>
    <w:tmpl w:val="392A8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BB6B35"/>
    <w:multiLevelType w:val="multilevel"/>
    <w:tmpl w:val="72AEFC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RNF - %6"/>
      <w:lvlJc w:val="left"/>
      <w:pPr>
        <w:ind w:left="1152" w:hanging="1152"/>
      </w:pPr>
      <w:rPr>
        <w:rFonts w:hint="default"/>
      </w:rPr>
    </w:lvl>
    <w:lvl w:ilvl="6">
      <w:start w:val="1"/>
      <w:numFmt w:val="decimal"/>
      <w:lvlText w:val="RNF-%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1957FA8"/>
    <w:multiLevelType w:val="multilevel"/>
    <w:tmpl w:val="0722F172"/>
    <w:lvl w:ilvl="0">
      <w:start w:val="1"/>
      <w:numFmt w:val="decimal"/>
      <w:lvlText w:val="%1"/>
      <w:lvlJc w:val="left"/>
      <w:pPr>
        <w:ind w:left="432" w:hanging="432"/>
      </w:pPr>
      <w:rPr>
        <w:rFonts w:hint="default"/>
        <w:b/>
        <w:i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RNF-%7"/>
      <w:lvlJc w:val="left"/>
      <w:pPr>
        <w:ind w:left="1296" w:hanging="1296"/>
      </w:pPr>
      <w:rPr>
        <w:rFonts w:hint="default"/>
        <w:b/>
        <w:i w:val="0"/>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5125A7B"/>
    <w:multiLevelType w:val="hybridMultilevel"/>
    <w:tmpl w:val="F85EB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D033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7794E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A3D73C4"/>
    <w:multiLevelType w:val="hybridMultilevel"/>
    <w:tmpl w:val="EE62A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5F6EB6"/>
    <w:multiLevelType w:val="multilevel"/>
    <w:tmpl w:val="57605EA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40635B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42868EF"/>
    <w:multiLevelType w:val="multilevel"/>
    <w:tmpl w:val="C010CBAE"/>
    <w:lvl w:ilvl="0">
      <w:start w:val="1"/>
      <w:numFmt w:val="decimal"/>
      <w:lvlText w:val="%1."/>
      <w:lvlJc w:val="left"/>
      <w:pPr>
        <w:ind w:left="720" w:firstLine="360"/>
      </w:pPr>
      <w:rPr>
        <w:rFonts w:ascii="Roboto" w:eastAsia="Roboto" w:hAnsi="Roboto" w:cs="Roboto"/>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15:restartNumberingAfterBreak="0">
    <w:nsid w:val="497263A9"/>
    <w:multiLevelType w:val="multilevel"/>
    <w:tmpl w:val="7180C1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RNF-%7"/>
      <w:lvlJc w:val="left"/>
      <w:pPr>
        <w:ind w:left="1296" w:hanging="1296"/>
      </w:pPr>
      <w:rPr>
        <w:rFonts w:hint="default"/>
        <w:b/>
        <w:i w:val="0"/>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4126E0C"/>
    <w:multiLevelType w:val="hybridMultilevel"/>
    <w:tmpl w:val="2C7A8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394D1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75B01BF"/>
    <w:multiLevelType w:val="multilevel"/>
    <w:tmpl w:val="77022DA6"/>
    <w:lvl w:ilvl="0">
      <w:start w:val="1"/>
      <w:numFmt w:val="decimal"/>
      <w:lvlText w:val="RNF- %1 "/>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RNF-%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ABA6B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B0B0AAB"/>
    <w:multiLevelType w:val="hybridMultilevel"/>
    <w:tmpl w:val="C7ACCDD0"/>
    <w:lvl w:ilvl="0" w:tplc="2CCE6ADA">
      <w:numFmt w:val="bullet"/>
      <w:lvlText w:val="-"/>
      <w:lvlJc w:val="left"/>
      <w:pPr>
        <w:ind w:left="720" w:hanging="360"/>
      </w:pPr>
      <w:rPr>
        <w:rFonts w:ascii="Helvetica Light" w:eastAsiaTheme="minorHAnsi" w:hAnsi="Helvetica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7D166D"/>
    <w:multiLevelType w:val="multilevel"/>
    <w:tmpl w:val="2F042356"/>
    <w:lvl w:ilvl="0">
      <w:start w:val="1"/>
      <w:numFmt w:val="decimal"/>
      <w:suff w:val="space"/>
      <w:lvlText w:val="Chapter %1"/>
      <w:lvlJc w:val="left"/>
      <w:pPr>
        <w:ind w:left="3600" w:firstLine="0"/>
      </w:pPr>
      <w:rPr>
        <w:rFonts w:hint="default"/>
      </w:rPr>
    </w:lvl>
    <w:lvl w:ilvl="1">
      <w:start w:val="1"/>
      <w:numFmt w:val="none"/>
      <w:suff w:val="nothing"/>
      <w:lvlText w:val=""/>
      <w:lvlJc w:val="left"/>
      <w:pPr>
        <w:ind w:left="3600" w:firstLine="0"/>
      </w:pPr>
      <w:rPr>
        <w:rFonts w:hint="default"/>
      </w:rPr>
    </w:lvl>
    <w:lvl w:ilvl="2">
      <w:start w:val="1"/>
      <w:numFmt w:val="none"/>
      <w:suff w:val="nothing"/>
      <w:lvlText w:val=""/>
      <w:lvlJc w:val="left"/>
      <w:pPr>
        <w:ind w:left="3600" w:firstLine="0"/>
      </w:pPr>
      <w:rPr>
        <w:rFonts w:hint="default"/>
      </w:rPr>
    </w:lvl>
    <w:lvl w:ilvl="3">
      <w:start w:val="1"/>
      <w:numFmt w:val="none"/>
      <w:suff w:val="nothing"/>
      <w:lvlText w:val=""/>
      <w:lvlJc w:val="left"/>
      <w:pPr>
        <w:ind w:left="3600" w:firstLine="0"/>
      </w:pPr>
      <w:rPr>
        <w:rFonts w:hint="default"/>
      </w:rPr>
    </w:lvl>
    <w:lvl w:ilvl="4">
      <w:start w:val="1"/>
      <w:numFmt w:val="none"/>
      <w:suff w:val="nothing"/>
      <w:lvlText w:val=""/>
      <w:lvlJc w:val="left"/>
      <w:pPr>
        <w:ind w:left="3600" w:firstLine="0"/>
      </w:pPr>
      <w:rPr>
        <w:rFonts w:hint="default"/>
      </w:rPr>
    </w:lvl>
    <w:lvl w:ilvl="5">
      <w:start w:val="1"/>
      <w:numFmt w:val="none"/>
      <w:suff w:val="nothing"/>
      <w:lvlText w:val=""/>
      <w:lvlJc w:val="left"/>
      <w:pPr>
        <w:ind w:left="3600" w:firstLine="0"/>
      </w:pPr>
      <w:rPr>
        <w:rFonts w:hint="default"/>
      </w:rPr>
    </w:lvl>
    <w:lvl w:ilvl="6">
      <w:start w:val="1"/>
      <w:numFmt w:val="none"/>
      <w:suff w:val="nothing"/>
      <w:lvlText w:val=""/>
      <w:lvlJc w:val="left"/>
      <w:pPr>
        <w:ind w:left="3600" w:firstLine="0"/>
      </w:pPr>
      <w:rPr>
        <w:rFonts w:hint="default"/>
      </w:rPr>
    </w:lvl>
    <w:lvl w:ilvl="7">
      <w:start w:val="1"/>
      <w:numFmt w:val="none"/>
      <w:suff w:val="nothing"/>
      <w:lvlText w:val=""/>
      <w:lvlJc w:val="left"/>
      <w:pPr>
        <w:ind w:left="3600" w:firstLine="0"/>
      </w:pPr>
      <w:rPr>
        <w:rFonts w:hint="default"/>
      </w:rPr>
    </w:lvl>
    <w:lvl w:ilvl="8">
      <w:start w:val="1"/>
      <w:numFmt w:val="none"/>
      <w:suff w:val="nothing"/>
      <w:lvlText w:val=""/>
      <w:lvlJc w:val="left"/>
      <w:pPr>
        <w:ind w:left="3600" w:firstLine="0"/>
      </w:pPr>
      <w:rPr>
        <w:rFonts w:hint="default"/>
      </w:rPr>
    </w:lvl>
  </w:abstractNum>
  <w:abstractNum w:abstractNumId="22" w15:restartNumberingAfterBreak="0">
    <w:nsid w:val="62994B83"/>
    <w:multiLevelType w:val="hybridMultilevel"/>
    <w:tmpl w:val="369A4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9C360A"/>
    <w:multiLevelType w:val="hybridMultilevel"/>
    <w:tmpl w:val="CE82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E87E11"/>
    <w:multiLevelType w:val="hybridMultilevel"/>
    <w:tmpl w:val="419C5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584564"/>
    <w:multiLevelType w:val="hybridMultilevel"/>
    <w:tmpl w:val="ED92A284"/>
    <w:lvl w:ilvl="0" w:tplc="4C98B98A">
      <w:start w:val="1"/>
      <w:numFmt w:val="decimal"/>
      <w:pStyle w:val="RNF"/>
      <w:lvlText w:val="RNF- %1 "/>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64003E"/>
    <w:multiLevelType w:val="hybridMultilevel"/>
    <w:tmpl w:val="E56E70D4"/>
    <w:lvl w:ilvl="0" w:tplc="F21CC81A">
      <w:start w:val="1"/>
      <w:numFmt w:val="bullet"/>
      <w:lvlText w:val="•"/>
      <w:lvlJc w:val="left"/>
      <w:pPr>
        <w:tabs>
          <w:tab w:val="num" w:pos="720"/>
        </w:tabs>
        <w:ind w:left="720" w:hanging="360"/>
      </w:pPr>
      <w:rPr>
        <w:rFonts w:ascii="Times New Roman" w:hAnsi="Times New Roman" w:hint="default"/>
      </w:rPr>
    </w:lvl>
    <w:lvl w:ilvl="1" w:tplc="2A8E0952">
      <w:numFmt w:val="bullet"/>
      <w:lvlText w:val="•"/>
      <w:lvlJc w:val="left"/>
      <w:pPr>
        <w:tabs>
          <w:tab w:val="num" w:pos="1440"/>
        </w:tabs>
        <w:ind w:left="1440" w:hanging="360"/>
      </w:pPr>
      <w:rPr>
        <w:rFonts w:ascii="Times New Roman" w:hAnsi="Times New Roman" w:hint="default"/>
      </w:rPr>
    </w:lvl>
    <w:lvl w:ilvl="2" w:tplc="FB36F08C" w:tentative="1">
      <w:start w:val="1"/>
      <w:numFmt w:val="bullet"/>
      <w:lvlText w:val="•"/>
      <w:lvlJc w:val="left"/>
      <w:pPr>
        <w:tabs>
          <w:tab w:val="num" w:pos="2160"/>
        </w:tabs>
        <w:ind w:left="2160" w:hanging="360"/>
      </w:pPr>
      <w:rPr>
        <w:rFonts w:ascii="Times New Roman" w:hAnsi="Times New Roman" w:hint="default"/>
      </w:rPr>
    </w:lvl>
    <w:lvl w:ilvl="3" w:tplc="F39E7D84" w:tentative="1">
      <w:start w:val="1"/>
      <w:numFmt w:val="bullet"/>
      <w:lvlText w:val="•"/>
      <w:lvlJc w:val="left"/>
      <w:pPr>
        <w:tabs>
          <w:tab w:val="num" w:pos="2880"/>
        </w:tabs>
        <w:ind w:left="2880" w:hanging="360"/>
      </w:pPr>
      <w:rPr>
        <w:rFonts w:ascii="Times New Roman" w:hAnsi="Times New Roman" w:hint="default"/>
      </w:rPr>
    </w:lvl>
    <w:lvl w:ilvl="4" w:tplc="A926829C" w:tentative="1">
      <w:start w:val="1"/>
      <w:numFmt w:val="bullet"/>
      <w:lvlText w:val="•"/>
      <w:lvlJc w:val="left"/>
      <w:pPr>
        <w:tabs>
          <w:tab w:val="num" w:pos="3600"/>
        </w:tabs>
        <w:ind w:left="3600" w:hanging="360"/>
      </w:pPr>
      <w:rPr>
        <w:rFonts w:ascii="Times New Roman" w:hAnsi="Times New Roman" w:hint="default"/>
      </w:rPr>
    </w:lvl>
    <w:lvl w:ilvl="5" w:tplc="1C4AA2F6" w:tentative="1">
      <w:start w:val="1"/>
      <w:numFmt w:val="bullet"/>
      <w:lvlText w:val="•"/>
      <w:lvlJc w:val="left"/>
      <w:pPr>
        <w:tabs>
          <w:tab w:val="num" w:pos="4320"/>
        </w:tabs>
        <w:ind w:left="4320" w:hanging="360"/>
      </w:pPr>
      <w:rPr>
        <w:rFonts w:ascii="Times New Roman" w:hAnsi="Times New Roman" w:hint="default"/>
      </w:rPr>
    </w:lvl>
    <w:lvl w:ilvl="6" w:tplc="5C8860D6" w:tentative="1">
      <w:start w:val="1"/>
      <w:numFmt w:val="bullet"/>
      <w:lvlText w:val="•"/>
      <w:lvlJc w:val="left"/>
      <w:pPr>
        <w:tabs>
          <w:tab w:val="num" w:pos="5040"/>
        </w:tabs>
        <w:ind w:left="5040" w:hanging="360"/>
      </w:pPr>
      <w:rPr>
        <w:rFonts w:ascii="Times New Roman" w:hAnsi="Times New Roman" w:hint="default"/>
      </w:rPr>
    </w:lvl>
    <w:lvl w:ilvl="7" w:tplc="62724000" w:tentative="1">
      <w:start w:val="1"/>
      <w:numFmt w:val="bullet"/>
      <w:lvlText w:val="•"/>
      <w:lvlJc w:val="left"/>
      <w:pPr>
        <w:tabs>
          <w:tab w:val="num" w:pos="5760"/>
        </w:tabs>
        <w:ind w:left="5760" w:hanging="360"/>
      </w:pPr>
      <w:rPr>
        <w:rFonts w:ascii="Times New Roman" w:hAnsi="Times New Roman" w:hint="default"/>
      </w:rPr>
    </w:lvl>
    <w:lvl w:ilvl="8" w:tplc="A6EC4E24"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696F235D"/>
    <w:multiLevelType w:val="multilevel"/>
    <w:tmpl w:val="7EF644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RNF-%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6B281927"/>
    <w:multiLevelType w:val="multilevel"/>
    <w:tmpl w:val="7180C1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RNF-%7"/>
      <w:lvlJc w:val="left"/>
      <w:pPr>
        <w:ind w:left="1296" w:hanging="1296"/>
      </w:pPr>
      <w:rPr>
        <w:rFonts w:hint="default"/>
        <w:b/>
        <w:i w:val="0"/>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732E6C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36F4ADB"/>
    <w:multiLevelType w:val="multilevel"/>
    <w:tmpl w:val="CF7C3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A30FD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3AF49EB"/>
    <w:multiLevelType w:val="hybridMultilevel"/>
    <w:tmpl w:val="EC02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F4307B"/>
    <w:multiLevelType w:val="hybridMultilevel"/>
    <w:tmpl w:val="43FA5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1841D5"/>
    <w:multiLevelType w:val="multilevel"/>
    <w:tmpl w:val="CDA270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A2A6DAD"/>
    <w:multiLevelType w:val="hybridMultilevel"/>
    <w:tmpl w:val="A020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9041CF"/>
    <w:multiLevelType w:val="hybridMultilevel"/>
    <w:tmpl w:val="A38A5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4E7AFA"/>
    <w:multiLevelType w:val="hybridMultilevel"/>
    <w:tmpl w:val="39ECA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097295"/>
    <w:multiLevelType w:val="hybridMultilevel"/>
    <w:tmpl w:val="B074D25C"/>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15:restartNumberingAfterBreak="0">
    <w:nsid w:val="7F437738"/>
    <w:multiLevelType w:val="multilevel"/>
    <w:tmpl w:val="72AEFC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RNF - %6"/>
      <w:lvlJc w:val="left"/>
      <w:pPr>
        <w:ind w:left="1152" w:hanging="1152"/>
      </w:pPr>
      <w:rPr>
        <w:rFonts w:hint="default"/>
      </w:rPr>
    </w:lvl>
    <w:lvl w:ilvl="6">
      <w:start w:val="1"/>
      <w:numFmt w:val="decimal"/>
      <w:lvlText w:val="RNF-%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30"/>
  </w:num>
  <w:num w:numId="3">
    <w:abstractNumId w:val="33"/>
  </w:num>
  <w:num w:numId="4">
    <w:abstractNumId w:val="34"/>
  </w:num>
  <w:num w:numId="5">
    <w:abstractNumId w:val="38"/>
  </w:num>
  <w:num w:numId="6">
    <w:abstractNumId w:val="26"/>
  </w:num>
  <w:num w:numId="7">
    <w:abstractNumId w:val="18"/>
  </w:num>
  <w:num w:numId="8">
    <w:abstractNumId w:val="3"/>
  </w:num>
  <w:num w:numId="9">
    <w:abstractNumId w:val="11"/>
  </w:num>
  <w:num w:numId="10">
    <w:abstractNumId w:val="35"/>
  </w:num>
  <w:num w:numId="11">
    <w:abstractNumId w:val="16"/>
  </w:num>
  <w:num w:numId="12">
    <w:abstractNumId w:val="24"/>
  </w:num>
  <w:num w:numId="13">
    <w:abstractNumId w:val="8"/>
  </w:num>
  <w:num w:numId="14">
    <w:abstractNumId w:val="36"/>
  </w:num>
  <w:num w:numId="15">
    <w:abstractNumId w:val="1"/>
  </w:num>
  <w:num w:numId="16">
    <w:abstractNumId w:val="32"/>
  </w:num>
  <w:num w:numId="17">
    <w:abstractNumId w:val="2"/>
  </w:num>
  <w:num w:numId="18">
    <w:abstractNumId w:val="37"/>
  </w:num>
  <w:num w:numId="19">
    <w:abstractNumId w:val="20"/>
  </w:num>
  <w:num w:numId="20">
    <w:abstractNumId w:val="9"/>
  </w:num>
  <w:num w:numId="21">
    <w:abstractNumId w:val="27"/>
  </w:num>
  <w:num w:numId="22">
    <w:abstractNumId w:val="7"/>
  </w:num>
  <w:num w:numId="23">
    <w:abstractNumId w:val="6"/>
  </w:num>
  <w:num w:numId="24">
    <w:abstractNumId w:val="39"/>
  </w:num>
  <w:num w:numId="25">
    <w:abstractNumId w:val="4"/>
  </w:num>
  <w:num w:numId="26">
    <w:abstractNumId w:val="10"/>
  </w:num>
  <w:num w:numId="27">
    <w:abstractNumId w:val="28"/>
  </w:num>
  <w:num w:numId="28">
    <w:abstractNumId w:val="15"/>
  </w:num>
  <w:num w:numId="29">
    <w:abstractNumId w:val="19"/>
  </w:num>
  <w:num w:numId="30">
    <w:abstractNumId w:val="21"/>
  </w:num>
  <w:num w:numId="31">
    <w:abstractNumId w:val="13"/>
  </w:num>
  <w:num w:numId="32">
    <w:abstractNumId w:val="31"/>
  </w:num>
  <w:num w:numId="33">
    <w:abstractNumId w:val="29"/>
  </w:num>
  <w:num w:numId="34">
    <w:abstractNumId w:val="12"/>
  </w:num>
  <w:num w:numId="35">
    <w:abstractNumId w:val="25"/>
  </w:num>
  <w:num w:numId="36">
    <w:abstractNumId w:val="17"/>
  </w:num>
  <w:num w:numId="37">
    <w:abstractNumId w:val="5"/>
  </w:num>
  <w:num w:numId="38">
    <w:abstractNumId w:val="23"/>
  </w:num>
  <w:num w:numId="39">
    <w:abstractNumId w:val="22"/>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num>
  <w:num w:numId="42">
    <w:abstractNumId w:val="12"/>
  </w:num>
  <w:num w:numId="4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campo">
    <w15:presenceInfo w15:providerId="Windows Live" w15:userId="61383e274e153bd2"/>
  </w15:person>
  <w15:person w15:author="Usuario">
    <w15:presenceInfo w15:providerId="None" w15:userId="Usuario"/>
  </w15:person>
  <w15:person w15:author="Milenio">
    <w15:presenceInfo w15:providerId="None" w15:userId="Milen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E15"/>
    <w:rsid w:val="000028CC"/>
    <w:rsid w:val="00005918"/>
    <w:rsid w:val="00013D03"/>
    <w:rsid w:val="000225EA"/>
    <w:rsid w:val="00034BFE"/>
    <w:rsid w:val="000364B7"/>
    <w:rsid w:val="0004584D"/>
    <w:rsid w:val="00052576"/>
    <w:rsid w:val="00057D7C"/>
    <w:rsid w:val="000623EC"/>
    <w:rsid w:val="00066C84"/>
    <w:rsid w:val="00092BFD"/>
    <w:rsid w:val="000A00B6"/>
    <w:rsid w:val="000A48BD"/>
    <w:rsid w:val="000A575E"/>
    <w:rsid w:val="000C0749"/>
    <w:rsid w:val="000C263E"/>
    <w:rsid w:val="000C3692"/>
    <w:rsid w:val="000D3F30"/>
    <w:rsid w:val="000D7C40"/>
    <w:rsid w:val="00103B46"/>
    <w:rsid w:val="00112E3E"/>
    <w:rsid w:val="00113059"/>
    <w:rsid w:val="001206F3"/>
    <w:rsid w:val="00123431"/>
    <w:rsid w:val="00125592"/>
    <w:rsid w:val="00125A70"/>
    <w:rsid w:val="00125E75"/>
    <w:rsid w:val="0013039B"/>
    <w:rsid w:val="0014070A"/>
    <w:rsid w:val="00141202"/>
    <w:rsid w:val="00147F88"/>
    <w:rsid w:val="0015147F"/>
    <w:rsid w:val="00156B06"/>
    <w:rsid w:val="00164907"/>
    <w:rsid w:val="00165BF4"/>
    <w:rsid w:val="00166C8D"/>
    <w:rsid w:val="00180A00"/>
    <w:rsid w:val="001917A2"/>
    <w:rsid w:val="00197D8F"/>
    <w:rsid w:val="001A4E15"/>
    <w:rsid w:val="001B315F"/>
    <w:rsid w:val="001B3C5D"/>
    <w:rsid w:val="001C2517"/>
    <w:rsid w:val="001C3DDC"/>
    <w:rsid w:val="001C58E8"/>
    <w:rsid w:val="001C6364"/>
    <w:rsid w:val="001F38CF"/>
    <w:rsid w:val="001F702E"/>
    <w:rsid w:val="00203C7B"/>
    <w:rsid w:val="00205399"/>
    <w:rsid w:val="00207B7C"/>
    <w:rsid w:val="00211BC7"/>
    <w:rsid w:val="0021758D"/>
    <w:rsid w:val="0022217C"/>
    <w:rsid w:val="00227273"/>
    <w:rsid w:val="002275EF"/>
    <w:rsid w:val="00233CDD"/>
    <w:rsid w:val="00245637"/>
    <w:rsid w:val="00252321"/>
    <w:rsid w:val="002527D2"/>
    <w:rsid w:val="00267BF3"/>
    <w:rsid w:val="00280882"/>
    <w:rsid w:val="0028126E"/>
    <w:rsid w:val="00283E7E"/>
    <w:rsid w:val="00284489"/>
    <w:rsid w:val="00286177"/>
    <w:rsid w:val="00291C17"/>
    <w:rsid w:val="00291F0C"/>
    <w:rsid w:val="002A5EC1"/>
    <w:rsid w:val="002A6FD9"/>
    <w:rsid w:val="002B2E51"/>
    <w:rsid w:val="002B7AA5"/>
    <w:rsid w:val="002C1E61"/>
    <w:rsid w:val="002D1075"/>
    <w:rsid w:val="002D400F"/>
    <w:rsid w:val="00306D65"/>
    <w:rsid w:val="00311062"/>
    <w:rsid w:val="0031731D"/>
    <w:rsid w:val="00317F15"/>
    <w:rsid w:val="003232E0"/>
    <w:rsid w:val="003237E6"/>
    <w:rsid w:val="0032460D"/>
    <w:rsid w:val="00342F10"/>
    <w:rsid w:val="00345D6C"/>
    <w:rsid w:val="003537D7"/>
    <w:rsid w:val="00357ADA"/>
    <w:rsid w:val="00357C72"/>
    <w:rsid w:val="00365115"/>
    <w:rsid w:val="00367FC2"/>
    <w:rsid w:val="00375049"/>
    <w:rsid w:val="003849DC"/>
    <w:rsid w:val="003B4C75"/>
    <w:rsid w:val="003B6AC5"/>
    <w:rsid w:val="003B784D"/>
    <w:rsid w:val="003B7B32"/>
    <w:rsid w:val="003C3922"/>
    <w:rsid w:val="003D221F"/>
    <w:rsid w:val="003E7125"/>
    <w:rsid w:val="003F112F"/>
    <w:rsid w:val="003F5FFE"/>
    <w:rsid w:val="003F61BF"/>
    <w:rsid w:val="003F7769"/>
    <w:rsid w:val="00425515"/>
    <w:rsid w:val="00434380"/>
    <w:rsid w:val="00440CE4"/>
    <w:rsid w:val="0044164C"/>
    <w:rsid w:val="00441C20"/>
    <w:rsid w:val="004453F7"/>
    <w:rsid w:val="00446794"/>
    <w:rsid w:val="0045308F"/>
    <w:rsid w:val="004564BF"/>
    <w:rsid w:val="0048189B"/>
    <w:rsid w:val="004836EF"/>
    <w:rsid w:val="00487924"/>
    <w:rsid w:val="0049057D"/>
    <w:rsid w:val="00494D43"/>
    <w:rsid w:val="004A30D2"/>
    <w:rsid w:val="004B5E41"/>
    <w:rsid w:val="004B7025"/>
    <w:rsid w:val="004D1A37"/>
    <w:rsid w:val="004D57CC"/>
    <w:rsid w:val="004F283E"/>
    <w:rsid w:val="004F5501"/>
    <w:rsid w:val="004F6555"/>
    <w:rsid w:val="004F6A81"/>
    <w:rsid w:val="00500AE9"/>
    <w:rsid w:val="00501CE3"/>
    <w:rsid w:val="00515FE7"/>
    <w:rsid w:val="0051702F"/>
    <w:rsid w:val="00525894"/>
    <w:rsid w:val="00531035"/>
    <w:rsid w:val="005340FD"/>
    <w:rsid w:val="00534E50"/>
    <w:rsid w:val="0054184D"/>
    <w:rsid w:val="00551062"/>
    <w:rsid w:val="00561873"/>
    <w:rsid w:val="00563470"/>
    <w:rsid w:val="00564C8B"/>
    <w:rsid w:val="00565417"/>
    <w:rsid w:val="005714C8"/>
    <w:rsid w:val="005723D9"/>
    <w:rsid w:val="00575AFA"/>
    <w:rsid w:val="00575EE0"/>
    <w:rsid w:val="005825B7"/>
    <w:rsid w:val="005863FA"/>
    <w:rsid w:val="00591C55"/>
    <w:rsid w:val="00594A36"/>
    <w:rsid w:val="00595067"/>
    <w:rsid w:val="00595F67"/>
    <w:rsid w:val="005A257A"/>
    <w:rsid w:val="005A2A7C"/>
    <w:rsid w:val="005E184F"/>
    <w:rsid w:val="005E1FD1"/>
    <w:rsid w:val="005E3DA8"/>
    <w:rsid w:val="005F164B"/>
    <w:rsid w:val="005F708A"/>
    <w:rsid w:val="00616B31"/>
    <w:rsid w:val="0062345F"/>
    <w:rsid w:val="0063048D"/>
    <w:rsid w:val="006358FA"/>
    <w:rsid w:val="006376BD"/>
    <w:rsid w:val="00642DD4"/>
    <w:rsid w:val="00647B91"/>
    <w:rsid w:val="00653C67"/>
    <w:rsid w:val="00667D60"/>
    <w:rsid w:val="00670816"/>
    <w:rsid w:val="00674C77"/>
    <w:rsid w:val="0068182A"/>
    <w:rsid w:val="00682DF3"/>
    <w:rsid w:val="00691346"/>
    <w:rsid w:val="006941A8"/>
    <w:rsid w:val="006A3906"/>
    <w:rsid w:val="006B01CB"/>
    <w:rsid w:val="006C7AB3"/>
    <w:rsid w:val="006D2B67"/>
    <w:rsid w:val="006D5AB0"/>
    <w:rsid w:val="006D6151"/>
    <w:rsid w:val="006E4998"/>
    <w:rsid w:val="006E73C9"/>
    <w:rsid w:val="006F4628"/>
    <w:rsid w:val="007018AC"/>
    <w:rsid w:val="0070797A"/>
    <w:rsid w:val="00732506"/>
    <w:rsid w:val="00747B96"/>
    <w:rsid w:val="007521C8"/>
    <w:rsid w:val="00757BAF"/>
    <w:rsid w:val="00761AE3"/>
    <w:rsid w:val="0076299E"/>
    <w:rsid w:val="007677CE"/>
    <w:rsid w:val="007708F1"/>
    <w:rsid w:val="00772ABF"/>
    <w:rsid w:val="00772DDF"/>
    <w:rsid w:val="00773E41"/>
    <w:rsid w:val="007800F4"/>
    <w:rsid w:val="0078629B"/>
    <w:rsid w:val="007928D3"/>
    <w:rsid w:val="00793321"/>
    <w:rsid w:val="007973C1"/>
    <w:rsid w:val="007A12AD"/>
    <w:rsid w:val="007A2A8E"/>
    <w:rsid w:val="007A7795"/>
    <w:rsid w:val="007B0F0E"/>
    <w:rsid w:val="007B210A"/>
    <w:rsid w:val="007B3049"/>
    <w:rsid w:val="007C32FC"/>
    <w:rsid w:val="007E0445"/>
    <w:rsid w:val="007E2C38"/>
    <w:rsid w:val="007E45EF"/>
    <w:rsid w:val="00802051"/>
    <w:rsid w:val="00812B54"/>
    <w:rsid w:val="00814B15"/>
    <w:rsid w:val="008155A4"/>
    <w:rsid w:val="008165C8"/>
    <w:rsid w:val="00824924"/>
    <w:rsid w:val="00824B3B"/>
    <w:rsid w:val="00825743"/>
    <w:rsid w:val="00825AA5"/>
    <w:rsid w:val="00827B91"/>
    <w:rsid w:val="00836E02"/>
    <w:rsid w:val="00841272"/>
    <w:rsid w:val="00842065"/>
    <w:rsid w:val="0084707A"/>
    <w:rsid w:val="00850286"/>
    <w:rsid w:val="008545B7"/>
    <w:rsid w:val="00855148"/>
    <w:rsid w:val="008619CB"/>
    <w:rsid w:val="008627B1"/>
    <w:rsid w:val="00866D2D"/>
    <w:rsid w:val="00867498"/>
    <w:rsid w:val="008760D8"/>
    <w:rsid w:val="00890099"/>
    <w:rsid w:val="008A0B63"/>
    <w:rsid w:val="008A1868"/>
    <w:rsid w:val="008A2BAB"/>
    <w:rsid w:val="008A2C42"/>
    <w:rsid w:val="008B4C80"/>
    <w:rsid w:val="008D1EB5"/>
    <w:rsid w:val="008D3338"/>
    <w:rsid w:val="008E4B7C"/>
    <w:rsid w:val="008F57BB"/>
    <w:rsid w:val="008F7EA8"/>
    <w:rsid w:val="00901B62"/>
    <w:rsid w:val="009078BB"/>
    <w:rsid w:val="00914BF0"/>
    <w:rsid w:val="0091561E"/>
    <w:rsid w:val="00920F65"/>
    <w:rsid w:val="009355C8"/>
    <w:rsid w:val="00935CF4"/>
    <w:rsid w:val="009360D2"/>
    <w:rsid w:val="00945D17"/>
    <w:rsid w:val="00954B51"/>
    <w:rsid w:val="00955752"/>
    <w:rsid w:val="009578EB"/>
    <w:rsid w:val="009611DE"/>
    <w:rsid w:val="00963FD1"/>
    <w:rsid w:val="0097050D"/>
    <w:rsid w:val="00972757"/>
    <w:rsid w:val="00974A5C"/>
    <w:rsid w:val="009862A3"/>
    <w:rsid w:val="0098673D"/>
    <w:rsid w:val="00995550"/>
    <w:rsid w:val="009B1711"/>
    <w:rsid w:val="009C769B"/>
    <w:rsid w:val="009D45F3"/>
    <w:rsid w:val="009E2187"/>
    <w:rsid w:val="009E3D68"/>
    <w:rsid w:val="009F1261"/>
    <w:rsid w:val="00A13236"/>
    <w:rsid w:val="00A24C1A"/>
    <w:rsid w:val="00A412B6"/>
    <w:rsid w:val="00A4489B"/>
    <w:rsid w:val="00A5224D"/>
    <w:rsid w:val="00A531A9"/>
    <w:rsid w:val="00A54959"/>
    <w:rsid w:val="00A57F33"/>
    <w:rsid w:val="00A677C4"/>
    <w:rsid w:val="00A700B0"/>
    <w:rsid w:val="00A766A8"/>
    <w:rsid w:val="00A92654"/>
    <w:rsid w:val="00A9775C"/>
    <w:rsid w:val="00AA1721"/>
    <w:rsid w:val="00AB32AA"/>
    <w:rsid w:val="00AB787E"/>
    <w:rsid w:val="00AC617B"/>
    <w:rsid w:val="00AD4287"/>
    <w:rsid w:val="00AF3149"/>
    <w:rsid w:val="00AF52BC"/>
    <w:rsid w:val="00AF6C18"/>
    <w:rsid w:val="00AF7A4D"/>
    <w:rsid w:val="00B0085A"/>
    <w:rsid w:val="00B02AC9"/>
    <w:rsid w:val="00B10BE9"/>
    <w:rsid w:val="00B160FE"/>
    <w:rsid w:val="00B227F2"/>
    <w:rsid w:val="00B30A26"/>
    <w:rsid w:val="00B321C0"/>
    <w:rsid w:val="00B33D40"/>
    <w:rsid w:val="00B33E9F"/>
    <w:rsid w:val="00B44461"/>
    <w:rsid w:val="00B64C3C"/>
    <w:rsid w:val="00B70178"/>
    <w:rsid w:val="00B716F9"/>
    <w:rsid w:val="00B72DD2"/>
    <w:rsid w:val="00B751F5"/>
    <w:rsid w:val="00B768E5"/>
    <w:rsid w:val="00B80A54"/>
    <w:rsid w:val="00B8288D"/>
    <w:rsid w:val="00BA2FCB"/>
    <w:rsid w:val="00BB1C75"/>
    <w:rsid w:val="00BB23AC"/>
    <w:rsid w:val="00BB7350"/>
    <w:rsid w:val="00BC0545"/>
    <w:rsid w:val="00BD4A2C"/>
    <w:rsid w:val="00BD580D"/>
    <w:rsid w:val="00BD7B3C"/>
    <w:rsid w:val="00BE000B"/>
    <w:rsid w:val="00BE1E68"/>
    <w:rsid w:val="00BF07EE"/>
    <w:rsid w:val="00BF0BDF"/>
    <w:rsid w:val="00BF312C"/>
    <w:rsid w:val="00BF3AE0"/>
    <w:rsid w:val="00BF40BF"/>
    <w:rsid w:val="00C034CC"/>
    <w:rsid w:val="00C121DE"/>
    <w:rsid w:val="00C35749"/>
    <w:rsid w:val="00C43F4D"/>
    <w:rsid w:val="00C52751"/>
    <w:rsid w:val="00C544A4"/>
    <w:rsid w:val="00C57794"/>
    <w:rsid w:val="00C63F40"/>
    <w:rsid w:val="00C700CB"/>
    <w:rsid w:val="00C75938"/>
    <w:rsid w:val="00C82A2F"/>
    <w:rsid w:val="00C8606B"/>
    <w:rsid w:val="00C869BB"/>
    <w:rsid w:val="00C9102D"/>
    <w:rsid w:val="00CA1A88"/>
    <w:rsid w:val="00CB4357"/>
    <w:rsid w:val="00CB528B"/>
    <w:rsid w:val="00CB5560"/>
    <w:rsid w:val="00CC0EA6"/>
    <w:rsid w:val="00CC18DD"/>
    <w:rsid w:val="00CC3653"/>
    <w:rsid w:val="00CD2B1A"/>
    <w:rsid w:val="00CD3C1F"/>
    <w:rsid w:val="00CE6E9B"/>
    <w:rsid w:val="00CF1BAD"/>
    <w:rsid w:val="00CF3917"/>
    <w:rsid w:val="00CF47BC"/>
    <w:rsid w:val="00CF569D"/>
    <w:rsid w:val="00D064BF"/>
    <w:rsid w:val="00D06B51"/>
    <w:rsid w:val="00D07ADF"/>
    <w:rsid w:val="00D17492"/>
    <w:rsid w:val="00D228D5"/>
    <w:rsid w:val="00D246BF"/>
    <w:rsid w:val="00D4060B"/>
    <w:rsid w:val="00D541A2"/>
    <w:rsid w:val="00D545DD"/>
    <w:rsid w:val="00D7071D"/>
    <w:rsid w:val="00D80373"/>
    <w:rsid w:val="00D9243C"/>
    <w:rsid w:val="00D93D67"/>
    <w:rsid w:val="00D93D80"/>
    <w:rsid w:val="00D97912"/>
    <w:rsid w:val="00D97FA8"/>
    <w:rsid w:val="00DA13DF"/>
    <w:rsid w:val="00DB6E66"/>
    <w:rsid w:val="00DC7762"/>
    <w:rsid w:val="00DD08AE"/>
    <w:rsid w:val="00DD2BA3"/>
    <w:rsid w:val="00DF5D84"/>
    <w:rsid w:val="00E035D6"/>
    <w:rsid w:val="00E20232"/>
    <w:rsid w:val="00E26060"/>
    <w:rsid w:val="00E41A33"/>
    <w:rsid w:val="00E60402"/>
    <w:rsid w:val="00E615E4"/>
    <w:rsid w:val="00E64886"/>
    <w:rsid w:val="00E84E85"/>
    <w:rsid w:val="00E87E2A"/>
    <w:rsid w:val="00E94A81"/>
    <w:rsid w:val="00EA3216"/>
    <w:rsid w:val="00EA5025"/>
    <w:rsid w:val="00EA6B1B"/>
    <w:rsid w:val="00EB40BC"/>
    <w:rsid w:val="00EB4160"/>
    <w:rsid w:val="00EB5F09"/>
    <w:rsid w:val="00EC684D"/>
    <w:rsid w:val="00EF25FA"/>
    <w:rsid w:val="00EF64D4"/>
    <w:rsid w:val="00EF7DD5"/>
    <w:rsid w:val="00F0106F"/>
    <w:rsid w:val="00F0146F"/>
    <w:rsid w:val="00F1176B"/>
    <w:rsid w:val="00F14366"/>
    <w:rsid w:val="00F16251"/>
    <w:rsid w:val="00F2147D"/>
    <w:rsid w:val="00F2226C"/>
    <w:rsid w:val="00F303D2"/>
    <w:rsid w:val="00F31F31"/>
    <w:rsid w:val="00F33D8B"/>
    <w:rsid w:val="00F47976"/>
    <w:rsid w:val="00F57AF1"/>
    <w:rsid w:val="00F6597F"/>
    <w:rsid w:val="00F65B38"/>
    <w:rsid w:val="00F7692F"/>
    <w:rsid w:val="00F915D3"/>
    <w:rsid w:val="00F94CCC"/>
    <w:rsid w:val="00FC0D27"/>
    <w:rsid w:val="00FD2FD3"/>
    <w:rsid w:val="00FF5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D0BA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35D6"/>
    <w:pPr>
      <w:jc w:val="both"/>
    </w:pPr>
    <w:rPr>
      <w:rFonts w:ascii="Helvetica" w:hAnsi="Helvetica" w:cs="Times New Roman"/>
      <w:sz w:val="28"/>
    </w:rPr>
  </w:style>
  <w:style w:type="paragraph" w:styleId="Ttulo1">
    <w:name w:val="heading 1"/>
    <w:basedOn w:val="Normal"/>
    <w:next w:val="Normal"/>
    <w:link w:val="Ttulo1Car"/>
    <w:uiPriority w:val="9"/>
    <w:qFormat/>
    <w:rsid w:val="00A9775C"/>
    <w:pPr>
      <w:keepNext/>
      <w:keepLines/>
      <w:pageBreakBefore/>
      <w:numPr>
        <w:numId w:val="34"/>
      </w:numPr>
      <w:spacing w:before="240"/>
      <w:outlineLvl w:val="0"/>
    </w:pPr>
    <w:rPr>
      <w:rFonts w:eastAsiaTheme="majorEastAsia" w:cstheme="majorBidi"/>
      <w:b/>
      <w:color w:val="2F5496" w:themeColor="accent1" w:themeShade="BF"/>
      <w:sz w:val="36"/>
      <w:szCs w:val="32"/>
    </w:rPr>
  </w:style>
  <w:style w:type="paragraph" w:styleId="Ttulo2">
    <w:name w:val="heading 2"/>
    <w:basedOn w:val="Normal"/>
    <w:next w:val="Normal"/>
    <w:link w:val="Ttulo2Car"/>
    <w:uiPriority w:val="9"/>
    <w:unhideWhenUsed/>
    <w:qFormat/>
    <w:rsid w:val="00A9775C"/>
    <w:pPr>
      <w:keepNext/>
      <w:keepLines/>
      <w:pageBreakBefore/>
      <w:numPr>
        <w:ilvl w:val="1"/>
        <w:numId w:val="34"/>
      </w:numPr>
      <w:spacing w:before="40"/>
      <w:outlineLvl w:val="1"/>
    </w:pPr>
    <w:rPr>
      <w:rFonts w:eastAsiaTheme="majorEastAsia" w:cstheme="majorBidi"/>
      <w:b/>
      <w:bCs/>
      <w:color w:val="2F5496" w:themeColor="accent1" w:themeShade="BF"/>
      <w:sz w:val="36"/>
      <w:szCs w:val="26"/>
    </w:rPr>
  </w:style>
  <w:style w:type="paragraph" w:styleId="Ttulo3">
    <w:name w:val="heading 3"/>
    <w:basedOn w:val="Normal"/>
    <w:next w:val="Normal"/>
    <w:link w:val="Ttulo3Car"/>
    <w:uiPriority w:val="9"/>
    <w:unhideWhenUsed/>
    <w:qFormat/>
    <w:rsid w:val="00A9775C"/>
    <w:pPr>
      <w:keepNext/>
      <w:keepLines/>
      <w:numPr>
        <w:ilvl w:val="2"/>
        <w:numId w:val="34"/>
      </w:numPr>
      <w:spacing w:before="40"/>
      <w:outlineLvl w:val="2"/>
    </w:pPr>
    <w:rPr>
      <w:rFonts w:eastAsiaTheme="majorEastAsia" w:cstheme="majorBidi"/>
      <w:b/>
      <w:color w:val="1F3763" w:themeColor="accent1" w:themeShade="7F"/>
      <w:sz w:val="32"/>
    </w:rPr>
  </w:style>
  <w:style w:type="paragraph" w:styleId="Ttulo4">
    <w:name w:val="heading 4"/>
    <w:basedOn w:val="Normal"/>
    <w:next w:val="Normal"/>
    <w:link w:val="Ttulo4Car"/>
    <w:uiPriority w:val="9"/>
    <w:unhideWhenUsed/>
    <w:qFormat/>
    <w:rsid w:val="00A9775C"/>
    <w:pPr>
      <w:keepNext/>
      <w:keepLines/>
      <w:numPr>
        <w:ilvl w:val="3"/>
        <w:numId w:val="34"/>
      </w:numPr>
      <w:spacing w:before="40"/>
      <w:outlineLvl w:val="3"/>
    </w:pPr>
    <w:rPr>
      <w:rFonts w:ascii="Helvetica Light Oblique" w:eastAsiaTheme="majorEastAsia" w:hAnsi="Helvetica Light Oblique" w:cstheme="majorBidi"/>
      <w:b/>
      <w:i/>
      <w:iCs/>
      <w:color w:val="1F3864" w:themeColor="accent1" w:themeShade="80"/>
      <w:sz w:val="32"/>
    </w:rPr>
  </w:style>
  <w:style w:type="paragraph" w:styleId="Ttulo5">
    <w:name w:val="heading 5"/>
    <w:basedOn w:val="Normal"/>
    <w:next w:val="Normal"/>
    <w:link w:val="Ttulo5Car"/>
    <w:uiPriority w:val="9"/>
    <w:unhideWhenUsed/>
    <w:qFormat/>
    <w:rsid w:val="00A9775C"/>
    <w:pPr>
      <w:keepNext/>
      <w:keepLines/>
      <w:numPr>
        <w:ilvl w:val="4"/>
        <w:numId w:val="34"/>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A9775C"/>
    <w:pPr>
      <w:keepNext/>
      <w:keepLines/>
      <w:numPr>
        <w:ilvl w:val="5"/>
        <w:numId w:val="3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autoRedefine/>
    <w:uiPriority w:val="9"/>
    <w:unhideWhenUsed/>
    <w:qFormat/>
    <w:rsid w:val="00A9775C"/>
    <w:pPr>
      <w:keepNext/>
      <w:keepLines/>
      <w:numPr>
        <w:ilvl w:val="6"/>
        <w:numId w:val="34"/>
      </w:numPr>
      <w:spacing w:before="40"/>
      <w:outlineLvl w:val="6"/>
    </w:pPr>
    <w:rPr>
      <w:rFonts w:eastAsiaTheme="majorEastAsia" w:cstheme="majorBidi"/>
      <w:iCs/>
      <w:color w:val="000000" w:themeColor="text1"/>
    </w:rPr>
  </w:style>
  <w:style w:type="paragraph" w:styleId="Ttulo8">
    <w:name w:val="heading 8"/>
    <w:basedOn w:val="Normal"/>
    <w:next w:val="Normal"/>
    <w:link w:val="Ttulo8Car"/>
    <w:uiPriority w:val="9"/>
    <w:semiHidden/>
    <w:unhideWhenUsed/>
    <w:qFormat/>
    <w:rsid w:val="00A9775C"/>
    <w:pPr>
      <w:keepNext/>
      <w:keepLines/>
      <w:numPr>
        <w:ilvl w:val="7"/>
        <w:numId w:val="3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9775C"/>
    <w:pPr>
      <w:keepNext/>
      <w:keepLines/>
      <w:numPr>
        <w:ilvl w:val="8"/>
        <w:numId w:val="3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775C"/>
    <w:rPr>
      <w:rFonts w:ascii="Helvetica" w:eastAsiaTheme="majorEastAsia" w:hAnsi="Helvetica" w:cstheme="majorBidi"/>
      <w:b/>
      <w:color w:val="2F5496" w:themeColor="accent1" w:themeShade="BF"/>
      <w:sz w:val="36"/>
      <w:szCs w:val="32"/>
      <w:lang w:val="es-ES"/>
    </w:rPr>
  </w:style>
  <w:style w:type="character" w:customStyle="1" w:styleId="Ttulo2Car">
    <w:name w:val="Título 2 Car"/>
    <w:basedOn w:val="Fuentedeprrafopredeter"/>
    <w:link w:val="Ttulo2"/>
    <w:uiPriority w:val="9"/>
    <w:rsid w:val="00A9775C"/>
    <w:rPr>
      <w:rFonts w:ascii="Helvetica" w:eastAsiaTheme="majorEastAsia" w:hAnsi="Helvetica" w:cstheme="majorBidi"/>
      <w:b/>
      <w:bCs/>
      <w:color w:val="2F5496" w:themeColor="accent1" w:themeShade="BF"/>
      <w:sz w:val="36"/>
      <w:szCs w:val="26"/>
      <w:lang w:val="es-ES"/>
    </w:rPr>
  </w:style>
  <w:style w:type="character" w:customStyle="1" w:styleId="Ttulo3Car">
    <w:name w:val="Título 3 Car"/>
    <w:basedOn w:val="Fuentedeprrafopredeter"/>
    <w:link w:val="Ttulo3"/>
    <w:uiPriority w:val="9"/>
    <w:rsid w:val="00A9775C"/>
    <w:rPr>
      <w:rFonts w:ascii="Helvetica" w:eastAsiaTheme="majorEastAsia" w:hAnsi="Helvetica" w:cstheme="majorBidi"/>
      <w:b/>
      <w:color w:val="1F3763" w:themeColor="accent1" w:themeShade="7F"/>
      <w:sz w:val="32"/>
      <w:lang w:val="es-ES"/>
    </w:rPr>
  </w:style>
  <w:style w:type="paragraph" w:styleId="Ttulo">
    <w:name w:val="Title"/>
    <w:basedOn w:val="Normal"/>
    <w:next w:val="Normal"/>
    <w:link w:val="TtuloCar"/>
    <w:uiPriority w:val="10"/>
    <w:qFormat/>
    <w:rsid w:val="009F1261"/>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F1261"/>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F57AF1"/>
    <w:pPr>
      <w:numPr>
        <w:numId w:val="0"/>
      </w:numPr>
      <w:spacing w:before="480" w:line="276" w:lineRule="auto"/>
      <w:outlineLvl w:val="9"/>
    </w:pPr>
    <w:rPr>
      <w:b w:val="0"/>
      <w:bCs/>
      <w:sz w:val="28"/>
      <w:szCs w:val="28"/>
    </w:rPr>
  </w:style>
  <w:style w:type="paragraph" w:styleId="TDC1">
    <w:name w:val="toc 1"/>
    <w:basedOn w:val="Normal"/>
    <w:next w:val="Normal"/>
    <w:autoRedefine/>
    <w:uiPriority w:val="39"/>
    <w:unhideWhenUsed/>
    <w:rsid w:val="00E615E4"/>
    <w:pPr>
      <w:tabs>
        <w:tab w:val="left" w:pos="352"/>
        <w:tab w:val="right" w:leader="dot" w:pos="9350"/>
      </w:tabs>
      <w:spacing w:before="240" w:after="120"/>
      <w:jc w:val="left"/>
    </w:pPr>
    <w:rPr>
      <w:rFonts w:asciiTheme="minorHAnsi" w:hAnsiTheme="minorHAnsi"/>
      <w:b/>
      <w:bCs/>
      <w:caps/>
      <w:sz w:val="22"/>
      <w:szCs w:val="22"/>
      <w:u w:val="single"/>
    </w:rPr>
  </w:style>
  <w:style w:type="paragraph" w:styleId="TDC2">
    <w:name w:val="toc 2"/>
    <w:basedOn w:val="Normal"/>
    <w:next w:val="Normal"/>
    <w:autoRedefine/>
    <w:uiPriority w:val="39"/>
    <w:unhideWhenUsed/>
    <w:rsid w:val="00F57AF1"/>
    <w:pPr>
      <w:jc w:val="left"/>
    </w:pPr>
    <w:rPr>
      <w:rFonts w:asciiTheme="minorHAnsi" w:hAnsiTheme="minorHAnsi"/>
      <w:b/>
      <w:bCs/>
      <w:smallCaps/>
      <w:sz w:val="22"/>
      <w:szCs w:val="22"/>
    </w:rPr>
  </w:style>
  <w:style w:type="character" w:styleId="Hipervnculo">
    <w:name w:val="Hyperlink"/>
    <w:basedOn w:val="Fuentedeprrafopredeter"/>
    <w:uiPriority w:val="99"/>
    <w:unhideWhenUsed/>
    <w:rsid w:val="00F57AF1"/>
    <w:rPr>
      <w:color w:val="0563C1" w:themeColor="hyperlink"/>
      <w:u w:val="single"/>
    </w:rPr>
  </w:style>
  <w:style w:type="paragraph" w:styleId="TDC3">
    <w:name w:val="toc 3"/>
    <w:basedOn w:val="Normal"/>
    <w:next w:val="Normal"/>
    <w:autoRedefine/>
    <w:uiPriority w:val="39"/>
    <w:unhideWhenUsed/>
    <w:rsid w:val="00F57AF1"/>
    <w:pPr>
      <w:jc w:val="left"/>
    </w:pPr>
    <w:rPr>
      <w:rFonts w:asciiTheme="minorHAnsi" w:hAnsiTheme="minorHAnsi"/>
      <w:smallCaps/>
      <w:sz w:val="22"/>
      <w:szCs w:val="22"/>
    </w:rPr>
  </w:style>
  <w:style w:type="paragraph" w:styleId="TDC4">
    <w:name w:val="toc 4"/>
    <w:basedOn w:val="Normal"/>
    <w:next w:val="Normal"/>
    <w:autoRedefine/>
    <w:uiPriority w:val="39"/>
    <w:unhideWhenUsed/>
    <w:rsid w:val="00F57AF1"/>
    <w:pPr>
      <w:jc w:val="left"/>
    </w:pPr>
    <w:rPr>
      <w:rFonts w:asciiTheme="minorHAnsi" w:hAnsiTheme="minorHAnsi"/>
      <w:sz w:val="22"/>
      <w:szCs w:val="22"/>
    </w:rPr>
  </w:style>
  <w:style w:type="paragraph" w:styleId="TDC5">
    <w:name w:val="toc 5"/>
    <w:basedOn w:val="Normal"/>
    <w:next w:val="Normal"/>
    <w:autoRedefine/>
    <w:uiPriority w:val="39"/>
    <w:unhideWhenUsed/>
    <w:rsid w:val="006A3906"/>
    <w:pPr>
      <w:tabs>
        <w:tab w:val="left" w:pos="1020"/>
        <w:tab w:val="right" w:leader="dot" w:pos="9350"/>
      </w:tabs>
      <w:jc w:val="left"/>
    </w:pPr>
    <w:rPr>
      <w:rFonts w:asciiTheme="minorHAnsi" w:hAnsiTheme="minorHAnsi"/>
      <w:sz w:val="22"/>
      <w:szCs w:val="22"/>
    </w:rPr>
  </w:style>
  <w:style w:type="paragraph" w:styleId="TDC6">
    <w:name w:val="toc 6"/>
    <w:basedOn w:val="Normal"/>
    <w:next w:val="Normal"/>
    <w:autoRedefine/>
    <w:uiPriority w:val="39"/>
    <w:unhideWhenUsed/>
    <w:rsid w:val="00F57AF1"/>
    <w:pPr>
      <w:jc w:val="left"/>
    </w:pPr>
    <w:rPr>
      <w:rFonts w:asciiTheme="minorHAnsi" w:hAnsiTheme="minorHAnsi"/>
      <w:sz w:val="22"/>
      <w:szCs w:val="22"/>
    </w:rPr>
  </w:style>
  <w:style w:type="paragraph" w:styleId="TDC7">
    <w:name w:val="toc 7"/>
    <w:basedOn w:val="Normal"/>
    <w:next w:val="Normal"/>
    <w:autoRedefine/>
    <w:uiPriority w:val="39"/>
    <w:unhideWhenUsed/>
    <w:rsid w:val="00F57AF1"/>
    <w:pPr>
      <w:jc w:val="left"/>
    </w:pPr>
    <w:rPr>
      <w:rFonts w:asciiTheme="minorHAnsi" w:hAnsiTheme="minorHAnsi"/>
      <w:sz w:val="22"/>
      <w:szCs w:val="22"/>
    </w:rPr>
  </w:style>
  <w:style w:type="paragraph" w:styleId="TDC8">
    <w:name w:val="toc 8"/>
    <w:basedOn w:val="Normal"/>
    <w:next w:val="Normal"/>
    <w:autoRedefine/>
    <w:uiPriority w:val="39"/>
    <w:unhideWhenUsed/>
    <w:rsid w:val="00F57AF1"/>
    <w:pPr>
      <w:jc w:val="left"/>
    </w:pPr>
    <w:rPr>
      <w:rFonts w:asciiTheme="minorHAnsi" w:hAnsiTheme="minorHAnsi"/>
      <w:sz w:val="22"/>
      <w:szCs w:val="22"/>
    </w:rPr>
  </w:style>
  <w:style w:type="paragraph" w:styleId="TDC9">
    <w:name w:val="toc 9"/>
    <w:basedOn w:val="Normal"/>
    <w:next w:val="Normal"/>
    <w:autoRedefine/>
    <w:uiPriority w:val="39"/>
    <w:unhideWhenUsed/>
    <w:rsid w:val="00F57AF1"/>
    <w:pPr>
      <w:jc w:val="left"/>
    </w:pPr>
    <w:rPr>
      <w:rFonts w:asciiTheme="minorHAnsi" w:hAnsiTheme="minorHAnsi"/>
      <w:sz w:val="22"/>
      <w:szCs w:val="22"/>
    </w:rPr>
  </w:style>
  <w:style w:type="paragraph" w:styleId="Textoconsangra">
    <w:name w:val="table of authorities"/>
    <w:basedOn w:val="Normal"/>
    <w:next w:val="Normal"/>
    <w:uiPriority w:val="99"/>
    <w:unhideWhenUsed/>
    <w:rsid w:val="0068182A"/>
    <w:pPr>
      <w:ind w:left="240" w:hanging="240"/>
    </w:pPr>
    <w:rPr>
      <w:sz w:val="20"/>
      <w:szCs w:val="20"/>
    </w:rPr>
  </w:style>
  <w:style w:type="paragraph" w:styleId="Encabezadodelista">
    <w:name w:val="toa heading"/>
    <w:basedOn w:val="Normal"/>
    <w:next w:val="Normal"/>
    <w:uiPriority w:val="99"/>
    <w:unhideWhenUsed/>
    <w:rsid w:val="0068182A"/>
    <w:pPr>
      <w:spacing w:before="120" w:after="120"/>
    </w:pPr>
    <w:rPr>
      <w:rFonts w:cs="Arial"/>
      <w:sz w:val="20"/>
      <w:szCs w:val="20"/>
      <w:u w:val="single"/>
    </w:rPr>
  </w:style>
  <w:style w:type="paragraph" w:styleId="NormalWeb">
    <w:name w:val="Normal (Web)"/>
    <w:basedOn w:val="Normal"/>
    <w:uiPriority w:val="99"/>
    <w:semiHidden/>
    <w:unhideWhenUsed/>
    <w:rsid w:val="00575EE0"/>
    <w:rPr>
      <w:rFonts w:ascii="Times New Roman" w:hAnsi="Times New Roman"/>
    </w:rPr>
  </w:style>
  <w:style w:type="paragraph" w:styleId="Prrafodelista">
    <w:name w:val="List Paragraph"/>
    <w:aliases w:val="Ha,titulo 3,HOJA,Bolita,Párrafo de lista4,BOLADEF,Párrafo de lista3,Párrafo de lista21,BOLA,Nivel 1 OS"/>
    <w:basedOn w:val="Normal"/>
    <w:link w:val="PrrafodelistaCar"/>
    <w:uiPriority w:val="34"/>
    <w:qFormat/>
    <w:rsid w:val="00642DD4"/>
    <w:pPr>
      <w:ind w:left="720"/>
      <w:contextualSpacing/>
    </w:pPr>
  </w:style>
  <w:style w:type="character" w:customStyle="1" w:styleId="Ttulo4Car">
    <w:name w:val="Título 4 Car"/>
    <w:basedOn w:val="Fuentedeprrafopredeter"/>
    <w:link w:val="Ttulo4"/>
    <w:uiPriority w:val="9"/>
    <w:rsid w:val="00A9775C"/>
    <w:rPr>
      <w:rFonts w:ascii="Helvetica Light Oblique" w:eastAsiaTheme="majorEastAsia" w:hAnsi="Helvetica Light Oblique" w:cstheme="majorBidi"/>
      <w:b/>
      <w:i/>
      <w:iCs/>
      <w:color w:val="1F3864" w:themeColor="accent1" w:themeShade="80"/>
      <w:sz w:val="32"/>
      <w:lang w:val="es-ES"/>
    </w:rPr>
  </w:style>
  <w:style w:type="character" w:customStyle="1" w:styleId="Ttulo5Car">
    <w:name w:val="Título 5 Car"/>
    <w:basedOn w:val="Fuentedeprrafopredeter"/>
    <w:link w:val="Ttulo5"/>
    <w:uiPriority w:val="9"/>
    <w:rsid w:val="005E184F"/>
    <w:rPr>
      <w:rFonts w:asciiTheme="majorHAnsi" w:eastAsiaTheme="majorEastAsia" w:hAnsiTheme="majorHAnsi" w:cstheme="majorBidi"/>
      <w:color w:val="2F5496" w:themeColor="accent1" w:themeShade="BF"/>
      <w:lang w:val="es-ES"/>
    </w:rPr>
  </w:style>
  <w:style w:type="character" w:customStyle="1" w:styleId="Ttulo6Car">
    <w:name w:val="Título 6 Car"/>
    <w:basedOn w:val="Fuentedeprrafopredeter"/>
    <w:link w:val="Ttulo6"/>
    <w:uiPriority w:val="9"/>
    <w:rsid w:val="005E184F"/>
    <w:rPr>
      <w:rFonts w:asciiTheme="majorHAnsi" w:eastAsiaTheme="majorEastAsia" w:hAnsiTheme="majorHAnsi" w:cstheme="majorBidi"/>
      <w:color w:val="1F3763" w:themeColor="accent1" w:themeShade="7F"/>
      <w:lang w:val="es-ES"/>
    </w:rPr>
  </w:style>
  <w:style w:type="character" w:customStyle="1" w:styleId="Ttulo7Car">
    <w:name w:val="Título 7 Car"/>
    <w:basedOn w:val="Fuentedeprrafopredeter"/>
    <w:link w:val="Ttulo7"/>
    <w:uiPriority w:val="9"/>
    <w:rsid w:val="000C0749"/>
    <w:rPr>
      <w:rFonts w:ascii="Helvetica" w:eastAsiaTheme="majorEastAsia" w:hAnsi="Helvetica" w:cstheme="majorBidi"/>
      <w:iCs/>
      <w:color w:val="000000" w:themeColor="text1"/>
      <w:sz w:val="28"/>
      <w:lang w:val="es-ES"/>
    </w:rPr>
  </w:style>
  <w:style w:type="character" w:customStyle="1" w:styleId="Ttulo8Car">
    <w:name w:val="Título 8 Car"/>
    <w:basedOn w:val="Fuentedeprrafopredeter"/>
    <w:link w:val="Ttulo8"/>
    <w:uiPriority w:val="9"/>
    <w:semiHidden/>
    <w:rsid w:val="005E184F"/>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5E184F"/>
    <w:rPr>
      <w:rFonts w:asciiTheme="majorHAnsi" w:eastAsiaTheme="majorEastAsia" w:hAnsiTheme="majorHAnsi" w:cstheme="majorBidi"/>
      <w:i/>
      <w:iCs/>
      <w:color w:val="272727" w:themeColor="text1" w:themeTint="D8"/>
      <w:sz w:val="21"/>
      <w:szCs w:val="21"/>
      <w:lang w:val="es-ES"/>
    </w:rPr>
  </w:style>
  <w:style w:type="character" w:customStyle="1" w:styleId="PrrafodelistaCar">
    <w:name w:val="Párrafo de lista Car"/>
    <w:aliases w:val="Ha Car,titulo 3 Car,HOJA Car,Bolita Car,Párrafo de lista4 Car,BOLADEF Car,Párrafo de lista3 Car,Párrafo de lista21 Car,BOLA Car,Nivel 1 OS Car"/>
    <w:link w:val="Prrafodelista"/>
    <w:uiPriority w:val="34"/>
    <w:locked/>
    <w:rsid w:val="000225EA"/>
    <w:rPr>
      <w:rFonts w:ascii="Helvetica Light" w:hAnsi="Helvetica Light"/>
      <w:lang w:val="es-ES"/>
    </w:rPr>
  </w:style>
  <w:style w:type="paragraph" w:styleId="Descripcin">
    <w:name w:val="caption"/>
    <w:basedOn w:val="Normal"/>
    <w:next w:val="Normal"/>
    <w:uiPriority w:val="35"/>
    <w:unhideWhenUsed/>
    <w:qFormat/>
    <w:rsid w:val="006D5AB0"/>
    <w:pPr>
      <w:spacing w:after="200"/>
      <w:jc w:val="center"/>
    </w:pPr>
    <w:rPr>
      <w:i/>
      <w:iCs/>
      <w:color w:val="44546A" w:themeColor="text2"/>
      <w:sz w:val="18"/>
      <w:szCs w:val="18"/>
    </w:rPr>
  </w:style>
  <w:style w:type="paragraph" w:styleId="Bibliografa">
    <w:name w:val="Bibliography"/>
    <w:basedOn w:val="Normal"/>
    <w:next w:val="Normal"/>
    <w:uiPriority w:val="37"/>
    <w:unhideWhenUsed/>
    <w:rsid w:val="00F2226C"/>
  </w:style>
  <w:style w:type="paragraph" w:styleId="Sinespaciado">
    <w:name w:val="No Spacing"/>
    <w:link w:val="SinespaciadoCar"/>
    <w:uiPriority w:val="1"/>
    <w:rsid w:val="00F2226C"/>
    <w:pPr>
      <w:jc w:val="both"/>
    </w:pPr>
    <w:rPr>
      <w:rFonts w:ascii="Helvetica Light" w:hAnsi="Helvetica Light"/>
      <w:lang w:val="es-ES"/>
    </w:rPr>
  </w:style>
  <w:style w:type="paragraph" w:styleId="Tabladeilustraciones">
    <w:name w:val="table of figures"/>
    <w:basedOn w:val="Normal"/>
    <w:next w:val="Normal"/>
    <w:uiPriority w:val="99"/>
    <w:unhideWhenUsed/>
    <w:rsid w:val="00092BFD"/>
    <w:pPr>
      <w:ind w:left="480" w:hanging="480"/>
      <w:jc w:val="left"/>
    </w:pPr>
    <w:rPr>
      <w:smallCaps/>
      <w:szCs w:val="20"/>
    </w:rPr>
  </w:style>
  <w:style w:type="paragraph" w:styleId="ndice1">
    <w:name w:val="index 1"/>
    <w:basedOn w:val="Normal"/>
    <w:next w:val="Normal"/>
    <w:autoRedefine/>
    <w:uiPriority w:val="99"/>
    <w:unhideWhenUsed/>
    <w:rsid w:val="00291C17"/>
    <w:pPr>
      <w:ind w:left="240" w:hanging="240"/>
      <w:jc w:val="left"/>
    </w:pPr>
    <w:rPr>
      <w:sz w:val="26"/>
      <w:szCs w:val="20"/>
    </w:rPr>
  </w:style>
  <w:style w:type="paragraph" w:styleId="ndice2">
    <w:name w:val="index 2"/>
    <w:basedOn w:val="Normal"/>
    <w:next w:val="Normal"/>
    <w:autoRedefine/>
    <w:uiPriority w:val="99"/>
    <w:unhideWhenUsed/>
    <w:rsid w:val="00291C17"/>
    <w:pPr>
      <w:ind w:left="480" w:hanging="240"/>
      <w:jc w:val="left"/>
    </w:pPr>
    <w:rPr>
      <w:rFonts w:asciiTheme="minorHAnsi" w:hAnsiTheme="minorHAnsi"/>
      <w:szCs w:val="20"/>
    </w:rPr>
  </w:style>
  <w:style w:type="paragraph" w:styleId="ndice3">
    <w:name w:val="index 3"/>
    <w:basedOn w:val="Normal"/>
    <w:next w:val="Normal"/>
    <w:autoRedefine/>
    <w:uiPriority w:val="99"/>
    <w:unhideWhenUsed/>
    <w:rsid w:val="00207B7C"/>
    <w:pPr>
      <w:ind w:left="720" w:hanging="240"/>
      <w:jc w:val="left"/>
    </w:pPr>
    <w:rPr>
      <w:szCs w:val="20"/>
    </w:rPr>
  </w:style>
  <w:style w:type="paragraph" w:styleId="ndice4">
    <w:name w:val="index 4"/>
    <w:basedOn w:val="Normal"/>
    <w:next w:val="Normal"/>
    <w:autoRedefine/>
    <w:uiPriority w:val="99"/>
    <w:unhideWhenUsed/>
    <w:rsid w:val="00F2226C"/>
    <w:pPr>
      <w:ind w:left="960" w:hanging="240"/>
      <w:jc w:val="left"/>
    </w:pPr>
    <w:rPr>
      <w:rFonts w:asciiTheme="minorHAnsi" w:hAnsiTheme="minorHAnsi"/>
      <w:sz w:val="20"/>
      <w:szCs w:val="20"/>
    </w:rPr>
  </w:style>
  <w:style w:type="paragraph" w:styleId="ndice5">
    <w:name w:val="index 5"/>
    <w:basedOn w:val="Normal"/>
    <w:next w:val="Normal"/>
    <w:autoRedefine/>
    <w:uiPriority w:val="99"/>
    <w:unhideWhenUsed/>
    <w:rsid w:val="00F2226C"/>
    <w:pPr>
      <w:ind w:left="1200" w:hanging="240"/>
      <w:jc w:val="left"/>
    </w:pPr>
    <w:rPr>
      <w:rFonts w:asciiTheme="minorHAnsi" w:hAnsiTheme="minorHAnsi"/>
      <w:sz w:val="20"/>
      <w:szCs w:val="20"/>
    </w:rPr>
  </w:style>
  <w:style w:type="paragraph" w:styleId="ndice6">
    <w:name w:val="index 6"/>
    <w:basedOn w:val="Normal"/>
    <w:next w:val="Normal"/>
    <w:autoRedefine/>
    <w:uiPriority w:val="99"/>
    <w:unhideWhenUsed/>
    <w:rsid w:val="00F2226C"/>
    <w:pPr>
      <w:ind w:left="1440" w:hanging="240"/>
      <w:jc w:val="left"/>
    </w:pPr>
    <w:rPr>
      <w:rFonts w:asciiTheme="minorHAnsi" w:hAnsiTheme="minorHAnsi"/>
      <w:sz w:val="20"/>
      <w:szCs w:val="20"/>
    </w:rPr>
  </w:style>
  <w:style w:type="paragraph" w:styleId="ndice7">
    <w:name w:val="index 7"/>
    <w:basedOn w:val="Normal"/>
    <w:next w:val="Normal"/>
    <w:autoRedefine/>
    <w:uiPriority w:val="99"/>
    <w:unhideWhenUsed/>
    <w:rsid w:val="00F2226C"/>
    <w:pPr>
      <w:ind w:left="1680" w:hanging="240"/>
      <w:jc w:val="left"/>
    </w:pPr>
    <w:rPr>
      <w:rFonts w:asciiTheme="minorHAnsi" w:hAnsiTheme="minorHAnsi"/>
      <w:sz w:val="20"/>
      <w:szCs w:val="20"/>
    </w:rPr>
  </w:style>
  <w:style w:type="paragraph" w:styleId="ndice8">
    <w:name w:val="index 8"/>
    <w:basedOn w:val="Normal"/>
    <w:next w:val="Normal"/>
    <w:autoRedefine/>
    <w:uiPriority w:val="99"/>
    <w:unhideWhenUsed/>
    <w:rsid w:val="00F2226C"/>
    <w:pPr>
      <w:ind w:left="1920" w:hanging="240"/>
      <w:jc w:val="left"/>
    </w:pPr>
    <w:rPr>
      <w:rFonts w:asciiTheme="minorHAnsi" w:hAnsiTheme="minorHAnsi"/>
      <w:sz w:val="20"/>
      <w:szCs w:val="20"/>
    </w:rPr>
  </w:style>
  <w:style w:type="paragraph" w:styleId="ndice9">
    <w:name w:val="index 9"/>
    <w:basedOn w:val="Normal"/>
    <w:next w:val="Normal"/>
    <w:autoRedefine/>
    <w:uiPriority w:val="99"/>
    <w:unhideWhenUsed/>
    <w:rsid w:val="00F2226C"/>
    <w:pPr>
      <w:ind w:left="2160" w:hanging="240"/>
      <w:jc w:val="left"/>
    </w:pPr>
    <w:rPr>
      <w:rFonts w:asciiTheme="minorHAnsi" w:hAnsiTheme="minorHAnsi"/>
      <w:sz w:val="20"/>
      <w:szCs w:val="20"/>
    </w:rPr>
  </w:style>
  <w:style w:type="paragraph" w:styleId="Ttulodendice">
    <w:name w:val="index heading"/>
    <w:basedOn w:val="Normal"/>
    <w:next w:val="ndice1"/>
    <w:uiPriority w:val="99"/>
    <w:unhideWhenUsed/>
    <w:rsid w:val="00C869BB"/>
    <w:pPr>
      <w:spacing w:before="120" w:after="120"/>
      <w:jc w:val="left"/>
    </w:pPr>
    <w:rPr>
      <w:rFonts w:asciiTheme="minorHAnsi" w:hAnsiTheme="minorHAnsi"/>
      <w:b/>
      <w:i/>
      <w:iCs/>
      <w:sz w:val="32"/>
      <w:szCs w:val="20"/>
    </w:rPr>
  </w:style>
  <w:style w:type="paragraph" w:styleId="Encabezado">
    <w:name w:val="header"/>
    <w:basedOn w:val="Normal"/>
    <w:link w:val="EncabezadoCar"/>
    <w:uiPriority w:val="99"/>
    <w:unhideWhenUsed/>
    <w:rsid w:val="00057D7C"/>
    <w:pPr>
      <w:tabs>
        <w:tab w:val="center" w:pos="4680"/>
        <w:tab w:val="right" w:pos="9360"/>
      </w:tabs>
    </w:pPr>
  </w:style>
  <w:style w:type="character" w:customStyle="1" w:styleId="EncabezadoCar">
    <w:name w:val="Encabezado Car"/>
    <w:basedOn w:val="Fuentedeprrafopredeter"/>
    <w:link w:val="Encabezado"/>
    <w:uiPriority w:val="99"/>
    <w:rsid w:val="00057D7C"/>
    <w:rPr>
      <w:rFonts w:ascii="Helvetica Light" w:hAnsi="Helvetica Light"/>
      <w:lang w:val="es-ES"/>
    </w:rPr>
  </w:style>
  <w:style w:type="paragraph" w:styleId="Piedepgina">
    <w:name w:val="footer"/>
    <w:basedOn w:val="Normal"/>
    <w:link w:val="PiedepginaCar"/>
    <w:uiPriority w:val="99"/>
    <w:unhideWhenUsed/>
    <w:rsid w:val="00057D7C"/>
    <w:pPr>
      <w:tabs>
        <w:tab w:val="center" w:pos="4680"/>
        <w:tab w:val="right" w:pos="9360"/>
      </w:tabs>
    </w:pPr>
  </w:style>
  <w:style w:type="character" w:customStyle="1" w:styleId="PiedepginaCar">
    <w:name w:val="Pie de página Car"/>
    <w:basedOn w:val="Fuentedeprrafopredeter"/>
    <w:link w:val="Piedepgina"/>
    <w:uiPriority w:val="99"/>
    <w:rsid w:val="00057D7C"/>
    <w:rPr>
      <w:rFonts w:ascii="Helvetica Light" w:hAnsi="Helvetica Light"/>
      <w:lang w:val="es-ES"/>
    </w:rPr>
  </w:style>
  <w:style w:type="paragraph" w:styleId="Revisin">
    <w:name w:val="Revision"/>
    <w:hidden/>
    <w:uiPriority w:val="99"/>
    <w:semiHidden/>
    <w:rsid w:val="00BD7B3C"/>
    <w:rPr>
      <w:rFonts w:ascii="Helvetica Light" w:hAnsi="Helvetica Light"/>
      <w:lang w:val="es-ES"/>
    </w:rPr>
  </w:style>
  <w:style w:type="character" w:customStyle="1" w:styleId="SinespaciadoCar">
    <w:name w:val="Sin espaciado Car"/>
    <w:basedOn w:val="Fuentedeprrafopredeter"/>
    <w:link w:val="Sinespaciado"/>
    <w:uiPriority w:val="1"/>
    <w:rsid w:val="0097050D"/>
    <w:rPr>
      <w:rFonts w:ascii="Helvetica Light" w:hAnsi="Helvetica Light"/>
      <w:lang w:val="es-ES"/>
    </w:rPr>
  </w:style>
  <w:style w:type="table" w:styleId="Tablaconcuadrcula">
    <w:name w:val="Table Grid"/>
    <w:basedOn w:val="Tablanormal"/>
    <w:uiPriority w:val="39"/>
    <w:rsid w:val="00F915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NF">
    <w:name w:val="RNF"/>
    <w:basedOn w:val="Ttulo7"/>
    <w:qFormat/>
    <w:rsid w:val="00E615E4"/>
    <w:pPr>
      <w:numPr>
        <w:ilvl w:val="0"/>
        <w:numId w:val="35"/>
      </w:numPr>
    </w:pPr>
  </w:style>
  <w:style w:type="character" w:customStyle="1" w:styleId="apple-converted-space">
    <w:name w:val="apple-converted-space"/>
    <w:basedOn w:val="Fuentedeprrafopredeter"/>
    <w:rsid w:val="00434380"/>
  </w:style>
  <w:style w:type="paragraph" w:styleId="Textodeglobo">
    <w:name w:val="Balloon Text"/>
    <w:basedOn w:val="Normal"/>
    <w:link w:val="TextodegloboCar"/>
    <w:uiPriority w:val="99"/>
    <w:semiHidden/>
    <w:unhideWhenUsed/>
    <w:rsid w:val="00BF40BF"/>
    <w:rPr>
      <w:rFonts w:ascii="Times New Roman" w:hAnsi="Times New Roman"/>
      <w:sz w:val="18"/>
      <w:szCs w:val="18"/>
    </w:rPr>
  </w:style>
  <w:style w:type="character" w:customStyle="1" w:styleId="TextodegloboCar">
    <w:name w:val="Texto de globo Car"/>
    <w:basedOn w:val="Fuentedeprrafopredeter"/>
    <w:link w:val="Textodeglobo"/>
    <w:uiPriority w:val="99"/>
    <w:semiHidden/>
    <w:rsid w:val="00BF40BF"/>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BF40BF"/>
    <w:rPr>
      <w:sz w:val="18"/>
      <w:szCs w:val="18"/>
    </w:rPr>
  </w:style>
  <w:style w:type="paragraph" w:styleId="Textocomentario">
    <w:name w:val="annotation text"/>
    <w:basedOn w:val="Normal"/>
    <w:link w:val="TextocomentarioCar"/>
    <w:uiPriority w:val="99"/>
    <w:semiHidden/>
    <w:unhideWhenUsed/>
    <w:rsid w:val="00BF40BF"/>
    <w:rPr>
      <w:sz w:val="24"/>
    </w:rPr>
  </w:style>
  <w:style w:type="character" w:customStyle="1" w:styleId="TextocomentarioCar">
    <w:name w:val="Texto comentario Car"/>
    <w:basedOn w:val="Fuentedeprrafopredeter"/>
    <w:link w:val="Textocomentario"/>
    <w:uiPriority w:val="99"/>
    <w:semiHidden/>
    <w:rsid w:val="00BF40BF"/>
    <w:rPr>
      <w:rFonts w:ascii="Helvetica" w:hAnsi="Helvetica" w:cs="Times New Roman"/>
    </w:rPr>
  </w:style>
  <w:style w:type="paragraph" w:styleId="Asuntodelcomentario">
    <w:name w:val="annotation subject"/>
    <w:basedOn w:val="Textocomentario"/>
    <w:next w:val="Textocomentario"/>
    <w:link w:val="AsuntodelcomentarioCar"/>
    <w:uiPriority w:val="99"/>
    <w:semiHidden/>
    <w:unhideWhenUsed/>
    <w:rsid w:val="00BF40BF"/>
    <w:rPr>
      <w:b/>
      <w:bCs/>
      <w:sz w:val="20"/>
      <w:szCs w:val="20"/>
    </w:rPr>
  </w:style>
  <w:style w:type="character" w:customStyle="1" w:styleId="AsuntodelcomentarioCar">
    <w:name w:val="Asunto del comentario Car"/>
    <w:basedOn w:val="TextocomentarioCar"/>
    <w:link w:val="Asuntodelcomentario"/>
    <w:uiPriority w:val="99"/>
    <w:semiHidden/>
    <w:rsid w:val="00BF40BF"/>
    <w:rPr>
      <w:rFonts w:ascii="Helvetica" w:hAnsi="Helvetica" w:cs="Times New Roman"/>
      <w:b/>
      <w:bCs/>
      <w:sz w:val="20"/>
      <w:szCs w:val="20"/>
    </w:rPr>
  </w:style>
  <w:style w:type="paragraph" w:styleId="Mapadeldocumento">
    <w:name w:val="Document Map"/>
    <w:basedOn w:val="Normal"/>
    <w:link w:val="MapadeldocumentoCar"/>
    <w:uiPriority w:val="99"/>
    <w:semiHidden/>
    <w:unhideWhenUsed/>
    <w:rsid w:val="00205399"/>
    <w:rPr>
      <w:rFonts w:ascii="Times New Roman" w:hAnsi="Times New Roman"/>
      <w:sz w:val="24"/>
    </w:rPr>
  </w:style>
  <w:style w:type="character" w:customStyle="1" w:styleId="MapadeldocumentoCar">
    <w:name w:val="Mapa del documento Car"/>
    <w:basedOn w:val="Fuentedeprrafopredeter"/>
    <w:link w:val="Mapadeldocumento"/>
    <w:uiPriority w:val="99"/>
    <w:semiHidden/>
    <w:rsid w:val="0020539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52017">
      <w:bodyDiv w:val="1"/>
      <w:marLeft w:val="0"/>
      <w:marRight w:val="0"/>
      <w:marTop w:val="0"/>
      <w:marBottom w:val="0"/>
      <w:divBdr>
        <w:top w:val="none" w:sz="0" w:space="0" w:color="auto"/>
        <w:left w:val="none" w:sz="0" w:space="0" w:color="auto"/>
        <w:bottom w:val="none" w:sz="0" w:space="0" w:color="auto"/>
        <w:right w:val="none" w:sz="0" w:space="0" w:color="auto"/>
      </w:divBdr>
    </w:div>
    <w:div w:id="17050740">
      <w:bodyDiv w:val="1"/>
      <w:marLeft w:val="0"/>
      <w:marRight w:val="0"/>
      <w:marTop w:val="0"/>
      <w:marBottom w:val="0"/>
      <w:divBdr>
        <w:top w:val="none" w:sz="0" w:space="0" w:color="auto"/>
        <w:left w:val="none" w:sz="0" w:space="0" w:color="auto"/>
        <w:bottom w:val="none" w:sz="0" w:space="0" w:color="auto"/>
        <w:right w:val="none" w:sz="0" w:space="0" w:color="auto"/>
      </w:divBdr>
    </w:div>
    <w:div w:id="20056549">
      <w:bodyDiv w:val="1"/>
      <w:marLeft w:val="0"/>
      <w:marRight w:val="0"/>
      <w:marTop w:val="0"/>
      <w:marBottom w:val="0"/>
      <w:divBdr>
        <w:top w:val="none" w:sz="0" w:space="0" w:color="auto"/>
        <w:left w:val="none" w:sz="0" w:space="0" w:color="auto"/>
        <w:bottom w:val="none" w:sz="0" w:space="0" w:color="auto"/>
        <w:right w:val="none" w:sz="0" w:space="0" w:color="auto"/>
      </w:divBdr>
    </w:div>
    <w:div w:id="90439877">
      <w:bodyDiv w:val="1"/>
      <w:marLeft w:val="0"/>
      <w:marRight w:val="0"/>
      <w:marTop w:val="0"/>
      <w:marBottom w:val="0"/>
      <w:divBdr>
        <w:top w:val="none" w:sz="0" w:space="0" w:color="auto"/>
        <w:left w:val="none" w:sz="0" w:space="0" w:color="auto"/>
        <w:bottom w:val="none" w:sz="0" w:space="0" w:color="auto"/>
        <w:right w:val="none" w:sz="0" w:space="0" w:color="auto"/>
      </w:divBdr>
    </w:div>
    <w:div w:id="110365422">
      <w:bodyDiv w:val="1"/>
      <w:marLeft w:val="0"/>
      <w:marRight w:val="0"/>
      <w:marTop w:val="0"/>
      <w:marBottom w:val="0"/>
      <w:divBdr>
        <w:top w:val="none" w:sz="0" w:space="0" w:color="auto"/>
        <w:left w:val="none" w:sz="0" w:space="0" w:color="auto"/>
        <w:bottom w:val="none" w:sz="0" w:space="0" w:color="auto"/>
        <w:right w:val="none" w:sz="0" w:space="0" w:color="auto"/>
      </w:divBdr>
    </w:div>
    <w:div w:id="112796690">
      <w:bodyDiv w:val="1"/>
      <w:marLeft w:val="0"/>
      <w:marRight w:val="0"/>
      <w:marTop w:val="0"/>
      <w:marBottom w:val="0"/>
      <w:divBdr>
        <w:top w:val="none" w:sz="0" w:space="0" w:color="auto"/>
        <w:left w:val="none" w:sz="0" w:space="0" w:color="auto"/>
        <w:bottom w:val="none" w:sz="0" w:space="0" w:color="auto"/>
        <w:right w:val="none" w:sz="0" w:space="0" w:color="auto"/>
      </w:divBdr>
    </w:div>
    <w:div w:id="130907748">
      <w:bodyDiv w:val="1"/>
      <w:marLeft w:val="0"/>
      <w:marRight w:val="0"/>
      <w:marTop w:val="0"/>
      <w:marBottom w:val="0"/>
      <w:divBdr>
        <w:top w:val="none" w:sz="0" w:space="0" w:color="auto"/>
        <w:left w:val="none" w:sz="0" w:space="0" w:color="auto"/>
        <w:bottom w:val="none" w:sz="0" w:space="0" w:color="auto"/>
        <w:right w:val="none" w:sz="0" w:space="0" w:color="auto"/>
      </w:divBdr>
    </w:div>
    <w:div w:id="139689936">
      <w:bodyDiv w:val="1"/>
      <w:marLeft w:val="0"/>
      <w:marRight w:val="0"/>
      <w:marTop w:val="0"/>
      <w:marBottom w:val="0"/>
      <w:divBdr>
        <w:top w:val="none" w:sz="0" w:space="0" w:color="auto"/>
        <w:left w:val="none" w:sz="0" w:space="0" w:color="auto"/>
        <w:bottom w:val="none" w:sz="0" w:space="0" w:color="auto"/>
        <w:right w:val="none" w:sz="0" w:space="0" w:color="auto"/>
      </w:divBdr>
    </w:div>
    <w:div w:id="139853990">
      <w:bodyDiv w:val="1"/>
      <w:marLeft w:val="0"/>
      <w:marRight w:val="0"/>
      <w:marTop w:val="0"/>
      <w:marBottom w:val="0"/>
      <w:divBdr>
        <w:top w:val="none" w:sz="0" w:space="0" w:color="auto"/>
        <w:left w:val="none" w:sz="0" w:space="0" w:color="auto"/>
        <w:bottom w:val="none" w:sz="0" w:space="0" w:color="auto"/>
        <w:right w:val="none" w:sz="0" w:space="0" w:color="auto"/>
      </w:divBdr>
    </w:div>
    <w:div w:id="153885962">
      <w:bodyDiv w:val="1"/>
      <w:marLeft w:val="0"/>
      <w:marRight w:val="0"/>
      <w:marTop w:val="0"/>
      <w:marBottom w:val="0"/>
      <w:divBdr>
        <w:top w:val="none" w:sz="0" w:space="0" w:color="auto"/>
        <w:left w:val="none" w:sz="0" w:space="0" w:color="auto"/>
        <w:bottom w:val="none" w:sz="0" w:space="0" w:color="auto"/>
        <w:right w:val="none" w:sz="0" w:space="0" w:color="auto"/>
      </w:divBdr>
    </w:div>
    <w:div w:id="156769444">
      <w:bodyDiv w:val="1"/>
      <w:marLeft w:val="0"/>
      <w:marRight w:val="0"/>
      <w:marTop w:val="0"/>
      <w:marBottom w:val="0"/>
      <w:divBdr>
        <w:top w:val="none" w:sz="0" w:space="0" w:color="auto"/>
        <w:left w:val="none" w:sz="0" w:space="0" w:color="auto"/>
        <w:bottom w:val="none" w:sz="0" w:space="0" w:color="auto"/>
        <w:right w:val="none" w:sz="0" w:space="0" w:color="auto"/>
      </w:divBdr>
    </w:div>
    <w:div w:id="187302375">
      <w:bodyDiv w:val="1"/>
      <w:marLeft w:val="0"/>
      <w:marRight w:val="0"/>
      <w:marTop w:val="0"/>
      <w:marBottom w:val="0"/>
      <w:divBdr>
        <w:top w:val="none" w:sz="0" w:space="0" w:color="auto"/>
        <w:left w:val="none" w:sz="0" w:space="0" w:color="auto"/>
        <w:bottom w:val="none" w:sz="0" w:space="0" w:color="auto"/>
        <w:right w:val="none" w:sz="0" w:space="0" w:color="auto"/>
      </w:divBdr>
    </w:div>
    <w:div w:id="187987710">
      <w:bodyDiv w:val="1"/>
      <w:marLeft w:val="0"/>
      <w:marRight w:val="0"/>
      <w:marTop w:val="0"/>
      <w:marBottom w:val="0"/>
      <w:divBdr>
        <w:top w:val="none" w:sz="0" w:space="0" w:color="auto"/>
        <w:left w:val="none" w:sz="0" w:space="0" w:color="auto"/>
        <w:bottom w:val="none" w:sz="0" w:space="0" w:color="auto"/>
        <w:right w:val="none" w:sz="0" w:space="0" w:color="auto"/>
      </w:divBdr>
    </w:div>
    <w:div w:id="188447059">
      <w:bodyDiv w:val="1"/>
      <w:marLeft w:val="0"/>
      <w:marRight w:val="0"/>
      <w:marTop w:val="0"/>
      <w:marBottom w:val="0"/>
      <w:divBdr>
        <w:top w:val="none" w:sz="0" w:space="0" w:color="auto"/>
        <w:left w:val="none" w:sz="0" w:space="0" w:color="auto"/>
        <w:bottom w:val="none" w:sz="0" w:space="0" w:color="auto"/>
        <w:right w:val="none" w:sz="0" w:space="0" w:color="auto"/>
      </w:divBdr>
    </w:div>
    <w:div w:id="222916059">
      <w:bodyDiv w:val="1"/>
      <w:marLeft w:val="0"/>
      <w:marRight w:val="0"/>
      <w:marTop w:val="0"/>
      <w:marBottom w:val="0"/>
      <w:divBdr>
        <w:top w:val="none" w:sz="0" w:space="0" w:color="auto"/>
        <w:left w:val="none" w:sz="0" w:space="0" w:color="auto"/>
        <w:bottom w:val="none" w:sz="0" w:space="0" w:color="auto"/>
        <w:right w:val="none" w:sz="0" w:space="0" w:color="auto"/>
      </w:divBdr>
    </w:div>
    <w:div w:id="234365095">
      <w:bodyDiv w:val="1"/>
      <w:marLeft w:val="0"/>
      <w:marRight w:val="0"/>
      <w:marTop w:val="0"/>
      <w:marBottom w:val="0"/>
      <w:divBdr>
        <w:top w:val="none" w:sz="0" w:space="0" w:color="auto"/>
        <w:left w:val="none" w:sz="0" w:space="0" w:color="auto"/>
        <w:bottom w:val="none" w:sz="0" w:space="0" w:color="auto"/>
        <w:right w:val="none" w:sz="0" w:space="0" w:color="auto"/>
      </w:divBdr>
    </w:div>
    <w:div w:id="255360628">
      <w:bodyDiv w:val="1"/>
      <w:marLeft w:val="0"/>
      <w:marRight w:val="0"/>
      <w:marTop w:val="0"/>
      <w:marBottom w:val="0"/>
      <w:divBdr>
        <w:top w:val="none" w:sz="0" w:space="0" w:color="auto"/>
        <w:left w:val="none" w:sz="0" w:space="0" w:color="auto"/>
        <w:bottom w:val="none" w:sz="0" w:space="0" w:color="auto"/>
        <w:right w:val="none" w:sz="0" w:space="0" w:color="auto"/>
      </w:divBdr>
    </w:div>
    <w:div w:id="258102622">
      <w:bodyDiv w:val="1"/>
      <w:marLeft w:val="0"/>
      <w:marRight w:val="0"/>
      <w:marTop w:val="0"/>
      <w:marBottom w:val="0"/>
      <w:divBdr>
        <w:top w:val="none" w:sz="0" w:space="0" w:color="auto"/>
        <w:left w:val="none" w:sz="0" w:space="0" w:color="auto"/>
        <w:bottom w:val="none" w:sz="0" w:space="0" w:color="auto"/>
        <w:right w:val="none" w:sz="0" w:space="0" w:color="auto"/>
      </w:divBdr>
    </w:div>
    <w:div w:id="264385894">
      <w:bodyDiv w:val="1"/>
      <w:marLeft w:val="0"/>
      <w:marRight w:val="0"/>
      <w:marTop w:val="0"/>
      <w:marBottom w:val="0"/>
      <w:divBdr>
        <w:top w:val="none" w:sz="0" w:space="0" w:color="auto"/>
        <w:left w:val="none" w:sz="0" w:space="0" w:color="auto"/>
        <w:bottom w:val="none" w:sz="0" w:space="0" w:color="auto"/>
        <w:right w:val="none" w:sz="0" w:space="0" w:color="auto"/>
      </w:divBdr>
    </w:div>
    <w:div w:id="280185794">
      <w:bodyDiv w:val="1"/>
      <w:marLeft w:val="0"/>
      <w:marRight w:val="0"/>
      <w:marTop w:val="0"/>
      <w:marBottom w:val="0"/>
      <w:divBdr>
        <w:top w:val="none" w:sz="0" w:space="0" w:color="auto"/>
        <w:left w:val="none" w:sz="0" w:space="0" w:color="auto"/>
        <w:bottom w:val="none" w:sz="0" w:space="0" w:color="auto"/>
        <w:right w:val="none" w:sz="0" w:space="0" w:color="auto"/>
      </w:divBdr>
    </w:div>
    <w:div w:id="310332130">
      <w:bodyDiv w:val="1"/>
      <w:marLeft w:val="0"/>
      <w:marRight w:val="0"/>
      <w:marTop w:val="0"/>
      <w:marBottom w:val="0"/>
      <w:divBdr>
        <w:top w:val="none" w:sz="0" w:space="0" w:color="auto"/>
        <w:left w:val="none" w:sz="0" w:space="0" w:color="auto"/>
        <w:bottom w:val="none" w:sz="0" w:space="0" w:color="auto"/>
        <w:right w:val="none" w:sz="0" w:space="0" w:color="auto"/>
      </w:divBdr>
    </w:div>
    <w:div w:id="351491891">
      <w:bodyDiv w:val="1"/>
      <w:marLeft w:val="0"/>
      <w:marRight w:val="0"/>
      <w:marTop w:val="0"/>
      <w:marBottom w:val="0"/>
      <w:divBdr>
        <w:top w:val="none" w:sz="0" w:space="0" w:color="auto"/>
        <w:left w:val="none" w:sz="0" w:space="0" w:color="auto"/>
        <w:bottom w:val="none" w:sz="0" w:space="0" w:color="auto"/>
        <w:right w:val="none" w:sz="0" w:space="0" w:color="auto"/>
      </w:divBdr>
    </w:div>
    <w:div w:id="389427928">
      <w:bodyDiv w:val="1"/>
      <w:marLeft w:val="0"/>
      <w:marRight w:val="0"/>
      <w:marTop w:val="0"/>
      <w:marBottom w:val="0"/>
      <w:divBdr>
        <w:top w:val="none" w:sz="0" w:space="0" w:color="auto"/>
        <w:left w:val="none" w:sz="0" w:space="0" w:color="auto"/>
        <w:bottom w:val="none" w:sz="0" w:space="0" w:color="auto"/>
        <w:right w:val="none" w:sz="0" w:space="0" w:color="auto"/>
      </w:divBdr>
    </w:div>
    <w:div w:id="562375173">
      <w:bodyDiv w:val="1"/>
      <w:marLeft w:val="0"/>
      <w:marRight w:val="0"/>
      <w:marTop w:val="0"/>
      <w:marBottom w:val="0"/>
      <w:divBdr>
        <w:top w:val="none" w:sz="0" w:space="0" w:color="auto"/>
        <w:left w:val="none" w:sz="0" w:space="0" w:color="auto"/>
        <w:bottom w:val="none" w:sz="0" w:space="0" w:color="auto"/>
        <w:right w:val="none" w:sz="0" w:space="0" w:color="auto"/>
      </w:divBdr>
    </w:div>
    <w:div w:id="568460641">
      <w:bodyDiv w:val="1"/>
      <w:marLeft w:val="0"/>
      <w:marRight w:val="0"/>
      <w:marTop w:val="0"/>
      <w:marBottom w:val="0"/>
      <w:divBdr>
        <w:top w:val="none" w:sz="0" w:space="0" w:color="auto"/>
        <w:left w:val="none" w:sz="0" w:space="0" w:color="auto"/>
        <w:bottom w:val="none" w:sz="0" w:space="0" w:color="auto"/>
        <w:right w:val="none" w:sz="0" w:space="0" w:color="auto"/>
      </w:divBdr>
    </w:div>
    <w:div w:id="572277031">
      <w:bodyDiv w:val="1"/>
      <w:marLeft w:val="0"/>
      <w:marRight w:val="0"/>
      <w:marTop w:val="0"/>
      <w:marBottom w:val="0"/>
      <w:divBdr>
        <w:top w:val="none" w:sz="0" w:space="0" w:color="auto"/>
        <w:left w:val="none" w:sz="0" w:space="0" w:color="auto"/>
        <w:bottom w:val="none" w:sz="0" w:space="0" w:color="auto"/>
        <w:right w:val="none" w:sz="0" w:space="0" w:color="auto"/>
      </w:divBdr>
    </w:div>
    <w:div w:id="594245918">
      <w:bodyDiv w:val="1"/>
      <w:marLeft w:val="0"/>
      <w:marRight w:val="0"/>
      <w:marTop w:val="0"/>
      <w:marBottom w:val="0"/>
      <w:divBdr>
        <w:top w:val="none" w:sz="0" w:space="0" w:color="auto"/>
        <w:left w:val="none" w:sz="0" w:space="0" w:color="auto"/>
        <w:bottom w:val="none" w:sz="0" w:space="0" w:color="auto"/>
        <w:right w:val="none" w:sz="0" w:space="0" w:color="auto"/>
      </w:divBdr>
    </w:div>
    <w:div w:id="607740278">
      <w:bodyDiv w:val="1"/>
      <w:marLeft w:val="0"/>
      <w:marRight w:val="0"/>
      <w:marTop w:val="0"/>
      <w:marBottom w:val="0"/>
      <w:divBdr>
        <w:top w:val="none" w:sz="0" w:space="0" w:color="auto"/>
        <w:left w:val="none" w:sz="0" w:space="0" w:color="auto"/>
        <w:bottom w:val="none" w:sz="0" w:space="0" w:color="auto"/>
        <w:right w:val="none" w:sz="0" w:space="0" w:color="auto"/>
      </w:divBdr>
    </w:div>
    <w:div w:id="611673513">
      <w:bodyDiv w:val="1"/>
      <w:marLeft w:val="0"/>
      <w:marRight w:val="0"/>
      <w:marTop w:val="0"/>
      <w:marBottom w:val="0"/>
      <w:divBdr>
        <w:top w:val="none" w:sz="0" w:space="0" w:color="auto"/>
        <w:left w:val="none" w:sz="0" w:space="0" w:color="auto"/>
        <w:bottom w:val="none" w:sz="0" w:space="0" w:color="auto"/>
        <w:right w:val="none" w:sz="0" w:space="0" w:color="auto"/>
      </w:divBdr>
    </w:div>
    <w:div w:id="632366018">
      <w:bodyDiv w:val="1"/>
      <w:marLeft w:val="0"/>
      <w:marRight w:val="0"/>
      <w:marTop w:val="0"/>
      <w:marBottom w:val="0"/>
      <w:divBdr>
        <w:top w:val="none" w:sz="0" w:space="0" w:color="auto"/>
        <w:left w:val="none" w:sz="0" w:space="0" w:color="auto"/>
        <w:bottom w:val="none" w:sz="0" w:space="0" w:color="auto"/>
        <w:right w:val="none" w:sz="0" w:space="0" w:color="auto"/>
      </w:divBdr>
    </w:div>
    <w:div w:id="633104013">
      <w:bodyDiv w:val="1"/>
      <w:marLeft w:val="0"/>
      <w:marRight w:val="0"/>
      <w:marTop w:val="0"/>
      <w:marBottom w:val="0"/>
      <w:divBdr>
        <w:top w:val="none" w:sz="0" w:space="0" w:color="auto"/>
        <w:left w:val="none" w:sz="0" w:space="0" w:color="auto"/>
        <w:bottom w:val="none" w:sz="0" w:space="0" w:color="auto"/>
        <w:right w:val="none" w:sz="0" w:space="0" w:color="auto"/>
      </w:divBdr>
    </w:div>
    <w:div w:id="705787530">
      <w:bodyDiv w:val="1"/>
      <w:marLeft w:val="0"/>
      <w:marRight w:val="0"/>
      <w:marTop w:val="0"/>
      <w:marBottom w:val="0"/>
      <w:divBdr>
        <w:top w:val="none" w:sz="0" w:space="0" w:color="auto"/>
        <w:left w:val="none" w:sz="0" w:space="0" w:color="auto"/>
        <w:bottom w:val="none" w:sz="0" w:space="0" w:color="auto"/>
        <w:right w:val="none" w:sz="0" w:space="0" w:color="auto"/>
      </w:divBdr>
    </w:div>
    <w:div w:id="710569645">
      <w:bodyDiv w:val="1"/>
      <w:marLeft w:val="0"/>
      <w:marRight w:val="0"/>
      <w:marTop w:val="0"/>
      <w:marBottom w:val="0"/>
      <w:divBdr>
        <w:top w:val="none" w:sz="0" w:space="0" w:color="auto"/>
        <w:left w:val="none" w:sz="0" w:space="0" w:color="auto"/>
        <w:bottom w:val="none" w:sz="0" w:space="0" w:color="auto"/>
        <w:right w:val="none" w:sz="0" w:space="0" w:color="auto"/>
      </w:divBdr>
    </w:div>
    <w:div w:id="711157075">
      <w:bodyDiv w:val="1"/>
      <w:marLeft w:val="0"/>
      <w:marRight w:val="0"/>
      <w:marTop w:val="0"/>
      <w:marBottom w:val="0"/>
      <w:divBdr>
        <w:top w:val="none" w:sz="0" w:space="0" w:color="auto"/>
        <w:left w:val="none" w:sz="0" w:space="0" w:color="auto"/>
        <w:bottom w:val="none" w:sz="0" w:space="0" w:color="auto"/>
        <w:right w:val="none" w:sz="0" w:space="0" w:color="auto"/>
      </w:divBdr>
    </w:div>
    <w:div w:id="717318435">
      <w:bodyDiv w:val="1"/>
      <w:marLeft w:val="0"/>
      <w:marRight w:val="0"/>
      <w:marTop w:val="0"/>
      <w:marBottom w:val="0"/>
      <w:divBdr>
        <w:top w:val="none" w:sz="0" w:space="0" w:color="auto"/>
        <w:left w:val="none" w:sz="0" w:space="0" w:color="auto"/>
        <w:bottom w:val="none" w:sz="0" w:space="0" w:color="auto"/>
        <w:right w:val="none" w:sz="0" w:space="0" w:color="auto"/>
      </w:divBdr>
    </w:div>
    <w:div w:id="722220697">
      <w:bodyDiv w:val="1"/>
      <w:marLeft w:val="0"/>
      <w:marRight w:val="0"/>
      <w:marTop w:val="0"/>
      <w:marBottom w:val="0"/>
      <w:divBdr>
        <w:top w:val="none" w:sz="0" w:space="0" w:color="auto"/>
        <w:left w:val="none" w:sz="0" w:space="0" w:color="auto"/>
        <w:bottom w:val="none" w:sz="0" w:space="0" w:color="auto"/>
        <w:right w:val="none" w:sz="0" w:space="0" w:color="auto"/>
      </w:divBdr>
    </w:div>
    <w:div w:id="743723870">
      <w:bodyDiv w:val="1"/>
      <w:marLeft w:val="0"/>
      <w:marRight w:val="0"/>
      <w:marTop w:val="0"/>
      <w:marBottom w:val="0"/>
      <w:divBdr>
        <w:top w:val="none" w:sz="0" w:space="0" w:color="auto"/>
        <w:left w:val="none" w:sz="0" w:space="0" w:color="auto"/>
        <w:bottom w:val="none" w:sz="0" w:space="0" w:color="auto"/>
        <w:right w:val="none" w:sz="0" w:space="0" w:color="auto"/>
      </w:divBdr>
    </w:div>
    <w:div w:id="793475504">
      <w:bodyDiv w:val="1"/>
      <w:marLeft w:val="0"/>
      <w:marRight w:val="0"/>
      <w:marTop w:val="0"/>
      <w:marBottom w:val="0"/>
      <w:divBdr>
        <w:top w:val="none" w:sz="0" w:space="0" w:color="auto"/>
        <w:left w:val="none" w:sz="0" w:space="0" w:color="auto"/>
        <w:bottom w:val="none" w:sz="0" w:space="0" w:color="auto"/>
        <w:right w:val="none" w:sz="0" w:space="0" w:color="auto"/>
      </w:divBdr>
    </w:div>
    <w:div w:id="809056591">
      <w:bodyDiv w:val="1"/>
      <w:marLeft w:val="0"/>
      <w:marRight w:val="0"/>
      <w:marTop w:val="0"/>
      <w:marBottom w:val="0"/>
      <w:divBdr>
        <w:top w:val="none" w:sz="0" w:space="0" w:color="auto"/>
        <w:left w:val="none" w:sz="0" w:space="0" w:color="auto"/>
        <w:bottom w:val="none" w:sz="0" w:space="0" w:color="auto"/>
        <w:right w:val="none" w:sz="0" w:space="0" w:color="auto"/>
      </w:divBdr>
    </w:div>
    <w:div w:id="810251230">
      <w:bodyDiv w:val="1"/>
      <w:marLeft w:val="0"/>
      <w:marRight w:val="0"/>
      <w:marTop w:val="0"/>
      <w:marBottom w:val="0"/>
      <w:divBdr>
        <w:top w:val="none" w:sz="0" w:space="0" w:color="auto"/>
        <w:left w:val="none" w:sz="0" w:space="0" w:color="auto"/>
        <w:bottom w:val="none" w:sz="0" w:space="0" w:color="auto"/>
        <w:right w:val="none" w:sz="0" w:space="0" w:color="auto"/>
      </w:divBdr>
    </w:div>
    <w:div w:id="814571772">
      <w:bodyDiv w:val="1"/>
      <w:marLeft w:val="0"/>
      <w:marRight w:val="0"/>
      <w:marTop w:val="0"/>
      <w:marBottom w:val="0"/>
      <w:divBdr>
        <w:top w:val="none" w:sz="0" w:space="0" w:color="auto"/>
        <w:left w:val="none" w:sz="0" w:space="0" w:color="auto"/>
        <w:bottom w:val="none" w:sz="0" w:space="0" w:color="auto"/>
        <w:right w:val="none" w:sz="0" w:space="0" w:color="auto"/>
      </w:divBdr>
    </w:div>
    <w:div w:id="828209648">
      <w:bodyDiv w:val="1"/>
      <w:marLeft w:val="0"/>
      <w:marRight w:val="0"/>
      <w:marTop w:val="0"/>
      <w:marBottom w:val="0"/>
      <w:divBdr>
        <w:top w:val="none" w:sz="0" w:space="0" w:color="auto"/>
        <w:left w:val="none" w:sz="0" w:space="0" w:color="auto"/>
        <w:bottom w:val="none" w:sz="0" w:space="0" w:color="auto"/>
        <w:right w:val="none" w:sz="0" w:space="0" w:color="auto"/>
      </w:divBdr>
    </w:div>
    <w:div w:id="895554104">
      <w:bodyDiv w:val="1"/>
      <w:marLeft w:val="0"/>
      <w:marRight w:val="0"/>
      <w:marTop w:val="0"/>
      <w:marBottom w:val="0"/>
      <w:divBdr>
        <w:top w:val="none" w:sz="0" w:space="0" w:color="auto"/>
        <w:left w:val="none" w:sz="0" w:space="0" w:color="auto"/>
        <w:bottom w:val="none" w:sz="0" w:space="0" w:color="auto"/>
        <w:right w:val="none" w:sz="0" w:space="0" w:color="auto"/>
      </w:divBdr>
    </w:div>
    <w:div w:id="904949632">
      <w:bodyDiv w:val="1"/>
      <w:marLeft w:val="0"/>
      <w:marRight w:val="0"/>
      <w:marTop w:val="0"/>
      <w:marBottom w:val="0"/>
      <w:divBdr>
        <w:top w:val="none" w:sz="0" w:space="0" w:color="auto"/>
        <w:left w:val="none" w:sz="0" w:space="0" w:color="auto"/>
        <w:bottom w:val="none" w:sz="0" w:space="0" w:color="auto"/>
        <w:right w:val="none" w:sz="0" w:space="0" w:color="auto"/>
      </w:divBdr>
    </w:div>
    <w:div w:id="909000897">
      <w:bodyDiv w:val="1"/>
      <w:marLeft w:val="0"/>
      <w:marRight w:val="0"/>
      <w:marTop w:val="0"/>
      <w:marBottom w:val="0"/>
      <w:divBdr>
        <w:top w:val="none" w:sz="0" w:space="0" w:color="auto"/>
        <w:left w:val="none" w:sz="0" w:space="0" w:color="auto"/>
        <w:bottom w:val="none" w:sz="0" w:space="0" w:color="auto"/>
        <w:right w:val="none" w:sz="0" w:space="0" w:color="auto"/>
      </w:divBdr>
    </w:div>
    <w:div w:id="922882500">
      <w:bodyDiv w:val="1"/>
      <w:marLeft w:val="0"/>
      <w:marRight w:val="0"/>
      <w:marTop w:val="0"/>
      <w:marBottom w:val="0"/>
      <w:divBdr>
        <w:top w:val="none" w:sz="0" w:space="0" w:color="auto"/>
        <w:left w:val="none" w:sz="0" w:space="0" w:color="auto"/>
        <w:bottom w:val="none" w:sz="0" w:space="0" w:color="auto"/>
        <w:right w:val="none" w:sz="0" w:space="0" w:color="auto"/>
      </w:divBdr>
    </w:div>
    <w:div w:id="924462820">
      <w:bodyDiv w:val="1"/>
      <w:marLeft w:val="0"/>
      <w:marRight w:val="0"/>
      <w:marTop w:val="0"/>
      <w:marBottom w:val="0"/>
      <w:divBdr>
        <w:top w:val="none" w:sz="0" w:space="0" w:color="auto"/>
        <w:left w:val="none" w:sz="0" w:space="0" w:color="auto"/>
        <w:bottom w:val="none" w:sz="0" w:space="0" w:color="auto"/>
        <w:right w:val="none" w:sz="0" w:space="0" w:color="auto"/>
      </w:divBdr>
    </w:div>
    <w:div w:id="933245781">
      <w:bodyDiv w:val="1"/>
      <w:marLeft w:val="0"/>
      <w:marRight w:val="0"/>
      <w:marTop w:val="0"/>
      <w:marBottom w:val="0"/>
      <w:divBdr>
        <w:top w:val="none" w:sz="0" w:space="0" w:color="auto"/>
        <w:left w:val="none" w:sz="0" w:space="0" w:color="auto"/>
        <w:bottom w:val="none" w:sz="0" w:space="0" w:color="auto"/>
        <w:right w:val="none" w:sz="0" w:space="0" w:color="auto"/>
      </w:divBdr>
    </w:div>
    <w:div w:id="936476597">
      <w:bodyDiv w:val="1"/>
      <w:marLeft w:val="0"/>
      <w:marRight w:val="0"/>
      <w:marTop w:val="0"/>
      <w:marBottom w:val="0"/>
      <w:divBdr>
        <w:top w:val="none" w:sz="0" w:space="0" w:color="auto"/>
        <w:left w:val="none" w:sz="0" w:space="0" w:color="auto"/>
        <w:bottom w:val="none" w:sz="0" w:space="0" w:color="auto"/>
        <w:right w:val="none" w:sz="0" w:space="0" w:color="auto"/>
      </w:divBdr>
    </w:div>
    <w:div w:id="964191431">
      <w:bodyDiv w:val="1"/>
      <w:marLeft w:val="0"/>
      <w:marRight w:val="0"/>
      <w:marTop w:val="0"/>
      <w:marBottom w:val="0"/>
      <w:divBdr>
        <w:top w:val="none" w:sz="0" w:space="0" w:color="auto"/>
        <w:left w:val="none" w:sz="0" w:space="0" w:color="auto"/>
        <w:bottom w:val="none" w:sz="0" w:space="0" w:color="auto"/>
        <w:right w:val="none" w:sz="0" w:space="0" w:color="auto"/>
      </w:divBdr>
    </w:div>
    <w:div w:id="1000935436">
      <w:bodyDiv w:val="1"/>
      <w:marLeft w:val="0"/>
      <w:marRight w:val="0"/>
      <w:marTop w:val="0"/>
      <w:marBottom w:val="0"/>
      <w:divBdr>
        <w:top w:val="none" w:sz="0" w:space="0" w:color="auto"/>
        <w:left w:val="none" w:sz="0" w:space="0" w:color="auto"/>
        <w:bottom w:val="none" w:sz="0" w:space="0" w:color="auto"/>
        <w:right w:val="none" w:sz="0" w:space="0" w:color="auto"/>
      </w:divBdr>
    </w:div>
    <w:div w:id="1003705146">
      <w:bodyDiv w:val="1"/>
      <w:marLeft w:val="0"/>
      <w:marRight w:val="0"/>
      <w:marTop w:val="0"/>
      <w:marBottom w:val="0"/>
      <w:divBdr>
        <w:top w:val="none" w:sz="0" w:space="0" w:color="auto"/>
        <w:left w:val="none" w:sz="0" w:space="0" w:color="auto"/>
        <w:bottom w:val="none" w:sz="0" w:space="0" w:color="auto"/>
        <w:right w:val="none" w:sz="0" w:space="0" w:color="auto"/>
      </w:divBdr>
    </w:div>
    <w:div w:id="1016468248">
      <w:bodyDiv w:val="1"/>
      <w:marLeft w:val="0"/>
      <w:marRight w:val="0"/>
      <w:marTop w:val="0"/>
      <w:marBottom w:val="0"/>
      <w:divBdr>
        <w:top w:val="none" w:sz="0" w:space="0" w:color="auto"/>
        <w:left w:val="none" w:sz="0" w:space="0" w:color="auto"/>
        <w:bottom w:val="none" w:sz="0" w:space="0" w:color="auto"/>
        <w:right w:val="none" w:sz="0" w:space="0" w:color="auto"/>
      </w:divBdr>
    </w:div>
    <w:div w:id="1020856226">
      <w:bodyDiv w:val="1"/>
      <w:marLeft w:val="0"/>
      <w:marRight w:val="0"/>
      <w:marTop w:val="0"/>
      <w:marBottom w:val="0"/>
      <w:divBdr>
        <w:top w:val="none" w:sz="0" w:space="0" w:color="auto"/>
        <w:left w:val="none" w:sz="0" w:space="0" w:color="auto"/>
        <w:bottom w:val="none" w:sz="0" w:space="0" w:color="auto"/>
        <w:right w:val="none" w:sz="0" w:space="0" w:color="auto"/>
      </w:divBdr>
    </w:div>
    <w:div w:id="1030841868">
      <w:bodyDiv w:val="1"/>
      <w:marLeft w:val="0"/>
      <w:marRight w:val="0"/>
      <w:marTop w:val="0"/>
      <w:marBottom w:val="0"/>
      <w:divBdr>
        <w:top w:val="none" w:sz="0" w:space="0" w:color="auto"/>
        <w:left w:val="none" w:sz="0" w:space="0" w:color="auto"/>
        <w:bottom w:val="none" w:sz="0" w:space="0" w:color="auto"/>
        <w:right w:val="none" w:sz="0" w:space="0" w:color="auto"/>
      </w:divBdr>
    </w:div>
    <w:div w:id="1045448667">
      <w:bodyDiv w:val="1"/>
      <w:marLeft w:val="0"/>
      <w:marRight w:val="0"/>
      <w:marTop w:val="0"/>
      <w:marBottom w:val="0"/>
      <w:divBdr>
        <w:top w:val="none" w:sz="0" w:space="0" w:color="auto"/>
        <w:left w:val="none" w:sz="0" w:space="0" w:color="auto"/>
        <w:bottom w:val="none" w:sz="0" w:space="0" w:color="auto"/>
        <w:right w:val="none" w:sz="0" w:space="0" w:color="auto"/>
      </w:divBdr>
    </w:div>
    <w:div w:id="1058940638">
      <w:bodyDiv w:val="1"/>
      <w:marLeft w:val="0"/>
      <w:marRight w:val="0"/>
      <w:marTop w:val="0"/>
      <w:marBottom w:val="0"/>
      <w:divBdr>
        <w:top w:val="none" w:sz="0" w:space="0" w:color="auto"/>
        <w:left w:val="none" w:sz="0" w:space="0" w:color="auto"/>
        <w:bottom w:val="none" w:sz="0" w:space="0" w:color="auto"/>
        <w:right w:val="none" w:sz="0" w:space="0" w:color="auto"/>
      </w:divBdr>
    </w:div>
    <w:div w:id="1078333170">
      <w:bodyDiv w:val="1"/>
      <w:marLeft w:val="0"/>
      <w:marRight w:val="0"/>
      <w:marTop w:val="0"/>
      <w:marBottom w:val="0"/>
      <w:divBdr>
        <w:top w:val="none" w:sz="0" w:space="0" w:color="auto"/>
        <w:left w:val="none" w:sz="0" w:space="0" w:color="auto"/>
        <w:bottom w:val="none" w:sz="0" w:space="0" w:color="auto"/>
        <w:right w:val="none" w:sz="0" w:space="0" w:color="auto"/>
      </w:divBdr>
    </w:div>
    <w:div w:id="1079212615">
      <w:bodyDiv w:val="1"/>
      <w:marLeft w:val="0"/>
      <w:marRight w:val="0"/>
      <w:marTop w:val="0"/>
      <w:marBottom w:val="0"/>
      <w:divBdr>
        <w:top w:val="none" w:sz="0" w:space="0" w:color="auto"/>
        <w:left w:val="none" w:sz="0" w:space="0" w:color="auto"/>
        <w:bottom w:val="none" w:sz="0" w:space="0" w:color="auto"/>
        <w:right w:val="none" w:sz="0" w:space="0" w:color="auto"/>
      </w:divBdr>
    </w:div>
    <w:div w:id="1104230581">
      <w:bodyDiv w:val="1"/>
      <w:marLeft w:val="0"/>
      <w:marRight w:val="0"/>
      <w:marTop w:val="0"/>
      <w:marBottom w:val="0"/>
      <w:divBdr>
        <w:top w:val="none" w:sz="0" w:space="0" w:color="auto"/>
        <w:left w:val="none" w:sz="0" w:space="0" w:color="auto"/>
        <w:bottom w:val="none" w:sz="0" w:space="0" w:color="auto"/>
        <w:right w:val="none" w:sz="0" w:space="0" w:color="auto"/>
      </w:divBdr>
    </w:div>
    <w:div w:id="1115104236">
      <w:bodyDiv w:val="1"/>
      <w:marLeft w:val="0"/>
      <w:marRight w:val="0"/>
      <w:marTop w:val="0"/>
      <w:marBottom w:val="0"/>
      <w:divBdr>
        <w:top w:val="none" w:sz="0" w:space="0" w:color="auto"/>
        <w:left w:val="none" w:sz="0" w:space="0" w:color="auto"/>
        <w:bottom w:val="none" w:sz="0" w:space="0" w:color="auto"/>
        <w:right w:val="none" w:sz="0" w:space="0" w:color="auto"/>
      </w:divBdr>
    </w:div>
    <w:div w:id="1125586279">
      <w:bodyDiv w:val="1"/>
      <w:marLeft w:val="0"/>
      <w:marRight w:val="0"/>
      <w:marTop w:val="0"/>
      <w:marBottom w:val="0"/>
      <w:divBdr>
        <w:top w:val="none" w:sz="0" w:space="0" w:color="auto"/>
        <w:left w:val="none" w:sz="0" w:space="0" w:color="auto"/>
        <w:bottom w:val="none" w:sz="0" w:space="0" w:color="auto"/>
        <w:right w:val="none" w:sz="0" w:space="0" w:color="auto"/>
      </w:divBdr>
    </w:div>
    <w:div w:id="1135639836">
      <w:bodyDiv w:val="1"/>
      <w:marLeft w:val="0"/>
      <w:marRight w:val="0"/>
      <w:marTop w:val="0"/>
      <w:marBottom w:val="0"/>
      <w:divBdr>
        <w:top w:val="none" w:sz="0" w:space="0" w:color="auto"/>
        <w:left w:val="none" w:sz="0" w:space="0" w:color="auto"/>
        <w:bottom w:val="none" w:sz="0" w:space="0" w:color="auto"/>
        <w:right w:val="none" w:sz="0" w:space="0" w:color="auto"/>
      </w:divBdr>
    </w:div>
    <w:div w:id="1151869360">
      <w:bodyDiv w:val="1"/>
      <w:marLeft w:val="0"/>
      <w:marRight w:val="0"/>
      <w:marTop w:val="0"/>
      <w:marBottom w:val="0"/>
      <w:divBdr>
        <w:top w:val="none" w:sz="0" w:space="0" w:color="auto"/>
        <w:left w:val="none" w:sz="0" w:space="0" w:color="auto"/>
        <w:bottom w:val="none" w:sz="0" w:space="0" w:color="auto"/>
        <w:right w:val="none" w:sz="0" w:space="0" w:color="auto"/>
      </w:divBdr>
    </w:div>
    <w:div w:id="1163470242">
      <w:bodyDiv w:val="1"/>
      <w:marLeft w:val="0"/>
      <w:marRight w:val="0"/>
      <w:marTop w:val="0"/>
      <w:marBottom w:val="0"/>
      <w:divBdr>
        <w:top w:val="none" w:sz="0" w:space="0" w:color="auto"/>
        <w:left w:val="none" w:sz="0" w:space="0" w:color="auto"/>
        <w:bottom w:val="none" w:sz="0" w:space="0" w:color="auto"/>
        <w:right w:val="none" w:sz="0" w:space="0" w:color="auto"/>
      </w:divBdr>
    </w:div>
    <w:div w:id="1168256170">
      <w:bodyDiv w:val="1"/>
      <w:marLeft w:val="0"/>
      <w:marRight w:val="0"/>
      <w:marTop w:val="0"/>
      <w:marBottom w:val="0"/>
      <w:divBdr>
        <w:top w:val="none" w:sz="0" w:space="0" w:color="auto"/>
        <w:left w:val="none" w:sz="0" w:space="0" w:color="auto"/>
        <w:bottom w:val="none" w:sz="0" w:space="0" w:color="auto"/>
        <w:right w:val="none" w:sz="0" w:space="0" w:color="auto"/>
      </w:divBdr>
    </w:div>
    <w:div w:id="1179537371">
      <w:bodyDiv w:val="1"/>
      <w:marLeft w:val="0"/>
      <w:marRight w:val="0"/>
      <w:marTop w:val="0"/>
      <w:marBottom w:val="0"/>
      <w:divBdr>
        <w:top w:val="none" w:sz="0" w:space="0" w:color="auto"/>
        <w:left w:val="none" w:sz="0" w:space="0" w:color="auto"/>
        <w:bottom w:val="none" w:sz="0" w:space="0" w:color="auto"/>
        <w:right w:val="none" w:sz="0" w:space="0" w:color="auto"/>
      </w:divBdr>
    </w:div>
    <w:div w:id="1216699176">
      <w:bodyDiv w:val="1"/>
      <w:marLeft w:val="0"/>
      <w:marRight w:val="0"/>
      <w:marTop w:val="0"/>
      <w:marBottom w:val="0"/>
      <w:divBdr>
        <w:top w:val="none" w:sz="0" w:space="0" w:color="auto"/>
        <w:left w:val="none" w:sz="0" w:space="0" w:color="auto"/>
        <w:bottom w:val="none" w:sz="0" w:space="0" w:color="auto"/>
        <w:right w:val="none" w:sz="0" w:space="0" w:color="auto"/>
      </w:divBdr>
    </w:div>
    <w:div w:id="1238856163">
      <w:bodyDiv w:val="1"/>
      <w:marLeft w:val="0"/>
      <w:marRight w:val="0"/>
      <w:marTop w:val="0"/>
      <w:marBottom w:val="0"/>
      <w:divBdr>
        <w:top w:val="none" w:sz="0" w:space="0" w:color="auto"/>
        <w:left w:val="none" w:sz="0" w:space="0" w:color="auto"/>
        <w:bottom w:val="none" w:sz="0" w:space="0" w:color="auto"/>
        <w:right w:val="none" w:sz="0" w:space="0" w:color="auto"/>
      </w:divBdr>
    </w:div>
    <w:div w:id="1255477018">
      <w:bodyDiv w:val="1"/>
      <w:marLeft w:val="0"/>
      <w:marRight w:val="0"/>
      <w:marTop w:val="0"/>
      <w:marBottom w:val="0"/>
      <w:divBdr>
        <w:top w:val="none" w:sz="0" w:space="0" w:color="auto"/>
        <w:left w:val="none" w:sz="0" w:space="0" w:color="auto"/>
        <w:bottom w:val="none" w:sz="0" w:space="0" w:color="auto"/>
        <w:right w:val="none" w:sz="0" w:space="0" w:color="auto"/>
      </w:divBdr>
    </w:div>
    <w:div w:id="1279484151">
      <w:bodyDiv w:val="1"/>
      <w:marLeft w:val="0"/>
      <w:marRight w:val="0"/>
      <w:marTop w:val="0"/>
      <w:marBottom w:val="0"/>
      <w:divBdr>
        <w:top w:val="none" w:sz="0" w:space="0" w:color="auto"/>
        <w:left w:val="none" w:sz="0" w:space="0" w:color="auto"/>
        <w:bottom w:val="none" w:sz="0" w:space="0" w:color="auto"/>
        <w:right w:val="none" w:sz="0" w:space="0" w:color="auto"/>
      </w:divBdr>
    </w:div>
    <w:div w:id="1304315242">
      <w:bodyDiv w:val="1"/>
      <w:marLeft w:val="0"/>
      <w:marRight w:val="0"/>
      <w:marTop w:val="0"/>
      <w:marBottom w:val="0"/>
      <w:divBdr>
        <w:top w:val="none" w:sz="0" w:space="0" w:color="auto"/>
        <w:left w:val="none" w:sz="0" w:space="0" w:color="auto"/>
        <w:bottom w:val="none" w:sz="0" w:space="0" w:color="auto"/>
        <w:right w:val="none" w:sz="0" w:space="0" w:color="auto"/>
      </w:divBdr>
    </w:div>
    <w:div w:id="1308172549">
      <w:bodyDiv w:val="1"/>
      <w:marLeft w:val="0"/>
      <w:marRight w:val="0"/>
      <w:marTop w:val="0"/>
      <w:marBottom w:val="0"/>
      <w:divBdr>
        <w:top w:val="none" w:sz="0" w:space="0" w:color="auto"/>
        <w:left w:val="none" w:sz="0" w:space="0" w:color="auto"/>
        <w:bottom w:val="none" w:sz="0" w:space="0" w:color="auto"/>
        <w:right w:val="none" w:sz="0" w:space="0" w:color="auto"/>
      </w:divBdr>
    </w:div>
    <w:div w:id="1323197163">
      <w:bodyDiv w:val="1"/>
      <w:marLeft w:val="0"/>
      <w:marRight w:val="0"/>
      <w:marTop w:val="0"/>
      <w:marBottom w:val="0"/>
      <w:divBdr>
        <w:top w:val="none" w:sz="0" w:space="0" w:color="auto"/>
        <w:left w:val="none" w:sz="0" w:space="0" w:color="auto"/>
        <w:bottom w:val="none" w:sz="0" w:space="0" w:color="auto"/>
        <w:right w:val="none" w:sz="0" w:space="0" w:color="auto"/>
      </w:divBdr>
    </w:div>
    <w:div w:id="1349868761">
      <w:bodyDiv w:val="1"/>
      <w:marLeft w:val="0"/>
      <w:marRight w:val="0"/>
      <w:marTop w:val="0"/>
      <w:marBottom w:val="0"/>
      <w:divBdr>
        <w:top w:val="none" w:sz="0" w:space="0" w:color="auto"/>
        <w:left w:val="none" w:sz="0" w:space="0" w:color="auto"/>
        <w:bottom w:val="none" w:sz="0" w:space="0" w:color="auto"/>
        <w:right w:val="none" w:sz="0" w:space="0" w:color="auto"/>
      </w:divBdr>
    </w:div>
    <w:div w:id="1432704083">
      <w:bodyDiv w:val="1"/>
      <w:marLeft w:val="0"/>
      <w:marRight w:val="0"/>
      <w:marTop w:val="0"/>
      <w:marBottom w:val="0"/>
      <w:divBdr>
        <w:top w:val="none" w:sz="0" w:space="0" w:color="auto"/>
        <w:left w:val="none" w:sz="0" w:space="0" w:color="auto"/>
        <w:bottom w:val="none" w:sz="0" w:space="0" w:color="auto"/>
        <w:right w:val="none" w:sz="0" w:space="0" w:color="auto"/>
      </w:divBdr>
    </w:div>
    <w:div w:id="1464738242">
      <w:bodyDiv w:val="1"/>
      <w:marLeft w:val="0"/>
      <w:marRight w:val="0"/>
      <w:marTop w:val="0"/>
      <w:marBottom w:val="0"/>
      <w:divBdr>
        <w:top w:val="none" w:sz="0" w:space="0" w:color="auto"/>
        <w:left w:val="none" w:sz="0" w:space="0" w:color="auto"/>
        <w:bottom w:val="none" w:sz="0" w:space="0" w:color="auto"/>
        <w:right w:val="none" w:sz="0" w:space="0" w:color="auto"/>
      </w:divBdr>
    </w:div>
    <w:div w:id="1491405890">
      <w:bodyDiv w:val="1"/>
      <w:marLeft w:val="0"/>
      <w:marRight w:val="0"/>
      <w:marTop w:val="0"/>
      <w:marBottom w:val="0"/>
      <w:divBdr>
        <w:top w:val="none" w:sz="0" w:space="0" w:color="auto"/>
        <w:left w:val="none" w:sz="0" w:space="0" w:color="auto"/>
        <w:bottom w:val="none" w:sz="0" w:space="0" w:color="auto"/>
        <w:right w:val="none" w:sz="0" w:space="0" w:color="auto"/>
      </w:divBdr>
    </w:div>
    <w:div w:id="1498571455">
      <w:bodyDiv w:val="1"/>
      <w:marLeft w:val="0"/>
      <w:marRight w:val="0"/>
      <w:marTop w:val="0"/>
      <w:marBottom w:val="0"/>
      <w:divBdr>
        <w:top w:val="none" w:sz="0" w:space="0" w:color="auto"/>
        <w:left w:val="none" w:sz="0" w:space="0" w:color="auto"/>
        <w:bottom w:val="none" w:sz="0" w:space="0" w:color="auto"/>
        <w:right w:val="none" w:sz="0" w:space="0" w:color="auto"/>
      </w:divBdr>
    </w:div>
    <w:div w:id="1512379949">
      <w:bodyDiv w:val="1"/>
      <w:marLeft w:val="0"/>
      <w:marRight w:val="0"/>
      <w:marTop w:val="0"/>
      <w:marBottom w:val="0"/>
      <w:divBdr>
        <w:top w:val="none" w:sz="0" w:space="0" w:color="auto"/>
        <w:left w:val="none" w:sz="0" w:space="0" w:color="auto"/>
        <w:bottom w:val="none" w:sz="0" w:space="0" w:color="auto"/>
        <w:right w:val="none" w:sz="0" w:space="0" w:color="auto"/>
      </w:divBdr>
    </w:div>
    <w:div w:id="1529949151">
      <w:bodyDiv w:val="1"/>
      <w:marLeft w:val="0"/>
      <w:marRight w:val="0"/>
      <w:marTop w:val="0"/>
      <w:marBottom w:val="0"/>
      <w:divBdr>
        <w:top w:val="none" w:sz="0" w:space="0" w:color="auto"/>
        <w:left w:val="none" w:sz="0" w:space="0" w:color="auto"/>
        <w:bottom w:val="none" w:sz="0" w:space="0" w:color="auto"/>
        <w:right w:val="none" w:sz="0" w:space="0" w:color="auto"/>
      </w:divBdr>
    </w:div>
    <w:div w:id="1546067583">
      <w:bodyDiv w:val="1"/>
      <w:marLeft w:val="0"/>
      <w:marRight w:val="0"/>
      <w:marTop w:val="0"/>
      <w:marBottom w:val="0"/>
      <w:divBdr>
        <w:top w:val="none" w:sz="0" w:space="0" w:color="auto"/>
        <w:left w:val="none" w:sz="0" w:space="0" w:color="auto"/>
        <w:bottom w:val="none" w:sz="0" w:space="0" w:color="auto"/>
        <w:right w:val="none" w:sz="0" w:space="0" w:color="auto"/>
      </w:divBdr>
    </w:div>
    <w:div w:id="1559709255">
      <w:bodyDiv w:val="1"/>
      <w:marLeft w:val="0"/>
      <w:marRight w:val="0"/>
      <w:marTop w:val="0"/>
      <w:marBottom w:val="0"/>
      <w:divBdr>
        <w:top w:val="none" w:sz="0" w:space="0" w:color="auto"/>
        <w:left w:val="none" w:sz="0" w:space="0" w:color="auto"/>
        <w:bottom w:val="none" w:sz="0" w:space="0" w:color="auto"/>
        <w:right w:val="none" w:sz="0" w:space="0" w:color="auto"/>
      </w:divBdr>
    </w:div>
    <w:div w:id="1568295423">
      <w:bodyDiv w:val="1"/>
      <w:marLeft w:val="0"/>
      <w:marRight w:val="0"/>
      <w:marTop w:val="0"/>
      <w:marBottom w:val="0"/>
      <w:divBdr>
        <w:top w:val="none" w:sz="0" w:space="0" w:color="auto"/>
        <w:left w:val="none" w:sz="0" w:space="0" w:color="auto"/>
        <w:bottom w:val="none" w:sz="0" w:space="0" w:color="auto"/>
        <w:right w:val="none" w:sz="0" w:space="0" w:color="auto"/>
      </w:divBdr>
    </w:div>
    <w:div w:id="1590310349">
      <w:bodyDiv w:val="1"/>
      <w:marLeft w:val="0"/>
      <w:marRight w:val="0"/>
      <w:marTop w:val="0"/>
      <w:marBottom w:val="0"/>
      <w:divBdr>
        <w:top w:val="none" w:sz="0" w:space="0" w:color="auto"/>
        <w:left w:val="none" w:sz="0" w:space="0" w:color="auto"/>
        <w:bottom w:val="none" w:sz="0" w:space="0" w:color="auto"/>
        <w:right w:val="none" w:sz="0" w:space="0" w:color="auto"/>
      </w:divBdr>
    </w:div>
    <w:div w:id="1625883421">
      <w:bodyDiv w:val="1"/>
      <w:marLeft w:val="0"/>
      <w:marRight w:val="0"/>
      <w:marTop w:val="0"/>
      <w:marBottom w:val="0"/>
      <w:divBdr>
        <w:top w:val="none" w:sz="0" w:space="0" w:color="auto"/>
        <w:left w:val="none" w:sz="0" w:space="0" w:color="auto"/>
        <w:bottom w:val="none" w:sz="0" w:space="0" w:color="auto"/>
        <w:right w:val="none" w:sz="0" w:space="0" w:color="auto"/>
      </w:divBdr>
    </w:div>
    <w:div w:id="1644891780">
      <w:bodyDiv w:val="1"/>
      <w:marLeft w:val="0"/>
      <w:marRight w:val="0"/>
      <w:marTop w:val="0"/>
      <w:marBottom w:val="0"/>
      <w:divBdr>
        <w:top w:val="none" w:sz="0" w:space="0" w:color="auto"/>
        <w:left w:val="none" w:sz="0" w:space="0" w:color="auto"/>
        <w:bottom w:val="none" w:sz="0" w:space="0" w:color="auto"/>
        <w:right w:val="none" w:sz="0" w:space="0" w:color="auto"/>
      </w:divBdr>
    </w:div>
    <w:div w:id="1656686270">
      <w:bodyDiv w:val="1"/>
      <w:marLeft w:val="0"/>
      <w:marRight w:val="0"/>
      <w:marTop w:val="0"/>
      <w:marBottom w:val="0"/>
      <w:divBdr>
        <w:top w:val="none" w:sz="0" w:space="0" w:color="auto"/>
        <w:left w:val="none" w:sz="0" w:space="0" w:color="auto"/>
        <w:bottom w:val="none" w:sz="0" w:space="0" w:color="auto"/>
        <w:right w:val="none" w:sz="0" w:space="0" w:color="auto"/>
      </w:divBdr>
    </w:div>
    <w:div w:id="1699698622">
      <w:bodyDiv w:val="1"/>
      <w:marLeft w:val="0"/>
      <w:marRight w:val="0"/>
      <w:marTop w:val="0"/>
      <w:marBottom w:val="0"/>
      <w:divBdr>
        <w:top w:val="none" w:sz="0" w:space="0" w:color="auto"/>
        <w:left w:val="none" w:sz="0" w:space="0" w:color="auto"/>
        <w:bottom w:val="none" w:sz="0" w:space="0" w:color="auto"/>
        <w:right w:val="none" w:sz="0" w:space="0" w:color="auto"/>
      </w:divBdr>
    </w:div>
    <w:div w:id="1704861813">
      <w:bodyDiv w:val="1"/>
      <w:marLeft w:val="0"/>
      <w:marRight w:val="0"/>
      <w:marTop w:val="0"/>
      <w:marBottom w:val="0"/>
      <w:divBdr>
        <w:top w:val="none" w:sz="0" w:space="0" w:color="auto"/>
        <w:left w:val="none" w:sz="0" w:space="0" w:color="auto"/>
        <w:bottom w:val="none" w:sz="0" w:space="0" w:color="auto"/>
        <w:right w:val="none" w:sz="0" w:space="0" w:color="auto"/>
      </w:divBdr>
    </w:div>
    <w:div w:id="1734695642">
      <w:bodyDiv w:val="1"/>
      <w:marLeft w:val="0"/>
      <w:marRight w:val="0"/>
      <w:marTop w:val="0"/>
      <w:marBottom w:val="0"/>
      <w:divBdr>
        <w:top w:val="none" w:sz="0" w:space="0" w:color="auto"/>
        <w:left w:val="none" w:sz="0" w:space="0" w:color="auto"/>
        <w:bottom w:val="none" w:sz="0" w:space="0" w:color="auto"/>
        <w:right w:val="none" w:sz="0" w:space="0" w:color="auto"/>
      </w:divBdr>
    </w:div>
    <w:div w:id="1784886508">
      <w:bodyDiv w:val="1"/>
      <w:marLeft w:val="0"/>
      <w:marRight w:val="0"/>
      <w:marTop w:val="0"/>
      <w:marBottom w:val="0"/>
      <w:divBdr>
        <w:top w:val="none" w:sz="0" w:space="0" w:color="auto"/>
        <w:left w:val="none" w:sz="0" w:space="0" w:color="auto"/>
        <w:bottom w:val="none" w:sz="0" w:space="0" w:color="auto"/>
        <w:right w:val="none" w:sz="0" w:space="0" w:color="auto"/>
      </w:divBdr>
    </w:div>
    <w:div w:id="1804733905">
      <w:bodyDiv w:val="1"/>
      <w:marLeft w:val="0"/>
      <w:marRight w:val="0"/>
      <w:marTop w:val="0"/>
      <w:marBottom w:val="0"/>
      <w:divBdr>
        <w:top w:val="none" w:sz="0" w:space="0" w:color="auto"/>
        <w:left w:val="none" w:sz="0" w:space="0" w:color="auto"/>
        <w:bottom w:val="none" w:sz="0" w:space="0" w:color="auto"/>
        <w:right w:val="none" w:sz="0" w:space="0" w:color="auto"/>
      </w:divBdr>
    </w:div>
    <w:div w:id="1814833657">
      <w:bodyDiv w:val="1"/>
      <w:marLeft w:val="0"/>
      <w:marRight w:val="0"/>
      <w:marTop w:val="0"/>
      <w:marBottom w:val="0"/>
      <w:divBdr>
        <w:top w:val="none" w:sz="0" w:space="0" w:color="auto"/>
        <w:left w:val="none" w:sz="0" w:space="0" w:color="auto"/>
        <w:bottom w:val="none" w:sz="0" w:space="0" w:color="auto"/>
        <w:right w:val="none" w:sz="0" w:space="0" w:color="auto"/>
      </w:divBdr>
    </w:div>
    <w:div w:id="1821115311">
      <w:bodyDiv w:val="1"/>
      <w:marLeft w:val="0"/>
      <w:marRight w:val="0"/>
      <w:marTop w:val="0"/>
      <w:marBottom w:val="0"/>
      <w:divBdr>
        <w:top w:val="none" w:sz="0" w:space="0" w:color="auto"/>
        <w:left w:val="none" w:sz="0" w:space="0" w:color="auto"/>
        <w:bottom w:val="none" w:sz="0" w:space="0" w:color="auto"/>
        <w:right w:val="none" w:sz="0" w:space="0" w:color="auto"/>
      </w:divBdr>
    </w:div>
    <w:div w:id="1833986359">
      <w:bodyDiv w:val="1"/>
      <w:marLeft w:val="0"/>
      <w:marRight w:val="0"/>
      <w:marTop w:val="0"/>
      <w:marBottom w:val="0"/>
      <w:divBdr>
        <w:top w:val="none" w:sz="0" w:space="0" w:color="auto"/>
        <w:left w:val="none" w:sz="0" w:space="0" w:color="auto"/>
        <w:bottom w:val="none" w:sz="0" w:space="0" w:color="auto"/>
        <w:right w:val="none" w:sz="0" w:space="0" w:color="auto"/>
      </w:divBdr>
    </w:div>
    <w:div w:id="1857036976">
      <w:bodyDiv w:val="1"/>
      <w:marLeft w:val="0"/>
      <w:marRight w:val="0"/>
      <w:marTop w:val="0"/>
      <w:marBottom w:val="0"/>
      <w:divBdr>
        <w:top w:val="none" w:sz="0" w:space="0" w:color="auto"/>
        <w:left w:val="none" w:sz="0" w:space="0" w:color="auto"/>
        <w:bottom w:val="none" w:sz="0" w:space="0" w:color="auto"/>
        <w:right w:val="none" w:sz="0" w:space="0" w:color="auto"/>
      </w:divBdr>
    </w:div>
    <w:div w:id="1896428205">
      <w:bodyDiv w:val="1"/>
      <w:marLeft w:val="0"/>
      <w:marRight w:val="0"/>
      <w:marTop w:val="0"/>
      <w:marBottom w:val="0"/>
      <w:divBdr>
        <w:top w:val="none" w:sz="0" w:space="0" w:color="auto"/>
        <w:left w:val="none" w:sz="0" w:space="0" w:color="auto"/>
        <w:bottom w:val="none" w:sz="0" w:space="0" w:color="auto"/>
        <w:right w:val="none" w:sz="0" w:space="0" w:color="auto"/>
      </w:divBdr>
    </w:div>
    <w:div w:id="1912303728">
      <w:bodyDiv w:val="1"/>
      <w:marLeft w:val="0"/>
      <w:marRight w:val="0"/>
      <w:marTop w:val="0"/>
      <w:marBottom w:val="0"/>
      <w:divBdr>
        <w:top w:val="none" w:sz="0" w:space="0" w:color="auto"/>
        <w:left w:val="none" w:sz="0" w:space="0" w:color="auto"/>
        <w:bottom w:val="none" w:sz="0" w:space="0" w:color="auto"/>
        <w:right w:val="none" w:sz="0" w:space="0" w:color="auto"/>
      </w:divBdr>
    </w:div>
    <w:div w:id="1962493777">
      <w:bodyDiv w:val="1"/>
      <w:marLeft w:val="0"/>
      <w:marRight w:val="0"/>
      <w:marTop w:val="0"/>
      <w:marBottom w:val="0"/>
      <w:divBdr>
        <w:top w:val="none" w:sz="0" w:space="0" w:color="auto"/>
        <w:left w:val="none" w:sz="0" w:space="0" w:color="auto"/>
        <w:bottom w:val="none" w:sz="0" w:space="0" w:color="auto"/>
        <w:right w:val="none" w:sz="0" w:space="0" w:color="auto"/>
      </w:divBdr>
    </w:div>
    <w:div w:id="1971737655">
      <w:bodyDiv w:val="1"/>
      <w:marLeft w:val="0"/>
      <w:marRight w:val="0"/>
      <w:marTop w:val="0"/>
      <w:marBottom w:val="0"/>
      <w:divBdr>
        <w:top w:val="none" w:sz="0" w:space="0" w:color="auto"/>
        <w:left w:val="none" w:sz="0" w:space="0" w:color="auto"/>
        <w:bottom w:val="none" w:sz="0" w:space="0" w:color="auto"/>
        <w:right w:val="none" w:sz="0" w:space="0" w:color="auto"/>
      </w:divBdr>
    </w:div>
    <w:div w:id="1982076044">
      <w:bodyDiv w:val="1"/>
      <w:marLeft w:val="0"/>
      <w:marRight w:val="0"/>
      <w:marTop w:val="0"/>
      <w:marBottom w:val="0"/>
      <w:divBdr>
        <w:top w:val="none" w:sz="0" w:space="0" w:color="auto"/>
        <w:left w:val="none" w:sz="0" w:space="0" w:color="auto"/>
        <w:bottom w:val="none" w:sz="0" w:space="0" w:color="auto"/>
        <w:right w:val="none" w:sz="0" w:space="0" w:color="auto"/>
      </w:divBdr>
    </w:div>
    <w:div w:id="1984701829">
      <w:bodyDiv w:val="1"/>
      <w:marLeft w:val="0"/>
      <w:marRight w:val="0"/>
      <w:marTop w:val="0"/>
      <w:marBottom w:val="0"/>
      <w:divBdr>
        <w:top w:val="none" w:sz="0" w:space="0" w:color="auto"/>
        <w:left w:val="none" w:sz="0" w:space="0" w:color="auto"/>
        <w:bottom w:val="none" w:sz="0" w:space="0" w:color="auto"/>
        <w:right w:val="none" w:sz="0" w:space="0" w:color="auto"/>
      </w:divBdr>
    </w:div>
    <w:div w:id="1992706302">
      <w:bodyDiv w:val="1"/>
      <w:marLeft w:val="0"/>
      <w:marRight w:val="0"/>
      <w:marTop w:val="0"/>
      <w:marBottom w:val="0"/>
      <w:divBdr>
        <w:top w:val="none" w:sz="0" w:space="0" w:color="auto"/>
        <w:left w:val="none" w:sz="0" w:space="0" w:color="auto"/>
        <w:bottom w:val="none" w:sz="0" w:space="0" w:color="auto"/>
        <w:right w:val="none" w:sz="0" w:space="0" w:color="auto"/>
      </w:divBdr>
    </w:div>
    <w:div w:id="2027974430">
      <w:bodyDiv w:val="1"/>
      <w:marLeft w:val="0"/>
      <w:marRight w:val="0"/>
      <w:marTop w:val="0"/>
      <w:marBottom w:val="0"/>
      <w:divBdr>
        <w:top w:val="none" w:sz="0" w:space="0" w:color="auto"/>
        <w:left w:val="none" w:sz="0" w:space="0" w:color="auto"/>
        <w:bottom w:val="none" w:sz="0" w:space="0" w:color="auto"/>
        <w:right w:val="none" w:sz="0" w:space="0" w:color="auto"/>
      </w:divBdr>
    </w:div>
    <w:div w:id="2062972249">
      <w:bodyDiv w:val="1"/>
      <w:marLeft w:val="0"/>
      <w:marRight w:val="0"/>
      <w:marTop w:val="0"/>
      <w:marBottom w:val="0"/>
      <w:divBdr>
        <w:top w:val="none" w:sz="0" w:space="0" w:color="auto"/>
        <w:left w:val="none" w:sz="0" w:space="0" w:color="auto"/>
        <w:bottom w:val="none" w:sz="0" w:space="0" w:color="auto"/>
        <w:right w:val="none" w:sz="0" w:space="0" w:color="auto"/>
      </w:divBdr>
    </w:div>
    <w:div w:id="2064791402">
      <w:bodyDiv w:val="1"/>
      <w:marLeft w:val="0"/>
      <w:marRight w:val="0"/>
      <w:marTop w:val="0"/>
      <w:marBottom w:val="0"/>
      <w:divBdr>
        <w:top w:val="none" w:sz="0" w:space="0" w:color="auto"/>
        <w:left w:val="none" w:sz="0" w:space="0" w:color="auto"/>
        <w:bottom w:val="none" w:sz="0" w:space="0" w:color="auto"/>
        <w:right w:val="none" w:sz="0" w:space="0" w:color="auto"/>
      </w:divBdr>
    </w:div>
    <w:div w:id="2078742654">
      <w:bodyDiv w:val="1"/>
      <w:marLeft w:val="0"/>
      <w:marRight w:val="0"/>
      <w:marTop w:val="0"/>
      <w:marBottom w:val="0"/>
      <w:divBdr>
        <w:top w:val="none" w:sz="0" w:space="0" w:color="auto"/>
        <w:left w:val="none" w:sz="0" w:space="0" w:color="auto"/>
        <w:bottom w:val="none" w:sz="0" w:space="0" w:color="auto"/>
        <w:right w:val="none" w:sz="0" w:space="0" w:color="auto"/>
      </w:divBdr>
    </w:div>
    <w:div w:id="2103143660">
      <w:bodyDiv w:val="1"/>
      <w:marLeft w:val="0"/>
      <w:marRight w:val="0"/>
      <w:marTop w:val="0"/>
      <w:marBottom w:val="0"/>
      <w:divBdr>
        <w:top w:val="none" w:sz="0" w:space="0" w:color="auto"/>
        <w:left w:val="none" w:sz="0" w:space="0" w:color="auto"/>
        <w:bottom w:val="none" w:sz="0" w:space="0" w:color="auto"/>
        <w:right w:val="none" w:sz="0" w:space="0" w:color="auto"/>
      </w:divBdr>
    </w:div>
    <w:div w:id="2103335543">
      <w:bodyDiv w:val="1"/>
      <w:marLeft w:val="0"/>
      <w:marRight w:val="0"/>
      <w:marTop w:val="0"/>
      <w:marBottom w:val="0"/>
      <w:divBdr>
        <w:top w:val="none" w:sz="0" w:space="0" w:color="auto"/>
        <w:left w:val="none" w:sz="0" w:space="0" w:color="auto"/>
        <w:bottom w:val="none" w:sz="0" w:space="0" w:color="auto"/>
        <w:right w:val="none" w:sz="0" w:space="0" w:color="auto"/>
      </w:divBdr>
    </w:div>
    <w:div w:id="2107188611">
      <w:bodyDiv w:val="1"/>
      <w:marLeft w:val="0"/>
      <w:marRight w:val="0"/>
      <w:marTop w:val="0"/>
      <w:marBottom w:val="0"/>
      <w:divBdr>
        <w:top w:val="none" w:sz="0" w:space="0" w:color="auto"/>
        <w:left w:val="none" w:sz="0" w:space="0" w:color="auto"/>
        <w:bottom w:val="none" w:sz="0" w:space="0" w:color="auto"/>
        <w:right w:val="none" w:sz="0" w:space="0" w:color="auto"/>
      </w:divBdr>
    </w:div>
    <w:div w:id="21196395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diagramQuickStyle" Target="diagrams/quickStyle1.xml"/><Relationship Id="rId39" Type="http://schemas.openxmlformats.org/officeDocument/2006/relationships/image" Target="media/image23.png"/><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diagramLayout" Target="diagrams/layout1.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jpe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microsoft.com/office/2007/relationships/diagramDrawing" Target="diagrams/drawing1.xml"/><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3.png"/><Relationship Id="rId19" Type="http://schemas.microsoft.com/office/2016/09/relationships/commentsIds" Target="commentsIds.xm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diagramColors" Target="diagrams/colors1.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A82031-022A-8646-B7C6-3A33369F8607}" type="doc">
      <dgm:prSet loTypeId="urn:microsoft.com/office/officeart/2005/8/layout/hProcess9" loCatId="" qsTypeId="urn:microsoft.com/office/officeart/2005/8/quickstyle/simple4" qsCatId="simple" csTypeId="urn:microsoft.com/office/officeart/2005/8/colors/accent6_2" csCatId="accent6" phldr="1"/>
      <dgm:spPr/>
    </dgm:pt>
    <dgm:pt modelId="{CC614188-7986-2340-8A6C-0831D00A05CD}">
      <dgm:prSet phldrT="[Text]" custT="1"/>
      <dgm:spPr/>
      <dgm:t>
        <a:bodyPr/>
        <a:lstStyle/>
        <a:p>
          <a:r>
            <a:rPr lang="en-US" sz="1100" b="1"/>
            <a:t>Gestión de pedidos </a:t>
          </a:r>
        </a:p>
      </dgm:t>
    </dgm:pt>
    <dgm:pt modelId="{EEE08D57-27CB-1645-ACDD-C483AF768F91}" type="parTrans" cxnId="{37E74594-6188-E74E-8D97-0FE360BF66DB}">
      <dgm:prSet/>
      <dgm:spPr/>
      <dgm:t>
        <a:bodyPr/>
        <a:lstStyle/>
        <a:p>
          <a:endParaRPr lang="en-US" sz="2400"/>
        </a:p>
      </dgm:t>
    </dgm:pt>
    <dgm:pt modelId="{8EACAF0D-A1C7-0742-88B3-209BE82F948F}" type="sibTrans" cxnId="{37E74594-6188-E74E-8D97-0FE360BF66DB}">
      <dgm:prSet/>
      <dgm:spPr/>
      <dgm:t>
        <a:bodyPr/>
        <a:lstStyle/>
        <a:p>
          <a:endParaRPr lang="en-US" sz="2400"/>
        </a:p>
      </dgm:t>
    </dgm:pt>
    <dgm:pt modelId="{CCAB8663-87D0-B647-A99B-07B6C1D46A90}">
      <dgm:prSet phldrT="[Text]" custT="1"/>
      <dgm:spPr/>
      <dgm:t>
        <a:bodyPr/>
        <a:lstStyle/>
        <a:p>
          <a:r>
            <a:rPr lang="en-US" sz="1000"/>
            <a:t>Ordenes de entrada</a:t>
          </a:r>
        </a:p>
      </dgm:t>
    </dgm:pt>
    <dgm:pt modelId="{6F619C4C-4835-1D44-B7E9-5572BC8EF62D}" type="parTrans" cxnId="{B090173E-BB8E-4A4E-827C-D72E471B6B9B}">
      <dgm:prSet/>
      <dgm:spPr/>
      <dgm:t>
        <a:bodyPr/>
        <a:lstStyle/>
        <a:p>
          <a:endParaRPr lang="en-US" sz="2400"/>
        </a:p>
      </dgm:t>
    </dgm:pt>
    <dgm:pt modelId="{78C47954-A69E-694D-BB2F-F2F67B6560CA}" type="sibTrans" cxnId="{B090173E-BB8E-4A4E-827C-D72E471B6B9B}">
      <dgm:prSet/>
      <dgm:spPr/>
      <dgm:t>
        <a:bodyPr/>
        <a:lstStyle/>
        <a:p>
          <a:endParaRPr lang="en-US" sz="2400"/>
        </a:p>
      </dgm:t>
    </dgm:pt>
    <dgm:pt modelId="{52211354-E31A-4144-A35F-1EE92BCFF23A}">
      <dgm:prSet phldrT="[Text]" custT="1"/>
      <dgm:spPr/>
      <dgm:t>
        <a:bodyPr/>
        <a:lstStyle/>
        <a:p>
          <a:r>
            <a:rPr lang="en-US" sz="1100" b="1"/>
            <a:t>Planificación de carga</a:t>
          </a:r>
        </a:p>
      </dgm:t>
    </dgm:pt>
    <dgm:pt modelId="{0193E455-CD5F-E54F-B8B1-F55C24548C5E}" type="parTrans" cxnId="{CB6B8671-1EA0-5F4F-A5B3-E6143C6DB237}">
      <dgm:prSet/>
      <dgm:spPr/>
      <dgm:t>
        <a:bodyPr/>
        <a:lstStyle/>
        <a:p>
          <a:endParaRPr lang="en-US" sz="2400"/>
        </a:p>
      </dgm:t>
    </dgm:pt>
    <dgm:pt modelId="{651647A4-8387-114A-A782-EE8442CFFDA0}" type="sibTrans" cxnId="{CB6B8671-1EA0-5F4F-A5B3-E6143C6DB237}">
      <dgm:prSet/>
      <dgm:spPr/>
      <dgm:t>
        <a:bodyPr/>
        <a:lstStyle/>
        <a:p>
          <a:endParaRPr lang="en-US" sz="2400"/>
        </a:p>
      </dgm:t>
    </dgm:pt>
    <dgm:pt modelId="{F5FA675F-70A0-9644-AB6B-56968B3BBD82}">
      <dgm:prSet phldrT="[Text]" custT="1"/>
      <dgm:spPr/>
      <dgm:t>
        <a:bodyPr/>
        <a:lstStyle/>
        <a:p>
          <a:r>
            <a:rPr lang="en-US" sz="1000"/>
            <a:t>Verificación envíos</a:t>
          </a:r>
        </a:p>
      </dgm:t>
    </dgm:pt>
    <dgm:pt modelId="{5D0E97A4-9860-884F-A2E2-AABE527C7C92}" type="parTrans" cxnId="{239613FB-0881-1442-80BD-A377840E1C36}">
      <dgm:prSet/>
      <dgm:spPr/>
      <dgm:t>
        <a:bodyPr/>
        <a:lstStyle/>
        <a:p>
          <a:endParaRPr lang="en-US" sz="2400"/>
        </a:p>
      </dgm:t>
    </dgm:pt>
    <dgm:pt modelId="{B3DE95C7-DB90-0740-BD59-F0F382546F44}" type="sibTrans" cxnId="{239613FB-0881-1442-80BD-A377840E1C36}">
      <dgm:prSet/>
      <dgm:spPr/>
      <dgm:t>
        <a:bodyPr/>
        <a:lstStyle/>
        <a:p>
          <a:endParaRPr lang="en-US" sz="2400"/>
        </a:p>
      </dgm:t>
    </dgm:pt>
    <dgm:pt modelId="{F062A0A2-15C7-2C47-BB91-AA3F31992A64}">
      <dgm:prSet phldrT="[Text]" custT="1"/>
      <dgm:spPr/>
      <dgm:t>
        <a:bodyPr/>
        <a:lstStyle/>
        <a:p>
          <a:r>
            <a:rPr lang="en-US" sz="1000"/>
            <a:t>Filtrado de envíos</a:t>
          </a:r>
        </a:p>
      </dgm:t>
    </dgm:pt>
    <dgm:pt modelId="{3C19FC6C-482C-5640-B962-E646755146F4}" type="parTrans" cxnId="{188940C4-3580-B649-9A45-ED363521EBD8}">
      <dgm:prSet/>
      <dgm:spPr/>
      <dgm:t>
        <a:bodyPr/>
        <a:lstStyle/>
        <a:p>
          <a:endParaRPr lang="en-US" sz="2400"/>
        </a:p>
      </dgm:t>
    </dgm:pt>
    <dgm:pt modelId="{D27BF50D-28EE-5547-8CBF-F0AE16F485D1}" type="sibTrans" cxnId="{188940C4-3580-B649-9A45-ED363521EBD8}">
      <dgm:prSet/>
      <dgm:spPr/>
      <dgm:t>
        <a:bodyPr/>
        <a:lstStyle/>
        <a:p>
          <a:endParaRPr lang="en-US" sz="2400"/>
        </a:p>
      </dgm:t>
    </dgm:pt>
    <dgm:pt modelId="{9838E3B3-A259-4C40-AB5F-268BFC6F9E9A}">
      <dgm:prSet phldrT="[Text]" custT="1"/>
      <dgm:spPr/>
      <dgm:t>
        <a:bodyPr/>
        <a:lstStyle/>
        <a:p>
          <a:r>
            <a:rPr lang="en-US" sz="1000"/>
            <a:t>Envíos directos</a:t>
          </a:r>
        </a:p>
      </dgm:t>
    </dgm:pt>
    <dgm:pt modelId="{8759F6D8-DB56-5D42-AC1F-B46F23599D67}" type="parTrans" cxnId="{107A7B34-4AA9-924D-9127-0671EFC897D8}">
      <dgm:prSet/>
      <dgm:spPr/>
      <dgm:t>
        <a:bodyPr/>
        <a:lstStyle/>
        <a:p>
          <a:endParaRPr lang="en-US" sz="2400"/>
        </a:p>
      </dgm:t>
    </dgm:pt>
    <dgm:pt modelId="{83FFEBB1-9A83-5D45-9C12-0F97143AD15B}" type="sibTrans" cxnId="{107A7B34-4AA9-924D-9127-0671EFC897D8}">
      <dgm:prSet/>
      <dgm:spPr/>
      <dgm:t>
        <a:bodyPr/>
        <a:lstStyle/>
        <a:p>
          <a:endParaRPr lang="en-US" sz="2400"/>
        </a:p>
      </dgm:t>
    </dgm:pt>
    <dgm:pt modelId="{5E43FE52-2D86-224A-8116-A6277B23922C}">
      <dgm:prSet phldrT="[Text]" custT="1"/>
      <dgm:spPr/>
      <dgm:t>
        <a:bodyPr/>
        <a:lstStyle/>
        <a:p>
          <a:r>
            <a:rPr lang="en-US" sz="1000"/>
            <a:t>Consolidación de Carga</a:t>
          </a:r>
        </a:p>
      </dgm:t>
    </dgm:pt>
    <dgm:pt modelId="{65205E3C-3512-3447-B90B-F18D807222E3}" type="parTrans" cxnId="{1B397731-C746-F042-8A90-4A23CDF0C1AD}">
      <dgm:prSet/>
      <dgm:spPr/>
      <dgm:t>
        <a:bodyPr/>
        <a:lstStyle/>
        <a:p>
          <a:endParaRPr lang="en-US" sz="2400"/>
        </a:p>
      </dgm:t>
    </dgm:pt>
    <dgm:pt modelId="{1ABD96BE-2979-0D48-B1C7-D4043329849D}" type="sibTrans" cxnId="{1B397731-C746-F042-8A90-4A23CDF0C1AD}">
      <dgm:prSet/>
      <dgm:spPr/>
      <dgm:t>
        <a:bodyPr/>
        <a:lstStyle/>
        <a:p>
          <a:endParaRPr lang="en-US" sz="2400"/>
        </a:p>
      </dgm:t>
    </dgm:pt>
    <dgm:pt modelId="{843879E9-FD90-0441-BCCE-B4418A1F855E}">
      <dgm:prSet phldrT="[Text]" custT="1"/>
      <dgm:spPr/>
      <dgm:t>
        <a:bodyPr/>
        <a:lstStyle/>
        <a:p>
          <a:r>
            <a:rPr lang="en-US" sz="1000"/>
            <a:t>Valoración de envío / carga y cálculo de la fletes</a:t>
          </a:r>
        </a:p>
      </dgm:t>
    </dgm:pt>
    <dgm:pt modelId="{1E48541A-1B0E-B247-A756-F294792A0B62}" type="parTrans" cxnId="{3FE53F2F-12EB-5C4D-B320-CCF95992D503}">
      <dgm:prSet/>
      <dgm:spPr/>
      <dgm:t>
        <a:bodyPr/>
        <a:lstStyle/>
        <a:p>
          <a:endParaRPr lang="en-US" sz="2400"/>
        </a:p>
      </dgm:t>
    </dgm:pt>
    <dgm:pt modelId="{527F908E-D721-464D-87C3-CA0408C8F610}" type="sibTrans" cxnId="{3FE53F2F-12EB-5C4D-B320-CCF95992D503}">
      <dgm:prSet/>
      <dgm:spPr/>
      <dgm:t>
        <a:bodyPr/>
        <a:lstStyle/>
        <a:p>
          <a:endParaRPr lang="en-US" sz="2400"/>
        </a:p>
      </dgm:t>
    </dgm:pt>
    <dgm:pt modelId="{855C815A-718E-6349-8A47-810C42D1B28C}">
      <dgm:prSet phldrT="[Text]" custT="1"/>
      <dgm:spPr/>
      <dgm:t>
        <a:bodyPr/>
        <a:lstStyle/>
        <a:p>
          <a:r>
            <a:rPr lang="en-US" sz="1000"/>
            <a:t>Subasta de Carga</a:t>
          </a:r>
        </a:p>
      </dgm:t>
    </dgm:pt>
    <dgm:pt modelId="{89F8D813-23F6-8E48-8411-D6B2D9F77CC5}" type="parTrans" cxnId="{F4B60B9B-BC79-F44D-9ADA-B870A4409ABD}">
      <dgm:prSet/>
      <dgm:spPr/>
      <dgm:t>
        <a:bodyPr/>
        <a:lstStyle/>
        <a:p>
          <a:endParaRPr lang="en-US" sz="2400"/>
        </a:p>
      </dgm:t>
    </dgm:pt>
    <dgm:pt modelId="{85D90548-CE24-F54A-BF86-B7D13A3E5E85}" type="sibTrans" cxnId="{F4B60B9B-BC79-F44D-9ADA-B870A4409ABD}">
      <dgm:prSet/>
      <dgm:spPr/>
      <dgm:t>
        <a:bodyPr/>
        <a:lstStyle/>
        <a:p>
          <a:endParaRPr lang="en-US" sz="2400"/>
        </a:p>
      </dgm:t>
    </dgm:pt>
    <dgm:pt modelId="{A712D359-10C4-1A47-9751-65060DCE9E56}">
      <dgm:prSet phldrT="[Text]" custT="1"/>
      <dgm:spPr/>
      <dgm:t>
        <a:bodyPr/>
        <a:lstStyle/>
        <a:p>
          <a:r>
            <a:rPr lang="en-US" sz="1100" b="1"/>
            <a:t>Gestión de eventos</a:t>
          </a:r>
        </a:p>
      </dgm:t>
    </dgm:pt>
    <dgm:pt modelId="{CD94F426-E13F-2147-B4AB-EC2CDB7D2BF2}" type="parTrans" cxnId="{39A906CC-53BF-DE4D-B558-D77F39D1CC28}">
      <dgm:prSet/>
      <dgm:spPr/>
      <dgm:t>
        <a:bodyPr/>
        <a:lstStyle/>
        <a:p>
          <a:endParaRPr lang="en-US" sz="2400"/>
        </a:p>
      </dgm:t>
    </dgm:pt>
    <dgm:pt modelId="{FD31851C-5DC7-A74F-B64B-8E9185A4975C}" type="sibTrans" cxnId="{39A906CC-53BF-DE4D-B558-D77F39D1CC28}">
      <dgm:prSet/>
      <dgm:spPr/>
      <dgm:t>
        <a:bodyPr/>
        <a:lstStyle/>
        <a:p>
          <a:endParaRPr lang="en-US" sz="2400"/>
        </a:p>
      </dgm:t>
    </dgm:pt>
    <dgm:pt modelId="{2DDD027F-EAD8-2E47-A893-404F4B1A7AFD}">
      <dgm:prSet phldrT="[Text]" custT="1"/>
      <dgm:spPr/>
      <dgm:t>
        <a:bodyPr/>
        <a:lstStyle/>
        <a:p>
          <a:r>
            <a:rPr lang="en-US" sz="1000"/>
            <a:t>Reserva de Carga</a:t>
          </a:r>
        </a:p>
      </dgm:t>
    </dgm:pt>
    <dgm:pt modelId="{D103CD53-0837-1D4E-8C91-46B9D0B5A4DB}" type="parTrans" cxnId="{F7A234BF-A049-4E47-B4C9-D1F21D581E3A}">
      <dgm:prSet/>
      <dgm:spPr/>
      <dgm:t>
        <a:bodyPr/>
        <a:lstStyle/>
        <a:p>
          <a:endParaRPr lang="en-US" sz="2400"/>
        </a:p>
      </dgm:t>
    </dgm:pt>
    <dgm:pt modelId="{A8D9A023-611B-A344-8728-38427F050011}" type="sibTrans" cxnId="{F7A234BF-A049-4E47-B4C9-D1F21D581E3A}">
      <dgm:prSet/>
      <dgm:spPr/>
      <dgm:t>
        <a:bodyPr/>
        <a:lstStyle/>
        <a:p>
          <a:endParaRPr lang="en-US" sz="2400"/>
        </a:p>
      </dgm:t>
    </dgm:pt>
    <dgm:pt modelId="{663B05C3-3CFA-BA48-A223-01AA6DEA2139}">
      <dgm:prSet phldrT="[Text]" custT="1"/>
      <dgm:spPr/>
      <dgm:t>
        <a:bodyPr/>
        <a:lstStyle/>
        <a:p>
          <a:r>
            <a:rPr lang="en-US" sz="1000"/>
            <a:t>Visibilidad de Carga en tránsito (seguimiento y monitoreo)</a:t>
          </a:r>
        </a:p>
      </dgm:t>
    </dgm:pt>
    <dgm:pt modelId="{0327BDC0-C403-7140-9E86-D4701811D581}" type="parTrans" cxnId="{B47267FA-BA40-8E47-BDE9-A73C62ACCDC5}">
      <dgm:prSet/>
      <dgm:spPr/>
      <dgm:t>
        <a:bodyPr/>
        <a:lstStyle/>
        <a:p>
          <a:endParaRPr lang="en-US" sz="2400"/>
        </a:p>
      </dgm:t>
    </dgm:pt>
    <dgm:pt modelId="{64406AF8-4E8B-394C-BE34-ABF167DCB97C}" type="sibTrans" cxnId="{B47267FA-BA40-8E47-BDE9-A73C62ACCDC5}">
      <dgm:prSet/>
      <dgm:spPr/>
      <dgm:t>
        <a:bodyPr/>
        <a:lstStyle/>
        <a:p>
          <a:endParaRPr lang="en-US" sz="2400"/>
        </a:p>
      </dgm:t>
    </dgm:pt>
    <dgm:pt modelId="{7A22E4E4-5B82-FE4D-A17E-61B65CECC2D6}">
      <dgm:prSet phldrT="[Text]" custT="1"/>
      <dgm:spPr/>
      <dgm:t>
        <a:bodyPr/>
        <a:lstStyle/>
        <a:p>
          <a:r>
            <a:rPr lang="en-US" sz="1000"/>
            <a:t>Advertencia en caso de excepciones</a:t>
          </a:r>
        </a:p>
      </dgm:t>
    </dgm:pt>
    <dgm:pt modelId="{F11D3701-D02E-7A47-9C0B-045052E3871C}" type="parTrans" cxnId="{E2424B9C-9AC6-CA44-B48F-1F9F54B95E93}">
      <dgm:prSet/>
      <dgm:spPr/>
      <dgm:t>
        <a:bodyPr/>
        <a:lstStyle/>
        <a:p>
          <a:endParaRPr lang="en-US" sz="2400"/>
        </a:p>
      </dgm:t>
    </dgm:pt>
    <dgm:pt modelId="{7E9B98F0-0BC9-7141-BECA-549953E02499}" type="sibTrans" cxnId="{E2424B9C-9AC6-CA44-B48F-1F9F54B95E93}">
      <dgm:prSet/>
      <dgm:spPr/>
      <dgm:t>
        <a:bodyPr/>
        <a:lstStyle/>
        <a:p>
          <a:endParaRPr lang="en-US" sz="2400"/>
        </a:p>
      </dgm:t>
    </dgm:pt>
    <dgm:pt modelId="{970DA3A7-3181-B342-BB2B-260EEE7A81BC}">
      <dgm:prSet phldrT="[Text]" custT="1"/>
      <dgm:spPr/>
      <dgm:t>
        <a:bodyPr/>
        <a:lstStyle/>
        <a:p>
          <a:r>
            <a:rPr lang="en-US" sz="1100" b="1"/>
            <a:t>Finalización y Seguimiento</a:t>
          </a:r>
        </a:p>
      </dgm:t>
    </dgm:pt>
    <dgm:pt modelId="{F247A1FF-FC21-5B4A-9F20-36D95F0D226A}" type="parTrans" cxnId="{1B66ACFF-E87D-BD4F-875C-511F03603368}">
      <dgm:prSet/>
      <dgm:spPr/>
      <dgm:t>
        <a:bodyPr/>
        <a:lstStyle/>
        <a:p>
          <a:endParaRPr lang="en-US" sz="2400"/>
        </a:p>
      </dgm:t>
    </dgm:pt>
    <dgm:pt modelId="{167EE36E-C91D-CF44-8C88-31F7138081B5}" type="sibTrans" cxnId="{1B66ACFF-E87D-BD4F-875C-511F03603368}">
      <dgm:prSet/>
      <dgm:spPr/>
      <dgm:t>
        <a:bodyPr/>
        <a:lstStyle/>
        <a:p>
          <a:endParaRPr lang="en-US" sz="2400"/>
        </a:p>
      </dgm:t>
    </dgm:pt>
    <dgm:pt modelId="{F1D6715B-CDD8-1745-9A15-30B2D6EA15BC}">
      <dgm:prSet phldrT="[Text]" custT="1"/>
      <dgm:spPr/>
      <dgm:t>
        <a:bodyPr/>
        <a:lstStyle/>
        <a:p>
          <a:r>
            <a:rPr lang="en-US" sz="1000"/>
            <a:t>Verificación de los envíos</a:t>
          </a:r>
        </a:p>
      </dgm:t>
    </dgm:pt>
    <dgm:pt modelId="{A3D4FF98-A6C9-1241-B406-04258A2B57F6}" type="parTrans" cxnId="{D0F81488-2DB7-104F-8E13-E5FAB621FDC1}">
      <dgm:prSet/>
      <dgm:spPr/>
      <dgm:t>
        <a:bodyPr/>
        <a:lstStyle/>
        <a:p>
          <a:endParaRPr lang="en-US" sz="2400"/>
        </a:p>
      </dgm:t>
    </dgm:pt>
    <dgm:pt modelId="{D5FEF536-E955-8045-A606-37AF77BCA9D8}" type="sibTrans" cxnId="{D0F81488-2DB7-104F-8E13-E5FAB621FDC1}">
      <dgm:prSet/>
      <dgm:spPr/>
      <dgm:t>
        <a:bodyPr/>
        <a:lstStyle/>
        <a:p>
          <a:endParaRPr lang="en-US" sz="2400"/>
        </a:p>
      </dgm:t>
    </dgm:pt>
    <dgm:pt modelId="{4A3735D9-C87D-424C-8406-14DA701FE38F}">
      <dgm:prSet phldrT="[Text]" custT="1"/>
      <dgm:spPr/>
      <dgm:t>
        <a:bodyPr/>
        <a:lstStyle/>
        <a:p>
          <a:r>
            <a:rPr lang="en-US" sz="1000"/>
            <a:t> Factura</a:t>
          </a:r>
        </a:p>
      </dgm:t>
    </dgm:pt>
    <dgm:pt modelId="{74AE1814-9F38-A84C-8922-9C9197EB1936}" type="parTrans" cxnId="{CACE1F73-64F9-644A-8FE7-D32C3DF80857}">
      <dgm:prSet/>
      <dgm:spPr/>
      <dgm:t>
        <a:bodyPr/>
        <a:lstStyle/>
        <a:p>
          <a:endParaRPr lang="en-US" sz="2400"/>
        </a:p>
      </dgm:t>
    </dgm:pt>
    <dgm:pt modelId="{11E66941-0F0F-6B46-BBBF-B8F21DE106CF}" type="sibTrans" cxnId="{CACE1F73-64F9-644A-8FE7-D32C3DF80857}">
      <dgm:prSet/>
      <dgm:spPr/>
      <dgm:t>
        <a:bodyPr/>
        <a:lstStyle/>
        <a:p>
          <a:endParaRPr lang="en-US" sz="2400"/>
        </a:p>
      </dgm:t>
    </dgm:pt>
    <dgm:pt modelId="{9336C18C-E38F-1244-B6E6-5BA3664CE883}">
      <dgm:prSet phldrT="[Text]" custT="1"/>
      <dgm:spPr/>
      <dgm:t>
        <a:bodyPr/>
        <a:lstStyle/>
        <a:p>
          <a:r>
            <a:rPr lang="en-US" sz="1000"/>
            <a:t>Pago</a:t>
          </a:r>
        </a:p>
      </dgm:t>
    </dgm:pt>
    <dgm:pt modelId="{D9BE9FDE-557D-D847-A87F-1EAF69F38CF2}" type="parTrans" cxnId="{EBDB669F-410E-0E4A-945D-3DA91959A032}">
      <dgm:prSet/>
      <dgm:spPr/>
      <dgm:t>
        <a:bodyPr/>
        <a:lstStyle/>
        <a:p>
          <a:endParaRPr lang="en-US" sz="2400"/>
        </a:p>
      </dgm:t>
    </dgm:pt>
    <dgm:pt modelId="{BE5E4AB2-E818-4748-942C-0440B99D44D6}" type="sibTrans" cxnId="{EBDB669F-410E-0E4A-945D-3DA91959A032}">
      <dgm:prSet/>
      <dgm:spPr/>
      <dgm:t>
        <a:bodyPr/>
        <a:lstStyle/>
        <a:p>
          <a:endParaRPr lang="en-US" sz="2400"/>
        </a:p>
      </dgm:t>
    </dgm:pt>
    <dgm:pt modelId="{041EED50-A6CE-7B42-9994-9B0F166F972F}">
      <dgm:prSet phldrT="[Text]" custT="1"/>
      <dgm:spPr/>
      <dgm:t>
        <a:bodyPr/>
        <a:lstStyle/>
        <a:p>
          <a:r>
            <a:rPr lang="en-US" sz="1000"/>
            <a:t>Auditoria</a:t>
          </a:r>
        </a:p>
      </dgm:t>
    </dgm:pt>
    <dgm:pt modelId="{7C60B9EB-358A-074D-ABE6-E3BB06523F62}" type="parTrans" cxnId="{3124CF3D-6E48-2B41-99D4-6461C52960E2}">
      <dgm:prSet/>
      <dgm:spPr/>
      <dgm:t>
        <a:bodyPr/>
        <a:lstStyle/>
        <a:p>
          <a:endParaRPr lang="en-US" sz="2400"/>
        </a:p>
      </dgm:t>
    </dgm:pt>
    <dgm:pt modelId="{2064E495-CA34-F049-870D-6EE97FE4E30E}" type="sibTrans" cxnId="{3124CF3D-6E48-2B41-99D4-6461C52960E2}">
      <dgm:prSet/>
      <dgm:spPr/>
      <dgm:t>
        <a:bodyPr/>
        <a:lstStyle/>
        <a:p>
          <a:endParaRPr lang="en-US" sz="2400"/>
        </a:p>
      </dgm:t>
    </dgm:pt>
    <dgm:pt modelId="{9EC224B3-E2D0-724A-9C7B-52657E36792A}">
      <dgm:prSet phldrT="[Text]" custT="1"/>
      <dgm:spPr/>
      <dgm:t>
        <a:bodyPr/>
        <a:lstStyle/>
        <a:p>
          <a:r>
            <a:rPr lang="en-US" sz="1000"/>
            <a:t>PQR</a:t>
          </a:r>
        </a:p>
      </dgm:t>
    </dgm:pt>
    <dgm:pt modelId="{AF6F52CB-2E5F-8748-8860-D1F617F2E4CC}" type="parTrans" cxnId="{801D37B7-AF35-A54F-81DF-4EB93A684EEC}">
      <dgm:prSet/>
      <dgm:spPr/>
      <dgm:t>
        <a:bodyPr/>
        <a:lstStyle/>
        <a:p>
          <a:endParaRPr lang="en-US" sz="2400"/>
        </a:p>
      </dgm:t>
    </dgm:pt>
    <dgm:pt modelId="{5782453A-D8B9-2848-92E4-C3E8AAE746CA}" type="sibTrans" cxnId="{801D37B7-AF35-A54F-81DF-4EB93A684EEC}">
      <dgm:prSet/>
      <dgm:spPr/>
      <dgm:t>
        <a:bodyPr/>
        <a:lstStyle/>
        <a:p>
          <a:endParaRPr lang="en-US" sz="2400"/>
        </a:p>
      </dgm:t>
    </dgm:pt>
    <dgm:pt modelId="{35810A01-7A2A-3A4A-8B26-CB801CD22F21}" type="pres">
      <dgm:prSet presAssocID="{D7A82031-022A-8646-B7C6-3A33369F8607}" presName="CompostProcess" presStyleCnt="0">
        <dgm:presLayoutVars>
          <dgm:dir/>
          <dgm:resizeHandles val="exact"/>
        </dgm:presLayoutVars>
      </dgm:prSet>
      <dgm:spPr/>
    </dgm:pt>
    <dgm:pt modelId="{612BB441-F8CE-DF49-9BCA-3328FE952FAF}" type="pres">
      <dgm:prSet presAssocID="{D7A82031-022A-8646-B7C6-3A33369F8607}" presName="arrow" presStyleLbl="bgShp" presStyleIdx="0" presStyleCnt="1"/>
      <dgm:spPr/>
    </dgm:pt>
    <dgm:pt modelId="{DAB990F4-F864-034E-ABEE-890CF5C2D213}" type="pres">
      <dgm:prSet presAssocID="{D7A82031-022A-8646-B7C6-3A33369F8607}" presName="linearProcess" presStyleCnt="0"/>
      <dgm:spPr/>
    </dgm:pt>
    <dgm:pt modelId="{4E12F6E9-DE43-AF49-9C35-3D7C020F85BC}" type="pres">
      <dgm:prSet presAssocID="{CC614188-7986-2340-8A6C-0831D00A05CD}" presName="textNode" presStyleLbl="node1" presStyleIdx="0" presStyleCnt="4" custScaleY="151741">
        <dgm:presLayoutVars>
          <dgm:bulletEnabled val="1"/>
        </dgm:presLayoutVars>
      </dgm:prSet>
      <dgm:spPr/>
    </dgm:pt>
    <dgm:pt modelId="{4D384A71-D8DA-AC4B-BCEA-82DEF3FA5942}" type="pres">
      <dgm:prSet presAssocID="{8EACAF0D-A1C7-0742-88B3-209BE82F948F}" presName="sibTrans" presStyleCnt="0"/>
      <dgm:spPr/>
    </dgm:pt>
    <dgm:pt modelId="{8A162B7A-D746-1845-8356-8FA1622153CC}" type="pres">
      <dgm:prSet presAssocID="{52211354-E31A-4144-A35F-1EE92BCFF23A}" presName="textNode" presStyleLbl="node1" presStyleIdx="1" presStyleCnt="4" custScaleY="151741">
        <dgm:presLayoutVars>
          <dgm:bulletEnabled val="1"/>
        </dgm:presLayoutVars>
      </dgm:prSet>
      <dgm:spPr/>
    </dgm:pt>
    <dgm:pt modelId="{C3248396-E85B-D442-8C79-FB3CE7DFD923}" type="pres">
      <dgm:prSet presAssocID="{651647A4-8387-114A-A782-EE8442CFFDA0}" presName="sibTrans" presStyleCnt="0"/>
      <dgm:spPr/>
    </dgm:pt>
    <dgm:pt modelId="{9F781AFC-C698-4D40-80CD-757D7066FEC2}" type="pres">
      <dgm:prSet presAssocID="{A712D359-10C4-1A47-9751-65060DCE9E56}" presName="textNode" presStyleLbl="node1" presStyleIdx="2" presStyleCnt="4" custScaleY="151741">
        <dgm:presLayoutVars>
          <dgm:bulletEnabled val="1"/>
        </dgm:presLayoutVars>
      </dgm:prSet>
      <dgm:spPr/>
    </dgm:pt>
    <dgm:pt modelId="{786224B2-72E5-D247-9FE1-D26B381E3601}" type="pres">
      <dgm:prSet presAssocID="{FD31851C-5DC7-A74F-B64B-8E9185A4975C}" presName="sibTrans" presStyleCnt="0"/>
      <dgm:spPr/>
    </dgm:pt>
    <dgm:pt modelId="{10B5E32A-9026-0747-8AE4-4C0632884206}" type="pres">
      <dgm:prSet presAssocID="{970DA3A7-3181-B342-BB2B-260EEE7A81BC}" presName="textNode" presStyleLbl="node1" presStyleIdx="3" presStyleCnt="4" custScaleY="151741">
        <dgm:presLayoutVars>
          <dgm:bulletEnabled val="1"/>
        </dgm:presLayoutVars>
      </dgm:prSet>
      <dgm:spPr/>
    </dgm:pt>
  </dgm:ptLst>
  <dgm:cxnLst>
    <dgm:cxn modelId="{260D9D07-D8DE-44AE-B7DF-6380F7154606}" type="presOf" srcId="{F062A0A2-15C7-2C47-BB91-AA3F31992A64}" destId="{4E12F6E9-DE43-AF49-9C35-3D7C020F85BC}" srcOrd="0" destOrd="3" presId="urn:microsoft.com/office/officeart/2005/8/layout/hProcess9"/>
    <dgm:cxn modelId="{75ED9909-6610-4D32-AE92-829BA7015CD5}" type="presOf" srcId="{2DDD027F-EAD8-2E47-A893-404F4B1A7AFD}" destId="{9F781AFC-C698-4D40-80CD-757D7066FEC2}" srcOrd="0" destOrd="1" presId="urn:microsoft.com/office/officeart/2005/8/layout/hProcess9"/>
    <dgm:cxn modelId="{A37D2210-0C6A-4B75-A36B-61BD58486FE4}" type="presOf" srcId="{843879E9-FD90-0441-BCCE-B4418A1F855E}" destId="{8A162B7A-D746-1845-8356-8FA1622153CC}" srcOrd="0" destOrd="3" presId="urn:microsoft.com/office/officeart/2005/8/layout/hProcess9"/>
    <dgm:cxn modelId="{3FE53F2F-12EB-5C4D-B320-CCF95992D503}" srcId="{52211354-E31A-4144-A35F-1EE92BCFF23A}" destId="{843879E9-FD90-0441-BCCE-B4418A1F855E}" srcOrd="2" destOrd="0" parTransId="{1E48541A-1B0E-B247-A756-F294792A0B62}" sibTransId="{527F908E-D721-464D-87C3-CA0408C8F610}"/>
    <dgm:cxn modelId="{935B7630-0700-4AF0-81D9-FD2E6D27BAA5}" type="presOf" srcId="{9838E3B3-A259-4C40-AB5F-268BFC6F9E9A}" destId="{8A162B7A-D746-1845-8356-8FA1622153CC}" srcOrd="0" destOrd="1" presId="urn:microsoft.com/office/officeart/2005/8/layout/hProcess9"/>
    <dgm:cxn modelId="{1B397731-C746-F042-8A90-4A23CDF0C1AD}" srcId="{52211354-E31A-4144-A35F-1EE92BCFF23A}" destId="{5E43FE52-2D86-224A-8116-A6277B23922C}" srcOrd="1" destOrd="0" parTransId="{65205E3C-3512-3447-B90B-F18D807222E3}" sibTransId="{1ABD96BE-2979-0D48-B1C7-D4043329849D}"/>
    <dgm:cxn modelId="{107A7B34-4AA9-924D-9127-0671EFC897D8}" srcId="{52211354-E31A-4144-A35F-1EE92BCFF23A}" destId="{9838E3B3-A259-4C40-AB5F-268BFC6F9E9A}" srcOrd="0" destOrd="0" parTransId="{8759F6D8-DB56-5D42-AC1F-B46F23599D67}" sibTransId="{83FFEBB1-9A83-5D45-9C12-0F97143AD15B}"/>
    <dgm:cxn modelId="{BF09B837-1B73-4E97-B775-90208C27D801}" type="presOf" srcId="{970DA3A7-3181-B342-BB2B-260EEE7A81BC}" destId="{10B5E32A-9026-0747-8AE4-4C0632884206}" srcOrd="0" destOrd="0" presId="urn:microsoft.com/office/officeart/2005/8/layout/hProcess9"/>
    <dgm:cxn modelId="{3124CF3D-6E48-2B41-99D4-6461C52960E2}" srcId="{970DA3A7-3181-B342-BB2B-260EEE7A81BC}" destId="{041EED50-A6CE-7B42-9994-9B0F166F972F}" srcOrd="3" destOrd="0" parTransId="{7C60B9EB-358A-074D-ABE6-E3BB06523F62}" sibTransId="{2064E495-CA34-F049-870D-6EE97FE4E30E}"/>
    <dgm:cxn modelId="{B090173E-BB8E-4A4E-827C-D72E471B6B9B}" srcId="{CC614188-7986-2340-8A6C-0831D00A05CD}" destId="{CCAB8663-87D0-B647-A99B-07B6C1D46A90}" srcOrd="0" destOrd="0" parTransId="{6F619C4C-4835-1D44-B7E9-5572BC8EF62D}" sibTransId="{78C47954-A69E-694D-BB2F-F2F67B6560CA}"/>
    <dgm:cxn modelId="{74BCBF63-06D9-4386-BD82-BE0D77524BBE}" type="presOf" srcId="{F5FA675F-70A0-9644-AB6B-56968B3BBD82}" destId="{4E12F6E9-DE43-AF49-9C35-3D7C020F85BC}" srcOrd="0" destOrd="2" presId="urn:microsoft.com/office/officeart/2005/8/layout/hProcess9"/>
    <dgm:cxn modelId="{5FDF7F6B-23F5-463A-A3D6-D7C4908B9F5E}" type="presOf" srcId="{52211354-E31A-4144-A35F-1EE92BCFF23A}" destId="{8A162B7A-D746-1845-8356-8FA1622153CC}" srcOrd="0" destOrd="0" presId="urn:microsoft.com/office/officeart/2005/8/layout/hProcess9"/>
    <dgm:cxn modelId="{36067671-CC13-4202-AF75-3C2722357014}" type="presOf" srcId="{F1D6715B-CDD8-1745-9A15-30B2D6EA15BC}" destId="{10B5E32A-9026-0747-8AE4-4C0632884206}" srcOrd="0" destOrd="1" presId="urn:microsoft.com/office/officeart/2005/8/layout/hProcess9"/>
    <dgm:cxn modelId="{CB6B8671-1EA0-5F4F-A5B3-E6143C6DB237}" srcId="{D7A82031-022A-8646-B7C6-3A33369F8607}" destId="{52211354-E31A-4144-A35F-1EE92BCFF23A}" srcOrd="1" destOrd="0" parTransId="{0193E455-CD5F-E54F-B8B1-F55C24548C5E}" sibTransId="{651647A4-8387-114A-A782-EE8442CFFDA0}"/>
    <dgm:cxn modelId="{CACE1F73-64F9-644A-8FE7-D32C3DF80857}" srcId="{970DA3A7-3181-B342-BB2B-260EEE7A81BC}" destId="{4A3735D9-C87D-424C-8406-14DA701FE38F}" srcOrd="1" destOrd="0" parTransId="{74AE1814-9F38-A84C-8922-9C9197EB1936}" sibTransId="{11E66941-0F0F-6B46-BBBF-B8F21DE106CF}"/>
    <dgm:cxn modelId="{AAEBA459-9BCC-4088-93DE-64B8DC1CB30A}" type="presOf" srcId="{663B05C3-3CFA-BA48-A223-01AA6DEA2139}" destId="{9F781AFC-C698-4D40-80CD-757D7066FEC2}" srcOrd="0" destOrd="2" presId="urn:microsoft.com/office/officeart/2005/8/layout/hProcess9"/>
    <dgm:cxn modelId="{1CF40B7B-F8C2-46B8-8547-97D46695F22B}" type="presOf" srcId="{855C815A-718E-6349-8A47-810C42D1B28C}" destId="{8A162B7A-D746-1845-8356-8FA1622153CC}" srcOrd="0" destOrd="4" presId="urn:microsoft.com/office/officeart/2005/8/layout/hProcess9"/>
    <dgm:cxn modelId="{8144D582-7CB2-4565-A2C3-F5E76D681831}" type="presOf" srcId="{9EC224B3-E2D0-724A-9C7B-52657E36792A}" destId="{10B5E32A-9026-0747-8AE4-4C0632884206}" srcOrd="0" destOrd="5" presId="urn:microsoft.com/office/officeart/2005/8/layout/hProcess9"/>
    <dgm:cxn modelId="{AB7F6984-D433-4F62-B685-738F7F988445}" type="presOf" srcId="{041EED50-A6CE-7B42-9994-9B0F166F972F}" destId="{10B5E32A-9026-0747-8AE4-4C0632884206}" srcOrd="0" destOrd="4" presId="urn:microsoft.com/office/officeart/2005/8/layout/hProcess9"/>
    <dgm:cxn modelId="{D0F81488-2DB7-104F-8E13-E5FAB621FDC1}" srcId="{970DA3A7-3181-B342-BB2B-260EEE7A81BC}" destId="{F1D6715B-CDD8-1745-9A15-30B2D6EA15BC}" srcOrd="0" destOrd="0" parTransId="{A3D4FF98-A6C9-1241-B406-04258A2B57F6}" sibTransId="{D5FEF536-E955-8045-A606-37AF77BCA9D8}"/>
    <dgm:cxn modelId="{380AA48E-4A03-4841-ADD6-1D2312C39BA8}" type="presOf" srcId="{CC614188-7986-2340-8A6C-0831D00A05CD}" destId="{4E12F6E9-DE43-AF49-9C35-3D7C020F85BC}" srcOrd="0" destOrd="0" presId="urn:microsoft.com/office/officeart/2005/8/layout/hProcess9"/>
    <dgm:cxn modelId="{37E74594-6188-E74E-8D97-0FE360BF66DB}" srcId="{D7A82031-022A-8646-B7C6-3A33369F8607}" destId="{CC614188-7986-2340-8A6C-0831D00A05CD}" srcOrd="0" destOrd="0" parTransId="{EEE08D57-27CB-1645-ACDD-C483AF768F91}" sibTransId="{8EACAF0D-A1C7-0742-88B3-209BE82F948F}"/>
    <dgm:cxn modelId="{F4B60B9B-BC79-F44D-9ADA-B870A4409ABD}" srcId="{52211354-E31A-4144-A35F-1EE92BCFF23A}" destId="{855C815A-718E-6349-8A47-810C42D1B28C}" srcOrd="3" destOrd="0" parTransId="{89F8D813-23F6-8E48-8411-D6B2D9F77CC5}" sibTransId="{85D90548-CE24-F54A-BF86-B7D13A3E5E85}"/>
    <dgm:cxn modelId="{E2424B9C-9AC6-CA44-B48F-1F9F54B95E93}" srcId="{A712D359-10C4-1A47-9751-65060DCE9E56}" destId="{7A22E4E4-5B82-FE4D-A17E-61B65CECC2D6}" srcOrd="2" destOrd="0" parTransId="{F11D3701-D02E-7A47-9C0B-045052E3871C}" sibTransId="{7E9B98F0-0BC9-7141-BECA-549953E02499}"/>
    <dgm:cxn modelId="{29C75E9F-E555-4A5C-BBEF-A715DE86A312}" type="presOf" srcId="{CCAB8663-87D0-B647-A99B-07B6C1D46A90}" destId="{4E12F6E9-DE43-AF49-9C35-3D7C020F85BC}" srcOrd="0" destOrd="1" presId="urn:microsoft.com/office/officeart/2005/8/layout/hProcess9"/>
    <dgm:cxn modelId="{EBDB669F-410E-0E4A-945D-3DA91959A032}" srcId="{970DA3A7-3181-B342-BB2B-260EEE7A81BC}" destId="{9336C18C-E38F-1244-B6E6-5BA3664CE883}" srcOrd="2" destOrd="0" parTransId="{D9BE9FDE-557D-D847-A87F-1EAF69F38CF2}" sibTransId="{BE5E4AB2-E818-4748-942C-0440B99D44D6}"/>
    <dgm:cxn modelId="{4EEBC0AB-B336-4230-9FCA-672744EC9CED}" type="presOf" srcId="{7A22E4E4-5B82-FE4D-A17E-61B65CECC2D6}" destId="{9F781AFC-C698-4D40-80CD-757D7066FEC2}" srcOrd="0" destOrd="3" presId="urn:microsoft.com/office/officeart/2005/8/layout/hProcess9"/>
    <dgm:cxn modelId="{801D37B7-AF35-A54F-81DF-4EB93A684EEC}" srcId="{970DA3A7-3181-B342-BB2B-260EEE7A81BC}" destId="{9EC224B3-E2D0-724A-9C7B-52657E36792A}" srcOrd="4" destOrd="0" parTransId="{AF6F52CB-2E5F-8748-8860-D1F617F2E4CC}" sibTransId="{5782453A-D8B9-2848-92E4-C3E8AAE746CA}"/>
    <dgm:cxn modelId="{B5933DBA-F516-4997-8090-E673A8573BA5}" type="presOf" srcId="{D7A82031-022A-8646-B7C6-3A33369F8607}" destId="{35810A01-7A2A-3A4A-8B26-CB801CD22F21}" srcOrd="0" destOrd="0" presId="urn:microsoft.com/office/officeart/2005/8/layout/hProcess9"/>
    <dgm:cxn modelId="{F7A234BF-A049-4E47-B4C9-D1F21D581E3A}" srcId="{A712D359-10C4-1A47-9751-65060DCE9E56}" destId="{2DDD027F-EAD8-2E47-A893-404F4B1A7AFD}" srcOrd="0" destOrd="0" parTransId="{D103CD53-0837-1D4E-8C91-46B9D0B5A4DB}" sibTransId="{A8D9A023-611B-A344-8728-38427F050011}"/>
    <dgm:cxn modelId="{188940C4-3580-B649-9A45-ED363521EBD8}" srcId="{CC614188-7986-2340-8A6C-0831D00A05CD}" destId="{F062A0A2-15C7-2C47-BB91-AA3F31992A64}" srcOrd="2" destOrd="0" parTransId="{3C19FC6C-482C-5640-B962-E646755146F4}" sibTransId="{D27BF50D-28EE-5547-8CBF-F0AE16F485D1}"/>
    <dgm:cxn modelId="{39A906CC-53BF-DE4D-B558-D77F39D1CC28}" srcId="{D7A82031-022A-8646-B7C6-3A33369F8607}" destId="{A712D359-10C4-1A47-9751-65060DCE9E56}" srcOrd="2" destOrd="0" parTransId="{CD94F426-E13F-2147-B4AB-EC2CDB7D2BF2}" sibTransId="{FD31851C-5DC7-A74F-B64B-8E9185A4975C}"/>
    <dgm:cxn modelId="{24FF6DD4-E5F1-4440-B1F6-79961D882F1D}" type="presOf" srcId="{A712D359-10C4-1A47-9751-65060DCE9E56}" destId="{9F781AFC-C698-4D40-80CD-757D7066FEC2}" srcOrd="0" destOrd="0" presId="urn:microsoft.com/office/officeart/2005/8/layout/hProcess9"/>
    <dgm:cxn modelId="{76D753F5-D268-429E-A8CD-68727BAA9622}" type="presOf" srcId="{4A3735D9-C87D-424C-8406-14DA701FE38F}" destId="{10B5E32A-9026-0747-8AE4-4C0632884206}" srcOrd="0" destOrd="2" presId="urn:microsoft.com/office/officeart/2005/8/layout/hProcess9"/>
    <dgm:cxn modelId="{B47267FA-BA40-8E47-BDE9-A73C62ACCDC5}" srcId="{A712D359-10C4-1A47-9751-65060DCE9E56}" destId="{663B05C3-3CFA-BA48-A223-01AA6DEA2139}" srcOrd="1" destOrd="0" parTransId="{0327BDC0-C403-7140-9E86-D4701811D581}" sibTransId="{64406AF8-4E8B-394C-BE34-ABF167DCB97C}"/>
    <dgm:cxn modelId="{C8FF7CFA-2EB6-420E-891E-6E8C67772CFC}" type="presOf" srcId="{5E43FE52-2D86-224A-8116-A6277B23922C}" destId="{8A162B7A-D746-1845-8356-8FA1622153CC}" srcOrd="0" destOrd="2" presId="urn:microsoft.com/office/officeart/2005/8/layout/hProcess9"/>
    <dgm:cxn modelId="{239613FB-0881-1442-80BD-A377840E1C36}" srcId="{CC614188-7986-2340-8A6C-0831D00A05CD}" destId="{F5FA675F-70A0-9644-AB6B-56968B3BBD82}" srcOrd="1" destOrd="0" parTransId="{5D0E97A4-9860-884F-A2E2-AABE527C7C92}" sibTransId="{B3DE95C7-DB90-0740-BD59-F0F382546F44}"/>
    <dgm:cxn modelId="{D011E5FD-79ED-472E-8680-10CC11DA846C}" type="presOf" srcId="{9336C18C-E38F-1244-B6E6-5BA3664CE883}" destId="{10B5E32A-9026-0747-8AE4-4C0632884206}" srcOrd="0" destOrd="3" presId="urn:microsoft.com/office/officeart/2005/8/layout/hProcess9"/>
    <dgm:cxn modelId="{1B66ACFF-E87D-BD4F-875C-511F03603368}" srcId="{D7A82031-022A-8646-B7C6-3A33369F8607}" destId="{970DA3A7-3181-B342-BB2B-260EEE7A81BC}" srcOrd="3" destOrd="0" parTransId="{F247A1FF-FC21-5B4A-9F20-36D95F0D226A}" sibTransId="{167EE36E-C91D-CF44-8C88-31F7138081B5}"/>
    <dgm:cxn modelId="{51952F77-3D43-4C4B-9B7E-F50716DCA00A}" type="presParOf" srcId="{35810A01-7A2A-3A4A-8B26-CB801CD22F21}" destId="{612BB441-F8CE-DF49-9BCA-3328FE952FAF}" srcOrd="0" destOrd="0" presId="urn:microsoft.com/office/officeart/2005/8/layout/hProcess9"/>
    <dgm:cxn modelId="{386B14C8-30DF-4FFE-AC35-1D4BD671E63B}" type="presParOf" srcId="{35810A01-7A2A-3A4A-8B26-CB801CD22F21}" destId="{DAB990F4-F864-034E-ABEE-890CF5C2D213}" srcOrd="1" destOrd="0" presId="urn:microsoft.com/office/officeart/2005/8/layout/hProcess9"/>
    <dgm:cxn modelId="{F637FE20-20FD-45E7-A1A7-03ADB6E8D249}" type="presParOf" srcId="{DAB990F4-F864-034E-ABEE-890CF5C2D213}" destId="{4E12F6E9-DE43-AF49-9C35-3D7C020F85BC}" srcOrd="0" destOrd="0" presId="urn:microsoft.com/office/officeart/2005/8/layout/hProcess9"/>
    <dgm:cxn modelId="{4CBC46AC-9BF9-4F77-883A-2912C585AED1}" type="presParOf" srcId="{DAB990F4-F864-034E-ABEE-890CF5C2D213}" destId="{4D384A71-D8DA-AC4B-BCEA-82DEF3FA5942}" srcOrd="1" destOrd="0" presId="urn:microsoft.com/office/officeart/2005/8/layout/hProcess9"/>
    <dgm:cxn modelId="{D1C89B79-82F0-436C-8C22-A0AD84609A77}" type="presParOf" srcId="{DAB990F4-F864-034E-ABEE-890CF5C2D213}" destId="{8A162B7A-D746-1845-8356-8FA1622153CC}" srcOrd="2" destOrd="0" presId="urn:microsoft.com/office/officeart/2005/8/layout/hProcess9"/>
    <dgm:cxn modelId="{FD974D6B-E8D0-4599-BFEB-896EBB3B2456}" type="presParOf" srcId="{DAB990F4-F864-034E-ABEE-890CF5C2D213}" destId="{C3248396-E85B-D442-8C79-FB3CE7DFD923}" srcOrd="3" destOrd="0" presId="urn:microsoft.com/office/officeart/2005/8/layout/hProcess9"/>
    <dgm:cxn modelId="{1B1898B6-747C-41DD-BAA0-0A5D6F57DB85}" type="presParOf" srcId="{DAB990F4-F864-034E-ABEE-890CF5C2D213}" destId="{9F781AFC-C698-4D40-80CD-757D7066FEC2}" srcOrd="4" destOrd="0" presId="urn:microsoft.com/office/officeart/2005/8/layout/hProcess9"/>
    <dgm:cxn modelId="{33D103FD-0DAE-4D64-8333-E2AAFF93DB08}" type="presParOf" srcId="{DAB990F4-F864-034E-ABEE-890CF5C2D213}" destId="{786224B2-72E5-D247-9FE1-D26B381E3601}" srcOrd="5" destOrd="0" presId="urn:microsoft.com/office/officeart/2005/8/layout/hProcess9"/>
    <dgm:cxn modelId="{F4690A4F-CED0-47CA-976C-7B2C5EE4090F}" type="presParOf" srcId="{DAB990F4-F864-034E-ABEE-890CF5C2D213}" destId="{10B5E32A-9026-0747-8AE4-4C0632884206}" srcOrd="6" destOrd="0" presId="urn:microsoft.com/office/officeart/2005/8/layout/hProcess9"/>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2BB441-F8CE-DF49-9BCA-3328FE952FAF}">
      <dsp:nvSpPr>
        <dsp:cNvPr id="0" name=""/>
        <dsp:cNvSpPr/>
      </dsp:nvSpPr>
      <dsp:spPr>
        <a:xfrm>
          <a:off x="458200" y="0"/>
          <a:ext cx="5192934" cy="3200400"/>
        </a:xfrm>
        <a:prstGeom prst="rightArrow">
          <a:avLst/>
        </a:prstGeom>
        <a:solidFill>
          <a:schemeClr val="accent6">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4E12F6E9-DE43-AF49-9C35-3D7C020F85BC}">
      <dsp:nvSpPr>
        <dsp:cNvPr id="0" name=""/>
        <dsp:cNvSpPr/>
      </dsp:nvSpPr>
      <dsp:spPr>
        <a:xfrm>
          <a:off x="1491" y="628936"/>
          <a:ext cx="1367291" cy="1942527"/>
        </a:xfrm>
        <a:prstGeom prst="round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b="1" kern="1200"/>
            <a:t>Gestión de pedidos </a:t>
          </a:r>
        </a:p>
        <a:p>
          <a:pPr marL="57150" lvl="1" indent="-57150" algn="l" defTabSz="444500">
            <a:lnSpc>
              <a:spcPct val="90000"/>
            </a:lnSpc>
            <a:spcBef>
              <a:spcPct val="0"/>
            </a:spcBef>
            <a:spcAft>
              <a:spcPct val="15000"/>
            </a:spcAft>
            <a:buChar char="•"/>
          </a:pPr>
          <a:r>
            <a:rPr lang="en-US" sz="1000" kern="1200"/>
            <a:t>Ordenes de entrada</a:t>
          </a:r>
        </a:p>
        <a:p>
          <a:pPr marL="57150" lvl="1" indent="-57150" algn="l" defTabSz="444500">
            <a:lnSpc>
              <a:spcPct val="90000"/>
            </a:lnSpc>
            <a:spcBef>
              <a:spcPct val="0"/>
            </a:spcBef>
            <a:spcAft>
              <a:spcPct val="15000"/>
            </a:spcAft>
            <a:buChar char="•"/>
          </a:pPr>
          <a:r>
            <a:rPr lang="en-US" sz="1000" kern="1200"/>
            <a:t>Verificación envíos</a:t>
          </a:r>
        </a:p>
        <a:p>
          <a:pPr marL="57150" lvl="1" indent="-57150" algn="l" defTabSz="444500">
            <a:lnSpc>
              <a:spcPct val="90000"/>
            </a:lnSpc>
            <a:spcBef>
              <a:spcPct val="0"/>
            </a:spcBef>
            <a:spcAft>
              <a:spcPct val="15000"/>
            </a:spcAft>
            <a:buChar char="•"/>
          </a:pPr>
          <a:r>
            <a:rPr lang="en-US" sz="1000" kern="1200"/>
            <a:t>Filtrado de envíos</a:t>
          </a:r>
        </a:p>
      </dsp:txBody>
      <dsp:txXfrm>
        <a:off x="68237" y="695682"/>
        <a:ext cx="1233799" cy="1809035"/>
      </dsp:txXfrm>
    </dsp:sp>
    <dsp:sp modelId="{8A162B7A-D746-1845-8356-8FA1622153CC}">
      <dsp:nvSpPr>
        <dsp:cNvPr id="0" name=""/>
        <dsp:cNvSpPr/>
      </dsp:nvSpPr>
      <dsp:spPr>
        <a:xfrm>
          <a:off x="1581178" y="628936"/>
          <a:ext cx="1367291" cy="1942527"/>
        </a:xfrm>
        <a:prstGeom prst="round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b="1" kern="1200"/>
            <a:t>Planificación de carga</a:t>
          </a:r>
        </a:p>
        <a:p>
          <a:pPr marL="57150" lvl="1" indent="-57150" algn="l" defTabSz="444500">
            <a:lnSpc>
              <a:spcPct val="90000"/>
            </a:lnSpc>
            <a:spcBef>
              <a:spcPct val="0"/>
            </a:spcBef>
            <a:spcAft>
              <a:spcPct val="15000"/>
            </a:spcAft>
            <a:buChar char="•"/>
          </a:pPr>
          <a:r>
            <a:rPr lang="en-US" sz="1000" kern="1200"/>
            <a:t>Envíos directos</a:t>
          </a:r>
        </a:p>
        <a:p>
          <a:pPr marL="57150" lvl="1" indent="-57150" algn="l" defTabSz="444500">
            <a:lnSpc>
              <a:spcPct val="90000"/>
            </a:lnSpc>
            <a:spcBef>
              <a:spcPct val="0"/>
            </a:spcBef>
            <a:spcAft>
              <a:spcPct val="15000"/>
            </a:spcAft>
            <a:buChar char="•"/>
          </a:pPr>
          <a:r>
            <a:rPr lang="en-US" sz="1000" kern="1200"/>
            <a:t>Consolidación de Carga</a:t>
          </a:r>
        </a:p>
        <a:p>
          <a:pPr marL="57150" lvl="1" indent="-57150" algn="l" defTabSz="444500">
            <a:lnSpc>
              <a:spcPct val="90000"/>
            </a:lnSpc>
            <a:spcBef>
              <a:spcPct val="0"/>
            </a:spcBef>
            <a:spcAft>
              <a:spcPct val="15000"/>
            </a:spcAft>
            <a:buChar char="•"/>
          </a:pPr>
          <a:r>
            <a:rPr lang="en-US" sz="1000" kern="1200"/>
            <a:t>Valoración de envío / carga y cálculo de la fletes</a:t>
          </a:r>
        </a:p>
        <a:p>
          <a:pPr marL="57150" lvl="1" indent="-57150" algn="l" defTabSz="444500">
            <a:lnSpc>
              <a:spcPct val="90000"/>
            </a:lnSpc>
            <a:spcBef>
              <a:spcPct val="0"/>
            </a:spcBef>
            <a:spcAft>
              <a:spcPct val="15000"/>
            </a:spcAft>
            <a:buChar char="•"/>
          </a:pPr>
          <a:r>
            <a:rPr lang="en-US" sz="1000" kern="1200"/>
            <a:t>Subasta de Carga</a:t>
          </a:r>
        </a:p>
      </dsp:txBody>
      <dsp:txXfrm>
        <a:off x="1647924" y="695682"/>
        <a:ext cx="1233799" cy="1809035"/>
      </dsp:txXfrm>
    </dsp:sp>
    <dsp:sp modelId="{9F781AFC-C698-4D40-80CD-757D7066FEC2}">
      <dsp:nvSpPr>
        <dsp:cNvPr id="0" name=""/>
        <dsp:cNvSpPr/>
      </dsp:nvSpPr>
      <dsp:spPr>
        <a:xfrm>
          <a:off x="3160864" y="628936"/>
          <a:ext cx="1367291" cy="1942527"/>
        </a:xfrm>
        <a:prstGeom prst="round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b="1" kern="1200"/>
            <a:t>Gestión de eventos</a:t>
          </a:r>
        </a:p>
        <a:p>
          <a:pPr marL="57150" lvl="1" indent="-57150" algn="l" defTabSz="444500">
            <a:lnSpc>
              <a:spcPct val="90000"/>
            </a:lnSpc>
            <a:spcBef>
              <a:spcPct val="0"/>
            </a:spcBef>
            <a:spcAft>
              <a:spcPct val="15000"/>
            </a:spcAft>
            <a:buChar char="•"/>
          </a:pPr>
          <a:r>
            <a:rPr lang="en-US" sz="1000" kern="1200"/>
            <a:t>Reserva de Carga</a:t>
          </a:r>
        </a:p>
        <a:p>
          <a:pPr marL="57150" lvl="1" indent="-57150" algn="l" defTabSz="444500">
            <a:lnSpc>
              <a:spcPct val="90000"/>
            </a:lnSpc>
            <a:spcBef>
              <a:spcPct val="0"/>
            </a:spcBef>
            <a:spcAft>
              <a:spcPct val="15000"/>
            </a:spcAft>
            <a:buChar char="•"/>
          </a:pPr>
          <a:r>
            <a:rPr lang="en-US" sz="1000" kern="1200"/>
            <a:t>Visibilidad de Carga en tránsito (seguimiento y monitoreo)</a:t>
          </a:r>
        </a:p>
        <a:p>
          <a:pPr marL="57150" lvl="1" indent="-57150" algn="l" defTabSz="444500">
            <a:lnSpc>
              <a:spcPct val="90000"/>
            </a:lnSpc>
            <a:spcBef>
              <a:spcPct val="0"/>
            </a:spcBef>
            <a:spcAft>
              <a:spcPct val="15000"/>
            </a:spcAft>
            <a:buChar char="•"/>
          </a:pPr>
          <a:r>
            <a:rPr lang="en-US" sz="1000" kern="1200"/>
            <a:t>Advertencia en caso de excepciones</a:t>
          </a:r>
        </a:p>
      </dsp:txBody>
      <dsp:txXfrm>
        <a:off x="3227610" y="695682"/>
        <a:ext cx="1233799" cy="1809035"/>
      </dsp:txXfrm>
    </dsp:sp>
    <dsp:sp modelId="{10B5E32A-9026-0747-8AE4-4C0632884206}">
      <dsp:nvSpPr>
        <dsp:cNvPr id="0" name=""/>
        <dsp:cNvSpPr/>
      </dsp:nvSpPr>
      <dsp:spPr>
        <a:xfrm>
          <a:off x="4740551" y="628936"/>
          <a:ext cx="1367291" cy="1942527"/>
        </a:xfrm>
        <a:prstGeom prst="round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b="1" kern="1200"/>
            <a:t>Finalización y Seguimiento</a:t>
          </a:r>
        </a:p>
        <a:p>
          <a:pPr marL="57150" lvl="1" indent="-57150" algn="l" defTabSz="444500">
            <a:lnSpc>
              <a:spcPct val="90000"/>
            </a:lnSpc>
            <a:spcBef>
              <a:spcPct val="0"/>
            </a:spcBef>
            <a:spcAft>
              <a:spcPct val="15000"/>
            </a:spcAft>
            <a:buChar char="•"/>
          </a:pPr>
          <a:r>
            <a:rPr lang="en-US" sz="1000" kern="1200"/>
            <a:t>Verificación de los envíos</a:t>
          </a:r>
        </a:p>
        <a:p>
          <a:pPr marL="57150" lvl="1" indent="-57150" algn="l" defTabSz="444500">
            <a:lnSpc>
              <a:spcPct val="90000"/>
            </a:lnSpc>
            <a:spcBef>
              <a:spcPct val="0"/>
            </a:spcBef>
            <a:spcAft>
              <a:spcPct val="15000"/>
            </a:spcAft>
            <a:buChar char="•"/>
          </a:pPr>
          <a:r>
            <a:rPr lang="en-US" sz="1000" kern="1200"/>
            <a:t> Factura</a:t>
          </a:r>
        </a:p>
        <a:p>
          <a:pPr marL="57150" lvl="1" indent="-57150" algn="l" defTabSz="444500">
            <a:lnSpc>
              <a:spcPct val="90000"/>
            </a:lnSpc>
            <a:spcBef>
              <a:spcPct val="0"/>
            </a:spcBef>
            <a:spcAft>
              <a:spcPct val="15000"/>
            </a:spcAft>
            <a:buChar char="•"/>
          </a:pPr>
          <a:r>
            <a:rPr lang="en-US" sz="1000" kern="1200"/>
            <a:t>Pago</a:t>
          </a:r>
        </a:p>
        <a:p>
          <a:pPr marL="57150" lvl="1" indent="-57150" algn="l" defTabSz="444500">
            <a:lnSpc>
              <a:spcPct val="90000"/>
            </a:lnSpc>
            <a:spcBef>
              <a:spcPct val="0"/>
            </a:spcBef>
            <a:spcAft>
              <a:spcPct val="15000"/>
            </a:spcAft>
            <a:buChar char="•"/>
          </a:pPr>
          <a:r>
            <a:rPr lang="en-US" sz="1000" kern="1200"/>
            <a:t>Auditoria</a:t>
          </a:r>
        </a:p>
        <a:p>
          <a:pPr marL="57150" lvl="1" indent="-57150" algn="l" defTabSz="444500">
            <a:lnSpc>
              <a:spcPct val="90000"/>
            </a:lnSpc>
            <a:spcBef>
              <a:spcPct val="0"/>
            </a:spcBef>
            <a:spcAft>
              <a:spcPct val="15000"/>
            </a:spcAft>
            <a:buChar char="•"/>
          </a:pPr>
          <a:r>
            <a:rPr lang="en-US" sz="1000" kern="1200"/>
            <a:t>PQR</a:t>
          </a:r>
        </a:p>
      </dsp:txBody>
      <dsp:txXfrm>
        <a:off x="4807297" y="695682"/>
        <a:ext cx="1233799" cy="180903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Sof</b:Tag>
    <b:SourceType>InternetSite</b:SourceType>
    <b:Guid>{67897928-A74A-FB4E-A2D4-1D60A92C2AD2}</b:Guid>
    <b:Title>Defining an Architecture</b:Title>
    <b:Author>
      <b:Author>
        <b:Corporate>Software Engineering Institute</b:Corporate>
      </b:Author>
    </b:Author>
    <b:InternetSiteTitle>Software Engineering Institute</b:InternetSiteTitle>
    <b:URL>http://www.sei.cmu.edu/architecture/tools/define/add.cfm</b:URL>
    <b:RefOrder>15</b:RefOrder>
  </b:Source>
  <b:Source>
    <b:Tag>Cer16</b:Tag>
    <b:SourceType>Book</b:SourceType>
    <b:Guid>{545B02AA-DDA3-3446-BA9F-1897A43EEB0E}</b:Guid>
    <b:Title>Designing Software Architectures : a practical approach</b:Title>
    <b:Year>2016</b:Year>
    <b:Publisher>Addison-Wesley</b:Publisher>
    <b:Author>
      <b:Author>
        <b:NameList>
          <b:Person>
            <b:Last>Cervantes</b:Last>
            <b:First>Humberto</b:First>
          </b:Person>
          <b:Person>
            <b:Last>Kazman</b:Last>
            <b:First>Rick</b:First>
          </b:Person>
        </b:NameList>
      </b:Author>
    </b:Author>
    <b:RefOrder>16</b:RefOrder>
  </b:Source>
  <b:Source>
    <b:Tag>Bri02</b:Tag>
    <b:SourceType>DocumentFromInternetSite</b:SourceType>
    <b:Guid>{9CE81B1A-4672-A743-9A8D-09FF6930F89B}</b:Guid>
    <b:Title>A requirements model for quality attributes </b:Title>
    <b:Year>2002</b:Year>
    <b:InternetSiteTitle>TWENTE RESEARCH AND EDUCATION ON SOFTWARE ENGINEERING (TRESE)</b:InternetSiteTitle>
    <b:URL>http://trese.cs.utwente.nl/AOSD-EarlyAspectsWS/Papers/Brito.pdf</b:URL>
    <b:Month>Mayo</b:Month>
    <b:Author>
      <b:Author>
        <b:NameList>
          <b:Person>
            <b:Last>Brito</b:Last>
            <b:First>Isabel</b:First>
          </b:Person>
          <b:Person>
            <b:Last>Moreira</b:Last>
            <b:First>Ana</b:First>
          </b:Person>
          <b:Person>
            <b:Last>Araujo</b:Last>
            <b:First>Joao</b:First>
          </b:Person>
        </b:NameList>
      </b:Author>
    </b:Author>
    <b:RefOrder>1</b:RefOrder>
  </b:Source>
  <b:Source>
    <b:Tag>Cam17</b:Tag>
    <b:SourceType>Report</b:SourceType>
    <b:Guid>{0945E49F-78D6-C849-907D-D698CBBA888A}</b:Guid>
    <b:Title>Analisis de Mercado de Sistemas TMS para el proyecto Logcloud</b:Title>
    <b:Year>2017</b:Year>
    <b:City>Barranquilla</b:City>
    <b:Author>
      <b:Author>
        <b:NameList>
          <b:Person>
            <b:Last>Campo</b:Last>
            <b:Middle>F</b:Middle>
            <b:First>Luis</b:First>
          </b:Person>
        </b:NameList>
      </b:Author>
    </b:Author>
    <b:RefOrder>6</b:RefOrder>
  </b:Source>
  <b:Source>
    <b:Tag>Obj16</b:Tag>
    <b:SourceType>InternetSite</b:SourceType>
    <b:Guid>{B4D2FACF-EBE2-494A-B0FD-16466D8814BE}</b:Guid>
    <b:Author>
      <b:Author>
        <b:Corporate>Object Management Group</b:Corporate>
      </b:Author>
    </b:Author>
    <b:Title>The Unified Modeling Language</b:Title>
    <b:Year>2016</b:Year>
    <b:URL>http://www.omg.org/spec/UML/2.5/PDF/</b:URL>
    <b:RefOrder>2</b:RefOrder>
  </b:Source>
  <b:Source>
    <b:Tag>Tra14</b:Tag>
    <b:SourceType>InternetSite</b:SourceType>
    <b:Guid>{C0AD81F4-CA8D-6046-B2A1-4DEE2735D52A}</b:Guid>
    <b:Author>
      <b:Author>
        <b:Corporate>Transpportemos en red</b:Corporate>
      </b:Author>
    </b:Author>
    <b:Title>Transpportemos en red</b:Title>
    <b:URL>http://transpportemos.com</b:URL>
    <b:ProductionCompany>RED SIAVIAL LTDA y OTMS GROUP SAS</b:ProductionCompany>
    <b:Year>2014</b:Year>
    <b:RefOrder>3</b:RefOrder>
  </b:Source>
  <b:Source>
    <b:Tag>Wik16</b:Tag>
    <b:SourceType>InternetSite</b:SourceType>
    <b:Guid>{2432DF47-0476-9549-9512-CCB539DFD1D6}</b:Guid>
    <b:Author>
      <b:Author>
        <b:Corporate>Wikipedia</b:Corporate>
      </b:Author>
    </b:Author>
    <b:Title>Transportista</b:Title>
    <b:URL>https://es.wikipedia.org/wiki/Transportista</b:URL>
    <b:Year>2016</b:Year>
    <b:RefOrder>4</b:RefOrder>
  </b:Source>
  <b:Source>
    <b:Tag>Pér08</b:Tag>
    <b:SourceType>InternetSite</b:SourceType>
    <b:Guid>{8F43BDB9-17A3-154E-99F1-9B025D894925}</b:Guid>
    <b:Title>Definicion.es</b:Title>
    <b:URL>http://definicion.de/empresa/</b:URL>
    <b:Year>2008</b:Year>
    <b:Author>
      <b:Author>
        <b:NameList>
          <b:Person>
            <b:Last>Pérez</b:Last>
            <b:First>Julián</b:First>
          </b:Person>
        </b:NameList>
      </b:Author>
    </b:Author>
    <b:RefOrder>5</b:RefOrder>
  </b:Source>
  <b:Source>
    <b:Tag>Min15</b:Tag>
    <b:SourceType>Book</b:SourceType>
    <b:Guid>{AFDF20F2-5641-4141-9E75-45965E6339E5}</b:Guid>
    <b:Title>The essentials of supply chain management: New business concepts and applications.</b:Title>
    <b:Year>2015</b:Year>
    <b:Publisher>Pearson Education</b:Publisher>
    <b:Author>
      <b:Author>
        <b:NameList>
          <b:Person>
            <b:Last>Min</b:Last>
            <b:First>Hokey</b:First>
          </b:Person>
        </b:NameList>
      </b:Author>
    </b:Author>
    <b:RefOrder>7</b:RefOrder>
  </b:Source>
  <b:Source>
    <b:Tag>Sot</b:Tag>
    <b:SourceType>Report</b:SourceType>
    <b:Guid>{DF2CBE04-7A49-4F43-A721-5D768E83E25C}</b:Guid>
    <b:Title>Development of a Supply Chain Collaboration TMS: Market Analysis and Value Assessment</b:Title>
    <b:City>Milan</b:City>
    <b:Author>
      <b:Author>
        <b:NameList>
          <b:Person>
            <b:Last>Soto</b:Last>
            <b:Middle>A</b:Middle>
            <b:First>Cesar</b:First>
          </b:Person>
          <b:Person>
            <b:Last>Melacini</b:Last>
            <b:First>Marco</b:First>
          </b:Person>
        </b:NameList>
      </b:Author>
    </b:Author>
    <b:Institution>POLITECNICO DI MILANO</b:Institution>
    <b:Department>Facoltà di Ingegneria Gestionale e dei Sistemi</b:Department>
    <b:RefOrder>8</b:RefOrder>
  </b:Source>
  <b:Source>
    <b:Tag>Gal08</b:Tag>
    <b:SourceType>InternetSite</b:SourceType>
    <b:Guid>{764E8982-9B4D-A940-AD1A-AA56E9D81223}</b:Guid>
    <b:Title>Los Requerimientos No Funcionales</b:Title>
    <b:Year>2008</b:Year>
    <b:URL>http://utpingsof1.blogspot.com.co/2008/11/los-requerimientos-no-funcionales.html</b:URL>
    <b:Month>Noviembre</b:Month>
    <b:Day>12</b:Day>
    <b:Author>
      <b:Author>
        <b:NameList>
          <b:Person>
            <b:Last>Galvez</b:Last>
            <b:First>Jorge</b:First>
          </b:Person>
        </b:NameList>
      </b:Author>
    </b:Author>
    <b:RefOrder>9</b:RefOrder>
  </b:Source>
  <b:Source>
    <b:Tag>Car16</b:Tag>
    <b:SourceType>Report</b:SourceType>
    <b:Guid>{6AB2D835-A380-8D40-BA94-CD8BC9616F27}</b:Guid>
    <b:Title>LogCloud - GeoLock: SISTEMA INTELIGENTE DE PLANEACIÓN DE TRANSPORTE DE CARGA EN LA NUBE Y SOLUCIÓN INTEGRAL PARA EL MONITOREO DE CARGA</b:Title>
    <b:Year>2016</b:Year>
    <b:Author>
      <b:Author>
        <b:Corporate>Caribetic</b:Corporate>
      </b:Author>
    </b:Author>
    <b:Institution>741-2015 CONVOCATORIA VES ESPECIALIZACIÓN REGIONAL INTELIGENTE</b:Institution>
    <b:Publisher>Colciencias</b:Publisher>
    <b:RefOrder>12</b:RefOrder>
  </b:Source>
  <b:Source>
    <b:Tag>Cer13</b:Tag>
    <b:SourceType>InternetSite</b:SourceType>
    <b:Guid>{87B5624D-96F7-1647-8834-8A5D8207C89C}</b:Guid>
    <b:Title>Gestión de Transporte (TMS)</b:Title>
    <b:Year>2013</b:Year>
    <b:Author>
      <b:Author>
        <b:Corporate>Cerca Technology</b:Corporate>
      </b:Author>
    </b:Author>
    <b:URL>http://cercatechnology.com/servicios-y-soluciones-software-wms/ejecucion-cadenas-de-abastecimiento-soluciones-software/gestion-del-transporte-sistema-tms/</b:URL>
    <b:RefOrder>14</b:RefOrder>
  </b:Source>
  <b:Source>
    <b:Tag>Wik17</b:Tag>
    <b:SourceType>InternetSite</b:SourceType>
    <b:Guid>{7D13FC14-F3AF-2C4E-A311-4D9074A457BA}</b:Guid>
    <b:Author>
      <b:Author>
        <b:Corporate>Wikipedia</b:Corporate>
      </b:Author>
    </b:Author>
    <b:Title>Lenguaje unificado de modelado</b:Title>
    <b:URL>https://es.wikipedia.org/wiki/Lenguaje_unificado_de_modelado</b:URL>
    <b:Year>2017</b:Year>
    <b:Month>Febrero</b:Month>
    <b:Day>22</b:Day>
    <b:RefOrder>13</b:RefOrder>
  </b:Source>
  <b:Source>
    <b:Tag>Tor</b:Tag>
    <b:SourceType>InternetSite</b:SourceType>
    <b:Guid>{4C1C9FEC-FD95-AA42-9BA7-32702A2275CD}</b:Guid>
    <b:Title>Atributos de calidad de software</b:Title>
    <b:URL>https://www.scribd.com/doc/52123474/3-Atributos-de-calidad-de-software</b:URL>
    <b:Author>
      <b:Author>
        <b:NameList>
          <b:Person>
            <b:Last>Torres</b:Last>
            <b:First>Ale</b:First>
          </b:Person>
        </b:NameList>
      </b:Author>
    </b:Author>
    <b:RefOrder>11</b:RefOrder>
  </b:Source>
  <b:Source>
    <b:Tag>Zab13</b:Tag>
    <b:SourceType>InternetSite</b:SourceType>
    <b:Guid>{F60B58FB-D962-2141-81E4-0AB0C9939F5F}</b:Guid>
    <b:Title>Atributos de calidad en el desarrollo de software</b:Title>
    <b:InternetSiteTitle>Slidehare</b:InternetSiteTitle>
    <b:URL>https://es.slideshare.net/JoanManuelZabala/atributos-de-calidad-en-el-desarrollo-de-software</b:URL>
    <b:Year>2013</b:Year>
    <b:Month>Marzo</b:Month>
    <b:Day>3</b:Day>
    <b:Author>
      <b:Author>
        <b:NameList>
          <b:Person>
            <b:Last>Zabala</b:Last>
            <b:First>Joan</b:First>
          </b:Person>
        </b:NameList>
      </b:Author>
    </b:Author>
    <b:RefOrder>10</b:RefOrder>
  </b:Source>
</b:Sources>
</file>

<file path=customXml/itemProps1.xml><?xml version="1.0" encoding="utf-8"?>
<ds:datastoreItem xmlns:ds="http://schemas.openxmlformats.org/officeDocument/2006/customXml" ds:itemID="{3F8557DE-2E59-411F-B17A-C0FCC103A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TotalTime>
  <Pages>78</Pages>
  <Words>17416</Words>
  <Characters>95788</Characters>
  <Application>Microsoft Office Word</Application>
  <DocSecurity>0</DocSecurity>
  <Lines>798</Lines>
  <Paragraphs>225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Requisitos spadel Sistema LogCloud
</vt:lpstr>
      <vt:lpstr>Documento de Requisitos spadel Sistema LogCloud
</vt:lpstr>
    </vt:vector>
  </TitlesOfParts>
  <Company>Ruiz Consulting</Company>
  <LinksUpToDate>false</LinksUpToDate>
  <CharactersWithSpaces>112979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Requisitos spadel Sistema LogCloud
</dc:title>
  <dc:subject>LogCloud: Sistema inteligente de Planeación de transporte de Carga en la Nube</dc:subject>
  <dc:creator>felipe campo</dc:creator>
  <cp:keywords/>
  <dc:description/>
  <cp:lastModifiedBy>Milenio</cp:lastModifiedBy>
  <cp:revision>10</cp:revision>
  <cp:lastPrinted>2017-03-08T06:09:00Z</cp:lastPrinted>
  <dcterms:created xsi:type="dcterms:W3CDTF">2018-07-04T15:18:00Z</dcterms:created>
  <dcterms:modified xsi:type="dcterms:W3CDTF">2018-07-23T14:25:00Z</dcterms:modified>
</cp:coreProperties>
</file>