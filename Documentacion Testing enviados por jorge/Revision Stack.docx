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lang w:val="es-ES"/>
        </w:rPr>
        <w:id w:val="1118265521"/>
        <w:docPartObj>
          <w:docPartGallery w:val="Cover Pages"/>
          <w:docPartUnique/>
        </w:docPartObj>
      </w:sdtPr>
      <w:sdtContent>
        <w:p w14:paraId="19E5A98C" w14:textId="60A5C438" w:rsidR="00F57AF1" w:rsidRPr="00B30A26" w:rsidRDefault="006A3906" w:rsidP="00CD3C1F">
          <w:pPr>
            <w:rPr>
              <w:lang w:val="es-ES"/>
            </w:rPr>
          </w:pPr>
          <w:r>
            <w:rPr>
              <w:noProof/>
            </w:rPr>
            <mc:AlternateContent>
              <mc:Choice Requires="wpg">
                <w:drawing>
                  <wp:anchor distT="0" distB="0" distL="114300" distR="114300" simplePos="0" relativeHeight="251664384" behindDoc="0" locked="0" layoutInCell="1" allowOverlap="1" wp14:anchorId="00E7CE96" wp14:editId="4E68A3BF">
                    <wp:simplePos x="0" y="0"/>
                    <wp:positionH relativeFrom="column">
                      <wp:posOffset>-660188</wp:posOffset>
                    </wp:positionH>
                    <wp:positionV relativeFrom="paragraph">
                      <wp:posOffset>0</wp:posOffset>
                    </wp:positionV>
                    <wp:extent cx="7506970" cy="8870315"/>
                    <wp:effectExtent l="0" t="0" r="11430" b="0"/>
                    <wp:wrapThrough wrapText="bothSides">
                      <wp:wrapPolygon edited="0">
                        <wp:start x="0" y="0"/>
                        <wp:lineTo x="0" y="17937"/>
                        <wp:lineTo x="3508" y="18803"/>
                        <wp:lineTo x="3873" y="18803"/>
                        <wp:lineTo x="3873" y="19792"/>
                        <wp:lineTo x="0" y="20040"/>
                        <wp:lineTo x="0" y="21524"/>
                        <wp:lineTo x="21560" y="21524"/>
                        <wp:lineTo x="21560" y="20102"/>
                        <wp:lineTo x="17686" y="19792"/>
                        <wp:lineTo x="17833" y="18803"/>
                        <wp:lineTo x="21341" y="17875"/>
                        <wp:lineTo x="21341" y="0"/>
                        <wp:lineTo x="0" y="0"/>
                      </wp:wrapPolygon>
                    </wp:wrapThrough>
                    <wp:docPr id="1" name="Agrupar 1"/>
                    <wp:cNvGraphicFramePr/>
                    <a:graphic xmlns:a="http://schemas.openxmlformats.org/drawingml/2006/main">
                      <a:graphicData uri="http://schemas.microsoft.com/office/word/2010/wordprocessingGroup">
                        <wpg:wgp>
                          <wpg:cNvGrpSpPr/>
                          <wpg:grpSpPr>
                            <a:xfrm>
                              <a:off x="0" y="0"/>
                              <a:ext cx="7506970" cy="8870315"/>
                              <a:chOff x="0" y="0"/>
                              <a:chExt cx="7506970" cy="8870315"/>
                            </a:xfrm>
                          </wpg:grpSpPr>
                          <wps:wsp>
                            <wps:cNvPr id="5" name="Rectángulo 5"/>
                            <wps:cNvSpPr/>
                            <wps:spPr>
                              <a:xfrm>
                                <a:off x="2857500" y="19050"/>
                                <a:ext cx="3093720" cy="7020560"/>
                              </a:xfrm>
                              <a:prstGeom prst="rect">
                                <a:avLst/>
                              </a:prstGeom>
                              <a:solidFill>
                                <a:schemeClr val="bg1"/>
                              </a:solidFill>
                              <a:ln w="15875">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ángulo 12"/>
                            <wps:cNvSpPr/>
                            <wps:spPr>
                              <a:xfrm>
                                <a:off x="2876550" y="133350"/>
                                <a:ext cx="2875915" cy="3012440"/>
                              </a:xfrm>
                              <a:prstGeom prst="rect">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58A896" w14:textId="77777777" w:rsidR="002A5EC1" w:rsidRPr="001951AE" w:rsidRDefault="002A5EC1" w:rsidP="006A3906">
                                  <w:sdt>
                                    <w:sdtPr>
                                      <w:rPr>
                                        <w:b/>
                                        <w:sz w:val="40"/>
                                      </w:rPr>
                                      <w:alias w:val="Descripción breve"/>
                                      <w:id w:val="1392080924"/>
                                      <w:showingPlcHdr/>
                                      <w:dataBinding w:prefixMappings="xmlns:ns0='http://schemas.microsoft.com/office/2006/coverPageProps'" w:xpath="/ns0:CoverPageProperties[1]/ns0:Abstract[1]" w:storeItemID="{55AF091B-3C7A-41E3-B477-F2FDAA23CFDA}"/>
                                      <w:text/>
                                    </w:sdtPr>
                                    <w:sdtContent>
                                      <w:r>
                                        <w:rPr>
                                          <w:b/>
                                          <w:sz w:val="40"/>
                                        </w:rPr>
                                        <w:t xml:space="preserve">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s:wsp>
                            <wps:cNvPr id="28" name="Rectángulo 28"/>
                            <wps:cNvSpPr>
                              <a:spLocks/>
                            </wps:cNvSpPr>
                            <wps:spPr>
                              <a:xfrm>
                                <a:off x="19050" y="0"/>
                                <a:ext cx="7376160" cy="7357110"/>
                              </a:xfrm>
                              <a:prstGeom prst="rect">
                                <a:avLst/>
                              </a:prstGeom>
                              <a:solidFill>
                                <a:schemeClr val="accent6"/>
                              </a:soli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53A3D63A" w14:textId="77777777" w:rsidR="002A5EC1" w:rsidRDefault="002A5EC1" w:rsidP="006A3906"/>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pic:pic xmlns:pic="http://schemas.openxmlformats.org/drawingml/2006/picture">
                            <pic:nvPicPr>
                              <pic:cNvPr id="29" name="Imagen 29"/>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19050" y="5848350"/>
                                <a:ext cx="7379335" cy="1381125"/>
                              </a:xfrm>
                              <a:prstGeom prst="rect">
                                <a:avLst/>
                              </a:prstGeom>
                              <a:extLst>
                                <a:ext uri="{FAA26D3D-D897-4be2-8F04-BA451C77F1D7}">
                                  <ma14:placeholderFlag xmlns:ma14="http://schemas.microsoft.com/office/mac/drawingml/2011/main"/>
                                </a:ext>
                              </a:extLst>
                            </pic:spPr>
                          </pic:pic>
                          <wps:wsp>
                            <wps:cNvPr id="30" name="Cuadro de texto 30"/>
                            <wps:cNvSpPr txBox="1">
                              <a:spLocks/>
                            </wps:cNvSpPr>
                            <wps:spPr>
                              <a:xfrm>
                                <a:off x="10092" y="2531731"/>
                                <a:ext cx="7429500" cy="2171700"/>
                              </a:xfrm>
                              <a:prstGeom prst="rect">
                                <a:avLst/>
                              </a:prstGeom>
                              <a:noFill/>
                              <a:ln w="6350">
                                <a:noFill/>
                              </a:ln>
                              <a:effectLst/>
                            </wps:spPr>
                            <wps:txbx>
                              <w:txbxContent>
                                <w:p w14:paraId="7CD294F9" w14:textId="77777777" w:rsidR="002A5EC1" w:rsidRDefault="002A5EC1" w:rsidP="006A3906">
                                  <w:pPr>
                                    <w:shd w:val="clear" w:color="auto" w:fill="70AD47" w:themeFill="accent6"/>
                                    <w:jc w:val="right"/>
                                    <w:rPr>
                                      <w:b/>
                                      <w:color w:val="FFFFFF" w:themeColor="background1"/>
                                      <w:sz w:val="44"/>
                                      <w:lang w:val="es-ES"/>
                                    </w:rPr>
                                  </w:pPr>
                                  <w:r w:rsidRPr="009C59CD">
                                    <w:rPr>
                                      <w:b/>
                                      <w:color w:val="FFFFFF" w:themeColor="background1"/>
                                      <w:sz w:val="44"/>
                                      <w:lang w:val="es-ES"/>
                                    </w:rPr>
                                    <w:t xml:space="preserve">DOCUMENTO DE </w:t>
                                  </w:r>
                                  <w:r>
                                    <w:rPr>
                                      <w:b/>
                                      <w:color w:val="FFFFFF" w:themeColor="background1"/>
                                      <w:sz w:val="44"/>
                                      <w:lang w:val="es-ES"/>
                                    </w:rPr>
                                    <w:t>DEFINICIÓN DE REQUERIMIENTOS</w:t>
                                  </w:r>
                                </w:p>
                                <w:p w14:paraId="6EFD65DE" w14:textId="039FE4C1" w:rsidR="002A5EC1" w:rsidRPr="0077092B" w:rsidRDefault="002A5EC1" w:rsidP="006A3906">
                                  <w:pPr>
                                    <w:shd w:val="clear" w:color="auto" w:fill="70AD47" w:themeFill="accent6"/>
                                    <w:jc w:val="right"/>
                                    <w:rPr>
                                      <w:b/>
                                      <w:color w:val="FFFFFF" w:themeColor="background1"/>
                                      <w:sz w:val="44"/>
                                      <w:lang w:val="es-ES"/>
                                    </w:rPr>
                                  </w:pPr>
                                  <w:r w:rsidRPr="000C3692">
                                    <w:rPr>
                                      <w:b/>
                                      <w:color w:val="FFFFFF" w:themeColor="background1"/>
                                      <w:sz w:val="32"/>
                                      <w:lang w:val="es-ES"/>
                                    </w:rPr>
                                    <w:t>ACTIVIDADES A01, A07 y A13</w:t>
                                  </w:r>
                                </w:p>
                                <w:p w14:paraId="0A39DA22" w14:textId="77777777" w:rsidR="002A5EC1" w:rsidRPr="0077092B" w:rsidRDefault="002A5EC1" w:rsidP="006A3906">
                                  <w:pPr>
                                    <w:shd w:val="clear" w:color="auto" w:fill="70AD47" w:themeFill="accent6"/>
                                    <w:jc w:val="right"/>
                                    <w:rPr>
                                      <w:b/>
                                      <w:color w:val="FFFFFF" w:themeColor="background1"/>
                                      <w:sz w:val="44"/>
                                      <w:lang w:val="es-ES"/>
                                    </w:rPr>
                                  </w:pPr>
                                </w:p>
                                <w:p w14:paraId="6871EDCA" w14:textId="77777777" w:rsidR="002A5EC1" w:rsidRPr="0077092B" w:rsidRDefault="002A5EC1" w:rsidP="006A3906">
                                  <w:pPr>
                                    <w:shd w:val="clear" w:color="auto" w:fill="70AD47" w:themeFill="accent6"/>
                                    <w:jc w:val="right"/>
                                    <w:rPr>
                                      <w:b/>
                                      <w:color w:val="FFFFFF" w:themeColor="background1"/>
                                      <w:lang w:val="es-ES"/>
                                    </w:rPr>
                                  </w:pPr>
                                  <w:r w:rsidRPr="0077092B">
                                    <w:rPr>
                                      <w:rFonts w:eastAsia="Calibri"/>
                                      <w:b/>
                                      <w:color w:val="FFFFFF" w:themeColor="background1"/>
                                      <w:lang w:val="es-ES"/>
                                    </w:rPr>
                                    <w:t>LogCloud</w:t>
                                  </w:r>
                                  <w:r w:rsidRPr="0077092B">
                                    <w:rPr>
                                      <w:b/>
                                      <w:color w:val="FFFFFF" w:themeColor="background1"/>
                                      <w:lang w:val="es-ES"/>
                                    </w:rPr>
                                    <w:t xml:space="preserve">: </w:t>
                                  </w:r>
                                  <w:r w:rsidRPr="0077092B">
                                    <w:rPr>
                                      <w:rFonts w:eastAsia="Calibri"/>
                                      <w:b/>
                                      <w:color w:val="FFFFFF" w:themeColor="background1"/>
                                      <w:lang w:val="es-ES"/>
                                    </w:rPr>
                                    <w:t>Sistema</w:t>
                                  </w:r>
                                  <w:r w:rsidRPr="0077092B">
                                    <w:rPr>
                                      <w:b/>
                                      <w:color w:val="FFFFFF" w:themeColor="background1"/>
                                      <w:lang w:val="es-ES"/>
                                    </w:rPr>
                                    <w:t xml:space="preserve"> </w:t>
                                  </w:r>
                                  <w:r w:rsidRPr="0077092B">
                                    <w:rPr>
                                      <w:rFonts w:eastAsia="Calibri"/>
                                      <w:b/>
                                      <w:color w:val="FFFFFF" w:themeColor="background1"/>
                                      <w:lang w:val="es-ES"/>
                                    </w:rPr>
                                    <w:t>inteligente</w:t>
                                  </w:r>
                                  <w:r w:rsidRPr="0077092B">
                                    <w:rPr>
                                      <w:b/>
                                      <w:color w:val="FFFFFF" w:themeColor="background1"/>
                                      <w:lang w:val="es-ES"/>
                                    </w:rPr>
                                    <w:t xml:space="preserve"> </w:t>
                                  </w:r>
                                  <w:r w:rsidRPr="0077092B">
                                    <w:rPr>
                                      <w:rFonts w:eastAsia="Calibri"/>
                                      <w:b/>
                                      <w:color w:val="FFFFFF" w:themeColor="background1"/>
                                      <w:lang w:val="es-ES"/>
                                    </w:rPr>
                                    <w:t>de</w:t>
                                  </w:r>
                                  <w:r w:rsidRPr="0077092B">
                                    <w:rPr>
                                      <w:b/>
                                      <w:color w:val="FFFFFF" w:themeColor="background1"/>
                                      <w:lang w:val="es-ES"/>
                                    </w:rPr>
                                    <w:t xml:space="preserve"> </w:t>
                                  </w:r>
                                  <w:r w:rsidRPr="0077092B">
                                    <w:rPr>
                                      <w:rFonts w:eastAsia="Calibri"/>
                                      <w:b/>
                                      <w:color w:val="FFFFFF" w:themeColor="background1"/>
                                      <w:lang w:val="es-ES"/>
                                    </w:rPr>
                                    <w:t>planeación</w:t>
                                  </w:r>
                                  <w:r w:rsidRPr="0077092B">
                                    <w:rPr>
                                      <w:b/>
                                      <w:color w:val="FFFFFF" w:themeColor="background1"/>
                                      <w:lang w:val="es-ES"/>
                                    </w:rPr>
                                    <w:t xml:space="preserve"> </w:t>
                                  </w:r>
                                  <w:r w:rsidRPr="0077092B">
                                    <w:rPr>
                                      <w:rFonts w:eastAsia="Calibri"/>
                                      <w:b/>
                                      <w:color w:val="FFFFFF" w:themeColor="background1"/>
                                      <w:lang w:val="es-ES"/>
                                    </w:rPr>
                                    <w:t>de</w:t>
                                  </w:r>
                                  <w:r w:rsidRPr="0077092B">
                                    <w:rPr>
                                      <w:b/>
                                      <w:color w:val="FFFFFF" w:themeColor="background1"/>
                                      <w:lang w:val="es-ES"/>
                                    </w:rPr>
                                    <w:t xml:space="preserve"> </w:t>
                                  </w:r>
                                  <w:r w:rsidRPr="0077092B">
                                    <w:rPr>
                                      <w:rFonts w:eastAsia="Calibri"/>
                                      <w:b/>
                                      <w:color w:val="FFFFFF" w:themeColor="background1"/>
                                      <w:lang w:val="es-ES"/>
                                    </w:rPr>
                                    <w:t>transporte</w:t>
                                  </w:r>
                                  <w:r w:rsidRPr="0077092B">
                                    <w:rPr>
                                      <w:b/>
                                      <w:color w:val="FFFFFF" w:themeColor="background1"/>
                                      <w:lang w:val="es-ES"/>
                                    </w:rPr>
                                    <w:t xml:space="preserve"> </w:t>
                                  </w:r>
                                  <w:r w:rsidRPr="0077092B">
                                    <w:rPr>
                                      <w:rFonts w:eastAsia="Calibri"/>
                                      <w:b/>
                                      <w:color w:val="FFFFFF" w:themeColor="background1"/>
                                      <w:lang w:val="es-ES"/>
                                    </w:rPr>
                                    <w:t>de</w:t>
                                  </w:r>
                                  <w:r w:rsidRPr="0077092B">
                                    <w:rPr>
                                      <w:b/>
                                      <w:color w:val="FFFFFF" w:themeColor="background1"/>
                                      <w:lang w:val="es-ES"/>
                                    </w:rPr>
                                    <w:t xml:space="preserve"> </w:t>
                                  </w:r>
                                  <w:r w:rsidRPr="0077092B">
                                    <w:rPr>
                                      <w:rFonts w:eastAsia="Calibri"/>
                                      <w:b/>
                                      <w:color w:val="FFFFFF" w:themeColor="background1"/>
                                      <w:lang w:val="es-ES"/>
                                    </w:rPr>
                                    <w:t>carga</w:t>
                                  </w:r>
                                  <w:r w:rsidRPr="0077092B">
                                    <w:rPr>
                                      <w:b/>
                                      <w:color w:val="FFFFFF" w:themeColor="background1"/>
                                      <w:lang w:val="es-ES"/>
                                    </w:rPr>
                                    <w:t xml:space="preserve"> </w:t>
                                  </w:r>
                                  <w:r w:rsidRPr="0077092B">
                                    <w:rPr>
                                      <w:rFonts w:eastAsia="Calibri"/>
                                      <w:b/>
                                      <w:color w:val="FFFFFF" w:themeColor="background1"/>
                                      <w:lang w:val="es-ES"/>
                                    </w:rPr>
                                    <w:t>en</w:t>
                                  </w:r>
                                  <w:r w:rsidRPr="0077092B">
                                    <w:rPr>
                                      <w:b/>
                                      <w:color w:val="FFFFFF" w:themeColor="background1"/>
                                      <w:lang w:val="es-ES"/>
                                    </w:rPr>
                                    <w:t xml:space="preserve"> </w:t>
                                  </w:r>
                                  <w:r w:rsidRPr="0077092B">
                                    <w:rPr>
                                      <w:rFonts w:eastAsia="Calibri"/>
                                      <w:b/>
                                      <w:color w:val="FFFFFF" w:themeColor="background1"/>
                                      <w:lang w:val="es-ES"/>
                                    </w:rPr>
                                    <w:t>la</w:t>
                                  </w:r>
                                  <w:r w:rsidRPr="0077092B">
                                    <w:rPr>
                                      <w:b/>
                                      <w:color w:val="FFFFFF" w:themeColor="background1"/>
                                      <w:lang w:val="es-ES"/>
                                    </w:rPr>
                                    <w:t xml:space="preserve"> </w:t>
                                  </w:r>
                                  <w:r w:rsidRPr="0077092B">
                                    <w:rPr>
                                      <w:rFonts w:eastAsia="Calibri"/>
                                      <w:b/>
                                      <w:color w:val="FFFFFF" w:themeColor="background1"/>
                                      <w:lang w:val="es-ES"/>
                                    </w:rPr>
                                    <w:t>nube</w:t>
                                  </w:r>
                                  <w:r w:rsidRPr="0077092B">
                                    <w:rPr>
                                      <w:b/>
                                      <w:color w:val="FFFFFF" w:themeColor="background1"/>
                                      <w:lang w:val="es-ES"/>
                                    </w:rPr>
                                    <w:t>.</w:t>
                                  </w:r>
                                </w:p>
                                <w:p w14:paraId="75BC5B5C" w14:textId="77777777" w:rsidR="002A5EC1" w:rsidRPr="0077092B" w:rsidRDefault="002A5EC1" w:rsidP="006A3906">
                                  <w:pPr>
                                    <w:shd w:val="clear" w:color="auto" w:fill="70AD47" w:themeFill="accent6"/>
                                    <w:jc w:val="right"/>
                                    <w:rPr>
                                      <w:b/>
                                      <w:color w:val="FFFFFF" w:themeColor="background1"/>
                                      <w:lang w:val="es-ES"/>
                                    </w:rPr>
                                  </w:pPr>
                                </w:p>
                                <w:p w14:paraId="5609D7B9" w14:textId="77777777" w:rsidR="002A5EC1" w:rsidRPr="0077092B" w:rsidRDefault="002A5EC1" w:rsidP="006A3906">
                                  <w:pPr>
                                    <w:shd w:val="clear" w:color="auto" w:fill="70AD47" w:themeFill="accent6"/>
                                    <w:jc w:val="right"/>
                                    <w:rPr>
                                      <w:b/>
                                      <w:color w:val="FFFFFF" w:themeColor="background1"/>
                                      <w:lang w:val="es-ES"/>
                                    </w:rPr>
                                  </w:pPr>
                                </w:p>
                                <w:p w14:paraId="52A5C56C" w14:textId="77777777" w:rsidR="002A5EC1" w:rsidRPr="0077092B" w:rsidRDefault="002A5EC1" w:rsidP="006A3906">
                                  <w:pPr>
                                    <w:shd w:val="clear" w:color="auto" w:fill="70AD47" w:themeFill="accent6"/>
                                    <w:jc w:val="right"/>
                                    <w:rPr>
                                      <w:b/>
                                      <w:color w:val="FFFFFF" w:themeColor="background1"/>
                                      <w:lang w:val="es-ES"/>
                                    </w:rPr>
                                  </w:pPr>
                                  <w:r w:rsidRPr="0077092B">
                                    <w:rPr>
                                      <w:rFonts w:eastAsia="Calibri"/>
                                      <w:b/>
                                      <w:color w:val="FFFFFF" w:themeColor="background1"/>
                                      <w:lang w:val="es-ES"/>
                                    </w:rPr>
                                    <w:t>Convocatoria</w:t>
                                  </w:r>
                                  <w:r w:rsidRPr="0077092B">
                                    <w:rPr>
                                      <w:b/>
                                      <w:color w:val="FFFFFF" w:themeColor="background1"/>
                                      <w:lang w:val="es-ES"/>
                                    </w:rPr>
                                    <w:t xml:space="preserve"> </w:t>
                                  </w:r>
                                  <w:r w:rsidRPr="0077092B">
                                    <w:rPr>
                                      <w:rFonts w:eastAsia="Calibri"/>
                                      <w:b/>
                                      <w:color w:val="FFFFFF" w:themeColor="background1"/>
                                      <w:lang w:val="es-ES"/>
                                    </w:rPr>
                                    <w:t>Especialización</w:t>
                                  </w:r>
                                  <w:r w:rsidRPr="0077092B">
                                    <w:rPr>
                                      <w:b/>
                                      <w:color w:val="FFFFFF" w:themeColor="background1"/>
                                      <w:lang w:val="es-ES"/>
                                    </w:rPr>
                                    <w:t xml:space="preserve"> </w:t>
                                  </w:r>
                                  <w:r w:rsidRPr="0077092B">
                                    <w:rPr>
                                      <w:rFonts w:eastAsia="Calibri"/>
                                      <w:b/>
                                      <w:color w:val="FFFFFF" w:themeColor="background1"/>
                                      <w:lang w:val="es-ES"/>
                                    </w:rPr>
                                    <w:t>Regional</w:t>
                                  </w:r>
                                  <w:r w:rsidRPr="0077092B">
                                    <w:rPr>
                                      <w:b/>
                                      <w:color w:val="FFFFFF" w:themeColor="background1"/>
                                      <w:lang w:val="es-ES"/>
                                    </w:rPr>
                                    <w:t xml:space="preserve"> </w:t>
                                  </w:r>
                                  <w:r w:rsidRPr="0077092B">
                                    <w:rPr>
                                      <w:rFonts w:eastAsia="Calibri"/>
                                      <w:b/>
                                      <w:color w:val="FFFFFF" w:themeColor="background1"/>
                                      <w:lang w:val="es-ES"/>
                                    </w:rPr>
                                    <w:t>Inteligente</w:t>
                                  </w:r>
                                  <w:r w:rsidRPr="0077092B">
                                    <w:rPr>
                                      <w:b/>
                                      <w:color w:val="FFFFFF" w:themeColor="background1"/>
                                      <w:lang w:val="es-ES"/>
                                    </w:rPr>
                                    <w:t xml:space="preserve"> 741 </w:t>
                                  </w:r>
                                  <w:r w:rsidRPr="0077092B">
                                    <w:rPr>
                                      <w:rFonts w:eastAsia="Calibri"/>
                                      <w:b/>
                                      <w:color w:val="FFFFFF" w:themeColor="background1"/>
                                      <w:lang w:val="es-ES"/>
                                    </w:rPr>
                                    <w:t>de</w:t>
                                  </w:r>
                                  <w:r w:rsidRPr="0077092B">
                                    <w:rPr>
                                      <w:b/>
                                      <w:color w:val="FFFFFF" w:themeColor="background1"/>
                                      <w:lang w:val="es-ES"/>
                                    </w:rPr>
                                    <w:t xml:space="preserve"> 2015.</w:t>
                                  </w:r>
                                </w:p>
                                <w:p w14:paraId="3C93ABAF" w14:textId="77777777" w:rsidR="002A5EC1" w:rsidRPr="0077092B" w:rsidRDefault="002A5EC1" w:rsidP="006A3906">
                                  <w:pPr>
                                    <w:shd w:val="clear" w:color="auto" w:fill="70AD47" w:themeFill="accent6"/>
                                    <w:jc w:val="right"/>
                                    <w:rPr>
                                      <w:b/>
                                      <w:color w:val="FFFFFF" w:themeColor="background1"/>
                                      <w:lang w:val="es-ES"/>
                                    </w:rPr>
                                  </w:pPr>
                                  <w:r w:rsidRPr="0077092B">
                                    <w:rPr>
                                      <w:rFonts w:eastAsia="Calibri"/>
                                      <w:b/>
                                      <w:color w:val="FFFFFF" w:themeColor="background1"/>
                                      <w:lang w:val="es-ES"/>
                                    </w:rPr>
                                    <w:t>Contrato</w:t>
                                  </w:r>
                                  <w:r w:rsidRPr="0077092B">
                                    <w:rPr>
                                      <w:b/>
                                      <w:color w:val="FFFFFF" w:themeColor="background1"/>
                                      <w:lang w:val="es-ES"/>
                                    </w:rPr>
                                    <w:t xml:space="preserve"> </w:t>
                                  </w:r>
                                  <w:r w:rsidRPr="0077092B">
                                    <w:rPr>
                                      <w:rFonts w:eastAsia="Calibri"/>
                                      <w:b/>
                                      <w:color w:val="FFFFFF" w:themeColor="background1"/>
                                      <w:lang w:val="es-ES"/>
                                    </w:rPr>
                                    <w:t>No</w:t>
                                  </w:r>
                                  <w:r w:rsidRPr="0077092B">
                                    <w:rPr>
                                      <w:b/>
                                      <w:color w:val="FFFFFF" w:themeColor="background1"/>
                                      <w:lang w:val="es-ES"/>
                                    </w:rPr>
                                    <w:t>. 396 – 2016</w:t>
                                  </w:r>
                                </w:p>
                                <w:p w14:paraId="082E1E30" w14:textId="77777777" w:rsidR="002A5EC1" w:rsidRPr="0077092B" w:rsidRDefault="002A5EC1" w:rsidP="006A3906">
                                  <w:pPr>
                                    <w:shd w:val="clear" w:color="auto" w:fill="70AD47" w:themeFill="accent6"/>
                                    <w:rPr>
                                      <w:b/>
                                      <w:color w:val="FFFFFF" w:themeColor="background1"/>
                                      <w:lang w:val="es-ES"/>
                                    </w:rPr>
                                  </w:pPr>
                                </w:p>
                                <w:p w14:paraId="6C48C118" w14:textId="77777777" w:rsidR="002A5EC1" w:rsidRPr="0077092B" w:rsidRDefault="002A5EC1" w:rsidP="006A3906">
                                  <w:pPr>
                                    <w:shd w:val="clear" w:color="auto" w:fill="70AD47" w:themeFill="accent6"/>
                                    <w:rPr>
                                      <w:b/>
                                      <w:color w:val="FFFFFF" w:themeColor="background1"/>
                                    </w:rPr>
                                  </w:pPr>
                                </w:p>
                                <w:p w14:paraId="3E24B59F" w14:textId="77777777" w:rsidR="002A5EC1" w:rsidRPr="009C59CD" w:rsidRDefault="002A5EC1" w:rsidP="006A3906">
                                  <w:pPr>
                                    <w:shd w:val="clear" w:color="auto" w:fill="70AD47" w:themeFill="accent6"/>
                                    <w:jc w:val="right"/>
                                    <w:rPr>
                                      <w:b/>
                                      <w:color w:val="FFFFFF" w:themeColor="background1"/>
                                      <w:sz w:val="44"/>
                                    </w:rPr>
                                  </w:pPr>
                                </w:p>
                                <w:p w14:paraId="21587100" w14:textId="77777777" w:rsidR="002A5EC1" w:rsidRPr="00E77AD4" w:rsidRDefault="002A5EC1" w:rsidP="006A3906">
                                  <w:pPr>
                                    <w:shd w:val="clear" w:color="auto" w:fill="70AD47" w:themeFill="accent6"/>
                                    <w:jc w:val="right"/>
                                    <w:rPr>
                                      <w:b/>
                                      <w:color w:val="FFFFFF" w:themeColor="background1"/>
                                      <w:sz w:val="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1" name="Imagen 3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19050" y="8477250"/>
                                <a:ext cx="7487920" cy="393065"/>
                              </a:xfrm>
                              <a:prstGeom prst="rect">
                                <a:avLst/>
                              </a:prstGeom>
                            </pic:spPr>
                          </pic:pic>
                          <pic:pic xmlns:pic="http://schemas.openxmlformats.org/drawingml/2006/picture">
                            <pic:nvPicPr>
                              <pic:cNvPr id="32" name="Imagen 1"/>
                              <pic:cNvPicPr>
                                <a:picLocks noChangeAspect="1"/>
                              </pic:cNvPicPr>
                            </pic:nvPicPr>
                            <pic:blipFill>
                              <a:blip r:embed="rId10">
                                <a:lum bright="70000" contrast="-70000"/>
                                <a:extLst>
                                  <a:ext uri="{28A0092B-C50C-407E-A947-70E740481C1C}">
                                    <a14:useLocalDpi xmlns:a14="http://schemas.microsoft.com/office/drawing/2010/main" val="0"/>
                                  </a:ext>
                                </a:extLst>
                              </a:blip>
                              <a:stretch>
                                <a:fillRect/>
                              </a:stretch>
                            </pic:blipFill>
                            <pic:spPr>
                              <a:xfrm>
                                <a:off x="361950" y="361950"/>
                                <a:ext cx="2040255" cy="623570"/>
                              </a:xfrm>
                              <a:prstGeom prst="rect">
                                <a:avLst/>
                              </a:prstGeom>
                            </pic:spPr>
                          </pic:pic>
                          <pic:pic xmlns:pic="http://schemas.openxmlformats.org/drawingml/2006/picture">
                            <pic:nvPicPr>
                              <pic:cNvPr id="33" name="Imagen 3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1390650" y="7448550"/>
                                <a:ext cx="4737100" cy="736600"/>
                              </a:xfrm>
                              <a:prstGeom prst="rect">
                                <a:avLst/>
                              </a:prstGeom>
                            </pic:spPr>
                          </pic:pic>
                          <wps:wsp>
                            <wps:cNvPr id="34" name="Rectángulo 34"/>
                            <wps:cNvSpPr>
                              <a:spLocks/>
                            </wps:cNvSpPr>
                            <wps:spPr>
                              <a:xfrm>
                                <a:off x="0" y="8248650"/>
                                <a:ext cx="7376160" cy="45085"/>
                              </a:xfrm>
                              <a:prstGeom prst="rect">
                                <a:avLst/>
                              </a:prstGeom>
                              <a:solidFill>
                                <a:schemeClr val="accent6"/>
                              </a:soli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1D9E524B" w14:textId="77777777" w:rsidR="002A5EC1" w:rsidRDefault="002A5EC1" w:rsidP="006A3906"/>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wpg:wgp>
                      </a:graphicData>
                    </a:graphic>
                  </wp:anchor>
                </w:drawing>
              </mc:Choice>
              <mc:Fallback>
                <w:pict>
                  <v:group w14:anchorId="00E7CE96" id="Agrupar 1" o:spid="_x0000_s1026" style="position:absolute;left:0;text-align:left;margin-left:-52pt;margin-top:0;width:591.1pt;height:698.45pt;z-index:251664384" coordsize="7506970,887031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">
                    <v:rect id="Rectángulo 5" o:spid="_x0000_s1027" style="position:absolute;left:2857500;top:19050;width:3093720;height:70205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X3+LwgAA&#10;ANoAAAAPAAAAZHJzL2Rvd25yZXYueG1sRI/BasMwEETvhfyD2EBvtRRDQ3CjhLhQKPRQ4tj3rbWx&#10;ja2VsVTH+fuqUOhxmJk3zP642EHMNPnOsYZNokAQ18503GgoL29POxA+IBscHJOGO3k4HlYPe8yM&#10;u/GZ5iI0IkLYZ6ihDWHMpPR1SxZ94kbi6F3dZDFEOTXSTHiLcDvIVKmttNhxXGhxpNeW6r74tho+&#10;v/qPNO/zjSzCoubSVqq6V1o/rpfTC4hAS/gP/7XfjYZn+L0Sb4A8/A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Jff4vCAAAA2gAAAA8AAAAAAAAAAAAAAAAAlwIAAGRycy9kb3du&#10;cmV2LnhtbFBLBQYAAAAABAAEAPUAAACGAwAAAAA=&#10;" fillcolor="white [3212]" strokecolor="#cfcdcd [2894]" strokeweight="1.25pt"/>
                    <v:rect id="Rectángulo 12" o:spid="_x0000_s1028" style="position:absolute;left:2876550;top:133350;width:2875915;height:301244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4yRuwwAA&#10;ANsAAAAPAAAAZHJzL2Rvd25yZXYueG1sRE9La8JAEL4X+h+WEXqrGz1Uja4iYh8pVDSK5zE7ZkOz&#10;syG71fTfu0Kht/n4njNbdLYWF2p95VjBoJ+AIC6crrhUcNi/Po9B+ICssXZMCn7Jw2L++DDDVLsr&#10;7+iSh1LEEPYpKjAhNKmUvjBk0fddQxy5s2sthgjbUuoWrzHc1nKYJC/SYsWxwWBDK0PFd/5jFUzW&#10;2+z4/rk9jUaZeduP80m2Kb+Ueup1yymIQF34F/+5P3ScP4T7L/EAOb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o4yRuwwAAANsAAAAPAAAAAAAAAAAAAAAAAJcCAABkcnMvZG93&#10;bnJldi54bWxQSwUGAAAAAAQABAD1AAAAhwMAAAAA&#10;" fillcolor="#7f7f7f [1612]" stroked="f" strokeweight="1pt">
                      <v:textbox inset="14.4pt,14.4pt,14.4pt,28.8pt">
                        <w:txbxContent>
                          <w:p w14:paraId="1758A896" w14:textId="77777777" w:rsidR="002A5EC1" w:rsidRPr="001951AE" w:rsidRDefault="002A5EC1" w:rsidP="006A3906">
                            <w:sdt>
                              <w:sdtPr>
                                <w:rPr>
                                  <w:b/>
                                  <w:sz w:val="40"/>
                                </w:rPr>
                                <w:alias w:val="Descripción breve"/>
                                <w:id w:val="1392080924"/>
                                <w:showingPlcHdr/>
                                <w:dataBinding w:prefixMappings="xmlns:ns0='http://schemas.microsoft.com/office/2006/coverPageProps'" w:xpath="/ns0:CoverPageProperties[1]/ns0:Abstract[1]" w:storeItemID="{55AF091B-3C7A-41E3-B477-F2FDAA23CFDA}"/>
                                <w:text/>
                              </w:sdtPr>
                              <w:sdtContent>
                                <w:r>
                                  <w:rPr>
                                    <w:b/>
                                    <w:sz w:val="40"/>
                                  </w:rPr>
                                  <w:t xml:space="preserve">     </w:t>
                                </w:r>
                              </w:sdtContent>
                            </w:sdt>
                          </w:p>
                        </w:txbxContent>
                      </v:textbox>
                    </v:rect>
                    <v:rect id="Rectángulo 28" o:spid="_x0000_s1029" style="position:absolute;left:19050;width:7376160;height:735711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foTlwQAA&#10;ANsAAAAPAAAAZHJzL2Rvd25yZXYueG1sRE9ba8IwFH4f+B/CGfg204mM0hlFBMdEWPGCvh6as6bY&#10;nJQktt2/Xx4Ge/z47sv1aFvRkw+NYwWvswwEceV0w7WCy3n3koMIEVlj65gU/FCA9WrytMRCu4GP&#10;1J9iLVIIhwIVmBi7QspQGbIYZq4jTty38xZjgr6W2uOQwm0r51n2Ji02nBoMdrQ1VN1PD6ugOW4+&#10;bvnhdt3X27gw969ywb5Uavo8bt5BRBrjv/jP/akVzNPY9CX9ALn6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gn6E5cEAAADbAAAADwAAAAAAAAAAAAAAAACXAgAAZHJzL2Rvd25y&#10;ZXYueG1sUEsFBgAAAAAEAAQA9QAAAIUDAAAAAA==&#10;" fillcolor="#70ad47 [3209]" stroked="f" strokeweight="1pt">
                      <v:path arrowok="t"/>
                      <v:textbox inset="21.6pt,,21.6pt">
                        <w:txbxContent>
                          <w:p w14:paraId="53A3D63A" w14:textId="77777777" w:rsidR="002A5EC1" w:rsidRDefault="002A5EC1" w:rsidP="006A3906"/>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9" o:spid="_x0000_s1030" type="#_x0000_t75" style="position:absolute;left:19050;top:5848350;width:7379335;height:13811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l7&#10;sU7EAAAA2wAAAA8AAABkcnMvZG93bnJldi54bWxEj1FrwjAUhd+F/Ydwhb3N1Apu64wiA5kyQez2&#10;A+6au6asuSlJtPXfL4Lg4+Gc8x3OYjXYVpzJh8axgukkA0FcOd1wreD7a/P0AiJEZI2tY1JwoQCr&#10;5cNogYV2PR/pXMZaJAiHAhWYGLtCylAZshgmriNO3q/zFmOSvpbaY5/gtpV5ls2lxYbTgsGO3g1V&#10;f+XJKig/dmb26X58v863z1k32+/CYa/U43hYv4GINMR7+NbeagX5K1y/pB8gl/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Al7sU7EAAAA2wAAAA8AAAAAAAAAAAAAAAAAnAIA&#10;AGRycy9kb3ducmV2LnhtbFBLBQYAAAAABAAEAPcAAACNAwAAAAA=&#10;">
                      <v:imagedata r:id="rId12" o:title=""/>
                      <v:path arrowok="t"/>
                    </v:shape>
                    <v:shapetype id="_x0000_t202" coordsize="21600,21600" o:spt="202" path="m0,0l0,21600,21600,21600,21600,0xe">
                      <v:stroke joinstyle="miter"/>
                      <v:path gradientshapeok="t" o:connecttype="rect"/>
                    </v:shapetype>
                    <v:shape id="Cuadro de texto 30" o:spid="_x0000_s1031" type="#_x0000_t202" style="position:absolute;left:10092;top:2531731;width:7429500;height:2171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VRajwQAA&#10;ANsAAAAPAAAAZHJzL2Rvd25yZXYueG1sRE9da8IwFH0X9h/CHexNUzdwpRpLEQdDkDEnDN8uzbWp&#10;NjddErX798vDwMfD+V6Ug+3ElXxoHSuYTjIQxLXTLTcK9l9v4xxEiMgaO8ek4JcClMuH0QIL7W78&#10;SdddbEQK4VCgAhNjX0gZakMWw8T1xIk7Om8xJugbqT3eUrjt5HOWzaTFllODwZ5Whurz7mIVvOYH&#10;bU5+M+y/t9WP+ehlt0ap1NPjUM1BRBriXfzvftcKXtL69CX9ALn8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xFUWo8EAAADbAAAADwAAAAAAAAAAAAAAAACXAgAAZHJzL2Rvd25y&#10;ZXYueG1sUEsFBgAAAAAEAAQA9QAAAIUDAAAAAA==&#10;" filled="f" stroked="f" strokeweight=".5pt">
                      <v:path arrowok="t"/>
                      <v:textbox>
                        <w:txbxContent>
                          <w:p w14:paraId="7CD294F9" w14:textId="77777777" w:rsidR="002A5EC1" w:rsidRDefault="002A5EC1" w:rsidP="006A3906">
                            <w:pPr>
                              <w:shd w:val="clear" w:color="auto" w:fill="70AD47" w:themeFill="accent6"/>
                              <w:jc w:val="right"/>
                              <w:rPr>
                                <w:b/>
                                <w:color w:val="FFFFFF" w:themeColor="background1"/>
                                <w:sz w:val="44"/>
                                <w:lang w:val="es-ES"/>
                              </w:rPr>
                            </w:pPr>
                            <w:r w:rsidRPr="009C59CD">
                              <w:rPr>
                                <w:b/>
                                <w:color w:val="FFFFFF" w:themeColor="background1"/>
                                <w:sz w:val="44"/>
                                <w:lang w:val="es-ES"/>
                              </w:rPr>
                              <w:t xml:space="preserve">DOCUMENTO DE </w:t>
                            </w:r>
                            <w:r>
                              <w:rPr>
                                <w:b/>
                                <w:color w:val="FFFFFF" w:themeColor="background1"/>
                                <w:sz w:val="44"/>
                                <w:lang w:val="es-ES"/>
                              </w:rPr>
                              <w:t>DEFINICIÓN DE REQUERIMIENTOS</w:t>
                            </w:r>
                          </w:p>
                          <w:p w14:paraId="6EFD65DE" w14:textId="039FE4C1" w:rsidR="002A5EC1" w:rsidRPr="0077092B" w:rsidRDefault="002A5EC1" w:rsidP="006A3906">
                            <w:pPr>
                              <w:shd w:val="clear" w:color="auto" w:fill="70AD47" w:themeFill="accent6"/>
                              <w:jc w:val="right"/>
                              <w:rPr>
                                <w:b/>
                                <w:color w:val="FFFFFF" w:themeColor="background1"/>
                                <w:sz w:val="44"/>
                                <w:lang w:val="es-ES"/>
                              </w:rPr>
                            </w:pPr>
                            <w:r w:rsidRPr="000C3692">
                              <w:rPr>
                                <w:b/>
                                <w:color w:val="FFFFFF" w:themeColor="background1"/>
                                <w:sz w:val="32"/>
                                <w:lang w:val="es-ES"/>
                              </w:rPr>
                              <w:t>ACTIVIDADES A01, A07 y A13</w:t>
                            </w:r>
                          </w:p>
                          <w:p w14:paraId="0A39DA22" w14:textId="77777777" w:rsidR="002A5EC1" w:rsidRPr="0077092B" w:rsidRDefault="002A5EC1" w:rsidP="006A3906">
                            <w:pPr>
                              <w:shd w:val="clear" w:color="auto" w:fill="70AD47" w:themeFill="accent6"/>
                              <w:jc w:val="right"/>
                              <w:rPr>
                                <w:b/>
                                <w:color w:val="FFFFFF" w:themeColor="background1"/>
                                <w:sz w:val="44"/>
                                <w:lang w:val="es-ES"/>
                              </w:rPr>
                            </w:pPr>
                          </w:p>
                          <w:p w14:paraId="6871EDCA" w14:textId="77777777" w:rsidR="002A5EC1" w:rsidRPr="0077092B" w:rsidRDefault="002A5EC1" w:rsidP="006A3906">
                            <w:pPr>
                              <w:shd w:val="clear" w:color="auto" w:fill="70AD47" w:themeFill="accent6"/>
                              <w:jc w:val="right"/>
                              <w:rPr>
                                <w:b/>
                                <w:color w:val="FFFFFF" w:themeColor="background1"/>
                                <w:lang w:val="es-ES"/>
                              </w:rPr>
                            </w:pPr>
                            <w:r w:rsidRPr="0077092B">
                              <w:rPr>
                                <w:rFonts w:eastAsia="Calibri"/>
                                <w:b/>
                                <w:color w:val="FFFFFF" w:themeColor="background1"/>
                                <w:lang w:val="es-ES"/>
                              </w:rPr>
                              <w:t>LogCloud</w:t>
                            </w:r>
                            <w:r w:rsidRPr="0077092B">
                              <w:rPr>
                                <w:b/>
                                <w:color w:val="FFFFFF" w:themeColor="background1"/>
                                <w:lang w:val="es-ES"/>
                              </w:rPr>
                              <w:t xml:space="preserve">: </w:t>
                            </w:r>
                            <w:r w:rsidRPr="0077092B">
                              <w:rPr>
                                <w:rFonts w:eastAsia="Calibri"/>
                                <w:b/>
                                <w:color w:val="FFFFFF" w:themeColor="background1"/>
                                <w:lang w:val="es-ES"/>
                              </w:rPr>
                              <w:t>Sistema</w:t>
                            </w:r>
                            <w:r w:rsidRPr="0077092B">
                              <w:rPr>
                                <w:b/>
                                <w:color w:val="FFFFFF" w:themeColor="background1"/>
                                <w:lang w:val="es-ES"/>
                              </w:rPr>
                              <w:t xml:space="preserve"> </w:t>
                            </w:r>
                            <w:r w:rsidRPr="0077092B">
                              <w:rPr>
                                <w:rFonts w:eastAsia="Calibri"/>
                                <w:b/>
                                <w:color w:val="FFFFFF" w:themeColor="background1"/>
                                <w:lang w:val="es-ES"/>
                              </w:rPr>
                              <w:t>inteligente</w:t>
                            </w:r>
                            <w:r w:rsidRPr="0077092B">
                              <w:rPr>
                                <w:b/>
                                <w:color w:val="FFFFFF" w:themeColor="background1"/>
                                <w:lang w:val="es-ES"/>
                              </w:rPr>
                              <w:t xml:space="preserve"> </w:t>
                            </w:r>
                            <w:r w:rsidRPr="0077092B">
                              <w:rPr>
                                <w:rFonts w:eastAsia="Calibri"/>
                                <w:b/>
                                <w:color w:val="FFFFFF" w:themeColor="background1"/>
                                <w:lang w:val="es-ES"/>
                              </w:rPr>
                              <w:t>de</w:t>
                            </w:r>
                            <w:r w:rsidRPr="0077092B">
                              <w:rPr>
                                <w:b/>
                                <w:color w:val="FFFFFF" w:themeColor="background1"/>
                                <w:lang w:val="es-ES"/>
                              </w:rPr>
                              <w:t xml:space="preserve"> </w:t>
                            </w:r>
                            <w:r w:rsidRPr="0077092B">
                              <w:rPr>
                                <w:rFonts w:eastAsia="Calibri"/>
                                <w:b/>
                                <w:color w:val="FFFFFF" w:themeColor="background1"/>
                                <w:lang w:val="es-ES"/>
                              </w:rPr>
                              <w:t>planeación</w:t>
                            </w:r>
                            <w:r w:rsidRPr="0077092B">
                              <w:rPr>
                                <w:b/>
                                <w:color w:val="FFFFFF" w:themeColor="background1"/>
                                <w:lang w:val="es-ES"/>
                              </w:rPr>
                              <w:t xml:space="preserve"> </w:t>
                            </w:r>
                            <w:r w:rsidRPr="0077092B">
                              <w:rPr>
                                <w:rFonts w:eastAsia="Calibri"/>
                                <w:b/>
                                <w:color w:val="FFFFFF" w:themeColor="background1"/>
                                <w:lang w:val="es-ES"/>
                              </w:rPr>
                              <w:t>de</w:t>
                            </w:r>
                            <w:r w:rsidRPr="0077092B">
                              <w:rPr>
                                <w:b/>
                                <w:color w:val="FFFFFF" w:themeColor="background1"/>
                                <w:lang w:val="es-ES"/>
                              </w:rPr>
                              <w:t xml:space="preserve"> </w:t>
                            </w:r>
                            <w:r w:rsidRPr="0077092B">
                              <w:rPr>
                                <w:rFonts w:eastAsia="Calibri"/>
                                <w:b/>
                                <w:color w:val="FFFFFF" w:themeColor="background1"/>
                                <w:lang w:val="es-ES"/>
                              </w:rPr>
                              <w:t>transporte</w:t>
                            </w:r>
                            <w:r w:rsidRPr="0077092B">
                              <w:rPr>
                                <w:b/>
                                <w:color w:val="FFFFFF" w:themeColor="background1"/>
                                <w:lang w:val="es-ES"/>
                              </w:rPr>
                              <w:t xml:space="preserve"> </w:t>
                            </w:r>
                            <w:r w:rsidRPr="0077092B">
                              <w:rPr>
                                <w:rFonts w:eastAsia="Calibri"/>
                                <w:b/>
                                <w:color w:val="FFFFFF" w:themeColor="background1"/>
                                <w:lang w:val="es-ES"/>
                              </w:rPr>
                              <w:t>de</w:t>
                            </w:r>
                            <w:r w:rsidRPr="0077092B">
                              <w:rPr>
                                <w:b/>
                                <w:color w:val="FFFFFF" w:themeColor="background1"/>
                                <w:lang w:val="es-ES"/>
                              </w:rPr>
                              <w:t xml:space="preserve"> </w:t>
                            </w:r>
                            <w:r w:rsidRPr="0077092B">
                              <w:rPr>
                                <w:rFonts w:eastAsia="Calibri"/>
                                <w:b/>
                                <w:color w:val="FFFFFF" w:themeColor="background1"/>
                                <w:lang w:val="es-ES"/>
                              </w:rPr>
                              <w:t>carga</w:t>
                            </w:r>
                            <w:r w:rsidRPr="0077092B">
                              <w:rPr>
                                <w:b/>
                                <w:color w:val="FFFFFF" w:themeColor="background1"/>
                                <w:lang w:val="es-ES"/>
                              </w:rPr>
                              <w:t xml:space="preserve"> </w:t>
                            </w:r>
                            <w:r w:rsidRPr="0077092B">
                              <w:rPr>
                                <w:rFonts w:eastAsia="Calibri"/>
                                <w:b/>
                                <w:color w:val="FFFFFF" w:themeColor="background1"/>
                                <w:lang w:val="es-ES"/>
                              </w:rPr>
                              <w:t>en</w:t>
                            </w:r>
                            <w:r w:rsidRPr="0077092B">
                              <w:rPr>
                                <w:b/>
                                <w:color w:val="FFFFFF" w:themeColor="background1"/>
                                <w:lang w:val="es-ES"/>
                              </w:rPr>
                              <w:t xml:space="preserve"> </w:t>
                            </w:r>
                            <w:r w:rsidRPr="0077092B">
                              <w:rPr>
                                <w:rFonts w:eastAsia="Calibri"/>
                                <w:b/>
                                <w:color w:val="FFFFFF" w:themeColor="background1"/>
                                <w:lang w:val="es-ES"/>
                              </w:rPr>
                              <w:t>la</w:t>
                            </w:r>
                            <w:r w:rsidRPr="0077092B">
                              <w:rPr>
                                <w:b/>
                                <w:color w:val="FFFFFF" w:themeColor="background1"/>
                                <w:lang w:val="es-ES"/>
                              </w:rPr>
                              <w:t xml:space="preserve"> </w:t>
                            </w:r>
                            <w:r w:rsidRPr="0077092B">
                              <w:rPr>
                                <w:rFonts w:eastAsia="Calibri"/>
                                <w:b/>
                                <w:color w:val="FFFFFF" w:themeColor="background1"/>
                                <w:lang w:val="es-ES"/>
                              </w:rPr>
                              <w:t>nube</w:t>
                            </w:r>
                            <w:r w:rsidRPr="0077092B">
                              <w:rPr>
                                <w:b/>
                                <w:color w:val="FFFFFF" w:themeColor="background1"/>
                                <w:lang w:val="es-ES"/>
                              </w:rPr>
                              <w:t>.</w:t>
                            </w:r>
                          </w:p>
                          <w:p w14:paraId="75BC5B5C" w14:textId="77777777" w:rsidR="002A5EC1" w:rsidRPr="0077092B" w:rsidRDefault="002A5EC1" w:rsidP="006A3906">
                            <w:pPr>
                              <w:shd w:val="clear" w:color="auto" w:fill="70AD47" w:themeFill="accent6"/>
                              <w:jc w:val="right"/>
                              <w:rPr>
                                <w:b/>
                                <w:color w:val="FFFFFF" w:themeColor="background1"/>
                                <w:lang w:val="es-ES"/>
                              </w:rPr>
                            </w:pPr>
                          </w:p>
                          <w:p w14:paraId="5609D7B9" w14:textId="77777777" w:rsidR="002A5EC1" w:rsidRPr="0077092B" w:rsidRDefault="002A5EC1" w:rsidP="006A3906">
                            <w:pPr>
                              <w:shd w:val="clear" w:color="auto" w:fill="70AD47" w:themeFill="accent6"/>
                              <w:jc w:val="right"/>
                              <w:rPr>
                                <w:b/>
                                <w:color w:val="FFFFFF" w:themeColor="background1"/>
                                <w:lang w:val="es-ES"/>
                              </w:rPr>
                            </w:pPr>
                          </w:p>
                          <w:p w14:paraId="52A5C56C" w14:textId="77777777" w:rsidR="002A5EC1" w:rsidRPr="0077092B" w:rsidRDefault="002A5EC1" w:rsidP="006A3906">
                            <w:pPr>
                              <w:shd w:val="clear" w:color="auto" w:fill="70AD47" w:themeFill="accent6"/>
                              <w:jc w:val="right"/>
                              <w:rPr>
                                <w:b/>
                                <w:color w:val="FFFFFF" w:themeColor="background1"/>
                                <w:lang w:val="es-ES"/>
                              </w:rPr>
                            </w:pPr>
                            <w:r w:rsidRPr="0077092B">
                              <w:rPr>
                                <w:rFonts w:eastAsia="Calibri"/>
                                <w:b/>
                                <w:color w:val="FFFFFF" w:themeColor="background1"/>
                                <w:lang w:val="es-ES"/>
                              </w:rPr>
                              <w:t>Convocatoria</w:t>
                            </w:r>
                            <w:r w:rsidRPr="0077092B">
                              <w:rPr>
                                <w:b/>
                                <w:color w:val="FFFFFF" w:themeColor="background1"/>
                                <w:lang w:val="es-ES"/>
                              </w:rPr>
                              <w:t xml:space="preserve"> </w:t>
                            </w:r>
                            <w:r w:rsidRPr="0077092B">
                              <w:rPr>
                                <w:rFonts w:eastAsia="Calibri"/>
                                <w:b/>
                                <w:color w:val="FFFFFF" w:themeColor="background1"/>
                                <w:lang w:val="es-ES"/>
                              </w:rPr>
                              <w:t>Especialización</w:t>
                            </w:r>
                            <w:r w:rsidRPr="0077092B">
                              <w:rPr>
                                <w:b/>
                                <w:color w:val="FFFFFF" w:themeColor="background1"/>
                                <w:lang w:val="es-ES"/>
                              </w:rPr>
                              <w:t xml:space="preserve"> </w:t>
                            </w:r>
                            <w:r w:rsidRPr="0077092B">
                              <w:rPr>
                                <w:rFonts w:eastAsia="Calibri"/>
                                <w:b/>
                                <w:color w:val="FFFFFF" w:themeColor="background1"/>
                                <w:lang w:val="es-ES"/>
                              </w:rPr>
                              <w:t>Regional</w:t>
                            </w:r>
                            <w:r w:rsidRPr="0077092B">
                              <w:rPr>
                                <w:b/>
                                <w:color w:val="FFFFFF" w:themeColor="background1"/>
                                <w:lang w:val="es-ES"/>
                              </w:rPr>
                              <w:t xml:space="preserve"> </w:t>
                            </w:r>
                            <w:r w:rsidRPr="0077092B">
                              <w:rPr>
                                <w:rFonts w:eastAsia="Calibri"/>
                                <w:b/>
                                <w:color w:val="FFFFFF" w:themeColor="background1"/>
                                <w:lang w:val="es-ES"/>
                              </w:rPr>
                              <w:t>Inteligente</w:t>
                            </w:r>
                            <w:r w:rsidRPr="0077092B">
                              <w:rPr>
                                <w:b/>
                                <w:color w:val="FFFFFF" w:themeColor="background1"/>
                                <w:lang w:val="es-ES"/>
                              </w:rPr>
                              <w:t xml:space="preserve"> 741 </w:t>
                            </w:r>
                            <w:r w:rsidRPr="0077092B">
                              <w:rPr>
                                <w:rFonts w:eastAsia="Calibri"/>
                                <w:b/>
                                <w:color w:val="FFFFFF" w:themeColor="background1"/>
                                <w:lang w:val="es-ES"/>
                              </w:rPr>
                              <w:t>de</w:t>
                            </w:r>
                            <w:r w:rsidRPr="0077092B">
                              <w:rPr>
                                <w:b/>
                                <w:color w:val="FFFFFF" w:themeColor="background1"/>
                                <w:lang w:val="es-ES"/>
                              </w:rPr>
                              <w:t xml:space="preserve"> 2015.</w:t>
                            </w:r>
                          </w:p>
                          <w:p w14:paraId="3C93ABAF" w14:textId="77777777" w:rsidR="002A5EC1" w:rsidRPr="0077092B" w:rsidRDefault="002A5EC1" w:rsidP="006A3906">
                            <w:pPr>
                              <w:shd w:val="clear" w:color="auto" w:fill="70AD47" w:themeFill="accent6"/>
                              <w:jc w:val="right"/>
                              <w:rPr>
                                <w:b/>
                                <w:color w:val="FFFFFF" w:themeColor="background1"/>
                                <w:lang w:val="es-ES"/>
                              </w:rPr>
                            </w:pPr>
                            <w:r w:rsidRPr="0077092B">
                              <w:rPr>
                                <w:rFonts w:eastAsia="Calibri"/>
                                <w:b/>
                                <w:color w:val="FFFFFF" w:themeColor="background1"/>
                                <w:lang w:val="es-ES"/>
                              </w:rPr>
                              <w:t>Contrato</w:t>
                            </w:r>
                            <w:r w:rsidRPr="0077092B">
                              <w:rPr>
                                <w:b/>
                                <w:color w:val="FFFFFF" w:themeColor="background1"/>
                                <w:lang w:val="es-ES"/>
                              </w:rPr>
                              <w:t xml:space="preserve"> </w:t>
                            </w:r>
                            <w:r w:rsidRPr="0077092B">
                              <w:rPr>
                                <w:rFonts w:eastAsia="Calibri"/>
                                <w:b/>
                                <w:color w:val="FFFFFF" w:themeColor="background1"/>
                                <w:lang w:val="es-ES"/>
                              </w:rPr>
                              <w:t>No</w:t>
                            </w:r>
                            <w:r w:rsidRPr="0077092B">
                              <w:rPr>
                                <w:b/>
                                <w:color w:val="FFFFFF" w:themeColor="background1"/>
                                <w:lang w:val="es-ES"/>
                              </w:rPr>
                              <w:t>. 396 – 2016</w:t>
                            </w:r>
                          </w:p>
                          <w:p w14:paraId="082E1E30" w14:textId="77777777" w:rsidR="002A5EC1" w:rsidRPr="0077092B" w:rsidRDefault="002A5EC1" w:rsidP="006A3906">
                            <w:pPr>
                              <w:shd w:val="clear" w:color="auto" w:fill="70AD47" w:themeFill="accent6"/>
                              <w:rPr>
                                <w:b/>
                                <w:color w:val="FFFFFF" w:themeColor="background1"/>
                                <w:lang w:val="es-ES"/>
                              </w:rPr>
                            </w:pPr>
                          </w:p>
                          <w:p w14:paraId="6C48C118" w14:textId="77777777" w:rsidR="002A5EC1" w:rsidRPr="0077092B" w:rsidRDefault="002A5EC1" w:rsidP="006A3906">
                            <w:pPr>
                              <w:shd w:val="clear" w:color="auto" w:fill="70AD47" w:themeFill="accent6"/>
                              <w:rPr>
                                <w:b/>
                                <w:color w:val="FFFFFF" w:themeColor="background1"/>
                              </w:rPr>
                            </w:pPr>
                          </w:p>
                          <w:p w14:paraId="3E24B59F" w14:textId="77777777" w:rsidR="002A5EC1" w:rsidRPr="009C59CD" w:rsidRDefault="002A5EC1" w:rsidP="006A3906">
                            <w:pPr>
                              <w:shd w:val="clear" w:color="auto" w:fill="70AD47" w:themeFill="accent6"/>
                              <w:jc w:val="right"/>
                              <w:rPr>
                                <w:b/>
                                <w:color w:val="FFFFFF" w:themeColor="background1"/>
                                <w:sz w:val="44"/>
                              </w:rPr>
                            </w:pPr>
                          </w:p>
                          <w:p w14:paraId="21587100" w14:textId="77777777" w:rsidR="002A5EC1" w:rsidRPr="00E77AD4" w:rsidRDefault="002A5EC1" w:rsidP="006A3906">
                            <w:pPr>
                              <w:shd w:val="clear" w:color="auto" w:fill="70AD47" w:themeFill="accent6"/>
                              <w:jc w:val="right"/>
                              <w:rPr>
                                <w:b/>
                                <w:color w:val="FFFFFF" w:themeColor="background1"/>
                                <w:sz w:val="44"/>
                              </w:rPr>
                            </w:pPr>
                          </w:p>
                        </w:txbxContent>
                      </v:textbox>
                    </v:shape>
                    <v:shape id="Imagen 31" o:spid="_x0000_s1032" type="#_x0000_t75" style="position:absolute;left:19050;top:8477250;width:7487920;height:3930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4z&#10;AO7AAAAA2wAAAA8AAABkcnMvZG93bnJldi54bWxEj0GLwjAUhO8L/ofwBG9rqsIi1ShikRU8qRU8&#10;PppnU2xeSpO19d+bBcHjMDPfMMt1b2vxoNZXjhVMxgkI4sLpiksF+Xn3PQfhA7LG2jEpeJKH9Wrw&#10;tcRUu46P9DiFUkQI+xQVmBCaVEpfGLLox64hjt7NtRZDlG0pdYtdhNtaTpPkR1qsOC4YbGhrqLif&#10;/qyCDLfZJfgu+7V5fjX1YerxaJUaDfvNAkSgPnzC7/ZeK5hN4P9L/AFy9QI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njMA7sAAAADbAAAADwAAAAAAAAAAAAAAAACcAgAAZHJz&#10;L2Rvd25yZXYueG1sUEsFBgAAAAAEAAQA9wAAAIkDAAAAAA==&#10;">
                      <v:imagedata r:id="rId13" o:title=""/>
                      <v:path arrowok="t"/>
                    </v:shape>
                    <v:shape id="Imagen 1" o:spid="_x0000_s1033" type="#_x0000_t75" style="position:absolute;left:361950;top:361950;width:2040255;height:62357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nq&#10;oVTDAAAA2wAAAA8AAABkcnMvZG93bnJldi54bWxEj0FrAjEUhO+F/ofwCt5qtgpVt0YpC6Knwqot&#10;Hh+b183i5mXZRI3/3giCx2FmvmHmy2hbcabeN44VfAwzEMSV0w3XCva71fsUhA/IGlvHpOBKHpaL&#10;15c55tpduKTzNtQiQdjnqMCE0OVS+sqQRT90HXHy/l1vMSTZ11L3eElw28pRln1Kiw2nBYMdFYaq&#10;4/ZkFcRj54vNYVL+zsr4Z+p2XdifsVKDt/j9BSJQDM/wo73RCsYjuH9JP0Aubg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yeqhVMMAAADbAAAADwAAAAAAAAAAAAAAAACcAgAA&#10;ZHJzL2Rvd25yZXYueG1sUEsFBgAAAAAEAAQA9wAAAIwDAAAAAA==&#10;">
                      <v:imagedata r:id="rId14" o:title="" gain="19661f" blacklevel="22938f"/>
                      <v:path arrowok="t"/>
                    </v:shape>
                    <v:shape id="Imagen 33" o:spid="_x0000_s1034" type="#_x0000_t75" style="position:absolute;left:1390650;top:7448550;width:4737100;height:7366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Nh&#10;HvDFAAAA2wAAAA8AAABkcnMvZG93bnJldi54bWxEj0trwzAQhO+F/gexhd4S2c6D4kYJbaDFhxzy&#10;IuettbVNrJUjqYnz76NAoMdhZr5hZovetOJMzjeWFaTDBARxaXXDlYL97mvwBsIHZI2tZVJwJQ+L&#10;+fPTDHNtL7yh8zZUIkLY56igDqHLpfRlTQb90HbE0fu1zmCI0lVSO7xEuGllliRTabDhuFBjR8ua&#10;yuP2zyj4OU3G6+/DQY+LzyxzRZse96tUqdeX/uMdRKA+/Icf7UIrGI3g/iX+ADm/AQ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DYR7wxQAAANsAAAAPAAAAAAAAAAAAAAAAAJwC&#10;AABkcnMvZG93bnJldi54bWxQSwUGAAAAAAQABAD3AAAAjgMAAAAA&#10;">
                      <v:imagedata r:id="rId15" o:title=""/>
                      <v:path arrowok="t"/>
                    </v:shape>
                    <v:rect id="Rectángulo 34" o:spid="_x0000_s1035" style="position:absolute;top:8248650;width:7376160;height:4508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6hg9wwAA&#10;ANsAAAAPAAAAZHJzL2Rvd25yZXYueG1sRI9BawIxFITvgv8hPKE3zdouRVajiGCxFBSt6PWxeW4W&#10;Ny9LEnX77xuh0OMwM98ws0VnG3EnH2rHCsajDARx6XTNlYLj93o4AREissbGMSn4oQCLeb83w0K7&#10;B+/pfoiVSBAOBSowMbaFlKE0ZDGMXEucvIvzFmOSvpLa4yPBbSNfs+xdWqw5LRhsaWWovB5uVkG9&#10;X36cJ1/n02e1irm5bnc5+51SL4NuOQURqYv/4b/2Rit4y+H5Jf0AOf8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G6hg9wwAAANsAAAAPAAAAAAAAAAAAAAAAAJcCAABkcnMvZG93&#10;bnJldi54bWxQSwUGAAAAAAQABAD1AAAAhwMAAAAA&#10;" fillcolor="#70ad47 [3209]" stroked="f" strokeweight="1pt">
                      <v:path arrowok="t"/>
                      <v:textbox inset="21.6pt,,21.6pt">
                        <w:txbxContent>
                          <w:p w14:paraId="1D9E524B" w14:textId="77777777" w:rsidR="002A5EC1" w:rsidRDefault="002A5EC1" w:rsidP="006A3906"/>
                        </w:txbxContent>
                      </v:textbox>
                    </v:rect>
                    <w10:wrap type="through"/>
                  </v:group>
                </w:pict>
              </mc:Fallback>
            </mc:AlternateContent>
          </w:r>
        </w:p>
      </w:sdtContent>
    </w:sdt>
    <w:sdt>
      <w:sdtPr>
        <w:rPr>
          <w:rFonts w:ascii="Helvetica Light" w:eastAsiaTheme="minorHAnsi" w:hAnsi="Helvetica Light" w:cstheme="minorBidi"/>
          <w:bCs w:val="0"/>
          <w:color w:val="auto"/>
          <w:sz w:val="24"/>
          <w:szCs w:val="24"/>
          <w:lang w:val="es-ES"/>
        </w:rPr>
        <w:id w:val="90517914"/>
        <w:docPartObj>
          <w:docPartGallery w:val="Table of Contents"/>
          <w:docPartUnique/>
        </w:docPartObj>
      </w:sdtPr>
      <w:sdtEndPr>
        <w:rPr>
          <w:rFonts w:ascii="Helvetica" w:hAnsi="Helvetica" w:cs="Times New Roman"/>
          <w:b/>
          <w:sz w:val="28"/>
        </w:rPr>
      </w:sdtEndPr>
      <w:sdtContent>
        <w:p w14:paraId="1AA61C8E" w14:textId="2B3217C8" w:rsidR="00F57AF1" w:rsidRPr="00B30A26" w:rsidRDefault="00F47976" w:rsidP="000C0749">
          <w:pPr>
            <w:pStyle w:val="TOCHeading"/>
            <w:rPr>
              <w:lang w:val="es-ES"/>
            </w:rPr>
          </w:pPr>
          <w:r w:rsidRPr="00B30A26">
            <w:rPr>
              <w:lang w:val="es-ES"/>
            </w:rPr>
            <w:t>Tabla de contenidos</w:t>
          </w:r>
        </w:p>
        <w:p w14:paraId="73A4CBBC" w14:textId="77777777" w:rsidR="00515FE7" w:rsidRDefault="0078629B">
          <w:pPr>
            <w:pStyle w:val="TOC1"/>
            <w:rPr>
              <w:ins w:id="0" w:author="felipe campo" w:date="2018-07-04T11:15:00Z"/>
              <w:rFonts w:eastAsiaTheme="minorEastAsia" w:cstheme="minorBidi"/>
              <w:b w:val="0"/>
              <w:bCs w:val="0"/>
              <w:caps w:val="0"/>
              <w:noProof/>
              <w:sz w:val="24"/>
              <w:szCs w:val="24"/>
              <w:u w:val="none"/>
            </w:rPr>
          </w:pPr>
          <w:r w:rsidRPr="00B30A26">
            <w:rPr>
              <w:rFonts w:ascii="Helvetica" w:hAnsi="Helvetica"/>
              <w:lang w:val="es-ES"/>
            </w:rPr>
            <w:fldChar w:fldCharType="begin"/>
          </w:r>
          <w:r w:rsidRPr="00B30A26">
            <w:rPr>
              <w:rFonts w:ascii="Helvetica" w:hAnsi="Helvetica"/>
              <w:lang w:val="es-ES"/>
            </w:rPr>
            <w:instrText xml:space="preserve"> TOC \o "1-5" </w:instrText>
          </w:r>
          <w:r w:rsidRPr="00B30A26">
            <w:rPr>
              <w:rFonts w:ascii="Helvetica" w:hAnsi="Helvetica"/>
              <w:lang w:val="es-ES"/>
            </w:rPr>
            <w:fldChar w:fldCharType="separate"/>
          </w:r>
          <w:ins w:id="1" w:author="felipe campo" w:date="2018-07-04T11:15:00Z">
            <w:r w:rsidR="00515FE7" w:rsidRPr="00AE2AD7">
              <w:rPr>
                <w:noProof/>
                <w:lang w:val="es-ES"/>
              </w:rPr>
              <w:t>1.</w:t>
            </w:r>
            <w:r w:rsidR="00515FE7">
              <w:rPr>
                <w:rFonts w:eastAsiaTheme="minorEastAsia" w:cstheme="minorBidi"/>
                <w:b w:val="0"/>
                <w:bCs w:val="0"/>
                <w:caps w:val="0"/>
                <w:noProof/>
                <w:sz w:val="24"/>
                <w:szCs w:val="24"/>
                <w:u w:val="none"/>
              </w:rPr>
              <w:tab/>
            </w:r>
            <w:r w:rsidR="00515FE7" w:rsidRPr="00AE2AD7">
              <w:rPr>
                <w:noProof/>
                <w:lang w:val="es-ES"/>
              </w:rPr>
              <w:t>Introducción</w:t>
            </w:r>
            <w:r w:rsidR="00515FE7">
              <w:rPr>
                <w:noProof/>
              </w:rPr>
              <w:tab/>
            </w:r>
            <w:r w:rsidR="00515FE7">
              <w:rPr>
                <w:noProof/>
              </w:rPr>
              <w:fldChar w:fldCharType="begin"/>
            </w:r>
            <w:r w:rsidR="00515FE7">
              <w:rPr>
                <w:noProof/>
              </w:rPr>
              <w:instrText xml:space="preserve"> PAGEREF _Toc518466243 \h </w:instrText>
            </w:r>
            <w:r w:rsidR="00515FE7">
              <w:rPr>
                <w:noProof/>
              </w:rPr>
            </w:r>
          </w:ins>
          <w:r w:rsidR="00515FE7">
            <w:rPr>
              <w:noProof/>
            </w:rPr>
            <w:fldChar w:fldCharType="separate"/>
          </w:r>
          <w:ins w:id="2" w:author="felipe campo" w:date="2018-07-04T11:15:00Z">
            <w:r w:rsidR="00515FE7">
              <w:rPr>
                <w:noProof/>
              </w:rPr>
              <w:t>5</w:t>
            </w:r>
            <w:r w:rsidR="00515FE7">
              <w:rPr>
                <w:noProof/>
              </w:rPr>
              <w:fldChar w:fldCharType="end"/>
            </w:r>
          </w:ins>
        </w:p>
        <w:p w14:paraId="1428CF1B" w14:textId="77777777" w:rsidR="00515FE7" w:rsidRDefault="00515FE7">
          <w:pPr>
            <w:pStyle w:val="TOC1"/>
            <w:rPr>
              <w:ins w:id="3" w:author="felipe campo" w:date="2018-07-04T11:15:00Z"/>
              <w:rFonts w:eastAsiaTheme="minorEastAsia" w:cstheme="minorBidi"/>
              <w:b w:val="0"/>
              <w:bCs w:val="0"/>
              <w:caps w:val="0"/>
              <w:noProof/>
              <w:sz w:val="24"/>
              <w:szCs w:val="24"/>
              <w:u w:val="none"/>
            </w:rPr>
          </w:pPr>
          <w:ins w:id="4" w:author="felipe campo" w:date="2018-07-04T11:15:00Z">
            <w:r w:rsidRPr="00AE2AD7">
              <w:rPr>
                <w:noProof/>
                <w:lang w:val="es-ES"/>
              </w:rPr>
              <w:t>2.</w:t>
            </w:r>
            <w:r>
              <w:rPr>
                <w:rFonts w:eastAsiaTheme="minorEastAsia" w:cstheme="minorBidi"/>
                <w:b w:val="0"/>
                <w:bCs w:val="0"/>
                <w:caps w:val="0"/>
                <w:noProof/>
                <w:sz w:val="24"/>
                <w:szCs w:val="24"/>
                <w:u w:val="none"/>
              </w:rPr>
              <w:tab/>
            </w:r>
            <w:r w:rsidRPr="00AE2AD7">
              <w:rPr>
                <w:noProof/>
                <w:lang w:val="es-ES"/>
              </w:rPr>
              <w:t>Alcance.</w:t>
            </w:r>
            <w:r>
              <w:rPr>
                <w:noProof/>
              </w:rPr>
              <w:tab/>
            </w:r>
            <w:r>
              <w:rPr>
                <w:noProof/>
              </w:rPr>
              <w:fldChar w:fldCharType="begin"/>
            </w:r>
            <w:r>
              <w:rPr>
                <w:noProof/>
              </w:rPr>
              <w:instrText xml:space="preserve"> PAGEREF _Toc518466244 \h </w:instrText>
            </w:r>
            <w:r>
              <w:rPr>
                <w:noProof/>
              </w:rPr>
            </w:r>
          </w:ins>
          <w:r>
            <w:rPr>
              <w:noProof/>
            </w:rPr>
            <w:fldChar w:fldCharType="separate"/>
          </w:r>
          <w:ins w:id="5" w:author="felipe campo" w:date="2018-07-04T11:15:00Z">
            <w:r>
              <w:rPr>
                <w:noProof/>
              </w:rPr>
              <w:t>6</w:t>
            </w:r>
            <w:r>
              <w:rPr>
                <w:noProof/>
              </w:rPr>
              <w:fldChar w:fldCharType="end"/>
            </w:r>
          </w:ins>
        </w:p>
        <w:p w14:paraId="7C9DF02F" w14:textId="77777777" w:rsidR="00515FE7" w:rsidRDefault="00515FE7">
          <w:pPr>
            <w:pStyle w:val="TOC1"/>
            <w:rPr>
              <w:ins w:id="6" w:author="felipe campo" w:date="2018-07-04T11:15:00Z"/>
              <w:rFonts w:eastAsiaTheme="minorEastAsia" w:cstheme="minorBidi"/>
              <w:b w:val="0"/>
              <w:bCs w:val="0"/>
              <w:caps w:val="0"/>
              <w:noProof/>
              <w:sz w:val="24"/>
              <w:szCs w:val="24"/>
              <w:u w:val="none"/>
            </w:rPr>
          </w:pPr>
          <w:ins w:id="7" w:author="felipe campo" w:date="2018-07-04T11:15:00Z">
            <w:r w:rsidRPr="00AE2AD7">
              <w:rPr>
                <w:noProof/>
                <w:lang w:val="es-ES"/>
              </w:rPr>
              <w:t>3.</w:t>
            </w:r>
            <w:r>
              <w:rPr>
                <w:rFonts w:eastAsiaTheme="minorEastAsia" w:cstheme="minorBidi"/>
                <w:b w:val="0"/>
                <w:bCs w:val="0"/>
                <w:caps w:val="0"/>
                <w:noProof/>
                <w:sz w:val="24"/>
                <w:szCs w:val="24"/>
                <w:u w:val="none"/>
              </w:rPr>
              <w:tab/>
            </w:r>
            <w:r w:rsidRPr="00AE2AD7">
              <w:rPr>
                <w:noProof/>
                <w:lang w:val="es-ES"/>
              </w:rPr>
              <w:t>Requisitos del Sistema LogCloud</w:t>
            </w:r>
            <w:r>
              <w:rPr>
                <w:noProof/>
              </w:rPr>
              <w:tab/>
            </w:r>
            <w:r>
              <w:rPr>
                <w:noProof/>
              </w:rPr>
              <w:fldChar w:fldCharType="begin"/>
            </w:r>
            <w:r>
              <w:rPr>
                <w:noProof/>
              </w:rPr>
              <w:instrText xml:space="preserve"> PAGEREF _Toc518466245 \h </w:instrText>
            </w:r>
            <w:r>
              <w:rPr>
                <w:noProof/>
              </w:rPr>
            </w:r>
          </w:ins>
          <w:r>
            <w:rPr>
              <w:noProof/>
            </w:rPr>
            <w:fldChar w:fldCharType="separate"/>
          </w:r>
          <w:ins w:id="8" w:author="felipe campo" w:date="2018-07-04T11:15:00Z">
            <w:r>
              <w:rPr>
                <w:noProof/>
              </w:rPr>
              <w:t>8</w:t>
            </w:r>
            <w:r>
              <w:rPr>
                <w:noProof/>
              </w:rPr>
              <w:fldChar w:fldCharType="end"/>
            </w:r>
          </w:ins>
        </w:p>
        <w:p w14:paraId="52142FD0" w14:textId="77777777" w:rsidR="00515FE7" w:rsidRDefault="00515FE7">
          <w:pPr>
            <w:pStyle w:val="TOC2"/>
            <w:tabs>
              <w:tab w:val="left" w:pos="522"/>
              <w:tab w:val="right" w:leader="dot" w:pos="9350"/>
            </w:tabs>
            <w:rPr>
              <w:ins w:id="9" w:author="felipe campo" w:date="2018-07-04T11:15:00Z"/>
              <w:rFonts w:eastAsiaTheme="minorEastAsia" w:cstheme="minorBidi"/>
              <w:b w:val="0"/>
              <w:bCs w:val="0"/>
              <w:smallCaps w:val="0"/>
              <w:noProof/>
              <w:sz w:val="24"/>
              <w:szCs w:val="24"/>
            </w:rPr>
          </w:pPr>
          <w:ins w:id="10" w:author="felipe campo" w:date="2018-07-04T11:15:00Z">
            <w:r w:rsidRPr="00AE2AD7">
              <w:rPr>
                <w:noProof/>
                <w:lang w:val="es-ES"/>
              </w:rPr>
              <w:t>3.1</w:t>
            </w:r>
            <w:r>
              <w:rPr>
                <w:rFonts w:eastAsiaTheme="minorEastAsia" w:cstheme="minorBidi"/>
                <w:b w:val="0"/>
                <w:bCs w:val="0"/>
                <w:smallCaps w:val="0"/>
                <w:noProof/>
                <w:sz w:val="24"/>
                <w:szCs w:val="24"/>
              </w:rPr>
              <w:tab/>
            </w:r>
            <w:r w:rsidRPr="00AE2AD7">
              <w:rPr>
                <w:noProof/>
                <w:lang w:val="es-ES"/>
              </w:rPr>
              <w:t>Actores del Sistema</w:t>
            </w:r>
            <w:r>
              <w:rPr>
                <w:noProof/>
              </w:rPr>
              <w:tab/>
            </w:r>
            <w:r>
              <w:rPr>
                <w:noProof/>
              </w:rPr>
              <w:fldChar w:fldCharType="begin"/>
            </w:r>
            <w:r>
              <w:rPr>
                <w:noProof/>
              </w:rPr>
              <w:instrText xml:space="preserve"> PAGEREF _Toc518466246 \h </w:instrText>
            </w:r>
            <w:r>
              <w:rPr>
                <w:noProof/>
              </w:rPr>
            </w:r>
          </w:ins>
          <w:r>
            <w:rPr>
              <w:noProof/>
            </w:rPr>
            <w:fldChar w:fldCharType="separate"/>
          </w:r>
          <w:ins w:id="11" w:author="felipe campo" w:date="2018-07-04T11:15:00Z">
            <w:r>
              <w:rPr>
                <w:noProof/>
              </w:rPr>
              <w:t>11</w:t>
            </w:r>
            <w:r>
              <w:rPr>
                <w:noProof/>
              </w:rPr>
              <w:fldChar w:fldCharType="end"/>
            </w:r>
          </w:ins>
        </w:p>
        <w:p w14:paraId="6B7B1866" w14:textId="77777777" w:rsidR="00515FE7" w:rsidRDefault="00515FE7">
          <w:pPr>
            <w:pStyle w:val="TOC2"/>
            <w:tabs>
              <w:tab w:val="left" w:pos="522"/>
              <w:tab w:val="right" w:leader="dot" w:pos="9350"/>
            </w:tabs>
            <w:rPr>
              <w:ins w:id="12" w:author="felipe campo" w:date="2018-07-04T11:15:00Z"/>
              <w:rFonts w:eastAsiaTheme="minorEastAsia" w:cstheme="minorBidi"/>
              <w:b w:val="0"/>
              <w:bCs w:val="0"/>
              <w:smallCaps w:val="0"/>
              <w:noProof/>
              <w:sz w:val="24"/>
              <w:szCs w:val="24"/>
            </w:rPr>
          </w:pPr>
          <w:ins w:id="13" w:author="felipe campo" w:date="2018-07-04T11:15:00Z">
            <w:r w:rsidRPr="00AE2AD7">
              <w:rPr>
                <w:noProof/>
                <w:lang w:val="es-ES"/>
              </w:rPr>
              <w:t>3.2</w:t>
            </w:r>
            <w:r>
              <w:rPr>
                <w:rFonts w:eastAsiaTheme="minorEastAsia" w:cstheme="minorBidi"/>
                <w:b w:val="0"/>
                <w:bCs w:val="0"/>
                <w:smallCaps w:val="0"/>
                <w:noProof/>
                <w:sz w:val="24"/>
                <w:szCs w:val="24"/>
              </w:rPr>
              <w:tab/>
            </w:r>
            <w:r w:rsidRPr="00AE2AD7">
              <w:rPr>
                <w:noProof/>
                <w:lang w:val="es-ES"/>
              </w:rPr>
              <w:t>Requisitos comunes de los sistemas TMS</w:t>
            </w:r>
            <w:r>
              <w:rPr>
                <w:noProof/>
              </w:rPr>
              <w:tab/>
            </w:r>
            <w:r>
              <w:rPr>
                <w:noProof/>
              </w:rPr>
              <w:fldChar w:fldCharType="begin"/>
            </w:r>
            <w:r>
              <w:rPr>
                <w:noProof/>
              </w:rPr>
              <w:instrText xml:space="preserve"> PAGEREF _Toc518466247 \h </w:instrText>
            </w:r>
            <w:r>
              <w:rPr>
                <w:noProof/>
              </w:rPr>
            </w:r>
          </w:ins>
          <w:r>
            <w:rPr>
              <w:noProof/>
            </w:rPr>
            <w:fldChar w:fldCharType="separate"/>
          </w:r>
          <w:ins w:id="14" w:author="felipe campo" w:date="2018-07-04T11:15:00Z">
            <w:r>
              <w:rPr>
                <w:noProof/>
              </w:rPr>
              <w:t>15</w:t>
            </w:r>
            <w:r>
              <w:rPr>
                <w:noProof/>
              </w:rPr>
              <w:fldChar w:fldCharType="end"/>
            </w:r>
          </w:ins>
        </w:p>
        <w:p w14:paraId="6C63F916" w14:textId="77777777" w:rsidR="00515FE7" w:rsidRDefault="00515FE7">
          <w:pPr>
            <w:pStyle w:val="TOC3"/>
            <w:tabs>
              <w:tab w:val="left" w:pos="686"/>
              <w:tab w:val="right" w:leader="dot" w:pos="9350"/>
            </w:tabs>
            <w:rPr>
              <w:ins w:id="15" w:author="felipe campo" w:date="2018-07-04T11:15:00Z"/>
              <w:rFonts w:eastAsiaTheme="minorEastAsia" w:cstheme="minorBidi"/>
              <w:smallCaps w:val="0"/>
              <w:noProof/>
              <w:sz w:val="24"/>
              <w:szCs w:val="24"/>
            </w:rPr>
          </w:pPr>
          <w:ins w:id="16" w:author="felipe campo" w:date="2018-07-04T11:15:00Z">
            <w:r w:rsidRPr="00AE2AD7">
              <w:rPr>
                <w:noProof/>
                <w:lang w:val="es-ES"/>
              </w:rPr>
              <w:t>3.2.1</w:t>
            </w:r>
            <w:r>
              <w:rPr>
                <w:rFonts w:eastAsiaTheme="minorEastAsia" w:cstheme="minorBidi"/>
                <w:smallCaps w:val="0"/>
                <w:noProof/>
                <w:sz w:val="24"/>
                <w:szCs w:val="24"/>
              </w:rPr>
              <w:tab/>
            </w:r>
            <w:r w:rsidRPr="00AE2AD7">
              <w:rPr>
                <w:noProof/>
                <w:lang w:val="es-ES"/>
              </w:rPr>
              <w:t>RFE Requisitos Funcionales Externos</w:t>
            </w:r>
            <w:r>
              <w:rPr>
                <w:noProof/>
              </w:rPr>
              <w:tab/>
            </w:r>
            <w:r>
              <w:rPr>
                <w:noProof/>
              </w:rPr>
              <w:fldChar w:fldCharType="begin"/>
            </w:r>
            <w:r>
              <w:rPr>
                <w:noProof/>
              </w:rPr>
              <w:instrText xml:space="preserve"> PAGEREF _Toc518466248 \h </w:instrText>
            </w:r>
            <w:r>
              <w:rPr>
                <w:noProof/>
              </w:rPr>
            </w:r>
          </w:ins>
          <w:r>
            <w:rPr>
              <w:noProof/>
            </w:rPr>
            <w:fldChar w:fldCharType="separate"/>
          </w:r>
          <w:ins w:id="17" w:author="felipe campo" w:date="2018-07-04T11:15:00Z">
            <w:r>
              <w:rPr>
                <w:noProof/>
              </w:rPr>
              <w:t>17</w:t>
            </w:r>
            <w:r>
              <w:rPr>
                <w:noProof/>
              </w:rPr>
              <w:fldChar w:fldCharType="end"/>
            </w:r>
          </w:ins>
        </w:p>
        <w:p w14:paraId="5257C0E5" w14:textId="77777777" w:rsidR="00515FE7" w:rsidRDefault="00515FE7">
          <w:pPr>
            <w:pStyle w:val="TOC4"/>
            <w:tabs>
              <w:tab w:val="left" w:pos="853"/>
              <w:tab w:val="right" w:leader="dot" w:pos="9350"/>
            </w:tabs>
            <w:rPr>
              <w:ins w:id="18" w:author="felipe campo" w:date="2018-07-04T11:15:00Z"/>
              <w:rFonts w:eastAsiaTheme="minorEastAsia" w:cstheme="minorBidi"/>
              <w:noProof/>
              <w:sz w:val="24"/>
              <w:szCs w:val="24"/>
            </w:rPr>
          </w:pPr>
          <w:ins w:id="19" w:author="felipe campo" w:date="2018-07-04T11:15:00Z">
            <w:r w:rsidRPr="00AE2AD7">
              <w:rPr>
                <w:noProof/>
                <w:lang w:val="es-ES"/>
              </w:rPr>
              <w:t>3.2.1.1</w:t>
            </w:r>
            <w:r>
              <w:rPr>
                <w:rFonts w:eastAsiaTheme="minorEastAsia" w:cstheme="minorBidi"/>
                <w:noProof/>
                <w:sz w:val="24"/>
                <w:szCs w:val="24"/>
              </w:rPr>
              <w:tab/>
            </w:r>
            <w:r w:rsidRPr="00AE2AD7">
              <w:rPr>
                <w:noProof/>
                <w:lang w:val="es-ES"/>
              </w:rPr>
              <w:t>Gestión de Envíos y pedidos</w:t>
            </w:r>
            <w:r>
              <w:rPr>
                <w:noProof/>
              </w:rPr>
              <w:tab/>
            </w:r>
            <w:r>
              <w:rPr>
                <w:noProof/>
              </w:rPr>
              <w:fldChar w:fldCharType="begin"/>
            </w:r>
            <w:r>
              <w:rPr>
                <w:noProof/>
              </w:rPr>
              <w:instrText xml:space="preserve"> PAGEREF _Toc518466249 \h </w:instrText>
            </w:r>
            <w:r>
              <w:rPr>
                <w:noProof/>
              </w:rPr>
            </w:r>
          </w:ins>
          <w:r>
            <w:rPr>
              <w:noProof/>
            </w:rPr>
            <w:fldChar w:fldCharType="separate"/>
          </w:r>
          <w:ins w:id="20" w:author="felipe campo" w:date="2018-07-04T11:15:00Z">
            <w:r>
              <w:rPr>
                <w:noProof/>
              </w:rPr>
              <w:t>19</w:t>
            </w:r>
            <w:r>
              <w:rPr>
                <w:noProof/>
              </w:rPr>
              <w:fldChar w:fldCharType="end"/>
            </w:r>
          </w:ins>
        </w:p>
        <w:p w14:paraId="0B8FED6F" w14:textId="77777777" w:rsidR="00515FE7" w:rsidRDefault="00515FE7">
          <w:pPr>
            <w:pStyle w:val="TOC4"/>
            <w:tabs>
              <w:tab w:val="left" w:pos="853"/>
              <w:tab w:val="right" w:leader="dot" w:pos="9350"/>
            </w:tabs>
            <w:rPr>
              <w:ins w:id="21" w:author="felipe campo" w:date="2018-07-04T11:15:00Z"/>
              <w:rFonts w:eastAsiaTheme="minorEastAsia" w:cstheme="minorBidi"/>
              <w:noProof/>
              <w:sz w:val="24"/>
              <w:szCs w:val="24"/>
            </w:rPr>
          </w:pPr>
          <w:ins w:id="22" w:author="felipe campo" w:date="2018-07-04T11:15:00Z">
            <w:r w:rsidRPr="00AE2AD7">
              <w:rPr>
                <w:noProof/>
                <w:lang w:val="es-ES"/>
              </w:rPr>
              <w:t>3.2.1.2</w:t>
            </w:r>
            <w:r>
              <w:rPr>
                <w:rFonts w:eastAsiaTheme="minorEastAsia" w:cstheme="minorBidi"/>
                <w:noProof/>
                <w:sz w:val="24"/>
                <w:szCs w:val="24"/>
              </w:rPr>
              <w:tab/>
            </w:r>
            <w:r w:rsidRPr="00AE2AD7">
              <w:rPr>
                <w:noProof/>
                <w:lang w:val="es-ES"/>
              </w:rPr>
              <w:t>Planificar la Carga</w:t>
            </w:r>
            <w:r>
              <w:rPr>
                <w:noProof/>
              </w:rPr>
              <w:tab/>
            </w:r>
            <w:r>
              <w:rPr>
                <w:noProof/>
              </w:rPr>
              <w:fldChar w:fldCharType="begin"/>
            </w:r>
            <w:r>
              <w:rPr>
                <w:noProof/>
              </w:rPr>
              <w:instrText xml:space="preserve"> PAGEREF _Toc518466250 \h </w:instrText>
            </w:r>
            <w:r>
              <w:rPr>
                <w:noProof/>
              </w:rPr>
            </w:r>
          </w:ins>
          <w:r>
            <w:rPr>
              <w:noProof/>
            </w:rPr>
            <w:fldChar w:fldCharType="separate"/>
          </w:r>
          <w:ins w:id="23" w:author="felipe campo" w:date="2018-07-04T11:15:00Z">
            <w:r>
              <w:rPr>
                <w:noProof/>
              </w:rPr>
              <w:t>19</w:t>
            </w:r>
            <w:r>
              <w:rPr>
                <w:noProof/>
              </w:rPr>
              <w:fldChar w:fldCharType="end"/>
            </w:r>
          </w:ins>
        </w:p>
        <w:p w14:paraId="2B945F71" w14:textId="77777777" w:rsidR="00515FE7" w:rsidRDefault="00515FE7">
          <w:pPr>
            <w:pStyle w:val="TOC4"/>
            <w:tabs>
              <w:tab w:val="left" w:pos="853"/>
              <w:tab w:val="right" w:leader="dot" w:pos="9350"/>
            </w:tabs>
            <w:rPr>
              <w:ins w:id="24" w:author="felipe campo" w:date="2018-07-04T11:15:00Z"/>
              <w:rFonts w:eastAsiaTheme="minorEastAsia" w:cstheme="minorBidi"/>
              <w:noProof/>
              <w:sz w:val="24"/>
              <w:szCs w:val="24"/>
            </w:rPr>
          </w:pPr>
          <w:ins w:id="25" w:author="felipe campo" w:date="2018-07-04T11:15:00Z">
            <w:r w:rsidRPr="00AE2AD7">
              <w:rPr>
                <w:noProof/>
                <w:lang w:val="es-ES"/>
              </w:rPr>
              <w:t>3.2.1.3</w:t>
            </w:r>
            <w:r>
              <w:rPr>
                <w:rFonts w:eastAsiaTheme="minorEastAsia" w:cstheme="minorBidi"/>
                <w:noProof/>
                <w:sz w:val="24"/>
                <w:szCs w:val="24"/>
              </w:rPr>
              <w:tab/>
            </w:r>
            <w:r w:rsidRPr="00AE2AD7">
              <w:rPr>
                <w:noProof/>
                <w:lang w:val="es-ES"/>
              </w:rPr>
              <w:t>Gestión de Eventos</w:t>
            </w:r>
            <w:r>
              <w:rPr>
                <w:noProof/>
              </w:rPr>
              <w:tab/>
            </w:r>
            <w:r>
              <w:rPr>
                <w:noProof/>
              </w:rPr>
              <w:fldChar w:fldCharType="begin"/>
            </w:r>
            <w:r>
              <w:rPr>
                <w:noProof/>
              </w:rPr>
              <w:instrText xml:space="preserve"> PAGEREF _Toc518466251 \h </w:instrText>
            </w:r>
            <w:r>
              <w:rPr>
                <w:noProof/>
              </w:rPr>
            </w:r>
          </w:ins>
          <w:r>
            <w:rPr>
              <w:noProof/>
            </w:rPr>
            <w:fldChar w:fldCharType="separate"/>
          </w:r>
          <w:ins w:id="26" w:author="felipe campo" w:date="2018-07-04T11:15:00Z">
            <w:r>
              <w:rPr>
                <w:noProof/>
              </w:rPr>
              <w:t>20</w:t>
            </w:r>
            <w:r>
              <w:rPr>
                <w:noProof/>
              </w:rPr>
              <w:fldChar w:fldCharType="end"/>
            </w:r>
          </w:ins>
        </w:p>
        <w:p w14:paraId="761E3AA7" w14:textId="77777777" w:rsidR="00515FE7" w:rsidRDefault="00515FE7">
          <w:pPr>
            <w:pStyle w:val="TOC4"/>
            <w:tabs>
              <w:tab w:val="left" w:pos="853"/>
              <w:tab w:val="right" w:leader="dot" w:pos="9350"/>
            </w:tabs>
            <w:rPr>
              <w:ins w:id="27" w:author="felipe campo" w:date="2018-07-04T11:15:00Z"/>
              <w:rFonts w:eastAsiaTheme="minorEastAsia" w:cstheme="minorBidi"/>
              <w:noProof/>
              <w:sz w:val="24"/>
              <w:szCs w:val="24"/>
            </w:rPr>
          </w:pPr>
          <w:ins w:id="28" w:author="felipe campo" w:date="2018-07-04T11:15:00Z">
            <w:r w:rsidRPr="00AE2AD7">
              <w:rPr>
                <w:noProof/>
                <w:lang w:val="es-ES"/>
              </w:rPr>
              <w:t>3.2.1.4</w:t>
            </w:r>
            <w:r>
              <w:rPr>
                <w:rFonts w:eastAsiaTheme="minorEastAsia" w:cstheme="minorBidi"/>
                <w:noProof/>
                <w:sz w:val="24"/>
                <w:szCs w:val="24"/>
              </w:rPr>
              <w:tab/>
            </w:r>
            <w:r w:rsidRPr="00AE2AD7">
              <w:rPr>
                <w:noProof/>
                <w:lang w:val="es-ES"/>
              </w:rPr>
              <w:t>Gestionar la operación</w:t>
            </w:r>
            <w:r>
              <w:rPr>
                <w:noProof/>
              </w:rPr>
              <w:tab/>
            </w:r>
            <w:r>
              <w:rPr>
                <w:noProof/>
              </w:rPr>
              <w:fldChar w:fldCharType="begin"/>
            </w:r>
            <w:r>
              <w:rPr>
                <w:noProof/>
              </w:rPr>
              <w:instrText xml:space="preserve"> PAGEREF _Toc518466252 \h </w:instrText>
            </w:r>
            <w:r>
              <w:rPr>
                <w:noProof/>
              </w:rPr>
            </w:r>
          </w:ins>
          <w:r>
            <w:rPr>
              <w:noProof/>
            </w:rPr>
            <w:fldChar w:fldCharType="separate"/>
          </w:r>
          <w:ins w:id="29" w:author="felipe campo" w:date="2018-07-04T11:15:00Z">
            <w:r>
              <w:rPr>
                <w:noProof/>
              </w:rPr>
              <w:t>21</w:t>
            </w:r>
            <w:r>
              <w:rPr>
                <w:noProof/>
              </w:rPr>
              <w:fldChar w:fldCharType="end"/>
            </w:r>
          </w:ins>
        </w:p>
        <w:p w14:paraId="00BD1940" w14:textId="77777777" w:rsidR="00515FE7" w:rsidRDefault="00515FE7">
          <w:pPr>
            <w:pStyle w:val="TOC4"/>
            <w:tabs>
              <w:tab w:val="left" w:pos="853"/>
              <w:tab w:val="right" w:leader="dot" w:pos="9350"/>
            </w:tabs>
            <w:rPr>
              <w:ins w:id="30" w:author="felipe campo" w:date="2018-07-04T11:15:00Z"/>
              <w:rFonts w:eastAsiaTheme="minorEastAsia" w:cstheme="minorBidi"/>
              <w:noProof/>
              <w:sz w:val="24"/>
              <w:szCs w:val="24"/>
            </w:rPr>
          </w:pPr>
          <w:ins w:id="31" w:author="felipe campo" w:date="2018-07-04T11:15:00Z">
            <w:r w:rsidRPr="00AE2AD7">
              <w:rPr>
                <w:noProof/>
                <w:lang w:val="es-ES"/>
              </w:rPr>
              <w:t>3.2.1.5</w:t>
            </w:r>
            <w:r>
              <w:rPr>
                <w:rFonts w:eastAsiaTheme="minorEastAsia" w:cstheme="minorBidi"/>
                <w:noProof/>
                <w:sz w:val="24"/>
                <w:szCs w:val="24"/>
              </w:rPr>
              <w:tab/>
            </w:r>
            <w:r w:rsidRPr="00AE2AD7">
              <w:rPr>
                <w:noProof/>
                <w:lang w:val="es-ES"/>
              </w:rPr>
              <w:t>Visibilizar la Carga</w:t>
            </w:r>
            <w:r>
              <w:rPr>
                <w:noProof/>
              </w:rPr>
              <w:tab/>
            </w:r>
            <w:r>
              <w:rPr>
                <w:noProof/>
              </w:rPr>
              <w:fldChar w:fldCharType="begin"/>
            </w:r>
            <w:r>
              <w:rPr>
                <w:noProof/>
              </w:rPr>
              <w:instrText xml:space="preserve"> PAGEREF _Toc518466253 \h </w:instrText>
            </w:r>
            <w:r>
              <w:rPr>
                <w:noProof/>
              </w:rPr>
            </w:r>
          </w:ins>
          <w:r>
            <w:rPr>
              <w:noProof/>
            </w:rPr>
            <w:fldChar w:fldCharType="separate"/>
          </w:r>
          <w:ins w:id="32" w:author="felipe campo" w:date="2018-07-04T11:15:00Z">
            <w:r>
              <w:rPr>
                <w:noProof/>
              </w:rPr>
              <w:t>22</w:t>
            </w:r>
            <w:r>
              <w:rPr>
                <w:noProof/>
              </w:rPr>
              <w:fldChar w:fldCharType="end"/>
            </w:r>
          </w:ins>
        </w:p>
        <w:p w14:paraId="717E5409" w14:textId="77777777" w:rsidR="00515FE7" w:rsidRDefault="00515FE7">
          <w:pPr>
            <w:pStyle w:val="TOC4"/>
            <w:tabs>
              <w:tab w:val="left" w:pos="853"/>
              <w:tab w:val="right" w:leader="dot" w:pos="9350"/>
            </w:tabs>
            <w:rPr>
              <w:ins w:id="33" w:author="felipe campo" w:date="2018-07-04T11:15:00Z"/>
              <w:rFonts w:eastAsiaTheme="minorEastAsia" w:cstheme="minorBidi"/>
              <w:noProof/>
              <w:sz w:val="24"/>
              <w:szCs w:val="24"/>
            </w:rPr>
          </w:pPr>
          <w:ins w:id="34" w:author="felipe campo" w:date="2018-07-04T11:15:00Z">
            <w:r w:rsidRPr="00AE2AD7">
              <w:rPr>
                <w:noProof/>
                <w:lang w:val="es-ES"/>
              </w:rPr>
              <w:t>3.2.1.6</w:t>
            </w:r>
            <w:r>
              <w:rPr>
                <w:rFonts w:eastAsiaTheme="minorEastAsia" w:cstheme="minorBidi"/>
                <w:noProof/>
                <w:sz w:val="24"/>
                <w:szCs w:val="24"/>
              </w:rPr>
              <w:tab/>
            </w:r>
            <w:r w:rsidRPr="00AE2AD7">
              <w:rPr>
                <w:noProof/>
                <w:lang w:val="es-ES"/>
              </w:rPr>
              <w:t>Rutear y programar envíos</w:t>
            </w:r>
            <w:r>
              <w:rPr>
                <w:noProof/>
              </w:rPr>
              <w:tab/>
            </w:r>
            <w:r>
              <w:rPr>
                <w:noProof/>
              </w:rPr>
              <w:fldChar w:fldCharType="begin"/>
            </w:r>
            <w:r>
              <w:rPr>
                <w:noProof/>
              </w:rPr>
              <w:instrText xml:space="preserve"> PAGEREF _Toc518466254 \h </w:instrText>
            </w:r>
            <w:r>
              <w:rPr>
                <w:noProof/>
              </w:rPr>
            </w:r>
          </w:ins>
          <w:r>
            <w:rPr>
              <w:noProof/>
            </w:rPr>
            <w:fldChar w:fldCharType="separate"/>
          </w:r>
          <w:ins w:id="35" w:author="felipe campo" w:date="2018-07-04T11:15:00Z">
            <w:r>
              <w:rPr>
                <w:noProof/>
              </w:rPr>
              <w:t>23</w:t>
            </w:r>
            <w:r>
              <w:rPr>
                <w:noProof/>
              </w:rPr>
              <w:fldChar w:fldCharType="end"/>
            </w:r>
          </w:ins>
        </w:p>
        <w:p w14:paraId="166AC86C" w14:textId="77777777" w:rsidR="00515FE7" w:rsidRDefault="00515FE7">
          <w:pPr>
            <w:pStyle w:val="TOC4"/>
            <w:tabs>
              <w:tab w:val="left" w:pos="853"/>
              <w:tab w:val="right" w:leader="dot" w:pos="9350"/>
            </w:tabs>
            <w:rPr>
              <w:ins w:id="36" w:author="felipe campo" w:date="2018-07-04T11:15:00Z"/>
              <w:rFonts w:eastAsiaTheme="minorEastAsia" w:cstheme="minorBidi"/>
              <w:noProof/>
              <w:sz w:val="24"/>
              <w:szCs w:val="24"/>
            </w:rPr>
          </w:pPr>
          <w:ins w:id="37" w:author="felipe campo" w:date="2018-07-04T11:15:00Z">
            <w:r w:rsidRPr="00AE2AD7">
              <w:rPr>
                <w:noProof/>
                <w:lang w:val="es-ES"/>
              </w:rPr>
              <w:t>3.2.1.7</w:t>
            </w:r>
            <w:r>
              <w:rPr>
                <w:rFonts w:eastAsiaTheme="minorEastAsia" w:cstheme="minorBidi"/>
                <w:noProof/>
                <w:sz w:val="24"/>
                <w:szCs w:val="24"/>
              </w:rPr>
              <w:tab/>
            </w:r>
            <w:r w:rsidRPr="00AE2AD7">
              <w:rPr>
                <w:noProof/>
                <w:lang w:val="es-ES"/>
              </w:rPr>
              <w:t>Finalizar Envíos</w:t>
            </w:r>
            <w:r>
              <w:rPr>
                <w:noProof/>
              </w:rPr>
              <w:tab/>
            </w:r>
            <w:r>
              <w:rPr>
                <w:noProof/>
              </w:rPr>
              <w:fldChar w:fldCharType="begin"/>
            </w:r>
            <w:r>
              <w:rPr>
                <w:noProof/>
              </w:rPr>
              <w:instrText xml:space="preserve"> PAGEREF _Toc518466255 \h </w:instrText>
            </w:r>
            <w:r>
              <w:rPr>
                <w:noProof/>
              </w:rPr>
            </w:r>
          </w:ins>
          <w:r>
            <w:rPr>
              <w:noProof/>
            </w:rPr>
            <w:fldChar w:fldCharType="separate"/>
          </w:r>
          <w:ins w:id="38" w:author="felipe campo" w:date="2018-07-04T11:15:00Z">
            <w:r>
              <w:rPr>
                <w:noProof/>
              </w:rPr>
              <w:t>24</w:t>
            </w:r>
            <w:r>
              <w:rPr>
                <w:noProof/>
              </w:rPr>
              <w:fldChar w:fldCharType="end"/>
            </w:r>
          </w:ins>
        </w:p>
        <w:p w14:paraId="19978C83" w14:textId="77777777" w:rsidR="00515FE7" w:rsidRDefault="00515FE7">
          <w:pPr>
            <w:pStyle w:val="TOC2"/>
            <w:tabs>
              <w:tab w:val="left" w:pos="522"/>
              <w:tab w:val="right" w:leader="dot" w:pos="9350"/>
            </w:tabs>
            <w:rPr>
              <w:ins w:id="39" w:author="felipe campo" w:date="2018-07-04T11:15:00Z"/>
              <w:rFonts w:eastAsiaTheme="minorEastAsia" w:cstheme="minorBidi"/>
              <w:b w:val="0"/>
              <w:bCs w:val="0"/>
              <w:smallCaps w:val="0"/>
              <w:noProof/>
              <w:sz w:val="24"/>
              <w:szCs w:val="24"/>
            </w:rPr>
          </w:pPr>
          <w:ins w:id="40" w:author="felipe campo" w:date="2018-07-04T11:15:00Z">
            <w:r w:rsidRPr="00AE2AD7">
              <w:rPr>
                <w:noProof/>
                <w:lang w:val="es-ES"/>
              </w:rPr>
              <w:t>3.3</w:t>
            </w:r>
            <w:r>
              <w:rPr>
                <w:rFonts w:eastAsiaTheme="minorEastAsia" w:cstheme="minorBidi"/>
                <w:b w:val="0"/>
                <w:bCs w:val="0"/>
                <w:smallCaps w:val="0"/>
                <w:noProof/>
                <w:sz w:val="24"/>
                <w:szCs w:val="24"/>
              </w:rPr>
              <w:tab/>
            </w:r>
            <w:r w:rsidRPr="00AE2AD7">
              <w:rPr>
                <w:noProof/>
                <w:lang w:val="es-ES"/>
              </w:rPr>
              <w:t>Funcionalidades y requisitos LogCloud y sus subsistemas</w:t>
            </w:r>
            <w:r>
              <w:rPr>
                <w:noProof/>
              </w:rPr>
              <w:tab/>
            </w:r>
            <w:r>
              <w:rPr>
                <w:noProof/>
              </w:rPr>
              <w:fldChar w:fldCharType="begin"/>
            </w:r>
            <w:r>
              <w:rPr>
                <w:noProof/>
              </w:rPr>
              <w:instrText xml:space="preserve"> PAGEREF _Toc518466256 \h </w:instrText>
            </w:r>
            <w:r>
              <w:rPr>
                <w:noProof/>
              </w:rPr>
            </w:r>
          </w:ins>
          <w:r>
            <w:rPr>
              <w:noProof/>
            </w:rPr>
            <w:fldChar w:fldCharType="separate"/>
          </w:r>
          <w:ins w:id="41" w:author="felipe campo" w:date="2018-07-04T11:15:00Z">
            <w:r>
              <w:rPr>
                <w:noProof/>
              </w:rPr>
              <w:t>27</w:t>
            </w:r>
            <w:r>
              <w:rPr>
                <w:noProof/>
              </w:rPr>
              <w:fldChar w:fldCharType="end"/>
            </w:r>
          </w:ins>
        </w:p>
        <w:p w14:paraId="65F636AF" w14:textId="77777777" w:rsidR="00515FE7" w:rsidRDefault="00515FE7">
          <w:pPr>
            <w:pStyle w:val="TOC3"/>
            <w:tabs>
              <w:tab w:val="left" w:pos="686"/>
              <w:tab w:val="right" w:leader="dot" w:pos="9350"/>
            </w:tabs>
            <w:rPr>
              <w:ins w:id="42" w:author="felipe campo" w:date="2018-07-04T11:15:00Z"/>
              <w:rFonts w:eastAsiaTheme="minorEastAsia" w:cstheme="minorBidi"/>
              <w:smallCaps w:val="0"/>
              <w:noProof/>
              <w:sz w:val="24"/>
              <w:szCs w:val="24"/>
            </w:rPr>
          </w:pPr>
          <w:ins w:id="43" w:author="felipe campo" w:date="2018-07-04T11:15:00Z">
            <w:r w:rsidRPr="00AE2AD7">
              <w:rPr>
                <w:noProof/>
                <w:lang w:val="es-ES"/>
              </w:rPr>
              <w:t>3.3.1</w:t>
            </w:r>
            <w:r>
              <w:rPr>
                <w:rFonts w:eastAsiaTheme="minorEastAsia" w:cstheme="minorBidi"/>
                <w:smallCaps w:val="0"/>
                <w:noProof/>
                <w:sz w:val="24"/>
                <w:szCs w:val="24"/>
              </w:rPr>
              <w:tab/>
            </w:r>
            <w:r w:rsidRPr="00AE2AD7">
              <w:rPr>
                <w:noProof/>
                <w:lang w:val="es-ES"/>
              </w:rPr>
              <w:t>Requisitos Funcionales de Negocio  Primarios</w:t>
            </w:r>
            <w:r>
              <w:rPr>
                <w:noProof/>
              </w:rPr>
              <w:tab/>
            </w:r>
            <w:r>
              <w:rPr>
                <w:noProof/>
              </w:rPr>
              <w:fldChar w:fldCharType="begin"/>
            </w:r>
            <w:r>
              <w:rPr>
                <w:noProof/>
              </w:rPr>
              <w:instrText xml:space="preserve"> PAGEREF _Toc518466257 \h </w:instrText>
            </w:r>
            <w:r>
              <w:rPr>
                <w:noProof/>
              </w:rPr>
            </w:r>
          </w:ins>
          <w:r>
            <w:rPr>
              <w:noProof/>
            </w:rPr>
            <w:fldChar w:fldCharType="separate"/>
          </w:r>
          <w:ins w:id="44" w:author="felipe campo" w:date="2018-07-04T11:15:00Z">
            <w:r>
              <w:rPr>
                <w:noProof/>
              </w:rPr>
              <w:t>27</w:t>
            </w:r>
            <w:r>
              <w:rPr>
                <w:noProof/>
              </w:rPr>
              <w:fldChar w:fldCharType="end"/>
            </w:r>
          </w:ins>
        </w:p>
        <w:p w14:paraId="319CC126" w14:textId="77777777" w:rsidR="00515FE7" w:rsidRDefault="00515FE7">
          <w:pPr>
            <w:pStyle w:val="TOC3"/>
            <w:tabs>
              <w:tab w:val="left" w:pos="686"/>
              <w:tab w:val="right" w:leader="dot" w:pos="9350"/>
            </w:tabs>
            <w:rPr>
              <w:ins w:id="45" w:author="felipe campo" w:date="2018-07-04T11:15:00Z"/>
              <w:rFonts w:eastAsiaTheme="minorEastAsia" w:cstheme="minorBidi"/>
              <w:smallCaps w:val="0"/>
              <w:noProof/>
              <w:sz w:val="24"/>
              <w:szCs w:val="24"/>
            </w:rPr>
          </w:pPr>
          <w:ins w:id="46" w:author="felipe campo" w:date="2018-07-04T11:15:00Z">
            <w:r w:rsidRPr="00AE2AD7">
              <w:rPr>
                <w:noProof/>
                <w:lang w:val="es-ES"/>
              </w:rPr>
              <w:t>3.3.2</w:t>
            </w:r>
            <w:r>
              <w:rPr>
                <w:rFonts w:eastAsiaTheme="minorEastAsia" w:cstheme="minorBidi"/>
                <w:smallCaps w:val="0"/>
                <w:noProof/>
                <w:sz w:val="24"/>
                <w:szCs w:val="24"/>
              </w:rPr>
              <w:tab/>
            </w:r>
            <w:r w:rsidRPr="00AE2AD7">
              <w:rPr>
                <w:noProof/>
                <w:lang w:val="es-ES"/>
              </w:rPr>
              <w:t>Requisitos Funcionales Detallados</w:t>
            </w:r>
            <w:r>
              <w:rPr>
                <w:noProof/>
              </w:rPr>
              <w:tab/>
            </w:r>
            <w:r>
              <w:rPr>
                <w:noProof/>
              </w:rPr>
              <w:fldChar w:fldCharType="begin"/>
            </w:r>
            <w:r>
              <w:rPr>
                <w:noProof/>
              </w:rPr>
              <w:instrText xml:space="preserve"> PAGEREF _Toc518466258 \h </w:instrText>
            </w:r>
            <w:r>
              <w:rPr>
                <w:noProof/>
              </w:rPr>
            </w:r>
          </w:ins>
          <w:r>
            <w:rPr>
              <w:noProof/>
            </w:rPr>
            <w:fldChar w:fldCharType="separate"/>
          </w:r>
          <w:ins w:id="47" w:author="felipe campo" w:date="2018-07-04T11:15:00Z">
            <w:r>
              <w:rPr>
                <w:noProof/>
              </w:rPr>
              <w:t>28</w:t>
            </w:r>
            <w:r>
              <w:rPr>
                <w:noProof/>
              </w:rPr>
              <w:fldChar w:fldCharType="end"/>
            </w:r>
          </w:ins>
        </w:p>
        <w:p w14:paraId="65AAA605" w14:textId="77777777" w:rsidR="00515FE7" w:rsidRDefault="00515FE7">
          <w:pPr>
            <w:pStyle w:val="TOC4"/>
            <w:tabs>
              <w:tab w:val="left" w:pos="853"/>
              <w:tab w:val="right" w:leader="dot" w:pos="9350"/>
            </w:tabs>
            <w:rPr>
              <w:ins w:id="48" w:author="felipe campo" w:date="2018-07-04T11:15:00Z"/>
              <w:rFonts w:eastAsiaTheme="minorEastAsia" w:cstheme="minorBidi"/>
              <w:noProof/>
              <w:sz w:val="24"/>
              <w:szCs w:val="24"/>
            </w:rPr>
          </w:pPr>
          <w:ins w:id="49" w:author="felipe campo" w:date="2018-07-04T11:15:00Z">
            <w:r w:rsidRPr="00AE2AD7">
              <w:rPr>
                <w:noProof/>
                <w:lang w:val="es-ES"/>
              </w:rPr>
              <w:t>3.3.2.1</w:t>
            </w:r>
            <w:r>
              <w:rPr>
                <w:rFonts w:eastAsiaTheme="minorEastAsia" w:cstheme="minorBidi"/>
                <w:noProof/>
                <w:sz w:val="24"/>
                <w:szCs w:val="24"/>
              </w:rPr>
              <w:tab/>
            </w:r>
            <w:r w:rsidRPr="00AE2AD7">
              <w:rPr>
                <w:noProof/>
                <w:lang w:val="es-ES"/>
              </w:rPr>
              <w:t>Cargo Modal</w:t>
            </w:r>
            <w:r>
              <w:rPr>
                <w:noProof/>
              </w:rPr>
              <w:tab/>
            </w:r>
            <w:r>
              <w:rPr>
                <w:noProof/>
              </w:rPr>
              <w:fldChar w:fldCharType="begin"/>
            </w:r>
            <w:r>
              <w:rPr>
                <w:noProof/>
              </w:rPr>
              <w:instrText xml:space="preserve"> PAGEREF _Toc518466259 \h </w:instrText>
            </w:r>
            <w:r>
              <w:rPr>
                <w:noProof/>
              </w:rPr>
            </w:r>
          </w:ins>
          <w:r>
            <w:rPr>
              <w:noProof/>
            </w:rPr>
            <w:fldChar w:fldCharType="separate"/>
          </w:r>
          <w:ins w:id="50" w:author="felipe campo" w:date="2018-07-04T11:15:00Z">
            <w:r>
              <w:rPr>
                <w:noProof/>
              </w:rPr>
              <w:t>28</w:t>
            </w:r>
            <w:r>
              <w:rPr>
                <w:noProof/>
              </w:rPr>
              <w:fldChar w:fldCharType="end"/>
            </w:r>
          </w:ins>
        </w:p>
        <w:p w14:paraId="5EAFF823" w14:textId="77777777" w:rsidR="00515FE7" w:rsidRDefault="00515FE7">
          <w:pPr>
            <w:pStyle w:val="TOC5"/>
            <w:rPr>
              <w:ins w:id="51" w:author="felipe campo" w:date="2018-07-04T11:15:00Z"/>
              <w:rFonts w:eastAsiaTheme="minorEastAsia" w:cstheme="minorBidi"/>
              <w:noProof/>
              <w:sz w:val="24"/>
              <w:szCs w:val="24"/>
            </w:rPr>
          </w:pPr>
          <w:ins w:id="52" w:author="felipe campo" w:date="2018-07-04T11:15:00Z">
            <w:r w:rsidRPr="00AE2AD7">
              <w:rPr>
                <w:noProof/>
                <w:lang w:val="es-ES"/>
              </w:rPr>
              <w:t>3.3.2.1.1</w:t>
            </w:r>
            <w:r>
              <w:rPr>
                <w:rFonts w:eastAsiaTheme="minorEastAsia" w:cstheme="minorBidi"/>
                <w:noProof/>
                <w:sz w:val="24"/>
                <w:szCs w:val="24"/>
              </w:rPr>
              <w:tab/>
            </w:r>
            <w:r w:rsidRPr="00AE2AD7">
              <w:rPr>
                <w:noProof/>
                <w:lang w:val="es-ES"/>
              </w:rPr>
              <w:t>Solicitudes</w:t>
            </w:r>
            <w:r>
              <w:rPr>
                <w:noProof/>
              </w:rPr>
              <w:tab/>
            </w:r>
            <w:r>
              <w:rPr>
                <w:noProof/>
              </w:rPr>
              <w:fldChar w:fldCharType="begin"/>
            </w:r>
            <w:r>
              <w:rPr>
                <w:noProof/>
              </w:rPr>
              <w:instrText xml:space="preserve"> PAGEREF _Toc518466260 \h </w:instrText>
            </w:r>
            <w:r>
              <w:rPr>
                <w:noProof/>
              </w:rPr>
            </w:r>
          </w:ins>
          <w:r>
            <w:rPr>
              <w:noProof/>
            </w:rPr>
            <w:fldChar w:fldCharType="separate"/>
          </w:r>
          <w:ins w:id="53" w:author="felipe campo" w:date="2018-07-04T11:15:00Z">
            <w:r>
              <w:rPr>
                <w:noProof/>
              </w:rPr>
              <w:t>32</w:t>
            </w:r>
            <w:r>
              <w:rPr>
                <w:noProof/>
              </w:rPr>
              <w:fldChar w:fldCharType="end"/>
            </w:r>
          </w:ins>
        </w:p>
        <w:p w14:paraId="1FCF4D41" w14:textId="77777777" w:rsidR="00515FE7" w:rsidRDefault="00515FE7">
          <w:pPr>
            <w:pStyle w:val="TOC5"/>
            <w:rPr>
              <w:ins w:id="54" w:author="felipe campo" w:date="2018-07-04T11:15:00Z"/>
              <w:rFonts w:eastAsiaTheme="minorEastAsia" w:cstheme="minorBidi"/>
              <w:noProof/>
              <w:sz w:val="24"/>
              <w:szCs w:val="24"/>
            </w:rPr>
          </w:pPr>
          <w:ins w:id="55" w:author="felipe campo" w:date="2018-07-04T11:15:00Z">
            <w:r w:rsidRPr="00AE2AD7">
              <w:rPr>
                <w:noProof/>
                <w:lang w:val="es-ES"/>
              </w:rPr>
              <w:t>3.3.2.1.2</w:t>
            </w:r>
            <w:r>
              <w:rPr>
                <w:rFonts w:eastAsiaTheme="minorEastAsia" w:cstheme="minorBidi"/>
                <w:noProof/>
                <w:sz w:val="24"/>
                <w:szCs w:val="24"/>
              </w:rPr>
              <w:tab/>
            </w:r>
            <w:r w:rsidRPr="00AE2AD7">
              <w:rPr>
                <w:noProof/>
                <w:lang w:val="es-ES"/>
              </w:rPr>
              <w:t>Clientes</w:t>
            </w:r>
            <w:r>
              <w:rPr>
                <w:noProof/>
              </w:rPr>
              <w:tab/>
            </w:r>
            <w:r>
              <w:rPr>
                <w:noProof/>
              </w:rPr>
              <w:fldChar w:fldCharType="begin"/>
            </w:r>
            <w:r>
              <w:rPr>
                <w:noProof/>
              </w:rPr>
              <w:instrText xml:space="preserve"> PAGEREF _Toc518466261 \h </w:instrText>
            </w:r>
            <w:r>
              <w:rPr>
                <w:noProof/>
              </w:rPr>
            </w:r>
          </w:ins>
          <w:r>
            <w:rPr>
              <w:noProof/>
            </w:rPr>
            <w:fldChar w:fldCharType="separate"/>
          </w:r>
          <w:ins w:id="56" w:author="felipe campo" w:date="2018-07-04T11:15:00Z">
            <w:r>
              <w:rPr>
                <w:noProof/>
              </w:rPr>
              <w:t>32</w:t>
            </w:r>
            <w:r>
              <w:rPr>
                <w:noProof/>
              </w:rPr>
              <w:fldChar w:fldCharType="end"/>
            </w:r>
          </w:ins>
        </w:p>
        <w:p w14:paraId="6ED377B9" w14:textId="77777777" w:rsidR="00515FE7" w:rsidRDefault="00515FE7">
          <w:pPr>
            <w:pStyle w:val="TOC5"/>
            <w:rPr>
              <w:ins w:id="57" w:author="felipe campo" w:date="2018-07-04T11:15:00Z"/>
              <w:rFonts w:eastAsiaTheme="minorEastAsia" w:cstheme="minorBidi"/>
              <w:noProof/>
              <w:sz w:val="24"/>
              <w:szCs w:val="24"/>
            </w:rPr>
          </w:pPr>
          <w:ins w:id="58" w:author="felipe campo" w:date="2018-07-04T11:15:00Z">
            <w:r w:rsidRPr="00AE2AD7">
              <w:rPr>
                <w:noProof/>
                <w:lang w:val="es-ES"/>
              </w:rPr>
              <w:t>3.3.2.1.3</w:t>
            </w:r>
            <w:r>
              <w:rPr>
                <w:rFonts w:eastAsiaTheme="minorEastAsia" w:cstheme="minorBidi"/>
                <w:noProof/>
                <w:sz w:val="24"/>
                <w:szCs w:val="24"/>
              </w:rPr>
              <w:tab/>
            </w:r>
            <w:r w:rsidRPr="00AE2AD7">
              <w:rPr>
                <w:noProof/>
                <w:lang w:val="es-ES"/>
              </w:rPr>
              <w:t>Configuración</w:t>
            </w:r>
            <w:r>
              <w:rPr>
                <w:noProof/>
              </w:rPr>
              <w:tab/>
            </w:r>
            <w:r>
              <w:rPr>
                <w:noProof/>
              </w:rPr>
              <w:fldChar w:fldCharType="begin"/>
            </w:r>
            <w:r>
              <w:rPr>
                <w:noProof/>
              </w:rPr>
              <w:instrText xml:space="preserve"> PAGEREF _Toc518466262 \h </w:instrText>
            </w:r>
            <w:r>
              <w:rPr>
                <w:noProof/>
              </w:rPr>
            </w:r>
          </w:ins>
          <w:r>
            <w:rPr>
              <w:noProof/>
            </w:rPr>
            <w:fldChar w:fldCharType="separate"/>
          </w:r>
          <w:ins w:id="59" w:author="felipe campo" w:date="2018-07-04T11:15:00Z">
            <w:r>
              <w:rPr>
                <w:noProof/>
              </w:rPr>
              <w:t>33</w:t>
            </w:r>
            <w:r>
              <w:rPr>
                <w:noProof/>
              </w:rPr>
              <w:fldChar w:fldCharType="end"/>
            </w:r>
          </w:ins>
        </w:p>
        <w:p w14:paraId="41A4EE7D" w14:textId="77777777" w:rsidR="00515FE7" w:rsidRDefault="00515FE7">
          <w:pPr>
            <w:pStyle w:val="TOC5"/>
            <w:rPr>
              <w:ins w:id="60" w:author="felipe campo" w:date="2018-07-04T11:15:00Z"/>
              <w:rFonts w:eastAsiaTheme="minorEastAsia" w:cstheme="minorBidi"/>
              <w:noProof/>
              <w:sz w:val="24"/>
              <w:szCs w:val="24"/>
            </w:rPr>
          </w:pPr>
          <w:ins w:id="61" w:author="felipe campo" w:date="2018-07-04T11:15:00Z">
            <w:r w:rsidRPr="00AE2AD7">
              <w:rPr>
                <w:noProof/>
                <w:lang w:val="es-ES"/>
              </w:rPr>
              <w:t>3.3.2.1.4</w:t>
            </w:r>
            <w:r>
              <w:rPr>
                <w:rFonts w:eastAsiaTheme="minorEastAsia" w:cstheme="minorBidi"/>
                <w:noProof/>
                <w:sz w:val="24"/>
                <w:szCs w:val="24"/>
              </w:rPr>
              <w:tab/>
            </w:r>
            <w:r w:rsidRPr="00AE2AD7">
              <w:rPr>
                <w:noProof/>
                <w:lang w:val="es-ES"/>
              </w:rPr>
              <w:t>Dashboard</w:t>
            </w:r>
            <w:r>
              <w:rPr>
                <w:noProof/>
              </w:rPr>
              <w:tab/>
            </w:r>
            <w:r>
              <w:rPr>
                <w:noProof/>
              </w:rPr>
              <w:fldChar w:fldCharType="begin"/>
            </w:r>
            <w:r>
              <w:rPr>
                <w:noProof/>
              </w:rPr>
              <w:instrText xml:space="preserve"> PAGEREF _Toc518466263 \h </w:instrText>
            </w:r>
            <w:r>
              <w:rPr>
                <w:noProof/>
              </w:rPr>
            </w:r>
          </w:ins>
          <w:r>
            <w:rPr>
              <w:noProof/>
            </w:rPr>
            <w:fldChar w:fldCharType="separate"/>
          </w:r>
          <w:ins w:id="62" w:author="felipe campo" w:date="2018-07-04T11:15:00Z">
            <w:r>
              <w:rPr>
                <w:noProof/>
              </w:rPr>
              <w:t>34</w:t>
            </w:r>
            <w:r>
              <w:rPr>
                <w:noProof/>
              </w:rPr>
              <w:fldChar w:fldCharType="end"/>
            </w:r>
          </w:ins>
        </w:p>
        <w:p w14:paraId="6F5E1C08" w14:textId="77777777" w:rsidR="00515FE7" w:rsidRDefault="00515FE7">
          <w:pPr>
            <w:pStyle w:val="TOC5"/>
            <w:rPr>
              <w:ins w:id="63" w:author="felipe campo" w:date="2018-07-04T11:15:00Z"/>
              <w:rFonts w:eastAsiaTheme="minorEastAsia" w:cstheme="minorBidi"/>
              <w:noProof/>
              <w:sz w:val="24"/>
              <w:szCs w:val="24"/>
            </w:rPr>
          </w:pPr>
          <w:ins w:id="64" w:author="felipe campo" w:date="2018-07-04T11:15:00Z">
            <w:r w:rsidRPr="00AE2AD7">
              <w:rPr>
                <w:noProof/>
                <w:lang w:val="es-ES"/>
              </w:rPr>
              <w:t>3.3.2.1.5</w:t>
            </w:r>
            <w:r>
              <w:rPr>
                <w:rFonts w:eastAsiaTheme="minorEastAsia" w:cstheme="minorBidi"/>
                <w:noProof/>
                <w:sz w:val="24"/>
                <w:szCs w:val="24"/>
              </w:rPr>
              <w:tab/>
            </w:r>
            <w:r w:rsidRPr="00AE2AD7">
              <w:rPr>
                <w:noProof/>
                <w:lang w:val="es-ES"/>
              </w:rPr>
              <w:t>Informes</w:t>
            </w:r>
            <w:r>
              <w:rPr>
                <w:noProof/>
              </w:rPr>
              <w:tab/>
            </w:r>
            <w:r>
              <w:rPr>
                <w:noProof/>
              </w:rPr>
              <w:fldChar w:fldCharType="begin"/>
            </w:r>
            <w:r>
              <w:rPr>
                <w:noProof/>
              </w:rPr>
              <w:instrText xml:space="preserve"> PAGEREF _Toc518466264 \h </w:instrText>
            </w:r>
            <w:r>
              <w:rPr>
                <w:noProof/>
              </w:rPr>
            </w:r>
          </w:ins>
          <w:r>
            <w:rPr>
              <w:noProof/>
            </w:rPr>
            <w:fldChar w:fldCharType="separate"/>
          </w:r>
          <w:ins w:id="65" w:author="felipe campo" w:date="2018-07-04T11:15:00Z">
            <w:r>
              <w:rPr>
                <w:noProof/>
              </w:rPr>
              <w:t>34</w:t>
            </w:r>
            <w:r>
              <w:rPr>
                <w:noProof/>
              </w:rPr>
              <w:fldChar w:fldCharType="end"/>
            </w:r>
          </w:ins>
        </w:p>
        <w:p w14:paraId="08664AF5" w14:textId="77777777" w:rsidR="00515FE7" w:rsidRDefault="00515FE7">
          <w:pPr>
            <w:pStyle w:val="TOC5"/>
            <w:rPr>
              <w:ins w:id="66" w:author="felipe campo" w:date="2018-07-04T11:15:00Z"/>
              <w:rFonts w:eastAsiaTheme="minorEastAsia" w:cstheme="minorBidi"/>
              <w:noProof/>
              <w:sz w:val="24"/>
              <w:szCs w:val="24"/>
            </w:rPr>
          </w:pPr>
          <w:ins w:id="67" w:author="felipe campo" w:date="2018-07-04T11:15:00Z">
            <w:r w:rsidRPr="00AE2AD7">
              <w:rPr>
                <w:noProof/>
                <w:lang w:val="es-ES"/>
              </w:rPr>
              <w:t>3.3.2.1.6</w:t>
            </w:r>
            <w:r>
              <w:rPr>
                <w:rFonts w:eastAsiaTheme="minorEastAsia" w:cstheme="minorBidi"/>
                <w:noProof/>
                <w:sz w:val="24"/>
                <w:szCs w:val="24"/>
              </w:rPr>
              <w:tab/>
            </w:r>
            <w:r w:rsidRPr="00AE2AD7">
              <w:rPr>
                <w:noProof/>
                <w:lang w:val="es-ES"/>
              </w:rPr>
              <w:t>Ofertas</w:t>
            </w:r>
            <w:r>
              <w:rPr>
                <w:noProof/>
              </w:rPr>
              <w:tab/>
            </w:r>
            <w:r>
              <w:rPr>
                <w:noProof/>
              </w:rPr>
              <w:fldChar w:fldCharType="begin"/>
            </w:r>
            <w:r>
              <w:rPr>
                <w:noProof/>
              </w:rPr>
              <w:instrText xml:space="preserve"> PAGEREF _Toc518466265 \h </w:instrText>
            </w:r>
            <w:r>
              <w:rPr>
                <w:noProof/>
              </w:rPr>
            </w:r>
          </w:ins>
          <w:r>
            <w:rPr>
              <w:noProof/>
            </w:rPr>
            <w:fldChar w:fldCharType="separate"/>
          </w:r>
          <w:ins w:id="68" w:author="felipe campo" w:date="2018-07-04T11:15:00Z">
            <w:r>
              <w:rPr>
                <w:noProof/>
              </w:rPr>
              <w:t>34</w:t>
            </w:r>
            <w:r>
              <w:rPr>
                <w:noProof/>
              </w:rPr>
              <w:fldChar w:fldCharType="end"/>
            </w:r>
          </w:ins>
        </w:p>
        <w:p w14:paraId="575649C8" w14:textId="77777777" w:rsidR="00515FE7" w:rsidRDefault="00515FE7">
          <w:pPr>
            <w:pStyle w:val="TOC5"/>
            <w:rPr>
              <w:ins w:id="69" w:author="felipe campo" w:date="2018-07-04T11:15:00Z"/>
              <w:rFonts w:eastAsiaTheme="minorEastAsia" w:cstheme="minorBidi"/>
              <w:noProof/>
              <w:sz w:val="24"/>
              <w:szCs w:val="24"/>
            </w:rPr>
          </w:pPr>
          <w:ins w:id="70" w:author="felipe campo" w:date="2018-07-04T11:15:00Z">
            <w:r w:rsidRPr="00AE2AD7">
              <w:rPr>
                <w:noProof/>
                <w:lang w:val="es-ES"/>
              </w:rPr>
              <w:t>3.3.2.1.7</w:t>
            </w:r>
            <w:r>
              <w:rPr>
                <w:rFonts w:eastAsiaTheme="minorEastAsia" w:cstheme="minorBidi"/>
                <w:noProof/>
                <w:sz w:val="24"/>
                <w:szCs w:val="24"/>
              </w:rPr>
              <w:tab/>
            </w:r>
            <w:r w:rsidRPr="00AE2AD7">
              <w:rPr>
                <w:noProof/>
                <w:lang w:val="es-ES"/>
              </w:rPr>
              <w:t>Seguridad</w:t>
            </w:r>
            <w:r>
              <w:rPr>
                <w:noProof/>
              </w:rPr>
              <w:tab/>
            </w:r>
            <w:r>
              <w:rPr>
                <w:noProof/>
              </w:rPr>
              <w:fldChar w:fldCharType="begin"/>
            </w:r>
            <w:r>
              <w:rPr>
                <w:noProof/>
              </w:rPr>
              <w:instrText xml:space="preserve"> PAGEREF _Toc518466266 \h </w:instrText>
            </w:r>
            <w:r>
              <w:rPr>
                <w:noProof/>
              </w:rPr>
            </w:r>
          </w:ins>
          <w:r>
            <w:rPr>
              <w:noProof/>
            </w:rPr>
            <w:fldChar w:fldCharType="separate"/>
          </w:r>
          <w:ins w:id="71" w:author="felipe campo" w:date="2018-07-04T11:15:00Z">
            <w:r>
              <w:rPr>
                <w:noProof/>
              </w:rPr>
              <w:t>35</w:t>
            </w:r>
            <w:r>
              <w:rPr>
                <w:noProof/>
              </w:rPr>
              <w:fldChar w:fldCharType="end"/>
            </w:r>
          </w:ins>
        </w:p>
        <w:p w14:paraId="24596103" w14:textId="77777777" w:rsidR="00515FE7" w:rsidRDefault="00515FE7">
          <w:pPr>
            <w:pStyle w:val="TOC5"/>
            <w:rPr>
              <w:ins w:id="72" w:author="felipe campo" w:date="2018-07-04T11:15:00Z"/>
              <w:rFonts w:eastAsiaTheme="minorEastAsia" w:cstheme="minorBidi"/>
              <w:noProof/>
              <w:sz w:val="24"/>
              <w:szCs w:val="24"/>
            </w:rPr>
          </w:pPr>
          <w:ins w:id="73" w:author="felipe campo" w:date="2018-07-04T11:15:00Z">
            <w:r w:rsidRPr="00AE2AD7">
              <w:rPr>
                <w:noProof/>
                <w:lang w:val="es-ES"/>
              </w:rPr>
              <w:t>3.3.2.1.8</w:t>
            </w:r>
            <w:r>
              <w:rPr>
                <w:rFonts w:eastAsiaTheme="minorEastAsia" w:cstheme="minorBidi"/>
                <w:noProof/>
                <w:sz w:val="24"/>
                <w:szCs w:val="24"/>
              </w:rPr>
              <w:tab/>
            </w:r>
            <w:r w:rsidRPr="00AE2AD7">
              <w:rPr>
                <w:noProof/>
                <w:lang w:val="es-ES"/>
              </w:rPr>
              <w:t>Servicios</w:t>
            </w:r>
            <w:r>
              <w:rPr>
                <w:noProof/>
              </w:rPr>
              <w:tab/>
            </w:r>
            <w:r>
              <w:rPr>
                <w:noProof/>
              </w:rPr>
              <w:fldChar w:fldCharType="begin"/>
            </w:r>
            <w:r>
              <w:rPr>
                <w:noProof/>
              </w:rPr>
              <w:instrText xml:space="preserve"> PAGEREF _Toc518466267 \h </w:instrText>
            </w:r>
            <w:r>
              <w:rPr>
                <w:noProof/>
              </w:rPr>
            </w:r>
          </w:ins>
          <w:r>
            <w:rPr>
              <w:noProof/>
            </w:rPr>
            <w:fldChar w:fldCharType="separate"/>
          </w:r>
          <w:ins w:id="74" w:author="felipe campo" w:date="2018-07-04T11:15:00Z">
            <w:r>
              <w:rPr>
                <w:noProof/>
              </w:rPr>
              <w:t>35</w:t>
            </w:r>
            <w:r>
              <w:rPr>
                <w:noProof/>
              </w:rPr>
              <w:fldChar w:fldCharType="end"/>
            </w:r>
          </w:ins>
        </w:p>
        <w:p w14:paraId="13EB8463" w14:textId="77777777" w:rsidR="00515FE7" w:rsidRDefault="00515FE7">
          <w:pPr>
            <w:pStyle w:val="TOC5"/>
            <w:rPr>
              <w:ins w:id="75" w:author="felipe campo" w:date="2018-07-04T11:15:00Z"/>
              <w:rFonts w:eastAsiaTheme="minorEastAsia" w:cstheme="minorBidi"/>
              <w:noProof/>
              <w:sz w:val="24"/>
              <w:szCs w:val="24"/>
            </w:rPr>
          </w:pPr>
          <w:ins w:id="76" w:author="felipe campo" w:date="2018-07-04T11:15:00Z">
            <w:r w:rsidRPr="00AE2AD7">
              <w:rPr>
                <w:noProof/>
                <w:lang w:val="es-ES"/>
              </w:rPr>
              <w:t>3.3.2.1.9</w:t>
            </w:r>
            <w:r>
              <w:rPr>
                <w:rFonts w:eastAsiaTheme="minorEastAsia" w:cstheme="minorBidi"/>
                <w:noProof/>
                <w:sz w:val="24"/>
                <w:szCs w:val="24"/>
              </w:rPr>
              <w:tab/>
            </w:r>
            <w:r w:rsidRPr="00AE2AD7">
              <w:rPr>
                <w:noProof/>
                <w:lang w:val="es-ES"/>
              </w:rPr>
              <w:t>Viajes</w:t>
            </w:r>
            <w:r>
              <w:rPr>
                <w:noProof/>
              </w:rPr>
              <w:tab/>
            </w:r>
            <w:r>
              <w:rPr>
                <w:noProof/>
              </w:rPr>
              <w:fldChar w:fldCharType="begin"/>
            </w:r>
            <w:r>
              <w:rPr>
                <w:noProof/>
              </w:rPr>
              <w:instrText xml:space="preserve"> PAGEREF _Toc518466268 \h </w:instrText>
            </w:r>
            <w:r>
              <w:rPr>
                <w:noProof/>
              </w:rPr>
            </w:r>
          </w:ins>
          <w:r>
            <w:rPr>
              <w:noProof/>
            </w:rPr>
            <w:fldChar w:fldCharType="separate"/>
          </w:r>
          <w:ins w:id="77" w:author="felipe campo" w:date="2018-07-04T11:15:00Z">
            <w:r>
              <w:rPr>
                <w:noProof/>
              </w:rPr>
              <w:t>36</w:t>
            </w:r>
            <w:r>
              <w:rPr>
                <w:noProof/>
              </w:rPr>
              <w:fldChar w:fldCharType="end"/>
            </w:r>
          </w:ins>
        </w:p>
        <w:p w14:paraId="4D428AB4" w14:textId="77777777" w:rsidR="00515FE7" w:rsidRDefault="00515FE7">
          <w:pPr>
            <w:pStyle w:val="TOC4"/>
            <w:tabs>
              <w:tab w:val="left" w:pos="853"/>
              <w:tab w:val="right" w:leader="dot" w:pos="9350"/>
            </w:tabs>
            <w:rPr>
              <w:ins w:id="78" w:author="felipe campo" w:date="2018-07-04T11:15:00Z"/>
              <w:rFonts w:eastAsiaTheme="minorEastAsia" w:cstheme="minorBidi"/>
              <w:noProof/>
              <w:sz w:val="24"/>
              <w:szCs w:val="24"/>
            </w:rPr>
          </w:pPr>
          <w:ins w:id="79" w:author="felipe campo" w:date="2018-07-04T11:15:00Z">
            <w:r w:rsidRPr="00AE2AD7">
              <w:rPr>
                <w:noProof/>
                <w:lang w:val="es-ES"/>
              </w:rPr>
              <w:t>3.3.2.2</w:t>
            </w:r>
            <w:r>
              <w:rPr>
                <w:rFonts w:eastAsiaTheme="minorEastAsia" w:cstheme="minorBidi"/>
                <w:noProof/>
                <w:sz w:val="24"/>
                <w:szCs w:val="24"/>
              </w:rPr>
              <w:tab/>
            </w:r>
            <w:r w:rsidRPr="00AE2AD7">
              <w:rPr>
                <w:noProof/>
                <w:lang w:val="es-ES"/>
              </w:rPr>
              <w:t>MESH</w:t>
            </w:r>
            <w:r>
              <w:rPr>
                <w:noProof/>
              </w:rPr>
              <w:tab/>
            </w:r>
            <w:r>
              <w:rPr>
                <w:noProof/>
              </w:rPr>
              <w:fldChar w:fldCharType="begin"/>
            </w:r>
            <w:r>
              <w:rPr>
                <w:noProof/>
              </w:rPr>
              <w:instrText xml:space="preserve"> PAGEREF _Toc518466269 \h </w:instrText>
            </w:r>
            <w:r>
              <w:rPr>
                <w:noProof/>
              </w:rPr>
            </w:r>
          </w:ins>
          <w:r>
            <w:rPr>
              <w:noProof/>
            </w:rPr>
            <w:fldChar w:fldCharType="separate"/>
          </w:r>
          <w:ins w:id="80" w:author="felipe campo" w:date="2018-07-04T11:15:00Z">
            <w:r>
              <w:rPr>
                <w:noProof/>
              </w:rPr>
              <w:t>37</w:t>
            </w:r>
            <w:r>
              <w:rPr>
                <w:noProof/>
              </w:rPr>
              <w:fldChar w:fldCharType="end"/>
            </w:r>
          </w:ins>
        </w:p>
        <w:p w14:paraId="0CCFF2D6" w14:textId="77777777" w:rsidR="00515FE7" w:rsidRDefault="00515FE7">
          <w:pPr>
            <w:pStyle w:val="TOC5"/>
            <w:rPr>
              <w:ins w:id="81" w:author="felipe campo" w:date="2018-07-04T11:15:00Z"/>
              <w:rFonts w:eastAsiaTheme="minorEastAsia" w:cstheme="minorBidi"/>
              <w:noProof/>
              <w:sz w:val="24"/>
              <w:szCs w:val="24"/>
            </w:rPr>
          </w:pPr>
          <w:ins w:id="82" w:author="felipe campo" w:date="2018-07-04T11:15:00Z">
            <w:r w:rsidRPr="00AE2AD7">
              <w:rPr>
                <w:noProof/>
                <w:lang w:val="es-ES"/>
              </w:rPr>
              <w:t>3.3.2.2.1</w:t>
            </w:r>
            <w:r>
              <w:rPr>
                <w:rFonts w:eastAsiaTheme="minorEastAsia" w:cstheme="minorBidi"/>
                <w:noProof/>
                <w:sz w:val="24"/>
                <w:szCs w:val="24"/>
              </w:rPr>
              <w:tab/>
            </w:r>
            <w:r w:rsidRPr="00AE2AD7">
              <w:rPr>
                <w:noProof/>
                <w:lang w:val="es-ES"/>
              </w:rPr>
              <w:t>CMMS</w:t>
            </w:r>
            <w:r>
              <w:rPr>
                <w:noProof/>
              </w:rPr>
              <w:tab/>
            </w:r>
            <w:r>
              <w:rPr>
                <w:noProof/>
              </w:rPr>
              <w:fldChar w:fldCharType="begin"/>
            </w:r>
            <w:r>
              <w:rPr>
                <w:noProof/>
              </w:rPr>
              <w:instrText xml:space="preserve"> PAGEREF _Toc518466270 \h </w:instrText>
            </w:r>
            <w:r>
              <w:rPr>
                <w:noProof/>
              </w:rPr>
            </w:r>
          </w:ins>
          <w:r>
            <w:rPr>
              <w:noProof/>
            </w:rPr>
            <w:fldChar w:fldCharType="separate"/>
          </w:r>
          <w:ins w:id="83" w:author="felipe campo" w:date="2018-07-04T11:15:00Z">
            <w:r>
              <w:rPr>
                <w:noProof/>
              </w:rPr>
              <w:t>38</w:t>
            </w:r>
            <w:r>
              <w:rPr>
                <w:noProof/>
              </w:rPr>
              <w:fldChar w:fldCharType="end"/>
            </w:r>
          </w:ins>
        </w:p>
        <w:p w14:paraId="20A3AE3F" w14:textId="77777777" w:rsidR="00515FE7" w:rsidRDefault="00515FE7">
          <w:pPr>
            <w:pStyle w:val="TOC5"/>
            <w:rPr>
              <w:ins w:id="84" w:author="felipe campo" w:date="2018-07-04T11:15:00Z"/>
              <w:rFonts w:eastAsiaTheme="minorEastAsia" w:cstheme="minorBidi"/>
              <w:noProof/>
              <w:sz w:val="24"/>
              <w:szCs w:val="24"/>
            </w:rPr>
          </w:pPr>
          <w:ins w:id="85" w:author="felipe campo" w:date="2018-07-04T11:15:00Z">
            <w:r w:rsidRPr="00AE2AD7">
              <w:rPr>
                <w:noProof/>
                <w:lang w:val="es-ES"/>
              </w:rPr>
              <w:t>3.3.2.2.2</w:t>
            </w:r>
            <w:r>
              <w:rPr>
                <w:rFonts w:eastAsiaTheme="minorEastAsia" w:cstheme="minorBidi"/>
                <w:noProof/>
                <w:sz w:val="24"/>
                <w:szCs w:val="24"/>
              </w:rPr>
              <w:tab/>
            </w:r>
            <w:r w:rsidRPr="00AE2AD7">
              <w:rPr>
                <w:noProof/>
                <w:lang w:val="es-ES"/>
              </w:rPr>
              <w:t>RCM (Reliability Centred Maintenance)</w:t>
            </w:r>
            <w:r>
              <w:rPr>
                <w:noProof/>
              </w:rPr>
              <w:tab/>
            </w:r>
            <w:r>
              <w:rPr>
                <w:noProof/>
              </w:rPr>
              <w:fldChar w:fldCharType="begin"/>
            </w:r>
            <w:r>
              <w:rPr>
                <w:noProof/>
              </w:rPr>
              <w:instrText xml:space="preserve"> PAGEREF _Toc518466271 \h </w:instrText>
            </w:r>
            <w:r>
              <w:rPr>
                <w:noProof/>
              </w:rPr>
            </w:r>
          </w:ins>
          <w:r>
            <w:rPr>
              <w:noProof/>
            </w:rPr>
            <w:fldChar w:fldCharType="separate"/>
          </w:r>
          <w:ins w:id="86" w:author="felipe campo" w:date="2018-07-04T11:15:00Z">
            <w:r>
              <w:rPr>
                <w:noProof/>
              </w:rPr>
              <w:t>42</w:t>
            </w:r>
            <w:r>
              <w:rPr>
                <w:noProof/>
              </w:rPr>
              <w:fldChar w:fldCharType="end"/>
            </w:r>
          </w:ins>
        </w:p>
        <w:p w14:paraId="42606AB2" w14:textId="77777777" w:rsidR="00515FE7" w:rsidRDefault="00515FE7">
          <w:pPr>
            <w:pStyle w:val="TOC4"/>
            <w:tabs>
              <w:tab w:val="left" w:pos="853"/>
              <w:tab w:val="right" w:leader="dot" w:pos="9350"/>
            </w:tabs>
            <w:rPr>
              <w:ins w:id="87" w:author="felipe campo" w:date="2018-07-04T11:15:00Z"/>
              <w:rFonts w:eastAsiaTheme="minorEastAsia" w:cstheme="minorBidi"/>
              <w:noProof/>
              <w:sz w:val="24"/>
              <w:szCs w:val="24"/>
            </w:rPr>
          </w:pPr>
          <w:ins w:id="88" w:author="felipe campo" w:date="2018-07-04T11:15:00Z">
            <w:r w:rsidRPr="00AE2AD7">
              <w:rPr>
                <w:noProof/>
                <w:lang w:val="es-ES"/>
              </w:rPr>
              <w:t>3.3.2.3</w:t>
            </w:r>
            <w:r>
              <w:rPr>
                <w:rFonts w:eastAsiaTheme="minorEastAsia" w:cstheme="minorBidi"/>
                <w:noProof/>
                <w:sz w:val="24"/>
                <w:szCs w:val="24"/>
              </w:rPr>
              <w:tab/>
            </w:r>
            <w:r w:rsidRPr="00AE2AD7">
              <w:rPr>
                <w:noProof/>
                <w:lang w:val="es-ES"/>
              </w:rPr>
              <w:t>Seguridad Física y Video Analítica (AC)</w:t>
            </w:r>
            <w:r>
              <w:rPr>
                <w:noProof/>
              </w:rPr>
              <w:tab/>
            </w:r>
            <w:r>
              <w:rPr>
                <w:noProof/>
              </w:rPr>
              <w:fldChar w:fldCharType="begin"/>
            </w:r>
            <w:r>
              <w:rPr>
                <w:noProof/>
              </w:rPr>
              <w:instrText xml:space="preserve"> PAGEREF _Toc518466272 \h </w:instrText>
            </w:r>
            <w:r>
              <w:rPr>
                <w:noProof/>
              </w:rPr>
            </w:r>
          </w:ins>
          <w:r>
            <w:rPr>
              <w:noProof/>
            </w:rPr>
            <w:fldChar w:fldCharType="separate"/>
          </w:r>
          <w:ins w:id="89" w:author="felipe campo" w:date="2018-07-04T11:15:00Z">
            <w:r>
              <w:rPr>
                <w:noProof/>
              </w:rPr>
              <w:t>46</w:t>
            </w:r>
            <w:r>
              <w:rPr>
                <w:noProof/>
              </w:rPr>
              <w:fldChar w:fldCharType="end"/>
            </w:r>
          </w:ins>
        </w:p>
        <w:p w14:paraId="07EA1745" w14:textId="77777777" w:rsidR="00515FE7" w:rsidRDefault="00515FE7">
          <w:pPr>
            <w:pStyle w:val="TOC4"/>
            <w:tabs>
              <w:tab w:val="left" w:pos="853"/>
              <w:tab w:val="right" w:leader="dot" w:pos="9350"/>
            </w:tabs>
            <w:rPr>
              <w:ins w:id="90" w:author="felipe campo" w:date="2018-07-04T11:15:00Z"/>
              <w:rFonts w:eastAsiaTheme="minorEastAsia" w:cstheme="minorBidi"/>
              <w:noProof/>
              <w:sz w:val="24"/>
              <w:szCs w:val="24"/>
            </w:rPr>
          </w:pPr>
          <w:ins w:id="91" w:author="felipe campo" w:date="2018-07-04T11:15:00Z">
            <w:r w:rsidRPr="00AE2AD7">
              <w:rPr>
                <w:noProof/>
                <w:lang w:val="es-ES"/>
              </w:rPr>
              <w:t>3.3.2.4</w:t>
            </w:r>
            <w:r>
              <w:rPr>
                <w:rFonts w:eastAsiaTheme="minorEastAsia" w:cstheme="minorBidi"/>
                <w:noProof/>
                <w:sz w:val="24"/>
                <w:szCs w:val="24"/>
              </w:rPr>
              <w:tab/>
            </w:r>
            <w:r w:rsidRPr="00AE2AD7">
              <w:rPr>
                <w:noProof/>
                <w:lang w:val="es-ES"/>
              </w:rPr>
              <w:t>Cargo Planner</w:t>
            </w:r>
            <w:r>
              <w:rPr>
                <w:noProof/>
              </w:rPr>
              <w:tab/>
            </w:r>
            <w:r>
              <w:rPr>
                <w:noProof/>
              </w:rPr>
              <w:fldChar w:fldCharType="begin"/>
            </w:r>
            <w:r>
              <w:rPr>
                <w:noProof/>
              </w:rPr>
              <w:instrText xml:space="preserve"> PAGEREF _Toc518466273 \h </w:instrText>
            </w:r>
            <w:r>
              <w:rPr>
                <w:noProof/>
              </w:rPr>
            </w:r>
          </w:ins>
          <w:r>
            <w:rPr>
              <w:noProof/>
            </w:rPr>
            <w:fldChar w:fldCharType="separate"/>
          </w:r>
          <w:ins w:id="92" w:author="felipe campo" w:date="2018-07-04T11:15:00Z">
            <w:r>
              <w:rPr>
                <w:noProof/>
              </w:rPr>
              <w:t>50</w:t>
            </w:r>
            <w:r>
              <w:rPr>
                <w:noProof/>
              </w:rPr>
              <w:fldChar w:fldCharType="end"/>
            </w:r>
          </w:ins>
        </w:p>
        <w:p w14:paraId="3A8B550F" w14:textId="77777777" w:rsidR="00515FE7" w:rsidRDefault="00515FE7">
          <w:pPr>
            <w:pStyle w:val="TOC5"/>
            <w:rPr>
              <w:ins w:id="93" w:author="felipe campo" w:date="2018-07-04T11:15:00Z"/>
              <w:rFonts w:eastAsiaTheme="minorEastAsia" w:cstheme="minorBidi"/>
              <w:noProof/>
              <w:sz w:val="24"/>
              <w:szCs w:val="24"/>
            </w:rPr>
          </w:pPr>
          <w:ins w:id="94" w:author="felipe campo" w:date="2018-07-04T11:15:00Z">
            <w:r w:rsidRPr="00AE2AD7">
              <w:rPr>
                <w:noProof/>
                <w:lang w:val="es-ES"/>
              </w:rPr>
              <w:t>3.3.2.4.1</w:t>
            </w:r>
            <w:r>
              <w:rPr>
                <w:rFonts w:eastAsiaTheme="minorEastAsia" w:cstheme="minorBidi"/>
                <w:noProof/>
                <w:sz w:val="24"/>
                <w:szCs w:val="24"/>
              </w:rPr>
              <w:tab/>
            </w:r>
            <w:r w:rsidRPr="00AE2AD7">
              <w:rPr>
                <w:noProof/>
                <w:lang w:val="es-ES"/>
              </w:rPr>
              <w:t>Configuración</w:t>
            </w:r>
            <w:r>
              <w:rPr>
                <w:noProof/>
              </w:rPr>
              <w:tab/>
            </w:r>
            <w:r>
              <w:rPr>
                <w:noProof/>
              </w:rPr>
              <w:fldChar w:fldCharType="begin"/>
            </w:r>
            <w:r>
              <w:rPr>
                <w:noProof/>
              </w:rPr>
              <w:instrText xml:space="preserve"> PAGEREF _Toc518466274 \h </w:instrText>
            </w:r>
            <w:r>
              <w:rPr>
                <w:noProof/>
              </w:rPr>
            </w:r>
          </w:ins>
          <w:r>
            <w:rPr>
              <w:noProof/>
            </w:rPr>
            <w:fldChar w:fldCharType="separate"/>
          </w:r>
          <w:ins w:id="95" w:author="felipe campo" w:date="2018-07-04T11:15:00Z">
            <w:r>
              <w:rPr>
                <w:noProof/>
              </w:rPr>
              <w:t>50</w:t>
            </w:r>
            <w:r>
              <w:rPr>
                <w:noProof/>
              </w:rPr>
              <w:fldChar w:fldCharType="end"/>
            </w:r>
          </w:ins>
        </w:p>
        <w:p w14:paraId="0E4AF39F" w14:textId="77777777" w:rsidR="00515FE7" w:rsidRDefault="00515FE7">
          <w:pPr>
            <w:pStyle w:val="TOC5"/>
            <w:rPr>
              <w:ins w:id="96" w:author="felipe campo" w:date="2018-07-04T11:15:00Z"/>
              <w:rFonts w:eastAsiaTheme="minorEastAsia" w:cstheme="minorBidi"/>
              <w:noProof/>
              <w:sz w:val="24"/>
              <w:szCs w:val="24"/>
            </w:rPr>
          </w:pPr>
          <w:ins w:id="97" w:author="felipe campo" w:date="2018-07-04T11:15:00Z">
            <w:r w:rsidRPr="00AE2AD7">
              <w:rPr>
                <w:noProof/>
                <w:lang w:val="es-ES"/>
              </w:rPr>
              <w:t>3.3.2.4.2</w:t>
            </w:r>
            <w:r>
              <w:rPr>
                <w:rFonts w:eastAsiaTheme="minorEastAsia" w:cstheme="minorBidi"/>
                <w:noProof/>
                <w:sz w:val="24"/>
                <w:szCs w:val="24"/>
              </w:rPr>
              <w:tab/>
            </w:r>
            <w:r w:rsidRPr="00AE2AD7">
              <w:rPr>
                <w:noProof/>
                <w:lang w:val="es-ES"/>
              </w:rPr>
              <w:t>Optimizador</w:t>
            </w:r>
            <w:r>
              <w:rPr>
                <w:noProof/>
              </w:rPr>
              <w:tab/>
            </w:r>
            <w:r>
              <w:rPr>
                <w:noProof/>
              </w:rPr>
              <w:fldChar w:fldCharType="begin"/>
            </w:r>
            <w:r>
              <w:rPr>
                <w:noProof/>
              </w:rPr>
              <w:instrText xml:space="preserve"> PAGEREF _Toc518466275 \h </w:instrText>
            </w:r>
            <w:r>
              <w:rPr>
                <w:noProof/>
              </w:rPr>
            </w:r>
          </w:ins>
          <w:r>
            <w:rPr>
              <w:noProof/>
            </w:rPr>
            <w:fldChar w:fldCharType="separate"/>
          </w:r>
          <w:ins w:id="98" w:author="felipe campo" w:date="2018-07-04T11:15:00Z">
            <w:r>
              <w:rPr>
                <w:noProof/>
              </w:rPr>
              <w:t>51</w:t>
            </w:r>
            <w:r>
              <w:rPr>
                <w:noProof/>
              </w:rPr>
              <w:fldChar w:fldCharType="end"/>
            </w:r>
          </w:ins>
        </w:p>
        <w:p w14:paraId="6C70E610" w14:textId="77777777" w:rsidR="00515FE7" w:rsidRDefault="00515FE7">
          <w:pPr>
            <w:pStyle w:val="TOC5"/>
            <w:rPr>
              <w:ins w:id="99" w:author="felipe campo" w:date="2018-07-04T11:15:00Z"/>
              <w:rFonts w:eastAsiaTheme="minorEastAsia" w:cstheme="minorBidi"/>
              <w:noProof/>
              <w:sz w:val="24"/>
              <w:szCs w:val="24"/>
            </w:rPr>
          </w:pPr>
          <w:ins w:id="100" w:author="felipe campo" w:date="2018-07-04T11:15:00Z">
            <w:r w:rsidRPr="00AE2AD7">
              <w:rPr>
                <w:noProof/>
                <w:lang w:val="es-ES"/>
              </w:rPr>
              <w:t>3.3.2.4.3</w:t>
            </w:r>
            <w:r>
              <w:rPr>
                <w:rFonts w:eastAsiaTheme="minorEastAsia" w:cstheme="minorBidi"/>
                <w:noProof/>
                <w:sz w:val="24"/>
                <w:szCs w:val="24"/>
              </w:rPr>
              <w:tab/>
            </w:r>
            <w:r w:rsidRPr="00AE2AD7">
              <w:rPr>
                <w:noProof/>
                <w:lang w:val="es-ES"/>
              </w:rPr>
              <w:t>Parámetros</w:t>
            </w:r>
            <w:r>
              <w:rPr>
                <w:noProof/>
              </w:rPr>
              <w:tab/>
            </w:r>
            <w:r>
              <w:rPr>
                <w:noProof/>
              </w:rPr>
              <w:fldChar w:fldCharType="begin"/>
            </w:r>
            <w:r>
              <w:rPr>
                <w:noProof/>
              </w:rPr>
              <w:instrText xml:space="preserve"> PAGEREF _Toc518466276 \h </w:instrText>
            </w:r>
            <w:r>
              <w:rPr>
                <w:noProof/>
              </w:rPr>
            </w:r>
          </w:ins>
          <w:r>
            <w:rPr>
              <w:noProof/>
            </w:rPr>
            <w:fldChar w:fldCharType="separate"/>
          </w:r>
          <w:ins w:id="101" w:author="felipe campo" w:date="2018-07-04T11:15:00Z">
            <w:r>
              <w:rPr>
                <w:noProof/>
              </w:rPr>
              <w:t>51</w:t>
            </w:r>
            <w:r>
              <w:rPr>
                <w:noProof/>
              </w:rPr>
              <w:fldChar w:fldCharType="end"/>
            </w:r>
          </w:ins>
        </w:p>
        <w:p w14:paraId="4236E2B5" w14:textId="77777777" w:rsidR="00515FE7" w:rsidRDefault="00515FE7">
          <w:pPr>
            <w:pStyle w:val="TOC4"/>
            <w:tabs>
              <w:tab w:val="left" w:pos="853"/>
              <w:tab w:val="right" w:leader="dot" w:pos="9350"/>
            </w:tabs>
            <w:rPr>
              <w:ins w:id="102" w:author="felipe campo" w:date="2018-07-04T11:15:00Z"/>
              <w:rFonts w:eastAsiaTheme="minorEastAsia" w:cstheme="minorBidi"/>
              <w:noProof/>
              <w:sz w:val="24"/>
              <w:szCs w:val="24"/>
            </w:rPr>
          </w:pPr>
          <w:ins w:id="103" w:author="felipe campo" w:date="2018-07-04T11:15:00Z">
            <w:r w:rsidRPr="00AE2AD7">
              <w:rPr>
                <w:noProof/>
                <w:lang w:val="es-ES"/>
              </w:rPr>
              <w:t>3.3.2.5</w:t>
            </w:r>
            <w:r>
              <w:rPr>
                <w:rFonts w:eastAsiaTheme="minorEastAsia" w:cstheme="minorBidi"/>
                <w:noProof/>
                <w:sz w:val="24"/>
                <w:szCs w:val="24"/>
              </w:rPr>
              <w:tab/>
            </w:r>
            <w:r w:rsidRPr="00AE2AD7">
              <w:rPr>
                <w:noProof/>
                <w:lang w:val="es-ES"/>
              </w:rPr>
              <w:t>Extreme Platform</w:t>
            </w:r>
            <w:r>
              <w:rPr>
                <w:noProof/>
              </w:rPr>
              <w:tab/>
            </w:r>
            <w:r>
              <w:rPr>
                <w:noProof/>
              </w:rPr>
              <w:fldChar w:fldCharType="begin"/>
            </w:r>
            <w:r>
              <w:rPr>
                <w:noProof/>
              </w:rPr>
              <w:instrText xml:space="preserve"> PAGEREF _Toc518466277 \h </w:instrText>
            </w:r>
            <w:r>
              <w:rPr>
                <w:noProof/>
              </w:rPr>
            </w:r>
          </w:ins>
          <w:r>
            <w:rPr>
              <w:noProof/>
            </w:rPr>
            <w:fldChar w:fldCharType="separate"/>
          </w:r>
          <w:ins w:id="104" w:author="felipe campo" w:date="2018-07-04T11:15:00Z">
            <w:r>
              <w:rPr>
                <w:noProof/>
              </w:rPr>
              <w:t>53</w:t>
            </w:r>
            <w:r>
              <w:rPr>
                <w:noProof/>
              </w:rPr>
              <w:fldChar w:fldCharType="end"/>
            </w:r>
          </w:ins>
        </w:p>
        <w:p w14:paraId="4EA40D00" w14:textId="77777777" w:rsidR="00515FE7" w:rsidRDefault="00515FE7">
          <w:pPr>
            <w:pStyle w:val="TOC5"/>
            <w:rPr>
              <w:ins w:id="105" w:author="felipe campo" w:date="2018-07-04T11:15:00Z"/>
              <w:rFonts w:eastAsiaTheme="minorEastAsia" w:cstheme="minorBidi"/>
              <w:noProof/>
              <w:sz w:val="24"/>
              <w:szCs w:val="24"/>
            </w:rPr>
          </w:pPr>
          <w:ins w:id="106" w:author="felipe campo" w:date="2018-07-04T11:15:00Z">
            <w:r w:rsidRPr="00AE2AD7">
              <w:rPr>
                <w:noProof/>
                <w:lang w:val="es-ES"/>
              </w:rPr>
              <w:t>3.3.2.5.1</w:t>
            </w:r>
            <w:r>
              <w:rPr>
                <w:rFonts w:eastAsiaTheme="minorEastAsia" w:cstheme="minorBidi"/>
                <w:noProof/>
                <w:sz w:val="24"/>
                <w:szCs w:val="24"/>
              </w:rPr>
              <w:tab/>
            </w:r>
            <w:r w:rsidRPr="00AE2AD7">
              <w:rPr>
                <w:noProof/>
                <w:lang w:val="es-ES"/>
              </w:rPr>
              <w:t>Control de flotas y seguimiento GPS</w:t>
            </w:r>
            <w:r>
              <w:rPr>
                <w:noProof/>
              </w:rPr>
              <w:tab/>
            </w:r>
            <w:r>
              <w:rPr>
                <w:noProof/>
              </w:rPr>
              <w:fldChar w:fldCharType="begin"/>
            </w:r>
            <w:r>
              <w:rPr>
                <w:noProof/>
              </w:rPr>
              <w:instrText xml:space="preserve"> PAGEREF _Toc518466278 \h </w:instrText>
            </w:r>
            <w:r>
              <w:rPr>
                <w:noProof/>
              </w:rPr>
            </w:r>
          </w:ins>
          <w:r>
            <w:rPr>
              <w:noProof/>
            </w:rPr>
            <w:fldChar w:fldCharType="separate"/>
          </w:r>
          <w:ins w:id="107" w:author="felipe campo" w:date="2018-07-04T11:15:00Z">
            <w:r>
              <w:rPr>
                <w:noProof/>
              </w:rPr>
              <w:t>53</w:t>
            </w:r>
            <w:r>
              <w:rPr>
                <w:noProof/>
              </w:rPr>
              <w:fldChar w:fldCharType="end"/>
            </w:r>
          </w:ins>
        </w:p>
        <w:p w14:paraId="06938B46" w14:textId="77777777" w:rsidR="00515FE7" w:rsidRDefault="00515FE7">
          <w:pPr>
            <w:pStyle w:val="TOC5"/>
            <w:rPr>
              <w:ins w:id="108" w:author="felipe campo" w:date="2018-07-04T11:15:00Z"/>
              <w:rFonts w:eastAsiaTheme="minorEastAsia" w:cstheme="minorBidi"/>
              <w:noProof/>
              <w:sz w:val="24"/>
              <w:szCs w:val="24"/>
            </w:rPr>
          </w:pPr>
          <w:ins w:id="109" w:author="felipe campo" w:date="2018-07-04T11:15:00Z">
            <w:r w:rsidRPr="00AE2AD7">
              <w:rPr>
                <w:noProof/>
                <w:lang w:val="es-ES"/>
              </w:rPr>
              <w:t>3.3.2.5.2</w:t>
            </w:r>
            <w:r>
              <w:rPr>
                <w:rFonts w:eastAsiaTheme="minorEastAsia" w:cstheme="minorBidi"/>
                <w:noProof/>
                <w:sz w:val="24"/>
                <w:szCs w:val="24"/>
              </w:rPr>
              <w:tab/>
            </w:r>
            <w:r w:rsidRPr="00AE2AD7">
              <w:rPr>
                <w:noProof/>
                <w:lang w:val="es-ES"/>
              </w:rPr>
              <w:t>Gestión de entregas y trazabilidad</w:t>
            </w:r>
            <w:r>
              <w:rPr>
                <w:noProof/>
              </w:rPr>
              <w:tab/>
            </w:r>
            <w:r>
              <w:rPr>
                <w:noProof/>
              </w:rPr>
              <w:fldChar w:fldCharType="begin"/>
            </w:r>
            <w:r>
              <w:rPr>
                <w:noProof/>
              </w:rPr>
              <w:instrText xml:space="preserve"> PAGEREF _Toc518466279 \h </w:instrText>
            </w:r>
            <w:r>
              <w:rPr>
                <w:noProof/>
              </w:rPr>
            </w:r>
          </w:ins>
          <w:r>
            <w:rPr>
              <w:noProof/>
            </w:rPr>
            <w:fldChar w:fldCharType="separate"/>
          </w:r>
          <w:ins w:id="110" w:author="felipe campo" w:date="2018-07-04T11:15:00Z">
            <w:r>
              <w:rPr>
                <w:noProof/>
              </w:rPr>
              <w:t>54</w:t>
            </w:r>
            <w:r>
              <w:rPr>
                <w:noProof/>
              </w:rPr>
              <w:fldChar w:fldCharType="end"/>
            </w:r>
          </w:ins>
        </w:p>
        <w:p w14:paraId="6552C0D6" w14:textId="77777777" w:rsidR="00515FE7" w:rsidRDefault="00515FE7">
          <w:pPr>
            <w:pStyle w:val="TOC5"/>
            <w:rPr>
              <w:ins w:id="111" w:author="felipe campo" w:date="2018-07-04T11:15:00Z"/>
              <w:rFonts w:eastAsiaTheme="minorEastAsia" w:cstheme="minorBidi"/>
              <w:noProof/>
              <w:sz w:val="24"/>
              <w:szCs w:val="24"/>
            </w:rPr>
          </w:pPr>
          <w:ins w:id="112" w:author="felipe campo" w:date="2018-07-04T11:15:00Z">
            <w:r w:rsidRPr="00AE2AD7">
              <w:rPr>
                <w:rFonts w:ascii="MS Mincho" w:eastAsia="MS Mincho" w:hAnsi="MS Mincho" w:cs="MS Mincho"/>
                <w:noProof/>
                <w:lang w:val="es-ES"/>
              </w:rPr>
              <w:t>3.3.2.5.3</w:t>
            </w:r>
            <w:r>
              <w:rPr>
                <w:rFonts w:eastAsiaTheme="minorEastAsia" w:cstheme="minorBidi"/>
                <w:noProof/>
                <w:sz w:val="24"/>
                <w:szCs w:val="24"/>
              </w:rPr>
              <w:tab/>
            </w:r>
            <w:r w:rsidRPr="00AE2AD7">
              <w:rPr>
                <w:noProof/>
                <w:lang w:val="es-ES"/>
              </w:rPr>
              <w:t xml:space="preserve">Análisis de datos e información </w:t>
            </w:r>
            <w:r w:rsidRPr="00AE2AD7">
              <w:rPr>
                <w:rFonts w:ascii="MS Mincho" w:eastAsia="MS Mincho" w:hAnsi="MS Mincho" w:cs="MS Mincho"/>
                <w:noProof/>
                <w:lang w:val="es-ES"/>
              </w:rPr>
              <w:t> </w:t>
            </w:r>
            <w:r>
              <w:rPr>
                <w:noProof/>
              </w:rPr>
              <w:tab/>
            </w:r>
            <w:r>
              <w:rPr>
                <w:noProof/>
              </w:rPr>
              <w:fldChar w:fldCharType="begin"/>
            </w:r>
            <w:r>
              <w:rPr>
                <w:noProof/>
              </w:rPr>
              <w:instrText xml:space="preserve"> PAGEREF _Toc518466280 \h </w:instrText>
            </w:r>
            <w:r>
              <w:rPr>
                <w:noProof/>
              </w:rPr>
            </w:r>
          </w:ins>
          <w:r>
            <w:rPr>
              <w:noProof/>
            </w:rPr>
            <w:fldChar w:fldCharType="separate"/>
          </w:r>
          <w:ins w:id="113" w:author="felipe campo" w:date="2018-07-04T11:15:00Z">
            <w:r>
              <w:rPr>
                <w:noProof/>
              </w:rPr>
              <w:t>58</w:t>
            </w:r>
            <w:r>
              <w:rPr>
                <w:noProof/>
              </w:rPr>
              <w:fldChar w:fldCharType="end"/>
            </w:r>
          </w:ins>
        </w:p>
        <w:p w14:paraId="32BCCBBA" w14:textId="77777777" w:rsidR="00515FE7" w:rsidRDefault="00515FE7">
          <w:pPr>
            <w:pStyle w:val="TOC5"/>
            <w:rPr>
              <w:ins w:id="114" w:author="felipe campo" w:date="2018-07-04T11:15:00Z"/>
              <w:rFonts w:eastAsiaTheme="minorEastAsia" w:cstheme="minorBidi"/>
              <w:noProof/>
              <w:sz w:val="24"/>
              <w:szCs w:val="24"/>
            </w:rPr>
          </w:pPr>
          <w:ins w:id="115" w:author="felipe campo" w:date="2018-07-04T11:15:00Z">
            <w:r w:rsidRPr="00AE2AD7">
              <w:rPr>
                <w:noProof/>
                <w:lang w:val="es-ES"/>
              </w:rPr>
              <w:t>3.3.2.5.4</w:t>
            </w:r>
            <w:r>
              <w:rPr>
                <w:rFonts w:eastAsiaTheme="minorEastAsia" w:cstheme="minorBidi"/>
                <w:noProof/>
                <w:sz w:val="24"/>
                <w:szCs w:val="24"/>
              </w:rPr>
              <w:tab/>
            </w:r>
            <w:r w:rsidRPr="00AE2AD7">
              <w:rPr>
                <w:noProof/>
                <w:lang w:val="es-ES"/>
              </w:rPr>
              <w:t>CARGUE</w:t>
            </w:r>
            <w:r>
              <w:rPr>
                <w:noProof/>
              </w:rPr>
              <w:tab/>
            </w:r>
            <w:r>
              <w:rPr>
                <w:noProof/>
              </w:rPr>
              <w:fldChar w:fldCharType="begin"/>
            </w:r>
            <w:r>
              <w:rPr>
                <w:noProof/>
              </w:rPr>
              <w:instrText xml:space="preserve"> PAGEREF _Toc518466281 \h </w:instrText>
            </w:r>
            <w:r>
              <w:rPr>
                <w:noProof/>
              </w:rPr>
            </w:r>
          </w:ins>
          <w:r>
            <w:rPr>
              <w:noProof/>
            </w:rPr>
            <w:fldChar w:fldCharType="separate"/>
          </w:r>
          <w:ins w:id="116" w:author="felipe campo" w:date="2018-07-04T11:15:00Z">
            <w:r>
              <w:rPr>
                <w:noProof/>
              </w:rPr>
              <w:t>59</w:t>
            </w:r>
            <w:r>
              <w:rPr>
                <w:noProof/>
              </w:rPr>
              <w:fldChar w:fldCharType="end"/>
            </w:r>
          </w:ins>
        </w:p>
        <w:p w14:paraId="0FE06D53" w14:textId="77777777" w:rsidR="00515FE7" w:rsidRDefault="00515FE7">
          <w:pPr>
            <w:pStyle w:val="TOC5"/>
            <w:rPr>
              <w:ins w:id="117" w:author="felipe campo" w:date="2018-07-04T11:15:00Z"/>
              <w:rFonts w:eastAsiaTheme="minorEastAsia" w:cstheme="minorBidi"/>
              <w:noProof/>
              <w:sz w:val="24"/>
              <w:szCs w:val="24"/>
            </w:rPr>
          </w:pPr>
          <w:ins w:id="118" w:author="felipe campo" w:date="2018-07-04T11:15:00Z">
            <w:r w:rsidRPr="00AE2AD7">
              <w:rPr>
                <w:noProof/>
                <w:lang w:val="es-ES"/>
              </w:rPr>
              <w:t>3.3.2.5.5</w:t>
            </w:r>
            <w:r>
              <w:rPr>
                <w:rFonts w:eastAsiaTheme="minorEastAsia" w:cstheme="minorBidi"/>
                <w:noProof/>
                <w:sz w:val="24"/>
                <w:szCs w:val="24"/>
              </w:rPr>
              <w:tab/>
            </w:r>
            <w:r w:rsidRPr="00AE2AD7">
              <w:rPr>
                <w:noProof/>
                <w:lang w:val="es-ES"/>
              </w:rPr>
              <w:t>TRANSITO</w:t>
            </w:r>
            <w:r>
              <w:rPr>
                <w:noProof/>
              </w:rPr>
              <w:tab/>
            </w:r>
            <w:r>
              <w:rPr>
                <w:noProof/>
              </w:rPr>
              <w:fldChar w:fldCharType="begin"/>
            </w:r>
            <w:r>
              <w:rPr>
                <w:noProof/>
              </w:rPr>
              <w:instrText xml:space="preserve"> PAGEREF _Toc518466282 \h </w:instrText>
            </w:r>
            <w:r>
              <w:rPr>
                <w:noProof/>
              </w:rPr>
            </w:r>
          </w:ins>
          <w:r>
            <w:rPr>
              <w:noProof/>
            </w:rPr>
            <w:fldChar w:fldCharType="separate"/>
          </w:r>
          <w:ins w:id="119" w:author="felipe campo" w:date="2018-07-04T11:15:00Z">
            <w:r>
              <w:rPr>
                <w:noProof/>
              </w:rPr>
              <w:t>61</w:t>
            </w:r>
            <w:r>
              <w:rPr>
                <w:noProof/>
              </w:rPr>
              <w:fldChar w:fldCharType="end"/>
            </w:r>
          </w:ins>
        </w:p>
        <w:p w14:paraId="2FCEB8F5" w14:textId="77777777" w:rsidR="00515FE7" w:rsidRDefault="00515FE7">
          <w:pPr>
            <w:pStyle w:val="TOC5"/>
            <w:rPr>
              <w:ins w:id="120" w:author="felipe campo" w:date="2018-07-04T11:15:00Z"/>
              <w:rFonts w:eastAsiaTheme="minorEastAsia" w:cstheme="minorBidi"/>
              <w:noProof/>
              <w:sz w:val="24"/>
              <w:szCs w:val="24"/>
            </w:rPr>
          </w:pPr>
          <w:ins w:id="121" w:author="felipe campo" w:date="2018-07-04T11:15:00Z">
            <w:r w:rsidRPr="00AE2AD7">
              <w:rPr>
                <w:noProof/>
                <w:lang w:val="es-ES"/>
              </w:rPr>
              <w:t>3.3.2.5.6</w:t>
            </w:r>
            <w:r>
              <w:rPr>
                <w:rFonts w:eastAsiaTheme="minorEastAsia" w:cstheme="minorBidi"/>
                <w:noProof/>
                <w:sz w:val="24"/>
                <w:szCs w:val="24"/>
              </w:rPr>
              <w:tab/>
            </w:r>
            <w:r w:rsidRPr="00AE2AD7">
              <w:rPr>
                <w:noProof/>
                <w:lang w:val="es-ES"/>
              </w:rPr>
              <w:t>REPORTAR TIEMPOS DE CARGUE Y GENERAR DOCUMENTACION DE VIAJE</w:t>
            </w:r>
            <w:r>
              <w:rPr>
                <w:noProof/>
              </w:rPr>
              <w:tab/>
            </w:r>
            <w:r>
              <w:rPr>
                <w:noProof/>
              </w:rPr>
              <w:fldChar w:fldCharType="begin"/>
            </w:r>
            <w:r>
              <w:rPr>
                <w:noProof/>
              </w:rPr>
              <w:instrText xml:space="preserve"> PAGEREF _Toc518466283 \h </w:instrText>
            </w:r>
            <w:r>
              <w:rPr>
                <w:noProof/>
              </w:rPr>
            </w:r>
          </w:ins>
          <w:r>
            <w:rPr>
              <w:noProof/>
            </w:rPr>
            <w:fldChar w:fldCharType="separate"/>
          </w:r>
          <w:ins w:id="122" w:author="felipe campo" w:date="2018-07-04T11:15:00Z">
            <w:r>
              <w:rPr>
                <w:noProof/>
              </w:rPr>
              <w:t>61</w:t>
            </w:r>
            <w:r>
              <w:rPr>
                <w:noProof/>
              </w:rPr>
              <w:fldChar w:fldCharType="end"/>
            </w:r>
          </w:ins>
        </w:p>
        <w:p w14:paraId="289A6480" w14:textId="77777777" w:rsidR="00515FE7" w:rsidRDefault="00515FE7">
          <w:pPr>
            <w:pStyle w:val="TOC5"/>
            <w:rPr>
              <w:ins w:id="123" w:author="felipe campo" w:date="2018-07-04T11:15:00Z"/>
              <w:rFonts w:eastAsiaTheme="minorEastAsia" w:cstheme="minorBidi"/>
              <w:noProof/>
              <w:sz w:val="24"/>
              <w:szCs w:val="24"/>
            </w:rPr>
          </w:pPr>
          <w:ins w:id="124" w:author="felipe campo" w:date="2018-07-04T11:15:00Z">
            <w:r w:rsidRPr="00AE2AD7">
              <w:rPr>
                <w:noProof/>
                <w:lang w:val="es-ES"/>
              </w:rPr>
              <w:t>3.3.2.5.7</w:t>
            </w:r>
            <w:r>
              <w:rPr>
                <w:rFonts w:eastAsiaTheme="minorEastAsia" w:cstheme="minorBidi"/>
                <w:noProof/>
                <w:sz w:val="24"/>
                <w:szCs w:val="24"/>
              </w:rPr>
              <w:tab/>
            </w:r>
            <w:r w:rsidRPr="00AE2AD7">
              <w:rPr>
                <w:noProof/>
                <w:lang w:val="es-ES"/>
              </w:rPr>
              <w:t>ENTREGAS</w:t>
            </w:r>
            <w:r>
              <w:rPr>
                <w:noProof/>
              </w:rPr>
              <w:tab/>
            </w:r>
            <w:r>
              <w:rPr>
                <w:noProof/>
              </w:rPr>
              <w:fldChar w:fldCharType="begin"/>
            </w:r>
            <w:r>
              <w:rPr>
                <w:noProof/>
              </w:rPr>
              <w:instrText xml:space="preserve"> PAGEREF _Toc518466284 \h </w:instrText>
            </w:r>
            <w:r>
              <w:rPr>
                <w:noProof/>
              </w:rPr>
            </w:r>
          </w:ins>
          <w:r>
            <w:rPr>
              <w:noProof/>
            </w:rPr>
            <w:fldChar w:fldCharType="separate"/>
          </w:r>
          <w:ins w:id="125" w:author="felipe campo" w:date="2018-07-04T11:15:00Z">
            <w:r>
              <w:rPr>
                <w:noProof/>
              </w:rPr>
              <w:t>62</w:t>
            </w:r>
            <w:r>
              <w:rPr>
                <w:noProof/>
              </w:rPr>
              <w:fldChar w:fldCharType="end"/>
            </w:r>
          </w:ins>
        </w:p>
        <w:p w14:paraId="460E3FA4" w14:textId="77777777" w:rsidR="00515FE7" w:rsidRDefault="00515FE7">
          <w:pPr>
            <w:pStyle w:val="TOC5"/>
            <w:rPr>
              <w:ins w:id="126" w:author="felipe campo" w:date="2018-07-04T11:15:00Z"/>
              <w:rFonts w:eastAsiaTheme="minorEastAsia" w:cstheme="minorBidi"/>
              <w:noProof/>
              <w:sz w:val="24"/>
              <w:szCs w:val="24"/>
            </w:rPr>
          </w:pPr>
          <w:ins w:id="127" w:author="felipe campo" w:date="2018-07-04T11:15:00Z">
            <w:r w:rsidRPr="00AE2AD7">
              <w:rPr>
                <w:noProof/>
                <w:lang w:val="es-ES"/>
              </w:rPr>
              <w:t>3.3.2.5.8</w:t>
            </w:r>
            <w:r>
              <w:rPr>
                <w:rFonts w:eastAsiaTheme="minorEastAsia" w:cstheme="minorBidi"/>
                <w:noProof/>
                <w:sz w:val="24"/>
                <w:szCs w:val="24"/>
              </w:rPr>
              <w:tab/>
            </w:r>
            <w:r w:rsidRPr="00AE2AD7">
              <w:rPr>
                <w:noProof/>
                <w:lang w:val="es-ES"/>
              </w:rPr>
              <w:t>CUMPLIDO</w:t>
            </w:r>
            <w:r>
              <w:rPr>
                <w:noProof/>
              </w:rPr>
              <w:tab/>
            </w:r>
            <w:r>
              <w:rPr>
                <w:noProof/>
              </w:rPr>
              <w:fldChar w:fldCharType="begin"/>
            </w:r>
            <w:r>
              <w:rPr>
                <w:noProof/>
              </w:rPr>
              <w:instrText xml:space="preserve"> PAGEREF _Toc518466285 \h </w:instrText>
            </w:r>
            <w:r>
              <w:rPr>
                <w:noProof/>
              </w:rPr>
            </w:r>
          </w:ins>
          <w:r>
            <w:rPr>
              <w:noProof/>
            </w:rPr>
            <w:fldChar w:fldCharType="separate"/>
          </w:r>
          <w:ins w:id="128" w:author="felipe campo" w:date="2018-07-04T11:15:00Z">
            <w:r>
              <w:rPr>
                <w:noProof/>
              </w:rPr>
              <w:t>64</w:t>
            </w:r>
            <w:r>
              <w:rPr>
                <w:noProof/>
              </w:rPr>
              <w:fldChar w:fldCharType="end"/>
            </w:r>
          </w:ins>
        </w:p>
        <w:p w14:paraId="2BAC58D0" w14:textId="77777777" w:rsidR="00515FE7" w:rsidRDefault="00515FE7">
          <w:pPr>
            <w:pStyle w:val="TOC5"/>
            <w:rPr>
              <w:ins w:id="129" w:author="felipe campo" w:date="2018-07-04T11:15:00Z"/>
              <w:rFonts w:eastAsiaTheme="minorEastAsia" w:cstheme="minorBidi"/>
              <w:noProof/>
              <w:sz w:val="24"/>
              <w:szCs w:val="24"/>
            </w:rPr>
          </w:pPr>
          <w:ins w:id="130" w:author="felipe campo" w:date="2018-07-04T11:15:00Z">
            <w:r w:rsidRPr="00AE2AD7">
              <w:rPr>
                <w:noProof/>
                <w:lang w:val="es-ES"/>
              </w:rPr>
              <w:lastRenderedPageBreak/>
              <w:t>3.3.2.5.9</w:t>
            </w:r>
            <w:r>
              <w:rPr>
                <w:rFonts w:eastAsiaTheme="minorEastAsia" w:cstheme="minorBidi"/>
                <w:noProof/>
                <w:sz w:val="24"/>
                <w:szCs w:val="24"/>
              </w:rPr>
              <w:tab/>
            </w:r>
            <w:r w:rsidRPr="00AE2AD7">
              <w:rPr>
                <w:noProof/>
                <w:lang w:val="es-ES"/>
              </w:rPr>
              <w:t>FACTURACION</w:t>
            </w:r>
            <w:r>
              <w:rPr>
                <w:noProof/>
              </w:rPr>
              <w:tab/>
            </w:r>
            <w:r>
              <w:rPr>
                <w:noProof/>
              </w:rPr>
              <w:fldChar w:fldCharType="begin"/>
            </w:r>
            <w:r>
              <w:rPr>
                <w:noProof/>
              </w:rPr>
              <w:instrText xml:space="preserve"> PAGEREF _Toc518466286 \h </w:instrText>
            </w:r>
            <w:r>
              <w:rPr>
                <w:noProof/>
              </w:rPr>
            </w:r>
          </w:ins>
          <w:r>
            <w:rPr>
              <w:noProof/>
            </w:rPr>
            <w:fldChar w:fldCharType="separate"/>
          </w:r>
          <w:ins w:id="131" w:author="felipe campo" w:date="2018-07-04T11:15:00Z">
            <w:r>
              <w:rPr>
                <w:noProof/>
              </w:rPr>
              <w:t>64</w:t>
            </w:r>
            <w:r>
              <w:rPr>
                <w:noProof/>
              </w:rPr>
              <w:fldChar w:fldCharType="end"/>
            </w:r>
          </w:ins>
        </w:p>
        <w:p w14:paraId="0DD7DC10" w14:textId="77777777" w:rsidR="00515FE7" w:rsidRDefault="00515FE7">
          <w:pPr>
            <w:pStyle w:val="TOC5"/>
            <w:rPr>
              <w:ins w:id="132" w:author="felipe campo" w:date="2018-07-04T11:15:00Z"/>
              <w:rFonts w:eastAsiaTheme="minorEastAsia" w:cstheme="minorBidi"/>
              <w:noProof/>
              <w:sz w:val="24"/>
              <w:szCs w:val="24"/>
            </w:rPr>
          </w:pPr>
          <w:ins w:id="133" w:author="felipe campo" w:date="2018-07-04T11:15:00Z">
            <w:r w:rsidRPr="00AE2AD7">
              <w:rPr>
                <w:noProof/>
                <w:lang w:val="es-ES"/>
              </w:rPr>
              <w:t>3.3.2.5.10</w:t>
            </w:r>
            <w:r>
              <w:rPr>
                <w:rFonts w:eastAsiaTheme="minorEastAsia" w:cstheme="minorBidi"/>
                <w:noProof/>
                <w:sz w:val="24"/>
                <w:szCs w:val="24"/>
              </w:rPr>
              <w:tab/>
            </w:r>
            <w:r w:rsidRPr="00AE2AD7">
              <w:rPr>
                <w:noProof/>
                <w:lang w:val="es-ES"/>
              </w:rPr>
              <w:t>CARACTERISTICAS GENERALES</w:t>
            </w:r>
            <w:r>
              <w:rPr>
                <w:noProof/>
              </w:rPr>
              <w:tab/>
            </w:r>
            <w:r>
              <w:rPr>
                <w:noProof/>
              </w:rPr>
              <w:fldChar w:fldCharType="begin"/>
            </w:r>
            <w:r>
              <w:rPr>
                <w:noProof/>
              </w:rPr>
              <w:instrText xml:space="preserve"> PAGEREF _Toc518466287 \h </w:instrText>
            </w:r>
            <w:r>
              <w:rPr>
                <w:noProof/>
              </w:rPr>
            </w:r>
          </w:ins>
          <w:r>
            <w:rPr>
              <w:noProof/>
            </w:rPr>
            <w:fldChar w:fldCharType="separate"/>
          </w:r>
          <w:ins w:id="134" w:author="felipe campo" w:date="2018-07-04T11:15:00Z">
            <w:r>
              <w:rPr>
                <w:noProof/>
              </w:rPr>
              <w:t>65</w:t>
            </w:r>
            <w:r>
              <w:rPr>
                <w:noProof/>
              </w:rPr>
              <w:fldChar w:fldCharType="end"/>
            </w:r>
          </w:ins>
        </w:p>
        <w:p w14:paraId="2D2203A4" w14:textId="77777777" w:rsidR="00515FE7" w:rsidRDefault="00515FE7">
          <w:pPr>
            <w:pStyle w:val="TOC3"/>
            <w:tabs>
              <w:tab w:val="left" w:pos="686"/>
              <w:tab w:val="right" w:leader="dot" w:pos="9350"/>
            </w:tabs>
            <w:rPr>
              <w:ins w:id="135" w:author="felipe campo" w:date="2018-07-04T11:15:00Z"/>
              <w:rFonts w:eastAsiaTheme="minorEastAsia" w:cstheme="minorBidi"/>
              <w:smallCaps w:val="0"/>
              <w:noProof/>
              <w:sz w:val="24"/>
              <w:szCs w:val="24"/>
            </w:rPr>
          </w:pPr>
          <w:ins w:id="136" w:author="felipe campo" w:date="2018-07-04T11:15:00Z">
            <w:r w:rsidRPr="00AE2AD7">
              <w:rPr>
                <w:noProof/>
                <w:lang w:val="es-ES"/>
              </w:rPr>
              <w:t>3.3.3</w:t>
            </w:r>
            <w:r>
              <w:rPr>
                <w:rFonts w:eastAsiaTheme="minorEastAsia" w:cstheme="minorBidi"/>
                <w:smallCaps w:val="0"/>
                <w:noProof/>
                <w:sz w:val="24"/>
                <w:szCs w:val="24"/>
              </w:rPr>
              <w:tab/>
            </w:r>
            <w:r w:rsidRPr="00AE2AD7">
              <w:rPr>
                <w:noProof/>
                <w:lang w:val="es-ES"/>
              </w:rPr>
              <w:t>Requisitos no funcionales</w:t>
            </w:r>
            <w:r>
              <w:rPr>
                <w:noProof/>
              </w:rPr>
              <w:tab/>
            </w:r>
            <w:r>
              <w:rPr>
                <w:noProof/>
              </w:rPr>
              <w:fldChar w:fldCharType="begin"/>
            </w:r>
            <w:r>
              <w:rPr>
                <w:noProof/>
              </w:rPr>
              <w:instrText xml:space="preserve"> PAGEREF _Toc518466288 \h </w:instrText>
            </w:r>
            <w:r>
              <w:rPr>
                <w:noProof/>
              </w:rPr>
            </w:r>
          </w:ins>
          <w:r>
            <w:rPr>
              <w:noProof/>
            </w:rPr>
            <w:fldChar w:fldCharType="separate"/>
          </w:r>
          <w:ins w:id="137" w:author="felipe campo" w:date="2018-07-04T11:15:00Z">
            <w:r>
              <w:rPr>
                <w:noProof/>
              </w:rPr>
              <w:t>67</w:t>
            </w:r>
            <w:r>
              <w:rPr>
                <w:noProof/>
              </w:rPr>
              <w:fldChar w:fldCharType="end"/>
            </w:r>
          </w:ins>
        </w:p>
        <w:p w14:paraId="0CF27C67" w14:textId="77777777" w:rsidR="00515FE7" w:rsidRDefault="00515FE7">
          <w:pPr>
            <w:pStyle w:val="TOC4"/>
            <w:tabs>
              <w:tab w:val="left" w:pos="853"/>
              <w:tab w:val="right" w:leader="dot" w:pos="9350"/>
            </w:tabs>
            <w:rPr>
              <w:ins w:id="138" w:author="felipe campo" w:date="2018-07-04T11:15:00Z"/>
              <w:rFonts w:eastAsiaTheme="minorEastAsia" w:cstheme="minorBidi"/>
              <w:noProof/>
              <w:sz w:val="24"/>
              <w:szCs w:val="24"/>
            </w:rPr>
          </w:pPr>
          <w:ins w:id="139" w:author="felipe campo" w:date="2018-07-04T11:15:00Z">
            <w:r w:rsidRPr="00AE2AD7">
              <w:rPr>
                <w:noProof/>
                <w:lang w:val="es-ES"/>
              </w:rPr>
              <w:t>3.3.3.1</w:t>
            </w:r>
            <w:r>
              <w:rPr>
                <w:rFonts w:eastAsiaTheme="minorEastAsia" w:cstheme="minorBidi"/>
                <w:noProof/>
                <w:sz w:val="24"/>
                <w:szCs w:val="24"/>
              </w:rPr>
              <w:tab/>
            </w:r>
            <w:r w:rsidRPr="00AE2AD7">
              <w:rPr>
                <w:noProof/>
                <w:lang w:val="es-ES"/>
              </w:rPr>
              <w:t>Atributos de Calidad del Producto resultado del proyecto</w:t>
            </w:r>
            <w:r>
              <w:rPr>
                <w:noProof/>
              </w:rPr>
              <w:tab/>
            </w:r>
            <w:r>
              <w:rPr>
                <w:noProof/>
              </w:rPr>
              <w:fldChar w:fldCharType="begin"/>
            </w:r>
            <w:r>
              <w:rPr>
                <w:noProof/>
              </w:rPr>
              <w:instrText xml:space="preserve"> PAGEREF _Toc518466289 \h </w:instrText>
            </w:r>
            <w:r>
              <w:rPr>
                <w:noProof/>
              </w:rPr>
            </w:r>
          </w:ins>
          <w:r>
            <w:rPr>
              <w:noProof/>
            </w:rPr>
            <w:fldChar w:fldCharType="separate"/>
          </w:r>
          <w:ins w:id="140" w:author="felipe campo" w:date="2018-07-04T11:15:00Z">
            <w:r>
              <w:rPr>
                <w:noProof/>
              </w:rPr>
              <w:t>67</w:t>
            </w:r>
            <w:r>
              <w:rPr>
                <w:noProof/>
              </w:rPr>
              <w:fldChar w:fldCharType="end"/>
            </w:r>
          </w:ins>
        </w:p>
        <w:p w14:paraId="4D9B3C61" w14:textId="77777777" w:rsidR="00515FE7" w:rsidRDefault="00515FE7">
          <w:pPr>
            <w:pStyle w:val="TOC5"/>
            <w:rPr>
              <w:ins w:id="141" w:author="felipe campo" w:date="2018-07-04T11:15:00Z"/>
              <w:rFonts w:eastAsiaTheme="minorEastAsia" w:cstheme="minorBidi"/>
              <w:noProof/>
              <w:sz w:val="24"/>
              <w:szCs w:val="24"/>
            </w:rPr>
          </w:pPr>
          <w:ins w:id="142" w:author="felipe campo" w:date="2018-07-04T11:15:00Z">
            <w:r w:rsidRPr="00AE2AD7">
              <w:rPr>
                <w:noProof/>
                <w:lang w:val="es-ES"/>
              </w:rPr>
              <w:t>3.3.3.1.1</w:t>
            </w:r>
            <w:r>
              <w:rPr>
                <w:rFonts w:eastAsiaTheme="minorEastAsia" w:cstheme="minorBidi"/>
                <w:noProof/>
                <w:sz w:val="24"/>
                <w:szCs w:val="24"/>
              </w:rPr>
              <w:tab/>
            </w:r>
            <w:r w:rsidRPr="00AE2AD7">
              <w:rPr>
                <w:noProof/>
                <w:lang w:val="es-ES"/>
              </w:rPr>
              <w:t>Desempeño</w:t>
            </w:r>
            <w:r>
              <w:rPr>
                <w:noProof/>
              </w:rPr>
              <w:tab/>
            </w:r>
            <w:r>
              <w:rPr>
                <w:noProof/>
              </w:rPr>
              <w:fldChar w:fldCharType="begin"/>
            </w:r>
            <w:r>
              <w:rPr>
                <w:noProof/>
              </w:rPr>
              <w:instrText xml:space="preserve"> PAGEREF _Toc518466290 \h </w:instrText>
            </w:r>
            <w:r>
              <w:rPr>
                <w:noProof/>
              </w:rPr>
            </w:r>
          </w:ins>
          <w:r>
            <w:rPr>
              <w:noProof/>
            </w:rPr>
            <w:fldChar w:fldCharType="separate"/>
          </w:r>
          <w:ins w:id="143" w:author="felipe campo" w:date="2018-07-04T11:15:00Z">
            <w:r>
              <w:rPr>
                <w:noProof/>
              </w:rPr>
              <w:t>67</w:t>
            </w:r>
            <w:r>
              <w:rPr>
                <w:noProof/>
              </w:rPr>
              <w:fldChar w:fldCharType="end"/>
            </w:r>
          </w:ins>
        </w:p>
        <w:p w14:paraId="57684195" w14:textId="77777777" w:rsidR="00515FE7" w:rsidRDefault="00515FE7">
          <w:pPr>
            <w:pStyle w:val="TOC5"/>
            <w:rPr>
              <w:ins w:id="144" w:author="felipe campo" w:date="2018-07-04T11:15:00Z"/>
              <w:rFonts w:eastAsiaTheme="minorEastAsia" w:cstheme="minorBidi"/>
              <w:noProof/>
              <w:sz w:val="24"/>
              <w:szCs w:val="24"/>
            </w:rPr>
          </w:pPr>
          <w:ins w:id="145" w:author="felipe campo" w:date="2018-07-04T11:15:00Z">
            <w:r w:rsidRPr="00AE2AD7">
              <w:rPr>
                <w:noProof/>
                <w:lang w:val="es-ES"/>
              </w:rPr>
              <w:t>3.3.3.1.2</w:t>
            </w:r>
            <w:r>
              <w:rPr>
                <w:rFonts w:eastAsiaTheme="minorEastAsia" w:cstheme="minorBidi"/>
                <w:noProof/>
                <w:sz w:val="24"/>
                <w:szCs w:val="24"/>
              </w:rPr>
              <w:tab/>
            </w:r>
            <w:r w:rsidRPr="00AE2AD7">
              <w:rPr>
                <w:noProof/>
                <w:lang w:val="es-ES"/>
              </w:rPr>
              <w:t>Accesibilidad</w:t>
            </w:r>
            <w:r>
              <w:rPr>
                <w:noProof/>
              </w:rPr>
              <w:tab/>
            </w:r>
            <w:r>
              <w:rPr>
                <w:noProof/>
              </w:rPr>
              <w:fldChar w:fldCharType="begin"/>
            </w:r>
            <w:r>
              <w:rPr>
                <w:noProof/>
              </w:rPr>
              <w:instrText xml:space="preserve"> PAGEREF _Toc518466291 \h </w:instrText>
            </w:r>
            <w:r>
              <w:rPr>
                <w:noProof/>
              </w:rPr>
            </w:r>
          </w:ins>
          <w:r>
            <w:rPr>
              <w:noProof/>
            </w:rPr>
            <w:fldChar w:fldCharType="separate"/>
          </w:r>
          <w:ins w:id="146" w:author="felipe campo" w:date="2018-07-04T11:15:00Z">
            <w:r>
              <w:rPr>
                <w:noProof/>
              </w:rPr>
              <w:t>68</w:t>
            </w:r>
            <w:r>
              <w:rPr>
                <w:noProof/>
              </w:rPr>
              <w:fldChar w:fldCharType="end"/>
            </w:r>
          </w:ins>
        </w:p>
        <w:p w14:paraId="55A8E3FE" w14:textId="77777777" w:rsidR="00515FE7" w:rsidRDefault="00515FE7">
          <w:pPr>
            <w:pStyle w:val="TOC5"/>
            <w:rPr>
              <w:ins w:id="147" w:author="felipe campo" w:date="2018-07-04T11:15:00Z"/>
              <w:rFonts w:eastAsiaTheme="minorEastAsia" w:cstheme="minorBidi"/>
              <w:noProof/>
              <w:sz w:val="24"/>
              <w:szCs w:val="24"/>
            </w:rPr>
          </w:pPr>
          <w:ins w:id="148" w:author="felipe campo" w:date="2018-07-04T11:15:00Z">
            <w:r w:rsidRPr="00AE2AD7">
              <w:rPr>
                <w:b/>
                <w:noProof/>
                <w:lang w:val="es-ES"/>
              </w:rPr>
              <w:t>3.3.3.1.3</w:t>
            </w:r>
            <w:r>
              <w:rPr>
                <w:rFonts w:eastAsiaTheme="minorEastAsia" w:cstheme="minorBidi"/>
                <w:noProof/>
                <w:sz w:val="24"/>
                <w:szCs w:val="24"/>
              </w:rPr>
              <w:tab/>
            </w:r>
            <w:r w:rsidRPr="00AE2AD7">
              <w:rPr>
                <w:noProof/>
                <w:lang w:val="es-ES"/>
              </w:rPr>
              <w:t>Disponibilidad</w:t>
            </w:r>
            <w:r>
              <w:rPr>
                <w:noProof/>
              </w:rPr>
              <w:tab/>
            </w:r>
            <w:r>
              <w:rPr>
                <w:noProof/>
              </w:rPr>
              <w:fldChar w:fldCharType="begin"/>
            </w:r>
            <w:r>
              <w:rPr>
                <w:noProof/>
              </w:rPr>
              <w:instrText xml:space="preserve"> PAGEREF _Toc518466292 \h </w:instrText>
            </w:r>
            <w:r>
              <w:rPr>
                <w:noProof/>
              </w:rPr>
            </w:r>
          </w:ins>
          <w:r>
            <w:rPr>
              <w:noProof/>
            </w:rPr>
            <w:fldChar w:fldCharType="separate"/>
          </w:r>
          <w:ins w:id="149" w:author="felipe campo" w:date="2018-07-04T11:15:00Z">
            <w:r>
              <w:rPr>
                <w:noProof/>
              </w:rPr>
              <w:t>68</w:t>
            </w:r>
            <w:r>
              <w:rPr>
                <w:noProof/>
              </w:rPr>
              <w:fldChar w:fldCharType="end"/>
            </w:r>
          </w:ins>
        </w:p>
        <w:p w14:paraId="4B3F7292" w14:textId="77777777" w:rsidR="00515FE7" w:rsidRDefault="00515FE7">
          <w:pPr>
            <w:pStyle w:val="TOC5"/>
            <w:rPr>
              <w:ins w:id="150" w:author="felipe campo" w:date="2018-07-04T11:15:00Z"/>
              <w:rFonts w:eastAsiaTheme="minorEastAsia" w:cstheme="minorBidi"/>
              <w:noProof/>
              <w:sz w:val="24"/>
              <w:szCs w:val="24"/>
            </w:rPr>
          </w:pPr>
          <w:ins w:id="151" w:author="felipe campo" w:date="2018-07-04T11:15:00Z">
            <w:r w:rsidRPr="00AE2AD7">
              <w:rPr>
                <w:noProof/>
                <w:lang w:val="es-ES"/>
              </w:rPr>
              <w:t>3.3.3.1.4</w:t>
            </w:r>
            <w:r>
              <w:rPr>
                <w:rFonts w:eastAsiaTheme="minorEastAsia" w:cstheme="minorBidi"/>
                <w:noProof/>
                <w:sz w:val="24"/>
                <w:szCs w:val="24"/>
              </w:rPr>
              <w:tab/>
            </w:r>
            <w:r w:rsidRPr="00AE2AD7">
              <w:rPr>
                <w:noProof/>
                <w:lang w:val="es-ES"/>
              </w:rPr>
              <w:t>Escalabilidad</w:t>
            </w:r>
            <w:r>
              <w:rPr>
                <w:noProof/>
              </w:rPr>
              <w:tab/>
            </w:r>
            <w:r>
              <w:rPr>
                <w:noProof/>
              </w:rPr>
              <w:fldChar w:fldCharType="begin"/>
            </w:r>
            <w:r>
              <w:rPr>
                <w:noProof/>
              </w:rPr>
              <w:instrText xml:space="preserve"> PAGEREF _Toc518466293 \h </w:instrText>
            </w:r>
            <w:r>
              <w:rPr>
                <w:noProof/>
              </w:rPr>
            </w:r>
          </w:ins>
          <w:r>
            <w:rPr>
              <w:noProof/>
            </w:rPr>
            <w:fldChar w:fldCharType="separate"/>
          </w:r>
          <w:ins w:id="152" w:author="felipe campo" w:date="2018-07-04T11:15:00Z">
            <w:r>
              <w:rPr>
                <w:noProof/>
              </w:rPr>
              <w:t>68</w:t>
            </w:r>
            <w:r>
              <w:rPr>
                <w:noProof/>
              </w:rPr>
              <w:fldChar w:fldCharType="end"/>
            </w:r>
          </w:ins>
        </w:p>
        <w:p w14:paraId="5C1B2913" w14:textId="77777777" w:rsidR="00515FE7" w:rsidRDefault="00515FE7">
          <w:pPr>
            <w:pStyle w:val="TOC5"/>
            <w:rPr>
              <w:ins w:id="153" w:author="felipe campo" w:date="2018-07-04T11:15:00Z"/>
              <w:rFonts w:eastAsiaTheme="minorEastAsia" w:cstheme="minorBidi"/>
              <w:noProof/>
              <w:sz w:val="24"/>
              <w:szCs w:val="24"/>
            </w:rPr>
          </w:pPr>
          <w:ins w:id="154" w:author="felipe campo" w:date="2018-07-04T11:15:00Z">
            <w:r w:rsidRPr="00AE2AD7">
              <w:rPr>
                <w:noProof/>
                <w:lang w:val="es-ES"/>
              </w:rPr>
              <w:t>3.3.3.1.5</w:t>
            </w:r>
            <w:r>
              <w:rPr>
                <w:rFonts w:eastAsiaTheme="minorEastAsia" w:cstheme="minorBidi"/>
                <w:noProof/>
                <w:sz w:val="24"/>
                <w:szCs w:val="24"/>
              </w:rPr>
              <w:tab/>
            </w:r>
            <w:r w:rsidRPr="00AE2AD7">
              <w:rPr>
                <w:noProof/>
                <w:lang w:val="es-ES"/>
              </w:rPr>
              <w:t>Extensibilidad</w:t>
            </w:r>
            <w:r>
              <w:rPr>
                <w:noProof/>
              </w:rPr>
              <w:tab/>
            </w:r>
            <w:r>
              <w:rPr>
                <w:noProof/>
              </w:rPr>
              <w:fldChar w:fldCharType="begin"/>
            </w:r>
            <w:r>
              <w:rPr>
                <w:noProof/>
              </w:rPr>
              <w:instrText xml:space="preserve"> PAGEREF _Toc518466294 \h </w:instrText>
            </w:r>
            <w:r>
              <w:rPr>
                <w:noProof/>
              </w:rPr>
            </w:r>
          </w:ins>
          <w:r>
            <w:rPr>
              <w:noProof/>
            </w:rPr>
            <w:fldChar w:fldCharType="separate"/>
          </w:r>
          <w:ins w:id="155" w:author="felipe campo" w:date="2018-07-04T11:15:00Z">
            <w:r>
              <w:rPr>
                <w:noProof/>
              </w:rPr>
              <w:t>68</w:t>
            </w:r>
            <w:r>
              <w:rPr>
                <w:noProof/>
              </w:rPr>
              <w:fldChar w:fldCharType="end"/>
            </w:r>
          </w:ins>
        </w:p>
        <w:p w14:paraId="1903962C" w14:textId="77777777" w:rsidR="00515FE7" w:rsidRDefault="00515FE7">
          <w:pPr>
            <w:pStyle w:val="TOC5"/>
            <w:rPr>
              <w:ins w:id="156" w:author="felipe campo" w:date="2018-07-04T11:15:00Z"/>
              <w:rFonts w:eastAsiaTheme="minorEastAsia" w:cstheme="minorBidi"/>
              <w:noProof/>
              <w:sz w:val="24"/>
              <w:szCs w:val="24"/>
            </w:rPr>
          </w:pPr>
          <w:ins w:id="157" w:author="felipe campo" w:date="2018-07-04T11:15:00Z">
            <w:r w:rsidRPr="00AE2AD7">
              <w:rPr>
                <w:noProof/>
                <w:lang w:val="es-ES"/>
              </w:rPr>
              <w:t>3.3.3.1.6</w:t>
            </w:r>
            <w:r>
              <w:rPr>
                <w:rFonts w:eastAsiaTheme="minorEastAsia" w:cstheme="minorBidi"/>
                <w:noProof/>
                <w:sz w:val="24"/>
                <w:szCs w:val="24"/>
              </w:rPr>
              <w:tab/>
            </w:r>
            <w:r w:rsidRPr="00AE2AD7">
              <w:rPr>
                <w:noProof/>
                <w:lang w:val="es-ES"/>
              </w:rPr>
              <w:t>Usabilidad</w:t>
            </w:r>
            <w:r>
              <w:rPr>
                <w:noProof/>
              </w:rPr>
              <w:tab/>
            </w:r>
            <w:r>
              <w:rPr>
                <w:noProof/>
              </w:rPr>
              <w:fldChar w:fldCharType="begin"/>
            </w:r>
            <w:r>
              <w:rPr>
                <w:noProof/>
              </w:rPr>
              <w:instrText xml:space="preserve"> PAGEREF _Toc518466295 \h </w:instrText>
            </w:r>
            <w:r>
              <w:rPr>
                <w:noProof/>
              </w:rPr>
            </w:r>
          </w:ins>
          <w:r>
            <w:rPr>
              <w:noProof/>
            </w:rPr>
            <w:fldChar w:fldCharType="separate"/>
          </w:r>
          <w:ins w:id="158" w:author="felipe campo" w:date="2018-07-04T11:15:00Z">
            <w:r>
              <w:rPr>
                <w:noProof/>
              </w:rPr>
              <w:t>68</w:t>
            </w:r>
            <w:r>
              <w:rPr>
                <w:noProof/>
              </w:rPr>
              <w:fldChar w:fldCharType="end"/>
            </w:r>
          </w:ins>
        </w:p>
        <w:p w14:paraId="39A4C869" w14:textId="77777777" w:rsidR="00515FE7" w:rsidRDefault="00515FE7">
          <w:pPr>
            <w:pStyle w:val="TOC5"/>
            <w:rPr>
              <w:ins w:id="159" w:author="felipe campo" w:date="2018-07-04T11:15:00Z"/>
              <w:rFonts w:eastAsiaTheme="minorEastAsia" w:cstheme="minorBidi"/>
              <w:noProof/>
              <w:sz w:val="24"/>
              <w:szCs w:val="24"/>
            </w:rPr>
          </w:pPr>
          <w:ins w:id="160" w:author="felipe campo" w:date="2018-07-04T11:15:00Z">
            <w:r w:rsidRPr="00AE2AD7">
              <w:rPr>
                <w:noProof/>
                <w:lang w:val="es-ES"/>
              </w:rPr>
              <w:t>3.3.3.1.7</w:t>
            </w:r>
            <w:r>
              <w:rPr>
                <w:rFonts w:eastAsiaTheme="minorEastAsia" w:cstheme="minorBidi"/>
                <w:noProof/>
                <w:sz w:val="24"/>
                <w:szCs w:val="24"/>
              </w:rPr>
              <w:tab/>
            </w:r>
            <w:r w:rsidRPr="00AE2AD7">
              <w:rPr>
                <w:noProof/>
                <w:lang w:val="es-ES"/>
              </w:rPr>
              <w:t>Seguridad</w:t>
            </w:r>
            <w:r>
              <w:rPr>
                <w:noProof/>
              </w:rPr>
              <w:tab/>
            </w:r>
            <w:r>
              <w:rPr>
                <w:noProof/>
              </w:rPr>
              <w:fldChar w:fldCharType="begin"/>
            </w:r>
            <w:r>
              <w:rPr>
                <w:noProof/>
              </w:rPr>
              <w:instrText xml:space="preserve"> PAGEREF _Toc518466296 \h </w:instrText>
            </w:r>
            <w:r>
              <w:rPr>
                <w:noProof/>
              </w:rPr>
            </w:r>
          </w:ins>
          <w:r>
            <w:rPr>
              <w:noProof/>
            </w:rPr>
            <w:fldChar w:fldCharType="separate"/>
          </w:r>
          <w:ins w:id="161" w:author="felipe campo" w:date="2018-07-04T11:15:00Z">
            <w:r>
              <w:rPr>
                <w:noProof/>
              </w:rPr>
              <w:t>69</w:t>
            </w:r>
            <w:r>
              <w:rPr>
                <w:noProof/>
              </w:rPr>
              <w:fldChar w:fldCharType="end"/>
            </w:r>
          </w:ins>
        </w:p>
        <w:p w14:paraId="01A9475B" w14:textId="77777777" w:rsidR="00515FE7" w:rsidRDefault="00515FE7">
          <w:pPr>
            <w:pStyle w:val="TOC5"/>
            <w:rPr>
              <w:ins w:id="162" w:author="felipe campo" w:date="2018-07-04T11:15:00Z"/>
              <w:rFonts w:eastAsiaTheme="minorEastAsia" w:cstheme="minorBidi"/>
              <w:noProof/>
              <w:sz w:val="24"/>
              <w:szCs w:val="24"/>
            </w:rPr>
          </w:pPr>
          <w:ins w:id="163" w:author="felipe campo" w:date="2018-07-04T11:15:00Z">
            <w:r w:rsidRPr="00AE2AD7">
              <w:rPr>
                <w:noProof/>
                <w:lang w:val="es-ES"/>
              </w:rPr>
              <w:t>3.3.3.1.8</w:t>
            </w:r>
            <w:r>
              <w:rPr>
                <w:rFonts w:eastAsiaTheme="minorEastAsia" w:cstheme="minorBidi"/>
                <w:noProof/>
                <w:sz w:val="24"/>
                <w:szCs w:val="24"/>
              </w:rPr>
              <w:tab/>
            </w:r>
            <w:r w:rsidRPr="00AE2AD7">
              <w:rPr>
                <w:noProof/>
                <w:lang w:val="es-ES"/>
              </w:rPr>
              <w:t>Precio</w:t>
            </w:r>
            <w:r>
              <w:rPr>
                <w:noProof/>
              </w:rPr>
              <w:tab/>
            </w:r>
            <w:r>
              <w:rPr>
                <w:noProof/>
              </w:rPr>
              <w:fldChar w:fldCharType="begin"/>
            </w:r>
            <w:r>
              <w:rPr>
                <w:noProof/>
              </w:rPr>
              <w:instrText xml:space="preserve"> PAGEREF _Toc518466297 \h </w:instrText>
            </w:r>
            <w:r>
              <w:rPr>
                <w:noProof/>
              </w:rPr>
            </w:r>
          </w:ins>
          <w:r>
            <w:rPr>
              <w:noProof/>
            </w:rPr>
            <w:fldChar w:fldCharType="separate"/>
          </w:r>
          <w:ins w:id="164" w:author="felipe campo" w:date="2018-07-04T11:15:00Z">
            <w:r>
              <w:rPr>
                <w:noProof/>
              </w:rPr>
              <w:t>69</w:t>
            </w:r>
            <w:r>
              <w:rPr>
                <w:noProof/>
              </w:rPr>
              <w:fldChar w:fldCharType="end"/>
            </w:r>
          </w:ins>
        </w:p>
        <w:p w14:paraId="56230E0D" w14:textId="77777777" w:rsidR="00515FE7" w:rsidRDefault="00515FE7">
          <w:pPr>
            <w:pStyle w:val="TOC5"/>
            <w:rPr>
              <w:ins w:id="165" w:author="felipe campo" w:date="2018-07-04T11:15:00Z"/>
              <w:rFonts w:eastAsiaTheme="minorEastAsia" w:cstheme="minorBidi"/>
              <w:noProof/>
              <w:sz w:val="24"/>
              <w:szCs w:val="24"/>
            </w:rPr>
          </w:pPr>
          <w:ins w:id="166" w:author="felipe campo" w:date="2018-07-04T11:15:00Z">
            <w:r w:rsidRPr="00AE2AD7">
              <w:rPr>
                <w:noProof/>
                <w:lang w:val="es-ES"/>
              </w:rPr>
              <w:t>3.3.3.1.9</w:t>
            </w:r>
            <w:r>
              <w:rPr>
                <w:rFonts w:eastAsiaTheme="minorEastAsia" w:cstheme="minorBidi"/>
                <w:noProof/>
                <w:sz w:val="24"/>
                <w:szCs w:val="24"/>
              </w:rPr>
              <w:tab/>
            </w:r>
            <w:r w:rsidRPr="00AE2AD7">
              <w:rPr>
                <w:noProof/>
                <w:lang w:val="es-ES"/>
              </w:rPr>
              <w:t>Respaldo de la Información</w:t>
            </w:r>
            <w:r>
              <w:rPr>
                <w:noProof/>
              </w:rPr>
              <w:tab/>
            </w:r>
            <w:r>
              <w:rPr>
                <w:noProof/>
              </w:rPr>
              <w:fldChar w:fldCharType="begin"/>
            </w:r>
            <w:r>
              <w:rPr>
                <w:noProof/>
              </w:rPr>
              <w:instrText xml:space="preserve"> PAGEREF _Toc518466298 \h </w:instrText>
            </w:r>
            <w:r>
              <w:rPr>
                <w:noProof/>
              </w:rPr>
            </w:r>
          </w:ins>
          <w:r>
            <w:rPr>
              <w:noProof/>
            </w:rPr>
            <w:fldChar w:fldCharType="separate"/>
          </w:r>
          <w:ins w:id="167" w:author="felipe campo" w:date="2018-07-04T11:15:00Z">
            <w:r>
              <w:rPr>
                <w:noProof/>
              </w:rPr>
              <w:t>69</w:t>
            </w:r>
            <w:r>
              <w:rPr>
                <w:noProof/>
              </w:rPr>
              <w:fldChar w:fldCharType="end"/>
            </w:r>
          </w:ins>
        </w:p>
        <w:p w14:paraId="19DEF812" w14:textId="77777777" w:rsidR="00515FE7" w:rsidRDefault="00515FE7">
          <w:pPr>
            <w:pStyle w:val="TOC5"/>
            <w:rPr>
              <w:ins w:id="168" w:author="felipe campo" w:date="2018-07-04T11:15:00Z"/>
              <w:rFonts w:eastAsiaTheme="minorEastAsia" w:cstheme="minorBidi"/>
              <w:noProof/>
              <w:sz w:val="24"/>
              <w:szCs w:val="24"/>
            </w:rPr>
          </w:pPr>
          <w:ins w:id="169" w:author="felipe campo" w:date="2018-07-04T11:15:00Z">
            <w:r w:rsidRPr="00AE2AD7">
              <w:rPr>
                <w:noProof/>
                <w:lang w:val="es-ES"/>
              </w:rPr>
              <w:t>3.3.3.1.10</w:t>
            </w:r>
            <w:r>
              <w:rPr>
                <w:rFonts w:eastAsiaTheme="minorEastAsia" w:cstheme="minorBidi"/>
                <w:noProof/>
                <w:sz w:val="24"/>
                <w:szCs w:val="24"/>
              </w:rPr>
              <w:tab/>
            </w:r>
            <w:r w:rsidRPr="00AE2AD7">
              <w:rPr>
                <w:noProof/>
                <w:lang w:val="es-ES"/>
              </w:rPr>
              <w:t>Integridad de datos</w:t>
            </w:r>
            <w:r>
              <w:rPr>
                <w:noProof/>
              </w:rPr>
              <w:tab/>
            </w:r>
            <w:r>
              <w:rPr>
                <w:noProof/>
              </w:rPr>
              <w:fldChar w:fldCharType="begin"/>
            </w:r>
            <w:r>
              <w:rPr>
                <w:noProof/>
              </w:rPr>
              <w:instrText xml:space="preserve"> PAGEREF _Toc518466299 \h </w:instrText>
            </w:r>
            <w:r>
              <w:rPr>
                <w:noProof/>
              </w:rPr>
            </w:r>
          </w:ins>
          <w:r>
            <w:rPr>
              <w:noProof/>
            </w:rPr>
            <w:fldChar w:fldCharType="separate"/>
          </w:r>
          <w:ins w:id="170" w:author="felipe campo" w:date="2018-07-04T11:15:00Z">
            <w:r>
              <w:rPr>
                <w:noProof/>
              </w:rPr>
              <w:t>69</w:t>
            </w:r>
            <w:r>
              <w:rPr>
                <w:noProof/>
              </w:rPr>
              <w:fldChar w:fldCharType="end"/>
            </w:r>
          </w:ins>
        </w:p>
        <w:p w14:paraId="19DF8656" w14:textId="77777777" w:rsidR="00515FE7" w:rsidRDefault="00515FE7">
          <w:pPr>
            <w:pStyle w:val="TOC4"/>
            <w:tabs>
              <w:tab w:val="left" w:pos="853"/>
              <w:tab w:val="right" w:leader="dot" w:pos="9350"/>
            </w:tabs>
            <w:rPr>
              <w:ins w:id="171" w:author="felipe campo" w:date="2018-07-04T11:15:00Z"/>
              <w:rFonts w:eastAsiaTheme="minorEastAsia" w:cstheme="minorBidi"/>
              <w:noProof/>
              <w:sz w:val="24"/>
              <w:szCs w:val="24"/>
            </w:rPr>
          </w:pPr>
          <w:ins w:id="172" w:author="felipe campo" w:date="2018-07-04T11:15:00Z">
            <w:r w:rsidRPr="00AE2AD7">
              <w:rPr>
                <w:noProof/>
                <w:lang w:val="es-ES"/>
              </w:rPr>
              <w:t>3.3.3.2</w:t>
            </w:r>
            <w:r>
              <w:rPr>
                <w:rFonts w:eastAsiaTheme="minorEastAsia" w:cstheme="minorBidi"/>
                <w:noProof/>
                <w:sz w:val="24"/>
                <w:szCs w:val="24"/>
              </w:rPr>
              <w:tab/>
            </w:r>
            <w:r w:rsidRPr="00AE2AD7">
              <w:rPr>
                <w:noProof/>
                <w:lang w:val="es-ES"/>
              </w:rPr>
              <w:t>Atributos de Externos</w:t>
            </w:r>
            <w:r>
              <w:rPr>
                <w:noProof/>
              </w:rPr>
              <w:tab/>
            </w:r>
            <w:r>
              <w:rPr>
                <w:noProof/>
              </w:rPr>
              <w:fldChar w:fldCharType="begin"/>
            </w:r>
            <w:r>
              <w:rPr>
                <w:noProof/>
              </w:rPr>
              <w:instrText xml:space="preserve"> PAGEREF _Toc518466300 \h </w:instrText>
            </w:r>
            <w:r>
              <w:rPr>
                <w:noProof/>
              </w:rPr>
            </w:r>
          </w:ins>
          <w:r>
            <w:rPr>
              <w:noProof/>
            </w:rPr>
            <w:fldChar w:fldCharType="separate"/>
          </w:r>
          <w:ins w:id="173" w:author="felipe campo" w:date="2018-07-04T11:15:00Z">
            <w:r>
              <w:rPr>
                <w:noProof/>
              </w:rPr>
              <w:t>70</w:t>
            </w:r>
            <w:r>
              <w:rPr>
                <w:noProof/>
              </w:rPr>
              <w:fldChar w:fldCharType="end"/>
            </w:r>
          </w:ins>
        </w:p>
        <w:p w14:paraId="2F3142C5" w14:textId="77777777" w:rsidR="00515FE7" w:rsidRDefault="00515FE7">
          <w:pPr>
            <w:pStyle w:val="TOC5"/>
            <w:rPr>
              <w:ins w:id="174" w:author="felipe campo" w:date="2018-07-04T11:15:00Z"/>
              <w:rFonts w:eastAsiaTheme="minorEastAsia" w:cstheme="minorBidi"/>
              <w:noProof/>
              <w:sz w:val="24"/>
              <w:szCs w:val="24"/>
            </w:rPr>
          </w:pPr>
          <w:ins w:id="175" w:author="felipe campo" w:date="2018-07-04T11:15:00Z">
            <w:r w:rsidRPr="00AE2AD7">
              <w:rPr>
                <w:noProof/>
                <w:lang w:val="es-ES"/>
              </w:rPr>
              <w:t>3.3.3.2.1</w:t>
            </w:r>
            <w:r>
              <w:rPr>
                <w:rFonts w:eastAsiaTheme="minorEastAsia" w:cstheme="minorBidi"/>
                <w:noProof/>
                <w:sz w:val="24"/>
                <w:szCs w:val="24"/>
              </w:rPr>
              <w:tab/>
            </w:r>
            <w:r w:rsidRPr="00AE2AD7">
              <w:rPr>
                <w:noProof/>
                <w:lang w:val="es-ES"/>
              </w:rPr>
              <w:t>Interoperabilidad</w:t>
            </w:r>
            <w:r>
              <w:rPr>
                <w:noProof/>
              </w:rPr>
              <w:tab/>
            </w:r>
            <w:r>
              <w:rPr>
                <w:noProof/>
              </w:rPr>
              <w:fldChar w:fldCharType="begin"/>
            </w:r>
            <w:r>
              <w:rPr>
                <w:noProof/>
              </w:rPr>
              <w:instrText xml:space="preserve"> PAGEREF _Toc518466301 \h </w:instrText>
            </w:r>
            <w:r>
              <w:rPr>
                <w:noProof/>
              </w:rPr>
            </w:r>
          </w:ins>
          <w:r>
            <w:rPr>
              <w:noProof/>
            </w:rPr>
            <w:fldChar w:fldCharType="separate"/>
          </w:r>
          <w:ins w:id="176" w:author="felipe campo" w:date="2018-07-04T11:15:00Z">
            <w:r>
              <w:rPr>
                <w:noProof/>
              </w:rPr>
              <w:t>70</w:t>
            </w:r>
            <w:r>
              <w:rPr>
                <w:noProof/>
              </w:rPr>
              <w:fldChar w:fldCharType="end"/>
            </w:r>
          </w:ins>
        </w:p>
        <w:p w14:paraId="0FDB5BE2" w14:textId="77777777" w:rsidR="00515FE7" w:rsidRDefault="00515FE7">
          <w:pPr>
            <w:pStyle w:val="TOC5"/>
            <w:rPr>
              <w:ins w:id="177" w:author="felipe campo" w:date="2018-07-04T11:15:00Z"/>
              <w:rFonts w:eastAsiaTheme="minorEastAsia" w:cstheme="minorBidi"/>
              <w:noProof/>
              <w:sz w:val="24"/>
              <w:szCs w:val="24"/>
            </w:rPr>
          </w:pPr>
          <w:ins w:id="178" w:author="felipe campo" w:date="2018-07-04T11:15:00Z">
            <w:r w:rsidRPr="00AE2AD7">
              <w:rPr>
                <w:noProof/>
                <w:lang w:val="es-ES"/>
              </w:rPr>
              <w:t>3.3.3.2.2</w:t>
            </w:r>
            <w:r>
              <w:rPr>
                <w:rFonts w:eastAsiaTheme="minorEastAsia" w:cstheme="minorBidi"/>
                <w:noProof/>
                <w:sz w:val="24"/>
                <w:szCs w:val="24"/>
              </w:rPr>
              <w:tab/>
            </w:r>
            <w:r w:rsidRPr="00AE2AD7">
              <w:rPr>
                <w:noProof/>
                <w:lang w:val="es-ES"/>
              </w:rPr>
              <w:t>Confidencialidad</w:t>
            </w:r>
            <w:r>
              <w:rPr>
                <w:noProof/>
              </w:rPr>
              <w:tab/>
            </w:r>
            <w:r>
              <w:rPr>
                <w:noProof/>
              </w:rPr>
              <w:fldChar w:fldCharType="begin"/>
            </w:r>
            <w:r>
              <w:rPr>
                <w:noProof/>
              </w:rPr>
              <w:instrText xml:space="preserve"> PAGEREF _Toc518466302 \h </w:instrText>
            </w:r>
            <w:r>
              <w:rPr>
                <w:noProof/>
              </w:rPr>
            </w:r>
          </w:ins>
          <w:r>
            <w:rPr>
              <w:noProof/>
            </w:rPr>
            <w:fldChar w:fldCharType="separate"/>
          </w:r>
          <w:ins w:id="179" w:author="felipe campo" w:date="2018-07-04T11:15:00Z">
            <w:r>
              <w:rPr>
                <w:noProof/>
              </w:rPr>
              <w:t>70</w:t>
            </w:r>
            <w:r>
              <w:rPr>
                <w:noProof/>
              </w:rPr>
              <w:fldChar w:fldCharType="end"/>
            </w:r>
          </w:ins>
        </w:p>
        <w:p w14:paraId="6D60982F" w14:textId="77777777" w:rsidR="00515FE7" w:rsidRDefault="00515FE7">
          <w:pPr>
            <w:pStyle w:val="TOC4"/>
            <w:tabs>
              <w:tab w:val="left" w:pos="853"/>
              <w:tab w:val="right" w:leader="dot" w:pos="9350"/>
            </w:tabs>
            <w:rPr>
              <w:ins w:id="180" w:author="felipe campo" w:date="2018-07-04T11:15:00Z"/>
              <w:rFonts w:eastAsiaTheme="minorEastAsia" w:cstheme="minorBidi"/>
              <w:noProof/>
              <w:sz w:val="24"/>
              <w:szCs w:val="24"/>
            </w:rPr>
          </w:pPr>
          <w:ins w:id="181" w:author="felipe campo" w:date="2018-07-04T11:15:00Z">
            <w:r w:rsidRPr="00AE2AD7">
              <w:rPr>
                <w:noProof/>
                <w:lang w:val="es-ES"/>
              </w:rPr>
              <w:t>3.3.3.3</w:t>
            </w:r>
            <w:r>
              <w:rPr>
                <w:rFonts w:eastAsiaTheme="minorEastAsia" w:cstheme="minorBidi"/>
                <w:noProof/>
                <w:sz w:val="24"/>
                <w:szCs w:val="24"/>
              </w:rPr>
              <w:tab/>
            </w:r>
            <w:r w:rsidRPr="00AE2AD7">
              <w:rPr>
                <w:noProof/>
                <w:lang w:val="es-ES"/>
              </w:rPr>
              <w:t>Atributos Organizacionales</w:t>
            </w:r>
            <w:r>
              <w:rPr>
                <w:noProof/>
              </w:rPr>
              <w:tab/>
            </w:r>
            <w:r>
              <w:rPr>
                <w:noProof/>
              </w:rPr>
              <w:fldChar w:fldCharType="begin"/>
            </w:r>
            <w:r>
              <w:rPr>
                <w:noProof/>
              </w:rPr>
              <w:instrText xml:space="preserve"> PAGEREF _Toc518466303 \h </w:instrText>
            </w:r>
            <w:r>
              <w:rPr>
                <w:noProof/>
              </w:rPr>
            </w:r>
          </w:ins>
          <w:r>
            <w:rPr>
              <w:noProof/>
            </w:rPr>
            <w:fldChar w:fldCharType="separate"/>
          </w:r>
          <w:ins w:id="182" w:author="felipe campo" w:date="2018-07-04T11:15:00Z">
            <w:r>
              <w:rPr>
                <w:noProof/>
              </w:rPr>
              <w:t>70</w:t>
            </w:r>
            <w:r>
              <w:rPr>
                <w:noProof/>
              </w:rPr>
              <w:fldChar w:fldCharType="end"/>
            </w:r>
          </w:ins>
        </w:p>
        <w:p w14:paraId="2DBB2DEC" w14:textId="77777777" w:rsidR="00515FE7" w:rsidRDefault="00515FE7">
          <w:pPr>
            <w:pStyle w:val="TOC5"/>
            <w:rPr>
              <w:ins w:id="183" w:author="felipe campo" w:date="2018-07-04T11:15:00Z"/>
              <w:rFonts w:eastAsiaTheme="minorEastAsia" w:cstheme="minorBidi"/>
              <w:noProof/>
              <w:sz w:val="24"/>
              <w:szCs w:val="24"/>
            </w:rPr>
          </w:pPr>
          <w:ins w:id="184" w:author="felipe campo" w:date="2018-07-04T11:15:00Z">
            <w:r w:rsidRPr="00AE2AD7">
              <w:rPr>
                <w:noProof/>
                <w:lang w:val="es-ES"/>
              </w:rPr>
              <w:t>3.3.3.3.1</w:t>
            </w:r>
            <w:r>
              <w:rPr>
                <w:rFonts w:eastAsiaTheme="minorEastAsia" w:cstheme="minorBidi"/>
                <w:noProof/>
                <w:sz w:val="24"/>
                <w:szCs w:val="24"/>
              </w:rPr>
              <w:tab/>
            </w:r>
            <w:r w:rsidRPr="00AE2AD7">
              <w:rPr>
                <w:noProof/>
                <w:lang w:val="es-ES"/>
              </w:rPr>
              <w:t>Desarrollo</w:t>
            </w:r>
            <w:r>
              <w:rPr>
                <w:noProof/>
              </w:rPr>
              <w:tab/>
            </w:r>
            <w:r>
              <w:rPr>
                <w:noProof/>
              </w:rPr>
              <w:fldChar w:fldCharType="begin"/>
            </w:r>
            <w:r>
              <w:rPr>
                <w:noProof/>
              </w:rPr>
              <w:instrText xml:space="preserve"> PAGEREF _Toc518466304 \h </w:instrText>
            </w:r>
            <w:r>
              <w:rPr>
                <w:noProof/>
              </w:rPr>
            </w:r>
          </w:ins>
          <w:r>
            <w:rPr>
              <w:noProof/>
            </w:rPr>
            <w:fldChar w:fldCharType="separate"/>
          </w:r>
          <w:ins w:id="185" w:author="felipe campo" w:date="2018-07-04T11:15:00Z">
            <w:r>
              <w:rPr>
                <w:noProof/>
              </w:rPr>
              <w:t>70</w:t>
            </w:r>
            <w:r>
              <w:rPr>
                <w:noProof/>
              </w:rPr>
              <w:fldChar w:fldCharType="end"/>
            </w:r>
          </w:ins>
        </w:p>
        <w:p w14:paraId="00DD917A" w14:textId="77777777" w:rsidR="00515FE7" w:rsidRDefault="00515FE7">
          <w:pPr>
            <w:pStyle w:val="TOC5"/>
            <w:rPr>
              <w:ins w:id="186" w:author="felipe campo" w:date="2018-07-04T11:15:00Z"/>
              <w:rFonts w:eastAsiaTheme="minorEastAsia" w:cstheme="minorBidi"/>
              <w:noProof/>
              <w:sz w:val="24"/>
              <w:szCs w:val="24"/>
            </w:rPr>
          </w:pPr>
          <w:ins w:id="187" w:author="felipe campo" w:date="2018-07-04T11:15:00Z">
            <w:r w:rsidRPr="00AE2AD7">
              <w:rPr>
                <w:noProof/>
                <w:lang w:val="es-ES"/>
              </w:rPr>
              <w:t>3.3.3.3.2</w:t>
            </w:r>
            <w:r>
              <w:rPr>
                <w:rFonts w:eastAsiaTheme="minorEastAsia" w:cstheme="minorBidi"/>
                <w:noProof/>
                <w:sz w:val="24"/>
                <w:szCs w:val="24"/>
              </w:rPr>
              <w:tab/>
            </w:r>
            <w:r w:rsidRPr="00AE2AD7">
              <w:rPr>
                <w:noProof/>
                <w:lang w:val="es-ES"/>
              </w:rPr>
              <w:t>Implementación</w:t>
            </w:r>
            <w:r>
              <w:rPr>
                <w:noProof/>
              </w:rPr>
              <w:tab/>
            </w:r>
            <w:r>
              <w:rPr>
                <w:noProof/>
              </w:rPr>
              <w:fldChar w:fldCharType="begin"/>
            </w:r>
            <w:r>
              <w:rPr>
                <w:noProof/>
              </w:rPr>
              <w:instrText xml:space="preserve"> PAGEREF _Toc518466305 \h </w:instrText>
            </w:r>
            <w:r>
              <w:rPr>
                <w:noProof/>
              </w:rPr>
            </w:r>
          </w:ins>
          <w:r>
            <w:rPr>
              <w:noProof/>
            </w:rPr>
            <w:fldChar w:fldCharType="separate"/>
          </w:r>
          <w:ins w:id="188" w:author="felipe campo" w:date="2018-07-04T11:15:00Z">
            <w:r>
              <w:rPr>
                <w:noProof/>
              </w:rPr>
              <w:t>71</w:t>
            </w:r>
            <w:r>
              <w:rPr>
                <w:noProof/>
              </w:rPr>
              <w:fldChar w:fldCharType="end"/>
            </w:r>
          </w:ins>
        </w:p>
        <w:p w14:paraId="4F22A786" w14:textId="77777777" w:rsidR="00515FE7" w:rsidRDefault="00515FE7">
          <w:pPr>
            <w:pStyle w:val="TOC4"/>
            <w:tabs>
              <w:tab w:val="left" w:pos="853"/>
              <w:tab w:val="right" w:leader="dot" w:pos="9350"/>
            </w:tabs>
            <w:rPr>
              <w:ins w:id="189" w:author="felipe campo" w:date="2018-07-04T11:15:00Z"/>
              <w:rFonts w:eastAsiaTheme="minorEastAsia" w:cstheme="minorBidi"/>
              <w:noProof/>
              <w:sz w:val="24"/>
              <w:szCs w:val="24"/>
            </w:rPr>
          </w:pPr>
          <w:ins w:id="190" w:author="felipe campo" w:date="2018-07-04T11:15:00Z">
            <w:r w:rsidRPr="00AE2AD7">
              <w:rPr>
                <w:noProof/>
                <w:lang w:val="es-ES"/>
              </w:rPr>
              <w:t>3.3.3.4</w:t>
            </w:r>
            <w:r>
              <w:rPr>
                <w:rFonts w:eastAsiaTheme="minorEastAsia" w:cstheme="minorBidi"/>
                <w:noProof/>
                <w:sz w:val="24"/>
                <w:szCs w:val="24"/>
              </w:rPr>
              <w:tab/>
            </w:r>
            <w:r w:rsidRPr="00AE2AD7">
              <w:rPr>
                <w:noProof/>
                <w:lang w:val="es-ES"/>
              </w:rPr>
              <w:t>Requisitos de Arquitectura</w:t>
            </w:r>
            <w:r>
              <w:rPr>
                <w:noProof/>
              </w:rPr>
              <w:tab/>
            </w:r>
            <w:r>
              <w:rPr>
                <w:noProof/>
              </w:rPr>
              <w:fldChar w:fldCharType="begin"/>
            </w:r>
            <w:r>
              <w:rPr>
                <w:noProof/>
              </w:rPr>
              <w:instrText xml:space="preserve"> PAGEREF _Toc518466306 \h </w:instrText>
            </w:r>
            <w:r>
              <w:rPr>
                <w:noProof/>
              </w:rPr>
            </w:r>
          </w:ins>
          <w:r>
            <w:rPr>
              <w:noProof/>
            </w:rPr>
            <w:fldChar w:fldCharType="separate"/>
          </w:r>
          <w:ins w:id="191" w:author="felipe campo" w:date="2018-07-04T11:15:00Z">
            <w:r>
              <w:rPr>
                <w:noProof/>
              </w:rPr>
              <w:t>71</w:t>
            </w:r>
            <w:r>
              <w:rPr>
                <w:noProof/>
              </w:rPr>
              <w:fldChar w:fldCharType="end"/>
            </w:r>
          </w:ins>
        </w:p>
        <w:p w14:paraId="7F818DFA" w14:textId="77777777" w:rsidR="00515FE7" w:rsidRDefault="00515FE7">
          <w:pPr>
            <w:pStyle w:val="TOC4"/>
            <w:tabs>
              <w:tab w:val="left" w:pos="853"/>
              <w:tab w:val="right" w:leader="dot" w:pos="9350"/>
            </w:tabs>
            <w:rPr>
              <w:ins w:id="192" w:author="felipe campo" w:date="2018-07-04T11:15:00Z"/>
              <w:rFonts w:eastAsiaTheme="minorEastAsia" w:cstheme="minorBidi"/>
              <w:noProof/>
              <w:sz w:val="24"/>
              <w:szCs w:val="24"/>
            </w:rPr>
          </w:pPr>
          <w:ins w:id="193" w:author="felipe campo" w:date="2018-07-04T11:15:00Z">
            <w:r w:rsidRPr="00AE2AD7">
              <w:rPr>
                <w:noProof/>
                <w:lang w:val="es-ES"/>
              </w:rPr>
              <w:t>3.3.3.5</w:t>
            </w:r>
            <w:r>
              <w:rPr>
                <w:rFonts w:eastAsiaTheme="minorEastAsia" w:cstheme="minorBidi"/>
                <w:noProof/>
                <w:sz w:val="24"/>
                <w:szCs w:val="24"/>
              </w:rPr>
              <w:tab/>
            </w:r>
            <w:r w:rsidRPr="00AE2AD7">
              <w:rPr>
                <w:noProof/>
                <w:lang w:val="es-ES"/>
              </w:rPr>
              <w:t>Requisitos del Proyecto</w:t>
            </w:r>
            <w:r>
              <w:rPr>
                <w:noProof/>
              </w:rPr>
              <w:tab/>
            </w:r>
            <w:r>
              <w:rPr>
                <w:noProof/>
              </w:rPr>
              <w:fldChar w:fldCharType="begin"/>
            </w:r>
            <w:r>
              <w:rPr>
                <w:noProof/>
              </w:rPr>
              <w:instrText xml:space="preserve"> PAGEREF _Toc518466307 \h </w:instrText>
            </w:r>
            <w:r>
              <w:rPr>
                <w:noProof/>
              </w:rPr>
            </w:r>
          </w:ins>
          <w:r>
            <w:rPr>
              <w:noProof/>
            </w:rPr>
            <w:fldChar w:fldCharType="separate"/>
          </w:r>
          <w:ins w:id="194" w:author="felipe campo" w:date="2018-07-04T11:15:00Z">
            <w:r>
              <w:rPr>
                <w:noProof/>
              </w:rPr>
              <w:t>72</w:t>
            </w:r>
            <w:r>
              <w:rPr>
                <w:noProof/>
              </w:rPr>
              <w:fldChar w:fldCharType="end"/>
            </w:r>
          </w:ins>
        </w:p>
        <w:p w14:paraId="2830B45F" w14:textId="77777777" w:rsidR="00515FE7" w:rsidRDefault="00515FE7">
          <w:pPr>
            <w:pStyle w:val="TOC1"/>
            <w:rPr>
              <w:ins w:id="195" w:author="felipe campo" w:date="2018-07-04T11:15:00Z"/>
              <w:rFonts w:eastAsiaTheme="minorEastAsia" w:cstheme="minorBidi"/>
              <w:b w:val="0"/>
              <w:bCs w:val="0"/>
              <w:caps w:val="0"/>
              <w:noProof/>
              <w:sz w:val="24"/>
              <w:szCs w:val="24"/>
              <w:u w:val="none"/>
            </w:rPr>
          </w:pPr>
          <w:ins w:id="196" w:author="felipe campo" w:date="2018-07-04T11:15:00Z">
            <w:r w:rsidRPr="00AE2AD7">
              <w:rPr>
                <w:noProof/>
                <w:lang w:val="es-ES"/>
              </w:rPr>
              <w:t>4.</w:t>
            </w:r>
            <w:r>
              <w:rPr>
                <w:rFonts w:eastAsiaTheme="minorEastAsia" w:cstheme="minorBidi"/>
                <w:b w:val="0"/>
                <w:bCs w:val="0"/>
                <w:caps w:val="0"/>
                <w:noProof/>
                <w:sz w:val="24"/>
                <w:szCs w:val="24"/>
                <w:u w:val="none"/>
              </w:rPr>
              <w:tab/>
            </w:r>
            <w:r w:rsidRPr="00AE2AD7">
              <w:rPr>
                <w:noProof/>
                <w:lang w:val="es-ES"/>
              </w:rPr>
              <w:t>Anexos y Tablas de Referencias</w:t>
            </w:r>
            <w:r>
              <w:rPr>
                <w:noProof/>
              </w:rPr>
              <w:tab/>
            </w:r>
            <w:r>
              <w:rPr>
                <w:noProof/>
              </w:rPr>
              <w:fldChar w:fldCharType="begin"/>
            </w:r>
            <w:r>
              <w:rPr>
                <w:noProof/>
              </w:rPr>
              <w:instrText xml:space="preserve"> PAGEREF _Toc518466308 \h </w:instrText>
            </w:r>
            <w:r>
              <w:rPr>
                <w:noProof/>
              </w:rPr>
            </w:r>
          </w:ins>
          <w:r>
            <w:rPr>
              <w:noProof/>
            </w:rPr>
            <w:fldChar w:fldCharType="separate"/>
          </w:r>
          <w:ins w:id="197" w:author="felipe campo" w:date="2018-07-04T11:15:00Z">
            <w:r>
              <w:rPr>
                <w:noProof/>
              </w:rPr>
              <w:t>73</w:t>
            </w:r>
            <w:r>
              <w:rPr>
                <w:noProof/>
              </w:rPr>
              <w:fldChar w:fldCharType="end"/>
            </w:r>
          </w:ins>
        </w:p>
        <w:p w14:paraId="6F84606C" w14:textId="77777777" w:rsidR="00515FE7" w:rsidRDefault="00515FE7">
          <w:pPr>
            <w:pStyle w:val="TOC2"/>
            <w:tabs>
              <w:tab w:val="left" w:pos="522"/>
              <w:tab w:val="right" w:leader="dot" w:pos="9350"/>
            </w:tabs>
            <w:rPr>
              <w:ins w:id="198" w:author="felipe campo" w:date="2018-07-04T11:15:00Z"/>
              <w:rFonts w:eastAsiaTheme="minorEastAsia" w:cstheme="minorBidi"/>
              <w:b w:val="0"/>
              <w:bCs w:val="0"/>
              <w:smallCaps w:val="0"/>
              <w:noProof/>
              <w:sz w:val="24"/>
              <w:szCs w:val="24"/>
            </w:rPr>
          </w:pPr>
          <w:ins w:id="199" w:author="felipe campo" w:date="2018-07-04T11:15:00Z">
            <w:r w:rsidRPr="00AE2AD7">
              <w:rPr>
                <w:noProof/>
                <w:lang w:val="es-ES"/>
              </w:rPr>
              <w:t>4.1</w:t>
            </w:r>
            <w:r>
              <w:rPr>
                <w:rFonts w:eastAsiaTheme="minorEastAsia" w:cstheme="minorBidi"/>
                <w:b w:val="0"/>
                <w:bCs w:val="0"/>
                <w:smallCaps w:val="0"/>
                <w:noProof/>
                <w:sz w:val="24"/>
                <w:szCs w:val="24"/>
              </w:rPr>
              <w:tab/>
            </w:r>
            <w:r w:rsidRPr="00AE2AD7">
              <w:rPr>
                <w:noProof/>
                <w:lang w:val="es-ES"/>
              </w:rPr>
              <w:t>Glosario</w:t>
            </w:r>
            <w:r>
              <w:rPr>
                <w:noProof/>
              </w:rPr>
              <w:tab/>
            </w:r>
            <w:r>
              <w:rPr>
                <w:noProof/>
              </w:rPr>
              <w:fldChar w:fldCharType="begin"/>
            </w:r>
            <w:r>
              <w:rPr>
                <w:noProof/>
              </w:rPr>
              <w:instrText xml:space="preserve"> PAGEREF _Toc518466309 \h </w:instrText>
            </w:r>
            <w:r>
              <w:rPr>
                <w:noProof/>
              </w:rPr>
            </w:r>
          </w:ins>
          <w:r>
            <w:rPr>
              <w:noProof/>
            </w:rPr>
            <w:fldChar w:fldCharType="separate"/>
          </w:r>
          <w:ins w:id="200" w:author="felipe campo" w:date="2018-07-04T11:15:00Z">
            <w:r>
              <w:rPr>
                <w:noProof/>
              </w:rPr>
              <w:t>74</w:t>
            </w:r>
            <w:r>
              <w:rPr>
                <w:noProof/>
              </w:rPr>
              <w:fldChar w:fldCharType="end"/>
            </w:r>
          </w:ins>
        </w:p>
        <w:p w14:paraId="44740D1D" w14:textId="77777777" w:rsidR="00515FE7" w:rsidRDefault="00515FE7">
          <w:pPr>
            <w:pStyle w:val="TOC2"/>
            <w:tabs>
              <w:tab w:val="left" w:pos="522"/>
              <w:tab w:val="right" w:leader="dot" w:pos="9350"/>
            </w:tabs>
            <w:rPr>
              <w:ins w:id="201" w:author="felipe campo" w:date="2018-07-04T11:15:00Z"/>
              <w:rFonts w:eastAsiaTheme="minorEastAsia" w:cstheme="minorBidi"/>
              <w:b w:val="0"/>
              <w:bCs w:val="0"/>
              <w:smallCaps w:val="0"/>
              <w:noProof/>
              <w:sz w:val="24"/>
              <w:szCs w:val="24"/>
            </w:rPr>
          </w:pPr>
          <w:ins w:id="202" w:author="felipe campo" w:date="2018-07-04T11:15:00Z">
            <w:r w:rsidRPr="00AE2AD7">
              <w:rPr>
                <w:noProof/>
                <w:lang w:val="es-ES"/>
              </w:rPr>
              <w:t>4.2</w:t>
            </w:r>
            <w:r>
              <w:rPr>
                <w:rFonts w:eastAsiaTheme="minorEastAsia" w:cstheme="minorBidi"/>
                <w:b w:val="0"/>
                <w:bCs w:val="0"/>
                <w:smallCaps w:val="0"/>
                <w:noProof/>
                <w:sz w:val="24"/>
                <w:szCs w:val="24"/>
              </w:rPr>
              <w:tab/>
            </w:r>
            <w:r w:rsidRPr="00AE2AD7">
              <w:rPr>
                <w:noProof/>
                <w:lang w:val="es-ES"/>
              </w:rPr>
              <w:t>Índice de Términos y Referencias</w:t>
            </w:r>
            <w:r>
              <w:rPr>
                <w:noProof/>
              </w:rPr>
              <w:tab/>
            </w:r>
            <w:r>
              <w:rPr>
                <w:noProof/>
              </w:rPr>
              <w:fldChar w:fldCharType="begin"/>
            </w:r>
            <w:r>
              <w:rPr>
                <w:noProof/>
              </w:rPr>
              <w:instrText xml:space="preserve"> PAGEREF _Toc518466310 \h </w:instrText>
            </w:r>
            <w:r>
              <w:rPr>
                <w:noProof/>
              </w:rPr>
            </w:r>
          </w:ins>
          <w:r>
            <w:rPr>
              <w:noProof/>
            </w:rPr>
            <w:fldChar w:fldCharType="separate"/>
          </w:r>
          <w:ins w:id="203" w:author="felipe campo" w:date="2018-07-04T11:15:00Z">
            <w:r>
              <w:rPr>
                <w:noProof/>
              </w:rPr>
              <w:t>81</w:t>
            </w:r>
            <w:r>
              <w:rPr>
                <w:noProof/>
              </w:rPr>
              <w:fldChar w:fldCharType="end"/>
            </w:r>
          </w:ins>
        </w:p>
        <w:p w14:paraId="3327F15F" w14:textId="77777777" w:rsidR="00515FE7" w:rsidRDefault="00515FE7">
          <w:pPr>
            <w:pStyle w:val="TOC2"/>
            <w:tabs>
              <w:tab w:val="left" w:pos="522"/>
              <w:tab w:val="right" w:leader="dot" w:pos="9350"/>
            </w:tabs>
            <w:rPr>
              <w:ins w:id="204" w:author="felipe campo" w:date="2018-07-04T11:15:00Z"/>
              <w:rFonts w:eastAsiaTheme="minorEastAsia" w:cstheme="minorBidi"/>
              <w:b w:val="0"/>
              <w:bCs w:val="0"/>
              <w:smallCaps w:val="0"/>
              <w:noProof/>
              <w:sz w:val="24"/>
              <w:szCs w:val="24"/>
            </w:rPr>
          </w:pPr>
          <w:ins w:id="205" w:author="felipe campo" w:date="2018-07-04T11:15:00Z">
            <w:r w:rsidRPr="00AE2AD7">
              <w:rPr>
                <w:noProof/>
                <w:lang w:val="es-ES"/>
              </w:rPr>
              <w:t>4.3</w:t>
            </w:r>
            <w:r>
              <w:rPr>
                <w:rFonts w:eastAsiaTheme="minorEastAsia" w:cstheme="minorBidi"/>
                <w:b w:val="0"/>
                <w:bCs w:val="0"/>
                <w:smallCaps w:val="0"/>
                <w:noProof/>
                <w:sz w:val="24"/>
                <w:szCs w:val="24"/>
              </w:rPr>
              <w:tab/>
            </w:r>
            <w:r w:rsidRPr="00AE2AD7">
              <w:rPr>
                <w:noProof/>
                <w:lang w:val="es-ES"/>
              </w:rPr>
              <w:t>Bibliografía</w:t>
            </w:r>
            <w:r>
              <w:rPr>
                <w:noProof/>
              </w:rPr>
              <w:tab/>
            </w:r>
            <w:r>
              <w:rPr>
                <w:noProof/>
              </w:rPr>
              <w:fldChar w:fldCharType="begin"/>
            </w:r>
            <w:r>
              <w:rPr>
                <w:noProof/>
              </w:rPr>
              <w:instrText xml:space="preserve"> PAGEREF _Toc518466311 \h </w:instrText>
            </w:r>
            <w:r>
              <w:rPr>
                <w:noProof/>
              </w:rPr>
            </w:r>
          </w:ins>
          <w:r>
            <w:rPr>
              <w:noProof/>
            </w:rPr>
            <w:fldChar w:fldCharType="separate"/>
          </w:r>
          <w:ins w:id="206" w:author="felipe campo" w:date="2018-07-04T11:15:00Z">
            <w:r>
              <w:rPr>
                <w:noProof/>
              </w:rPr>
              <w:t>83</w:t>
            </w:r>
            <w:r>
              <w:rPr>
                <w:noProof/>
              </w:rPr>
              <w:fldChar w:fldCharType="end"/>
            </w:r>
          </w:ins>
        </w:p>
        <w:p w14:paraId="1E638934" w14:textId="77777777" w:rsidR="00515FE7" w:rsidRDefault="00515FE7">
          <w:pPr>
            <w:pStyle w:val="TOC2"/>
            <w:tabs>
              <w:tab w:val="left" w:pos="522"/>
              <w:tab w:val="right" w:leader="dot" w:pos="9350"/>
            </w:tabs>
            <w:rPr>
              <w:ins w:id="207" w:author="felipe campo" w:date="2018-07-04T11:15:00Z"/>
              <w:rFonts w:eastAsiaTheme="minorEastAsia" w:cstheme="minorBidi"/>
              <w:b w:val="0"/>
              <w:bCs w:val="0"/>
              <w:smallCaps w:val="0"/>
              <w:noProof/>
              <w:sz w:val="24"/>
              <w:szCs w:val="24"/>
            </w:rPr>
          </w:pPr>
          <w:ins w:id="208" w:author="felipe campo" w:date="2018-07-04T11:15:00Z">
            <w:r w:rsidRPr="00AE2AD7">
              <w:rPr>
                <w:noProof/>
                <w:lang w:val="es-ES"/>
              </w:rPr>
              <w:t>4.4</w:t>
            </w:r>
            <w:r>
              <w:rPr>
                <w:rFonts w:eastAsiaTheme="minorEastAsia" w:cstheme="minorBidi"/>
                <w:b w:val="0"/>
                <w:bCs w:val="0"/>
                <w:smallCaps w:val="0"/>
                <w:noProof/>
                <w:sz w:val="24"/>
                <w:szCs w:val="24"/>
              </w:rPr>
              <w:tab/>
            </w:r>
            <w:r w:rsidRPr="00AE2AD7">
              <w:rPr>
                <w:noProof/>
                <w:lang w:val="es-ES"/>
              </w:rPr>
              <w:t>Tabla de Figuras</w:t>
            </w:r>
            <w:r>
              <w:rPr>
                <w:noProof/>
              </w:rPr>
              <w:tab/>
            </w:r>
            <w:r>
              <w:rPr>
                <w:noProof/>
              </w:rPr>
              <w:fldChar w:fldCharType="begin"/>
            </w:r>
            <w:r>
              <w:rPr>
                <w:noProof/>
              </w:rPr>
              <w:instrText xml:space="preserve"> PAGEREF _Toc518466312 \h </w:instrText>
            </w:r>
            <w:r>
              <w:rPr>
                <w:noProof/>
              </w:rPr>
            </w:r>
          </w:ins>
          <w:r>
            <w:rPr>
              <w:noProof/>
            </w:rPr>
            <w:fldChar w:fldCharType="separate"/>
          </w:r>
          <w:ins w:id="209" w:author="felipe campo" w:date="2018-07-04T11:15:00Z">
            <w:r>
              <w:rPr>
                <w:noProof/>
              </w:rPr>
              <w:t>85</w:t>
            </w:r>
            <w:r>
              <w:rPr>
                <w:noProof/>
              </w:rPr>
              <w:fldChar w:fldCharType="end"/>
            </w:r>
          </w:ins>
        </w:p>
        <w:p w14:paraId="70B9FAE6" w14:textId="77777777" w:rsidR="00205399" w:rsidDel="00D93D80" w:rsidRDefault="00205399">
          <w:pPr>
            <w:pStyle w:val="TOC1"/>
            <w:rPr>
              <w:del w:id="210" w:author="felipe campo" w:date="2017-03-14T10:59:00Z"/>
              <w:rFonts w:eastAsiaTheme="minorEastAsia" w:cstheme="minorBidi"/>
              <w:b w:val="0"/>
              <w:bCs w:val="0"/>
              <w:caps w:val="0"/>
              <w:noProof/>
              <w:sz w:val="24"/>
              <w:szCs w:val="24"/>
              <w:u w:val="none"/>
              <w:lang w:val="es-ES_tradnl" w:eastAsia="es-ES_tradnl"/>
            </w:rPr>
          </w:pPr>
          <w:del w:id="211" w:author="felipe campo" w:date="2017-03-14T10:59:00Z">
            <w:r w:rsidRPr="005850AE" w:rsidDel="00D93D80">
              <w:rPr>
                <w:noProof/>
                <w:lang w:val="es-ES"/>
              </w:rPr>
              <w:delText>1.</w:delText>
            </w:r>
            <w:r w:rsidDel="00D93D80">
              <w:rPr>
                <w:rFonts w:eastAsiaTheme="minorEastAsia" w:cstheme="minorBidi"/>
                <w:b w:val="0"/>
                <w:bCs w:val="0"/>
                <w:caps w:val="0"/>
                <w:noProof/>
                <w:sz w:val="24"/>
                <w:szCs w:val="24"/>
                <w:u w:val="none"/>
                <w:lang w:val="es-ES_tradnl" w:eastAsia="es-ES_tradnl"/>
              </w:rPr>
              <w:tab/>
            </w:r>
            <w:r w:rsidRPr="005850AE" w:rsidDel="00D93D80">
              <w:rPr>
                <w:noProof/>
                <w:lang w:val="es-ES"/>
              </w:rPr>
              <w:delText>Introducción</w:delText>
            </w:r>
            <w:r w:rsidRPr="00205399" w:rsidDel="00D93D80">
              <w:rPr>
                <w:noProof/>
                <w:lang w:val="es-ES_tradnl"/>
              </w:rPr>
              <w:tab/>
              <w:delText>5</w:delText>
            </w:r>
          </w:del>
        </w:p>
        <w:p w14:paraId="29DB31C8" w14:textId="77777777" w:rsidR="00205399" w:rsidDel="00D93D80" w:rsidRDefault="00205399">
          <w:pPr>
            <w:pStyle w:val="TOC1"/>
            <w:rPr>
              <w:del w:id="212" w:author="felipe campo" w:date="2017-03-14T10:59:00Z"/>
              <w:rFonts w:eastAsiaTheme="minorEastAsia" w:cstheme="minorBidi"/>
              <w:b w:val="0"/>
              <w:bCs w:val="0"/>
              <w:caps w:val="0"/>
              <w:noProof/>
              <w:sz w:val="24"/>
              <w:szCs w:val="24"/>
              <w:u w:val="none"/>
              <w:lang w:val="es-ES_tradnl" w:eastAsia="es-ES_tradnl"/>
            </w:rPr>
          </w:pPr>
          <w:del w:id="213" w:author="felipe campo" w:date="2017-03-14T10:59:00Z">
            <w:r w:rsidRPr="005850AE" w:rsidDel="00D93D80">
              <w:rPr>
                <w:noProof/>
                <w:lang w:val="es-ES"/>
              </w:rPr>
              <w:delText>2.</w:delText>
            </w:r>
            <w:r w:rsidDel="00D93D80">
              <w:rPr>
                <w:rFonts w:eastAsiaTheme="minorEastAsia" w:cstheme="minorBidi"/>
                <w:b w:val="0"/>
                <w:bCs w:val="0"/>
                <w:caps w:val="0"/>
                <w:noProof/>
                <w:sz w:val="24"/>
                <w:szCs w:val="24"/>
                <w:u w:val="none"/>
                <w:lang w:val="es-ES_tradnl" w:eastAsia="es-ES_tradnl"/>
              </w:rPr>
              <w:tab/>
            </w:r>
            <w:r w:rsidRPr="005850AE" w:rsidDel="00D93D80">
              <w:rPr>
                <w:noProof/>
                <w:lang w:val="es-ES"/>
              </w:rPr>
              <w:delText>Alcance.</w:delText>
            </w:r>
            <w:r w:rsidRPr="00205399" w:rsidDel="00D93D80">
              <w:rPr>
                <w:noProof/>
                <w:lang w:val="es-ES_tradnl"/>
              </w:rPr>
              <w:tab/>
              <w:delText>6</w:delText>
            </w:r>
          </w:del>
        </w:p>
        <w:p w14:paraId="5911929B" w14:textId="77777777" w:rsidR="00205399" w:rsidDel="00D93D80" w:rsidRDefault="00205399">
          <w:pPr>
            <w:pStyle w:val="TOC1"/>
            <w:rPr>
              <w:del w:id="214" w:author="felipe campo" w:date="2017-03-14T10:59:00Z"/>
              <w:rFonts w:eastAsiaTheme="minorEastAsia" w:cstheme="minorBidi"/>
              <w:b w:val="0"/>
              <w:bCs w:val="0"/>
              <w:caps w:val="0"/>
              <w:noProof/>
              <w:sz w:val="24"/>
              <w:szCs w:val="24"/>
              <w:u w:val="none"/>
              <w:lang w:val="es-ES_tradnl" w:eastAsia="es-ES_tradnl"/>
            </w:rPr>
          </w:pPr>
          <w:del w:id="215" w:author="felipe campo" w:date="2017-03-14T10:59:00Z">
            <w:r w:rsidRPr="005850AE" w:rsidDel="00D93D80">
              <w:rPr>
                <w:noProof/>
                <w:lang w:val="es-ES"/>
              </w:rPr>
              <w:delText>3.</w:delText>
            </w:r>
            <w:r w:rsidDel="00D93D80">
              <w:rPr>
                <w:rFonts w:eastAsiaTheme="minorEastAsia" w:cstheme="minorBidi"/>
                <w:b w:val="0"/>
                <w:bCs w:val="0"/>
                <w:caps w:val="0"/>
                <w:noProof/>
                <w:sz w:val="24"/>
                <w:szCs w:val="24"/>
                <w:u w:val="none"/>
                <w:lang w:val="es-ES_tradnl" w:eastAsia="es-ES_tradnl"/>
              </w:rPr>
              <w:tab/>
            </w:r>
            <w:r w:rsidRPr="005850AE" w:rsidDel="00D93D80">
              <w:rPr>
                <w:noProof/>
                <w:lang w:val="es-ES"/>
              </w:rPr>
              <w:delText>Requisitos del Sistema LogCloud</w:delText>
            </w:r>
            <w:r w:rsidRPr="00205399" w:rsidDel="00D93D80">
              <w:rPr>
                <w:noProof/>
                <w:lang w:val="es-ES_tradnl"/>
              </w:rPr>
              <w:tab/>
              <w:delText>9</w:delText>
            </w:r>
          </w:del>
        </w:p>
        <w:p w14:paraId="1232330E" w14:textId="77777777" w:rsidR="00205399" w:rsidDel="00D93D80" w:rsidRDefault="00205399">
          <w:pPr>
            <w:pStyle w:val="TOC2"/>
            <w:tabs>
              <w:tab w:val="left" w:pos="522"/>
              <w:tab w:val="right" w:leader="dot" w:pos="9350"/>
            </w:tabs>
            <w:rPr>
              <w:del w:id="216" w:author="felipe campo" w:date="2017-03-14T10:59:00Z"/>
              <w:rFonts w:eastAsiaTheme="minorEastAsia" w:cstheme="minorBidi"/>
              <w:b w:val="0"/>
              <w:bCs w:val="0"/>
              <w:smallCaps w:val="0"/>
              <w:noProof/>
              <w:sz w:val="24"/>
              <w:szCs w:val="24"/>
              <w:lang w:val="es-ES_tradnl" w:eastAsia="es-ES_tradnl"/>
            </w:rPr>
          </w:pPr>
          <w:del w:id="217" w:author="felipe campo" w:date="2017-03-14T10:59:00Z">
            <w:r w:rsidRPr="005850AE" w:rsidDel="00D93D80">
              <w:rPr>
                <w:noProof/>
                <w:lang w:val="es-ES"/>
              </w:rPr>
              <w:delText>3.1</w:delText>
            </w:r>
            <w:r w:rsidDel="00D93D80">
              <w:rPr>
                <w:rFonts w:eastAsiaTheme="minorEastAsia" w:cstheme="minorBidi"/>
                <w:b w:val="0"/>
                <w:bCs w:val="0"/>
                <w:smallCaps w:val="0"/>
                <w:noProof/>
                <w:sz w:val="24"/>
                <w:szCs w:val="24"/>
                <w:lang w:val="es-ES_tradnl" w:eastAsia="es-ES_tradnl"/>
              </w:rPr>
              <w:tab/>
            </w:r>
            <w:r w:rsidRPr="005850AE" w:rsidDel="00D93D80">
              <w:rPr>
                <w:noProof/>
                <w:lang w:val="es-ES"/>
              </w:rPr>
              <w:delText>Actores del Sistema</w:delText>
            </w:r>
            <w:r w:rsidRPr="00205399" w:rsidDel="00D93D80">
              <w:rPr>
                <w:noProof/>
                <w:lang w:val="es-ES_tradnl"/>
              </w:rPr>
              <w:tab/>
              <w:delText>13</w:delText>
            </w:r>
          </w:del>
        </w:p>
        <w:p w14:paraId="2ADD6565" w14:textId="77777777" w:rsidR="00205399" w:rsidDel="00D93D80" w:rsidRDefault="00205399">
          <w:pPr>
            <w:pStyle w:val="TOC2"/>
            <w:tabs>
              <w:tab w:val="left" w:pos="522"/>
              <w:tab w:val="right" w:leader="dot" w:pos="9350"/>
            </w:tabs>
            <w:rPr>
              <w:del w:id="218" w:author="felipe campo" w:date="2017-03-14T10:59:00Z"/>
              <w:rFonts w:eastAsiaTheme="minorEastAsia" w:cstheme="minorBidi"/>
              <w:b w:val="0"/>
              <w:bCs w:val="0"/>
              <w:smallCaps w:val="0"/>
              <w:noProof/>
              <w:sz w:val="24"/>
              <w:szCs w:val="24"/>
              <w:lang w:val="es-ES_tradnl" w:eastAsia="es-ES_tradnl"/>
            </w:rPr>
          </w:pPr>
          <w:del w:id="219" w:author="felipe campo" w:date="2017-03-14T10:59:00Z">
            <w:r w:rsidRPr="005850AE" w:rsidDel="00D93D80">
              <w:rPr>
                <w:noProof/>
                <w:lang w:val="es-ES"/>
              </w:rPr>
              <w:delText>3.2</w:delText>
            </w:r>
            <w:r w:rsidDel="00D93D80">
              <w:rPr>
                <w:rFonts w:eastAsiaTheme="minorEastAsia" w:cstheme="minorBidi"/>
                <w:b w:val="0"/>
                <w:bCs w:val="0"/>
                <w:smallCaps w:val="0"/>
                <w:noProof/>
                <w:sz w:val="24"/>
                <w:szCs w:val="24"/>
                <w:lang w:val="es-ES_tradnl" w:eastAsia="es-ES_tradnl"/>
              </w:rPr>
              <w:tab/>
            </w:r>
            <w:r w:rsidRPr="005850AE" w:rsidDel="00D93D80">
              <w:rPr>
                <w:noProof/>
                <w:lang w:val="es-ES"/>
              </w:rPr>
              <w:delText>Requisitos comunes de los sistemas TMS</w:delText>
            </w:r>
            <w:r w:rsidRPr="00205399" w:rsidDel="00D93D80">
              <w:rPr>
                <w:noProof/>
                <w:lang w:val="es-ES_tradnl"/>
              </w:rPr>
              <w:tab/>
              <w:delText>17</w:delText>
            </w:r>
          </w:del>
        </w:p>
        <w:p w14:paraId="0A87AE35" w14:textId="77777777" w:rsidR="00205399" w:rsidDel="00D93D80" w:rsidRDefault="00205399">
          <w:pPr>
            <w:pStyle w:val="TOC3"/>
            <w:tabs>
              <w:tab w:val="left" w:pos="686"/>
              <w:tab w:val="right" w:leader="dot" w:pos="9350"/>
            </w:tabs>
            <w:rPr>
              <w:del w:id="220" w:author="felipe campo" w:date="2017-03-14T10:59:00Z"/>
              <w:rFonts w:eastAsiaTheme="minorEastAsia" w:cstheme="minorBidi"/>
              <w:smallCaps w:val="0"/>
              <w:noProof/>
              <w:sz w:val="24"/>
              <w:szCs w:val="24"/>
              <w:lang w:val="es-ES_tradnl" w:eastAsia="es-ES_tradnl"/>
            </w:rPr>
          </w:pPr>
          <w:del w:id="221" w:author="felipe campo" w:date="2017-03-14T10:59:00Z">
            <w:r w:rsidRPr="005850AE" w:rsidDel="00D93D80">
              <w:rPr>
                <w:noProof/>
                <w:lang w:val="es-ES"/>
              </w:rPr>
              <w:delText>3.2.1</w:delText>
            </w:r>
            <w:r w:rsidDel="00D93D80">
              <w:rPr>
                <w:rFonts w:eastAsiaTheme="minorEastAsia" w:cstheme="minorBidi"/>
                <w:smallCaps w:val="0"/>
                <w:noProof/>
                <w:sz w:val="24"/>
                <w:szCs w:val="24"/>
                <w:lang w:val="es-ES_tradnl" w:eastAsia="es-ES_tradnl"/>
              </w:rPr>
              <w:tab/>
            </w:r>
            <w:r w:rsidRPr="005850AE" w:rsidDel="00D93D80">
              <w:rPr>
                <w:noProof/>
                <w:lang w:val="es-ES"/>
              </w:rPr>
              <w:delText>RFE Requisitos Funcionales Externos</w:delText>
            </w:r>
            <w:r w:rsidRPr="00205399" w:rsidDel="00D93D80">
              <w:rPr>
                <w:noProof/>
                <w:lang w:val="es-ES_tradnl"/>
              </w:rPr>
              <w:tab/>
              <w:delText>19</w:delText>
            </w:r>
          </w:del>
        </w:p>
        <w:p w14:paraId="1232EAEB" w14:textId="77777777" w:rsidR="00205399" w:rsidDel="00D93D80" w:rsidRDefault="00205399">
          <w:pPr>
            <w:pStyle w:val="TOC4"/>
            <w:tabs>
              <w:tab w:val="left" w:pos="853"/>
              <w:tab w:val="right" w:leader="dot" w:pos="9350"/>
            </w:tabs>
            <w:rPr>
              <w:del w:id="222" w:author="felipe campo" w:date="2017-03-14T10:59:00Z"/>
              <w:rFonts w:eastAsiaTheme="minorEastAsia" w:cstheme="minorBidi"/>
              <w:noProof/>
              <w:sz w:val="24"/>
              <w:szCs w:val="24"/>
              <w:lang w:val="es-ES_tradnl" w:eastAsia="es-ES_tradnl"/>
            </w:rPr>
          </w:pPr>
          <w:del w:id="223" w:author="felipe campo" w:date="2017-03-14T10:59:00Z">
            <w:r w:rsidRPr="005850AE" w:rsidDel="00D93D80">
              <w:rPr>
                <w:noProof/>
                <w:lang w:val="es-ES"/>
              </w:rPr>
              <w:delText>3.2.1.1</w:delText>
            </w:r>
            <w:r w:rsidDel="00D93D80">
              <w:rPr>
                <w:rFonts w:eastAsiaTheme="minorEastAsia" w:cstheme="minorBidi"/>
                <w:noProof/>
                <w:sz w:val="24"/>
                <w:szCs w:val="24"/>
                <w:lang w:val="es-ES_tradnl" w:eastAsia="es-ES_tradnl"/>
              </w:rPr>
              <w:tab/>
            </w:r>
            <w:r w:rsidRPr="005850AE" w:rsidDel="00D93D80">
              <w:rPr>
                <w:noProof/>
                <w:lang w:val="es-ES"/>
              </w:rPr>
              <w:delText>Gestión de Envíos y pedidos</w:delText>
            </w:r>
            <w:r w:rsidRPr="00205399" w:rsidDel="00D93D80">
              <w:rPr>
                <w:noProof/>
                <w:lang w:val="es-ES_tradnl"/>
              </w:rPr>
              <w:tab/>
              <w:delText>21</w:delText>
            </w:r>
          </w:del>
        </w:p>
        <w:p w14:paraId="466AEDAC" w14:textId="77777777" w:rsidR="00205399" w:rsidDel="00D93D80" w:rsidRDefault="00205399">
          <w:pPr>
            <w:pStyle w:val="TOC4"/>
            <w:tabs>
              <w:tab w:val="left" w:pos="853"/>
              <w:tab w:val="right" w:leader="dot" w:pos="9350"/>
            </w:tabs>
            <w:rPr>
              <w:del w:id="224" w:author="felipe campo" w:date="2017-03-14T10:59:00Z"/>
              <w:rFonts w:eastAsiaTheme="minorEastAsia" w:cstheme="minorBidi"/>
              <w:noProof/>
              <w:sz w:val="24"/>
              <w:szCs w:val="24"/>
              <w:lang w:val="es-ES_tradnl" w:eastAsia="es-ES_tradnl"/>
            </w:rPr>
          </w:pPr>
          <w:del w:id="225" w:author="felipe campo" w:date="2017-03-14T10:59:00Z">
            <w:r w:rsidRPr="005850AE" w:rsidDel="00D93D80">
              <w:rPr>
                <w:noProof/>
                <w:lang w:val="es-ES"/>
              </w:rPr>
              <w:delText>3.2.1.2</w:delText>
            </w:r>
            <w:r w:rsidDel="00D93D80">
              <w:rPr>
                <w:rFonts w:eastAsiaTheme="minorEastAsia" w:cstheme="minorBidi"/>
                <w:noProof/>
                <w:sz w:val="24"/>
                <w:szCs w:val="24"/>
                <w:lang w:val="es-ES_tradnl" w:eastAsia="es-ES_tradnl"/>
              </w:rPr>
              <w:tab/>
            </w:r>
            <w:r w:rsidRPr="005850AE" w:rsidDel="00D93D80">
              <w:rPr>
                <w:noProof/>
                <w:lang w:val="es-ES"/>
              </w:rPr>
              <w:delText>Planificar la Carga</w:delText>
            </w:r>
            <w:r w:rsidRPr="00205399" w:rsidDel="00D93D80">
              <w:rPr>
                <w:noProof/>
                <w:lang w:val="es-ES_tradnl"/>
              </w:rPr>
              <w:tab/>
              <w:delText>21</w:delText>
            </w:r>
          </w:del>
        </w:p>
        <w:p w14:paraId="0F2CB116" w14:textId="77777777" w:rsidR="00205399" w:rsidDel="00D93D80" w:rsidRDefault="00205399">
          <w:pPr>
            <w:pStyle w:val="TOC4"/>
            <w:tabs>
              <w:tab w:val="left" w:pos="853"/>
              <w:tab w:val="right" w:leader="dot" w:pos="9350"/>
            </w:tabs>
            <w:rPr>
              <w:del w:id="226" w:author="felipe campo" w:date="2017-03-14T10:59:00Z"/>
              <w:rFonts w:eastAsiaTheme="minorEastAsia" w:cstheme="minorBidi"/>
              <w:noProof/>
              <w:sz w:val="24"/>
              <w:szCs w:val="24"/>
              <w:lang w:val="es-ES_tradnl" w:eastAsia="es-ES_tradnl"/>
            </w:rPr>
          </w:pPr>
          <w:del w:id="227" w:author="felipe campo" w:date="2017-03-14T10:59:00Z">
            <w:r w:rsidRPr="005850AE" w:rsidDel="00D93D80">
              <w:rPr>
                <w:noProof/>
                <w:lang w:val="es-ES"/>
              </w:rPr>
              <w:delText>3.2.1.3</w:delText>
            </w:r>
            <w:r w:rsidDel="00D93D80">
              <w:rPr>
                <w:rFonts w:eastAsiaTheme="minorEastAsia" w:cstheme="minorBidi"/>
                <w:noProof/>
                <w:sz w:val="24"/>
                <w:szCs w:val="24"/>
                <w:lang w:val="es-ES_tradnl" w:eastAsia="es-ES_tradnl"/>
              </w:rPr>
              <w:tab/>
            </w:r>
            <w:r w:rsidRPr="005850AE" w:rsidDel="00D93D80">
              <w:rPr>
                <w:noProof/>
                <w:lang w:val="es-ES"/>
              </w:rPr>
              <w:delText>Gestión de Eventos</w:delText>
            </w:r>
            <w:r w:rsidRPr="00205399" w:rsidDel="00D93D80">
              <w:rPr>
                <w:noProof/>
                <w:lang w:val="es-ES_tradnl"/>
              </w:rPr>
              <w:tab/>
              <w:delText>22</w:delText>
            </w:r>
          </w:del>
        </w:p>
        <w:p w14:paraId="4092450D" w14:textId="77777777" w:rsidR="00205399" w:rsidDel="00D93D80" w:rsidRDefault="00205399">
          <w:pPr>
            <w:pStyle w:val="TOC4"/>
            <w:tabs>
              <w:tab w:val="left" w:pos="853"/>
              <w:tab w:val="right" w:leader="dot" w:pos="9350"/>
            </w:tabs>
            <w:rPr>
              <w:del w:id="228" w:author="felipe campo" w:date="2017-03-14T10:59:00Z"/>
              <w:rFonts w:eastAsiaTheme="minorEastAsia" w:cstheme="minorBidi"/>
              <w:noProof/>
              <w:sz w:val="24"/>
              <w:szCs w:val="24"/>
              <w:lang w:val="es-ES_tradnl" w:eastAsia="es-ES_tradnl"/>
            </w:rPr>
          </w:pPr>
          <w:del w:id="229" w:author="felipe campo" w:date="2017-03-14T10:59:00Z">
            <w:r w:rsidRPr="005850AE" w:rsidDel="00D93D80">
              <w:rPr>
                <w:noProof/>
                <w:lang w:val="es-ES"/>
              </w:rPr>
              <w:delText>3.2.1.4</w:delText>
            </w:r>
            <w:r w:rsidDel="00D93D80">
              <w:rPr>
                <w:rFonts w:eastAsiaTheme="minorEastAsia" w:cstheme="minorBidi"/>
                <w:noProof/>
                <w:sz w:val="24"/>
                <w:szCs w:val="24"/>
                <w:lang w:val="es-ES_tradnl" w:eastAsia="es-ES_tradnl"/>
              </w:rPr>
              <w:tab/>
            </w:r>
            <w:r w:rsidRPr="005850AE" w:rsidDel="00D93D80">
              <w:rPr>
                <w:noProof/>
                <w:lang w:val="es-ES"/>
              </w:rPr>
              <w:delText>Gestionar la operación</w:delText>
            </w:r>
            <w:r w:rsidRPr="00205399" w:rsidDel="00D93D80">
              <w:rPr>
                <w:noProof/>
                <w:lang w:val="es-ES_tradnl"/>
              </w:rPr>
              <w:tab/>
              <w:delText>23</w:delText>
            </w:r>
          </w:del>
        </w:p>
        <w:p w14:paraId="466FD612" w14:textId="77777777" w:rsidR="00205399" w:rsidDel="00D93D80" w:rsidRDefault="00205399">
          <w:pPr>
            <w:pStyle w:val="TOC4"/>
            <w:tabs>
              <w:tab w:val="left" w:pos="853"/>
              <w:tab w:val="right" w:leader="dot" w:pos="9350"/>
            </w:tabs>
            <w:rPr>
              <w:del w:id="230" w:author="felipe campo" w:date="2017-03-14T10:59:00Z"/>
              <w:rFonts w:eastAsiaTheme="minorEastAsia" w:cstheme="minorBidi"/>
              <w:noProof/>
              <w:sz w:val="24"/>
              <w:szCs w:val="24"/>
              <w:lang w:val="es-ES_tradnl" w:eastAsia="es-ES_tradnl"/>
            </w:rPr>
          </w:pPr>
          <w:del w:id="231" w:author="felipe campo" w:date="2017-03-14T10:59:00Z">
            <w:r w:rsidRPr="005850AE" w:rsidDel="00D93D80">
              <w:rPr>
                <w:noProof/>
                <w:lang w:val="es-ES"/>
              </w:rPr>
              <w:delText>3.2.1.5</w:delText>
            </w:r>
            <w:r w:rsidDel="00D93D80">
              <w:rPr>
                <w:rFonts w:eastAsiaTheme="minorEastAsia" w:cstheme="minorBidi"/>
                <w:noProof/>
                <w:sz w:val="24"/>
                <w:szCs w:val="24"/>
                <w:lang w:val="es-ES_tradnl" w:eastAsia="es-ES_tradnl"/>
              </w:rPr>
              <w:tab/>
            </w:r>
            <w:r w:rsidRPr="005850AE" w:rsidDel="00D93D80">
              <w:rPr>
                <w:noProof/>
                <w:lang w:val="es-ES"/>
              </w:rPr>
              <w:delText>Visibilizar la Carga</w:delText>
            </w:r>
            <w:r w:rsidRPr="00205399" w:rsidDel="00D93D80">
              <w:rPr>
                <w:noProof/>
                <w:lang w:val="es-ES_tradnl"/>
              </w:rPr>
              <w:tab/>
              <w:delText>24</w:delText>
            </w:r>
          </w:del>
        </w:p>
        <w:p w14:paraId="4B743BEB" w14:textId="77777777" w:rsidR="00205399" w:rsidDel="00D93D80" w:rsidRDefault="00205399">
          <w:pPr>
            <w:pStyle w:val="TOC4"/>
            <w:tabs>
              <w:tab w:val="left" w:pos="853"/>
              <w:tab w:val="right" w:leader="dot" w:pos="9350"/>
            </w:tabs>
            <w:rPr>
              <w:del w:id="232" w:author="felipe campo" w:date="2017-03-14T10:59:00Z"/>
              <w:rFonts w:eastAsiaTheme="minorEastAsia" w:cstheme="minorBidi"/>
              <w:noProof/>
              <w:sz w:val="24"/>
              <w:szCs w:val="24"/>
              <w:lang w:val="es-ES_tradnl" w:eastAsia="es-ES_tradnl"/>
            </w:rPr>
          </w:pPr>
          <w:del w:id="233" w:author="felipe campo" w:date="2017-03-14T10:59:00Z">
            <w:r w:rsidRPr="005850AE" w:rsidDel="00D93D80">
              <w:rPr>
                <w:noProof/>
                <w:lang w:val="es-ES"/>
              </w:rPr>
              <w:delText>3.2.1.6</w:delText>
            </w:r>
            <w:r w:rsidDel="00D93D80">
              <w:rPr>
                <w:rFonts w:eastAsiaTheme="minorEastAsia" w:cstheme="minorBidi"/>
                <w:noProof/>
                <w:sz w:val="24"/>
                <w:szCs w:val="24"/>
                <w:lang w:val="es-ES_tradnl" w:eastAsia="es-ES_tradnl"/>
              </w:rPr>
              <w:tab/>
            </w:r>
            <w:r w:rsidRPr="005850AE" w:rsidDel="00D93D80">
              <w:rPr>
                <w:noProof/>
                <w:lang w:val="es-ES"/>
              </w:rPr>
              <w:delText>Rutear y programar envíos</w:delText>
            </w:r>
            <w:r w:rsidRPr="00CD3C1F" w:rsidDel="00D93D80">
              <w:rPr>
                <w:noProof/>
                <w:lang w:val="es-ES_tradnl"/>
              </w:rPr>
              <w:tab/>
            </w:r>
            <w:r w:rsidRPr="000C3692" w:rsidDel="00D93D80">
              <w:rPr>
                <w:noProof/>
                <w:lang w:val="es-ES_tradnl"/>
              </w:rPr>
              <w:delText>25</w:delText>
            </w:r>
          </w:del>
        </w:p>
        <w:p w14:paraId="452B75DF" w14:textId="77777777" w:rsidR="00205399" w:rsidDel="00D93D80" w:rsidRDefault="00205399">
          <w:pPr>
            <w:pStyle w:val="TOC4"/>
            <w:tabs>
              <w:tab w:val="left" w:pos="853"/>
              <w:tab w:val="right" w:leader="dot" w:pos="9350"/>
            </w:tabs>
            <w:rPr>
              <w:del w:id="234" w:author="felipe campo" w:date="2017-03-14T10:59:00Z"/>
              <w:rFonts w:eastAsiaTheme="minorEastAsia" w:cstheme="minorBidi"/>
              <w:noProof/>
              <w:sz w:val="24"/>
              <w:szCs w:val="24"/>
              <w:lang w:val="es-ES_tradnl" w:eastAsia="es-ES_tradnl"/>
            </w:rPr>
          </w:pPr>
          <w:del w:id="235" w:author="felipe campo" w:date="2017-03-14T10:59:00Z">
            <w:r w:rsidRPr="005850AE" w:rsidDel="00D93D80">
              <w:rPr>
                <w:noProof/>
                <w:lang w:val="es-ES"/>
              </w:rPr>
              <w:delText>3.2.1.7</w:delText>
            </w:r>
            <w:r w:rsidDel="00D93D80">
              <w:rPr>
                <w:rFonts w:eastAsiaTheme="minorEastAsia" w:cstheme="minorBidi"/>
                <w:noProof/>
                <w:sz w:val="24"/>
                <w:szCs w:val="24"/>
                <w:lang w:val="es-ES_tradnl" w:eastAsia="es-ES_tradnl"/>
              </w:rPr>
              <w:tab/>
            </w:r>
            <w:r w:rsidRPr="005850AE" w:rsidDel="00D93D80">
              <w:rPr>
                <w:noProof/>
                <w:lang w:val="es-ES"/>
              </w:rPr>
              <w:delText>Finalizar Envíos</w:delText>
            </w:r>
            <w:r w:rsidRPr="00205399" w:rsidDel="00D93D80">
              <w:rPr>
                <w:noProof/>
                <w:lang w:val="es-ES_tradnl"/>
              </w:rPr>
              <w:tab/>
              <w:delText>26</w:delText>
            </w:r>
          </w:del>
        </w:p>
        <w:p w14:paraId="2F55BB23" w14:textId="77777777" w:rsidR="00205399" w:rsidDel="00D93D80" w:rsidRDefault="00205399">
          <w:pPr>
            <w:pStyle w:val="TOC2"/>
            <w:tabs>
              <w:tab w:val="left" w:pos="522"/>
              <w:tab w:val="right" w:leader="dot" w:pos="9350"/>
            </w:tabs>
            <w:rPr>
              <w:del w:id="236" w:author="felipe campo" w:date="2017-03-14T10:59:00Z"/>
              <w:rFonts w:eastAsiaTheme="minorEastAsia" w:cstheme="minorBidi"/>
              <w:b w:val="0"/>
              <w:bCs w:val="0"/>
              <w:smallCaps w:val="0"/>
              <w:noProof/>
              <w:sz w:val="24"/>
              <w:szCs w:val="24"/>
              <w:lang w:val="es-ES_tradnl" w:eastAsia="es-ES_tradnl"/>
            </w:rPr>
          </w:pPr>
          <w:del w:id="237" w:author="felipe campo" w:date="2017-03-14T10:59:00Z">
            <w:r w:rsidRPr="005850AE" w:rsidDel="00D93D80">
              <w:rPr>
                <w:noProof/>
                <w:lang w:val="es-ES"/>
              </w:rPr>
              <w:delText>3.3</w:delText>
            </w:r>
            <w:r w:rsidDel="00D93D80">
              <w:rPr>
                <w:rFonts w:eastAsiaTheme="minorEastAsia" w:cstheme="minorBidi"/>
                <w:b w:val="0"/>
                <w:bCs w:val="0"/>
                <w:smallCaps w:val="0"/>
                <w:noProof/>
                <w:sz w:val="24"/>
                <w:szCs w:val="24"/>
                <w:lang w:val="es-ES_tradnl" w:eastAsia="es-ES_tradnl"/>
              </w:rPr>
              <w:tab/>
            </w:r>
            <w:r w:rsidRPr="005850AE" w:rsidDel="00D93D80">
              <w:rPr>
                <w:noProof/>
                <w:lang w:val="es-ES"/>
              </w:rPr>
              <w:delText>Funcionalidades y requisitos LogCloud y sus subsistemas</w:delText>
            </w:r>
            <w:r w:rsidRPr="00205399" w:rsidDel="00D93D80">
              <w:rPr>
                <w:noProof/>
                <w:lang w:val="es-ES_tradnl"/>
              </w:rPr>
              <w:tab/>
              <w:delText>29</w:delText>
            </w:r>
          </w:del>
        </w:p>
        <w:p w14:paraId="06F9005D" w14:textId="77777777" w:rsidR="00205399" w:rsidDel="00D93D80" w:rsidRDefault="00205399">
          <w:pPr>
            <w:pStyle w:val="TOC3"/>
            <w:tabs>
              <w:tab w:val="left" w:pos="686"/>
              <w:tab w:val="right" w:leader="dot" w:pos="9350"/>
            </w:tabs>
            <w:rPr>
              <w:del w:id="238" w:author="felipe campo" w:date="2017-03-14T10:59:00Z"/>
              <w:rFonts w:eastAsiaTheme="minorEastAsia" w:cstheme="minorBidi"/>
              <w:smallCaps w:val="0"/>
              <w:noProof/>
              <w:sz w:val="24"/>
              <w:szCs w:val="24"/>
              <w:lang w:val="es-ES_tradnl" w:eastAsia="es-ES_tradnl"/>
            </w:rPr>
          </w:pPr>
          <w:del w:id="239" w:author="felipe campo" w:date="2017-03-14T10:59:00Z">
            <w:r w:rsidRPr="005850AE" w:rsidDel="00D93D80">
              <w:rPr>
                <w:noProof/>
                <w:lang w:val="es-ES"/>
              </w:rPr>
              <w:delText>3.3.1</w:delText>
            </w:r>
            <w:r w:rsidDel="00D93D80">
              <w:rPr>
                <w:rFonts w:eastAsiaTheme="minorEastAsia" w:cstheme="minorBidi"/>
                <w:smallCaps w:val="0"/>
                <w:noProof/>
                <w:sz w:val="24"/>
                <w:szCs w:val="24"/>
                <w:lang w:val="es-ES_tradnl" w:eastAsia="es-ES_tradnl"/>
              </w:rPr>
              <w:tab/>
            </w:r>
            <w:r w:rsidRPr="005850AE" w:rsidDel="00D93D80">
              <w:rPr>
                <w:noProof/>
                <w:lang w:val="es-ES"/>
              </w:rPr>
              <w:delText>Requisitos Funcionales de Negocio  Primarios</w:delText>
            </w:r>
            <w:r w:rsidRPr="00205399" w:rsidDel="00D93D80">
              <w:rPr>
                <w:noProof/>
                <w:lang w:val="es-ES_tradnl"/>
              </w:rPr>
              <w:tab/>
              <w:delText>29</w:delText>
            </w:r>
          </w:del>
        </w:p>
        <w:p w14:paraId="198FB0AD" w14:textId="77777777" w:rsidR="00205399" w:rsidDel="00D93D80" w:rsidRDefault="00205399">
          <w:pPr>
            <w:pStyle w:val="TOC3"/>
            <w:tabs>
              <w:tab w:val="left" w:pos="686"/>
              <w:tab w:val="right" w:leader="dot" w:pos="9350"/>
            </w:tabs>
            <w:rPr>
              <w:del w:id="240" w:author="felipe campo" w:date="2017-03-14T10:59:00Z"/>
              <w:rFonts w:eastAsiaTheme="minorEastAsia" w:cstheme="minorBidi"/>
              <w:smallCaps w:val="0"/>
              <w:noProof/>
              <w:sz w:val="24"/>
              <w:szCs w:val="24"/>
              <w:lang w:val="es-ES_tradnl" w:eastAsia="es-ES_tradnl"/>
            </w:rPr>
          </w:pPr>
          <w:del w:id="241" w:author="felipe campo" w:date="2017-03-14T10:59:00Z">
            <w:r w:rsidRPr="005850AE" w:rsidDel="00D93D80">
              <w:rPr>
                <w:noProof/>
                <w:lang w:val="es-ES"/>
              </w:rPr>
              <w:delText>3.3.2</w:delText>
            </w:r>
            <w:r w:rsidDel="00D93D80">
              <w:rPr>
                <w:rFonts w:eastAsiaTheme="minorEastAsia" w:cstheme="minorBidi"/>
                <w:smallCaps w:val="0"/>
                <w:noProof/>
                <w:sz w:val="24"/>
                <w:szCs w:val="24"/>
                <w:lang w:val="es-ES_tradnl" w:eastAsia="es-ES_tradnl"/>
              </w:rPr>
              <w:tab/>
            </w:r>
            <w:r w:rsidRPr="005850AE" w:rsidDel="00D93D80">
              <w:rPr>
                <w:noProof/>
                <w:lang w:val="es-ES"/>
              </w:rPr>
              <w:delText>Requisitos Funcionales Detallados</w:delText>
            </w:r>
            <w:r w:rsidRPr="00205399" w:rsidDel="00D93D80">
              <w:rPr>
                <w:noProof/>
                <w:lang w:val="es-ES_tradnl"/>
              </w:rPr>
              <w:tab/>
              <w:delText>30</w:delText>
            </w:r>
          </w:del>
        </w:p>
        <w:p w14:paraId="38799BDD" w14:textId="77777777" w:rsidR="00205399" w:rsidDel="00D93D80" w:rsidRDefault="00205399">
          <w:pPr>
            <w:pStyle w:val="TOC4"/>
            <w:tabs>
              <w:tab w:val="left" w:pos="853"/>
              <w:tab w:val="right" w:leader="dot" w:pos="9350"/>
            </w:tabs>
            <w:rPr>
              <w:del w:id="242" w:author="felipe campo" w:date="2017-03-14T10:59:00Z"/>
              <w:rFonts w:eastAsiaTheme="minorEastAsia" w:cstheme="minorBidi"/>
              <w:noProof/>
              <w:sz w:val="24"/>
              <w:szCs w:val="24"/>
              <w:lang w:val="es-ES_tradnl" w:eastAsia="es-ES_tradnl"/>
            </w:rPr>
          </w:pPr>
          <w:del w:id="243" w:author="felipe campo" w:date="2017-03-14T10:59:00Z">
            <w:r w:rsidRPr="005850AE" w:rsidDel="00D93D80">
              <w:rPr>
                <w:noProof/>
                <w:lang w:val="es-ES"/>
              </w:rPr>
              <w:delText>3.3.2.1</w:delText>
            </w:r>
            <w:r w:rsidDel="00D93D80">
              <w:rPr>
                <w:rFonts w:eastAsiaTheme="minorEastAsia" w:cstheme="minorBidi"/>
                <w:noProof/>
                <w:sz w:val="24"/>
                <w:szCs w:val="24"/>
                <w:lang w:val="es-ES_tradnl" w:eastAsia="es-ES_tradnl"/>
              </w:rPr>
              <w:tab/>
            </w:r>
            <w:r w:rsidRPr="005850AE" w:rsidDel="00D93D80">
              <w:rPr>
                <w:noProof/>
                <w:lang w:val="es-ES"/>
              </w:rPr>
              <w:delText>Cargo Modal</w:delText>
            </w:r>
            <w:r w:rsidRPr="00205399" w:rsidDel="00D93D80">
              <w:rPr>
                <w:noProof/>
                <w:lang w:val="es-ES_tradnl"/>
              </w:rPr>
              <w:tab/>
              <w:delText>30</w:delText>
            </w:r>
          </w:del>
        </w:p>
        <w:p w14:paraId="2C5D3DE9" w14:textId="77777777" w:rsidR="00205399" w:rsidDel="00D93D80" w:rsidRDefault="00205399">
          <w:pPr>
            <w:pStyle w:val="TOC5"/>
            <w:rPr>
              <w:del w:id="244" w:author="felipe campo" w:date="2017-03-14T10:59:00Z"/>
              <w:rFonts w:eastAsiaTheme="minorEastAsia" w:cstheme="minorBidi"/>
              <w:noProof/>
              <w:sz w:val="24"/>
              <w:szCs w:val="24"/>
              <w:lang w:val="es-ES_tradnl" w:eastAsia="es-ES_tradnl"/>
            </w:rPr>
          </w:pPr>
          <w:del w:id="245" w:author="felipe campo" w:date="2017-03-14T10:59:00Z">
            <w:r w:rsidRPr="005850AE" w:rsidDel="00D93D80">
              <w:rPr>
                <w:noProof/>
                <w:lang w:val="es-ES"/>
              </w:rPr>
              <w:delText>3.3.2.1.1</w:delText>
            </w:r>
            <w:r w:rsidDel="00D93D80">
              <w:rPr>
                <w:rFonts w:eastAsiaTheme="minorEastAsia" w:cstheme="minorBidi"/>
                <w:noProof/>
                <w:sz w:val="24"/>
                <w:szCs w:val="24"/>
                <w:lang w:val="es-ES_tradnl" w:eastAsia="es-ES_tradnl"/>
              </w:rPr>
              <w:tab/>
            </w:r>
            <w:r w:rsidRPr="005850AE" w:rsidDel="00D93D80">
              <w:rPr>
                <w:noProof/>
                <w:lang w:val="es-ES"/>
              </w:rPr>
              <w:delText>Solicitudes</w:delText>
            </w:r>
            <w:r w:rsidRPr="00205399" w:rsidDel="00D93D80">
              <w:rPr>
                <w:noProof/>
                <w:lang w:val="es-ES_tradnl"/>
              </w:rPr>
              <w:tab/>
              <w:delText>34</w:delText>
            </w:r>
          </w:del>
        </w:p>
        <w:p w14:paraId="101CD835" w14:textId="77777777" w:rsidR="00205399" w:rsidDel="00D93D80" w:rsidRDefault="00205399">
          <w:pPr>
            <w:pStyle w:val="TOC5"/>
            <w:rPr>
              <w:del w:id="246" w:author="felipe campo" w:date="2017-03-14T10:59:00Z"/>
              <w:rFonts w:eastAsiaTheme="minorEastAsia" w:cstheme="minorBidi"/>
              <w:noProof/>
              <w:sz w:val="24"/>
              <w:szCs w:val="24"/>
              <w:lang w:val="es-ES_tradnl" w:eastAsia="es-ES_tradnl"/>
            </w:rPr>
          </w:pPr>
          <w:del w:id="247" w:author="felipe campo" w:date="2017-03-14T10:59:00Z">
            <w:r w:rsidRPr="005850AE" w:rsidDel="00D93D80">
              <w:rPr>
                <w:noProof/>
                <w:lang w:val="es-ES"/>
              </w:rPr>
              <w:delText>3.3.2.1.2</w:delText>
            </w:r>
            <w:r w:rsidDel="00D93D80">
              <w:rPr>
                <w:rFonts w:eastAsiaTheme="minorEastAsia" w:cstheme="minorBidi"/>
                <w:noProof/>
                <w:sz w:val="24"/>
                <w:szCs w:val="24"/>
                <w:lang w:val="es-ES_tradnl" w:eastAsia="es-ES_tradnl"/>
              </w:rPr>
              <w:tab/>
            </w:r>
            <w:r w:rsidRPr="005850AE" w:rsidDel="00D93D80">
              <w:rPr>
                <w:noProof/>
                <w:lang w:val="es-ES"/>
              </w:rPr>
              <w:delText>Clientes</w:delText>
            </w:r>
            <w:r w:rsidRPr="00205399" w:rsidDel="00D93D80">
              <w:rPr>
                <w:noProof/>
                <w:lang w:val="es-ES_tradnl"/>
              </w:rPr>
              <w:tab/>
              <w:delText>34</w:delText>
            </w:r>
          </w:del>
        </w:p>
        <w:p w14:paraId="3D9F2473" w14:textId="77777777" w:rsidR="00205399" w:rsidDel="00D93D80" w:rsidRDefault="00205399">
          <w:pPr>
            <w:pStyle w:val="TOC5"/>
            <w:rPr>
              <w:del w:id="248" w:author="felipe campo" w:date="2017-03-14T10:59:00Z"/>
              <w:rFonts w:eastAsiaTheme="minorEastAsia" w:cstheme="minorBidi"/>
              <w:noProof/>
              <w:sz w:val="24"/>
              <w:szCs w:val="24"/>
              <w:lang w:val="es-ES_tradnl" w:eastAsia="es-ES_tradnl"/>
            </w:rPr>
          </w:pPr>
          <w:del w:id="249" w:author="felipe campo" w:date="2017-03-14T10:59:00Z">
            <w:r w:rsidRPr="005850AE" w:rsidDel="00D93D80">
              <w:rPr>
                <w:noProof/>
                <w:lang w:val="es-ES"/>
              </w:rPr>
              <w:delText>3.3.2.1.3</w:delText>
            </w:r>
            <w:r w:rsidDel="00D93D80">
              <w:rPr>
                <w:rFonts w:eastAsiaTheme="minorEastAsia" w:cstheme="minorBidi"/>
                <w:noProof/>
                <w:sz w:val="24"/>
                <w:szCs w:val="24"/>
                <w:lang w:val="es-ES_tradnl" w:eastAsia="es-ES_tradnl"/>
              </w:rPr>
              <w:tab/>
            </w:r>
            <w:r w:rsidRPr="005850AE" w:rsidDel="00D93D80">
              <w:rPr>
                <w:noProof/>
                <w:lang w:val="es-ES"/>
              </w:rPr>
              <w:delText>Configuración</w:delText>
            </w:r>
            <w:r w:rsidRPr="00205399" w:rsidDel="00D93D80">
              <w:rPr>
                <w:noProof/>
                <w:lang w:val="es-ES_tradnl"/>
              </w:rPr>
              <w:tab/>
              <w:delText>35</w:delText>
            </w:r>
          </w:del>
        </w:p>
        <w:p w14:paraId="1D46164A" w14:textId="77777777" w:rsidR="00205399" w:rsidDel="00D93D80" w:rsidRDefault="00205399">
          <w:pPr>
            <w:pStyle w:val="TOC5"/>
            <w:rPr>
              <w:del w:id="250" w:author="felipe campo" w:date="2017-03-14T10:59:00Z"/>
              <w:rFonts w:eastAsiaTheme="minorEastAsia" w:cstheme="minorBidi"/>
              <w:noProof/>
              <w:sz w:val="24"/>
              <w:szCs w:val="24"/>
              <w:lang w:val="es-ES_tradnl" w:eastAsia="es-ES_tradnl"/>
            </w:rPr>
          </w:pPr>
          <w:del w:id="251" w:author="felipe campo" w:date="2017-03-14T10:59:00Z">
            <w:r w:rsidRPr="005850AE" w:rsidDel="00D93D80">
              <w:rPr>
                <w:noProof/>
                <w:lang w:val="es-ES"/>
              </w:rPr>
              <w:delText>3.3.2.1.4</w:delText>
            </w:r>
            <w:r w:rsidDel="00D93D80">
              <w:rPr>
                <w:rFonts w:eastAsiaTheme="minorEastAsia" w:cstheme="minorBidi"/>
                <w:noProof/>
                <w:sz w:val="24"/>
                <w:szCs w:val="24"/>
                <w:lang w:val="es-ES_tradnl" w:eastAsia="es-ES_tradnl"/>
              </w:rPr>
              <w:tab/>
            </w:r>
            <w:r w:rsidRPr="005850AE" w:rsidDel="00D93D80">
              <w:rPr>
                <w:noProof/>
                <w:lang w:val="es-ES"/>
              </w:rPr>
              <w:delText>Dashboard</w:delText>
            </w:r>
            <w:r w:rsidRPr="00205399" w:rsidDel="00D93D80">
              <w:rPr>
                <w:noProof/>
                <w:lang w:val="es-ES_tradnl"/>
              </w:rPr>
              <w:tab/>
              <w:delText>36</w:delText>
            </w:r>
          </w:del>
        </w:p>
        <w:p w14:paraId="24D1C570" w14:textId="77777777" w:rsidR="00205399" w:rsidDel="00D93D80" w:rsidRDefault="00205399">
          <w:pPr>
            <w:pStyle w:val="TOC5"/>
            <w:rPr>
              <w:del w:id="252" w:author="felipe campo" w:date="2017-03-14T10:59:00Z"/>
              <w:rFonts w:eastAsiaTheme="minorEastAsia" w:cstheme="minorBidi"/>
              <w:noProof/>
              <w:sz w:val="24"/>
              <w:szCs w:val="24"/>
              <w:lang w:val="es-ES_tradnl" w:eastAsia="es-ES_tradnl"/>
            </w:rPr>
          </w:pPr>
          <w:del w:id="253" w:author="felipe campo" w:date="2017-03-14T10:59:00Z">
            <w:r w:rsidRPr="005850AE" w:rsidDel="00D93D80">
              <w:rPr>
                <w:noProof/>
                <w:lang w:val="es-ES"/>
              </w:rPr>
              <w:delText>3.3.2.1.5</w:delText>
            </w:r>
            <w:r w:rsidDel="00D93D80">
              <w:rPr>
                <w:rFonts w:eastAsiaTheme="minorEastAsia" w:cstheme="minorBidi"/>
                <w:noProof/>
                <w:sz w:val="24"/>
                <w:szCs w:val="24"/>
                <w:lang w:val="es-ES_tradnl" w:eastAsia="es-ES_tradnl"/>
              </w:rPr>
              <w:tab/>
            </w:r>
            <w:r w:rsidRPr="005850AE" w:rsidDel="00D93D80">
              <w:rPr>
                <w:noProof/>
                <w:lang w:val="es-ES"/>
              </w:rPr>
              <w:delText>Informes</w:delText>
            </w:r>
            <w:r w:rsidRPr="00205399" w:rsidDel="00D93D80">
              <w:rPr>
                <w:noProof/>
                <w:lang w:val="es-ES_tradnl"/>
              </w:rPr>
              <w:tab/>
              <w:delText>36</w:delText>
            </w:r>
          </w:del>
        </w:p>
        <w:p w14:paraId="1E902824" w14:textId="77777777" w:rsidR="00205399" w:rsidDel="00D93D80" w:rsidRDefault="00205399">
          <w:pPr>
            <w:pStyle w:val="TOC5"/>
            <w:rPr>
              <w:del w:id="254" w:author="felipe campo" w:date="2017-03-14T10:59:00Z"/>
              <w:rFonts w:eastAsiaTheme="minorEastAsia" w:cstheme="minorBidi"/>
              <w:noProof/>
              <w:sz w:val="24"/>
              <w:szCs w:val="24"/>
              <w:lang w:val="es-ES_tradnl" w:eastAsia="es-ES_tradnl"/>
            </w:rPr>
          </w:pPr>
          <w:del w:id="255" w:author="felipe campo" w:date="2017-03-14T10:59:00Z">
            <w:r w:rsidRPr="005850AE" w:rsidDel="00D93D80">
              <w:rPr>
                <w:noProof/>
                <w:lang w:val="es-ES"/>
              </w:rPr>
              <w:delText>3.3.2.1.6</w:delText>
            </w:r>
            <w:r w:rsidDel="00D93D80">
              <w:rPr>
                <w:rFonts w:eastAsiaTheme="minorEastAsia" w:cstheme="minorBidi"/>
                <w:noProof/>
                <w:sz w:val="24"/>
                <w:szCs w:val="24"/>
                <w:lang w:val="es-ES_tradnl" w:eastAsia="es-ES_tradnl"/>
              </w:rPr>
              <w:tab/>
            </w:r>
            <w:r w:rsidRPr="005850AE" w:rsidDel="00D93D80">
              <w:rPr>
                <w:noProof/>
                <w:lang w:val="es-ES"/>
              </w:rPr>
              <w:delText>Ofertas</w:delText>
            </w:r>
            <w:r w:rsidRPr="000C3692" w:rsidDel="00D93D80">
              <w:rPr>
                <w:noProof/>
                <w:lang w:val="es-ES_tradnl"/>
              </w:rPr>
              <w:tab/>
              <w:delText>36</w:delText>
            </w:r>
          </w:del>
        </w:p>
        <w:p w14:paraId="1B60A760" w14:textId="77777777" w:rsidR="00205399" w:rsidDel="00D93D80" w:rsidRDefault="00205399">
          <w:pPr>
            <w:pStyle w:val="TOC5"/>
            <w:rPr>
              <w:del w:id="256" w:author="felipe campo" w:date="2017-03-14T10:59:00Z"/>
              <w:rFonts w:eastAsiaTheme="minorEastAsia" w:cstheme="minorBidi"/>
              <w:noProof/>
              <w:sz w:val="24"/>
              <w:szCs w:val="24"/>
              <w:lang w:val="es-ES_tradnl" w:eastAsia="es-ES_tradnl"/>
            </w:rPr>
          </w:pPr>
          <w:del w:id="257" w:author="felipe campo" w:date="2017-03-14T10:59:00Z">
            <w:r w:rsidRPr="005850AE" w:rsidDel="00D93D80">
              <w:rPr>
                <w:noProof/>
                <w:lang w:val="es-ES"/>
              </w:rPr>
              <w:delText>3.3.2.1.7</w:delText>
            </w:r>
            <w:r w:rsidDel="00D93D80">
              <w:rPr>
                <w:rFonts w:eastAsiaTheme="minorEastAsia" w:cstheme="minorBidi"/>
                <w:noProof/>
                <w:sz w:val="24"/>
                <w:szCs w:val="24"/>
                <w:lang w:val="es-ES_tradnl" w:eastAsia="es-ES_tradnl"/>
              </w:rPr>
              <w:tab/>
            </w:r>
            <w:r w:rsidRPr="005850AE" w:rsidDel="00D93D80">
              <w:rPr>
                <w:noProof/>
                <w:lang w:val="es-ES"/>
              </w:rPr>
              <w:delText>Seguridad</w:delText>
            </w:r>
            <w:r w:rsidRPr="000C3692" w:rsidDel="00D93D80">
              <w:rPr>
                <w:noProof/>
                <w:lang w:val="es-ES_tradnl"/>
              </w:rPr>
              <w:tab/>
              <w:delText>37</w:delText>
            </w:r>
          </w:del>
        </w:p>
        <w:p w14:paraId="6601CD7D" w14:textId="77777777" w:rsidR="00205399" w:rsidDel="00D93D80" w:rsidRDefault="00205399">
          <w:pPr>
            <w:pStyle w:val="TOC5"/>
            <w:rPr>
              <w:del w:id="258" w:author="felipe campo" w:date="2017-03-14T10:59:00Z"/>
              <w:rFonts w:eastAsiaTheme="minorEastAsia" w:cstheme="minorBidi"/>
              <w:noProof/>
              <w:sz w:val="24"/>
              <w:szCs w:val="24"/>
              <w:lang w:val="es-ES_tradnl" w:eastAsia="es-ES_tradnl"/>
            </w:rPr>
          </w:pPr>
          <w:del w:id="259" w:author="felipe campo" w:date="2017-03-14T10:59:00Z">
            <w:r w:rsidRPr="005850AE" w:rsidDel="00D93D80">
              <w:rPr>
                <w:noProof/>
                <w:lang w:val="es-ES"/>
              </w:rPr>
              <w:delText>3.3.2.1.8</w:delText>
            </w:r>
            <w:r w:rsidDel="00D93D80">
              <w:rPr>
                <w:rFonts w:eastAsiaTheme="minorEastAsia" w:cstheme="minorBidi"/>
                <w:noProof/>
                <w:sz w:val="24"/>
                <w:szCs w:val="24"/>
                <w:lang w:val="es-ES_tradnl" w:eastAsia="es-ES_tradnl"/>
              </w:rPr>
              <w:tab/>
            </w:r>
            <w:r w:rsidRPr="005850AE" w:rsidDel="00D93D80">
              <w:rPr>
                <w:noProof/>
                <w:lang w:val="es-ES"/>
              </w:rPr>
              <w:delText>Servicios</w:delText>
            </w:r>
            <w:r w:rsidRPr="000C3692" w:rsidDel="00D93D80">
              <w:rPr>
                <w:noProof/>
                <w:lang w:val="es-ES_tradnl"/>
              </w:rPr>
              <w:tab/>
              <w:delText>37</w:delText>
            </w:r>
          </w:del>
        </w:p>
        <w:p w14:paraId="6E35166A" w14:textId="77777777" w:rsidR="00205399" w:rsidDel="00D93D80" w:rsidRDefault="00205399">
          <w:pPr>
            <w:pStyle w:val="TOC5"/>
            <w:rPr>
              <w:del w:id="260" w:author="felipe campo" w:date="2017-03-14T10:59:00Z"/>
              <w:rFonts w:eastAsiaTheme="minorEastAsia" w:cstheme="minorBidi"/>
              <w:noProof/>
              <w:sz w:val="24"/>
              <w:szCs w:val="24"/>
              <w:lang w:val="es-ES_tradnl" w:eastAsia="es-ES_tradnl"/>
            </w:rPr>
          </w:pPr>
          <w:del w:id="261" w:author="felipe campo" w:date="2017-03-14T10:59:00Z">
            <w:r w:rsidRPr="005850AE" w:rsidDel="00D93D80">
              <w:rPr>
                <w:noProof/>
                <w:lang w:val="es-ES"/>
              </w:rPr>
              <w:delText>3.3.2.1.9</w:delText>
            </w:r>
            <w:r w:rsidDel="00D93D80">
              <w:rPr>
                <w:rFonts w:eastAsiaTheme="minorEastAsia" w:cstheme="minorBidi"/>
                <w:noProof/>
                <w:sz w:val="24"/>
                <w:szCs w:val="24"/>
                <w:lang w:val="es-ES_tradnl" w:eastAsia="es-ES_tradnl"/>
              </w:rPr>
              <w:tab/>
            </w:r>
            <w:r w:rsidRPr="005850AE" w:rsidDel="00D93D80">
              <w:rPr>
                <w:noProof/>
                <w:lang w:val="es-ES"/>
              </w:rPr>
              <w:delText>Viajes</w:delText>
            </w:r>
            <w:r w:rsidRPr="000C3692" w:rsidDel="00D93D80">
              <w:rPr>
                <w:noProof/>
                <w:lang w:val="es-ES_tradnl"/>
              </w:rPr>
              <w:tab/>
              <w:delText>38</w:delText>
            </w:r>
          </w:del>
        </w:p>
        <w:p w14:paraId="05A9D0D4" w14:textId="77777777" w:rsidR="00205399" w:rsidDel="00D93D80" w:rsidRDefault="00205399">
          <w:pPr>
            <w:pStyle w:val="TOC4"/>
            <w:tabs>
              <w:tab w:val="left" w:pos="853"/>
              <w:tab w:val="right" w:leader="dot" w:pos="9350"/>
            </w:tabs>
            <w:rPr>
              <w:del w:id="262" w:author="felipe campo" w:date="2017-03-14T10:59:00Z"/>
              <w:rFonts w:eastAsiaTheme="minorEastAsia" w:cstheme="minorBidi"/>
              <w:noProof/>
              <w:sz w:val="24"/>
              <w:szCs w:val="24"/>
              <w:lang w:val="es-ES_tradnl" w:eastAsia="es-ES_tradnl"/>
            </w:rPr>
          </w:pPr>
          <w:del w:id="263" w:author="felipe campo" w:date="2017-03-14T10:59:00Z">
            <w:r w:rsidRPr="005850AE" w:rsidDel="00D93D80">
              <w:rPr>
                <w:noProof/>
                <w:lang w:val="es-ES"/>
              </w:rPr>
              <w:delText>3.3.2.2</w:delText>
            </w:r>
            <w:r w:rsidDel="00D93D80">
              <w:rPr>
                <w:rFonts w:eastAsiaTheme="minorEastAsia" w:cstheme="minorBidi"/>
                <w:noProof/>
                <w:sz w:val="24"/>
                <w:szCs w:val="24"/>
                <w:lang w:val="es-ES_tradnl" w:eastAsia="es-ES_tradnl"/>
              </w:rPr>
              <w:tab/>
            </w:r>
            <w:r w:rsidRPr="005850AE" w:rsidDel="00D93D80">
              <w:rPr>
                <w:noProof/>
                <w:lang w:val="es-ES"/>
              </w:rPr>
              <w:delText>MESH</w:delText>
            </w:r>
            <w:r w:rsidRPr="000C3692" w:rsidDel="00D93D80">
              <w:rPr>
                <w:noProof/>
                <w:lang w:val="es-ES_tradnl"/>
              </w:rPr>
              <w:tab/>
              <w:delText>39</w:delText>
            </w:r>
          </w:del>
        </w:p>
        <w:p w14:paraId="5EBD1348" w14:textId="77777777" w:rsidR="00205399" w:rsidRPr="00205399" w:rsidDel="00D93D80" w:rsidRDefault="00205399">
          <w:pPr>
            <w:pStyle w:val="TOC5"/>
            <w:rPr>
              <w:del w:id="264" w:author="felipe campo" w:date="2017-03-14T10:59:00Z"/>
              <w:rFonts w:eastAsiaTheme="minorEastAsia" w:cstheme="minorBidi"/>
              <w:noProof/>
              <w:sz w:val="24"/>
              <w:szCs w:val="24"/>
              <w:lang w:eastAsia="es-ES_tradnl"/>
            </w:rPr>
          </w:pPr>
          <w:del w:id="265" w:author="felipe campo" w:date="2017-03-14T10:59:00Z">
            <w:r w:rsidRPr="00205399" w:rsidDel="00D93D80">
              <w:rPr>
                <w:noProof/>
              </w:rPr>
              <w:delText>3.3.2.2.1</w:delText>
            </w:r>
            <w:r w:rsidRPr="00205399" w:rsidDel="00D93D80">
              <w:rPr>
                <w:rFonts w:eastAsiaTheme="minorEastAsia" w:cstheme="minorBidi"/>
                <w:noProof/>
                <w:sz w:val="24"/>
                <w:szCs w:val="24"/>
                <w:lang w:eastAsia="es-ES_tradnl"/>
              </w:rPr>
              <w:tab/>
            </w:r>
            <w:r w:rsidRPr="00205399" w:rsidDel="00D93D80">
              <w:rPr>
                <w:noProof/>
              </w:rPr>
              <w:delText>CMMS</w:delText>
            </w:r>
            <w:r w:rsidDel="00D93D80">
              <w:rPr>
                <w:noProof/>
              </w:rPr>
              <w:tab/>
              <w:delText>39</w:delText>
            </w:r>
          </w:del>
        </w:p>
        <w:p w14:paraId="169988D3" w14:textId="77777777" w:rsidR="00205399" w:rsidRPr="00205399" w:rsidDel="00D93D80" w:rsidRDefault="00205399">
          <w:pPr>
            <w:pStyle w:val="TOC5"/>
            <w:rPr>
              <w:del w:id="266" w:author="felipe campo" w:date="2017-03-14T10:59:00Z"/>
              <w:rFonts w:eastAsiaTheme="minorEastAsia" w:cstheme="minorBidi"/>
              <w:noProof/>
              <w:sz w:val="24"/>
              <w:szCs w:val="24"/>
              <w:lang w:eastAsia="es-ES_tradnl"/>
            </w:rPr>
          </w:pPr>
          <w:del w:id="267" w:author="felipe campo" w:date="2017-03-14T10:59:00Z">
            <w:r w:rsidRPr="00205399" w:rsidDel="00D93D80">
              <w:rPr>
                <w:noProof/>
              </w:rPr>
              <w:delText>3.3.2.2.2</w:delText>
            </w:r>
            <w:r w:rsidRPr="00205399" w:rsidDel="00D93D80">
              <w:rPr>
                <w:rFonts w:eastAsiaTheme="minorEastAsia" w:cstheme="minorBidi"/>
                <w:noProof/>
                <w:sz w:val="24"/>
                <w:szCs w:val="24"/>
                <w:lang w:eastAsia="es-ES_tradnl"/>
              </w:rPr>
              <w:tab/>
            </w:r>
            <w:r w:rsidRPr="00205399" w:rsidDel="00D93D80">
              <w:rPr>
                <w:noProof/>
              </w:rPr>
              <w:delText>RCM (Reliability Centred Maintenance)</w:delText>
            </w:r>
            <w:r w:rsidDel="00D93D80">
              <w:rPr>
                <w:noProof/>
              </w:rPr>
              <w:tab/>
              <w:delText>44</w:delText>
            </w:r>
          </w:del>
        </w:p>
        <w:p w14:paraId="1B22CE10" w14:textId="77777777" w:rsidR="00205399" w:rsidDel="00D93D80" w:rsidRDefault="00205399">
          <w:pPr>
            <w:pStyle w:val="TOC4"/>
            <w:tabs>
              <w:tab w:val="left" w:pos="853"/>
              <w:tab w:val="right" w:leader="dot" w:pos="9350"/>
            </w:tabs>
            <w:rPr>
              <w:del w:id="268" w:author="felipe campo" w:date="2017-03-14T10:59:00Z"/>
              <w:rFonts w:eastAsiaTheme="minorEastAsia" w:cstheme="minorBidi"/>
              <w:noProof/>
              <w:sz w:val="24"/>
              <w:szCs w:val="24"/>
              <w:lang w:val="es-ES_tradnl" w:eastAsia="es-ES_tradnl"/>
            </w:rPr>
          </w:pPr>
          <w:del w:id="269" w:author="felipe campo" w:date="2017-03-14T10:59:00Z">
            <w:r w:rsidRPr="005850AE" w:rsidDel="00D93D80">
              <w:rPr>
                <w:noProof/>
                <w:lang w:val="es-ES"/>
              </w:rPr>
              <w:delText>3.3.2.3</w:delText>
            </w:r>
            <w:r w:rsidDel="00D93D80">
              <w:rPr>
                <w:rFonts w:eastAsiaTheme="minorEastAsia" w:cstheme="minorBidi"/>
                <w:noProof/>
                <w:sz w:val="24"/>
                <w:szCs w:val="24"/>
                <w:lang w:val="es-ES_tradnl" w:eastAsia="es-ES_tradnl"/>
              </w:rPr>
              <w:tab/>
            </w:r>
            <w:r w:rsidRPr="005850AE" w:rsidDel="00D93D80">
              <w:rPr>
                <w:noProof/>
                <w:lang w:val="es-ES"/>
              </w:rPr>
              <w:delText>Seguridad Física y Video Analítica (AC)</w:delText>
            </w:r>
            <w:r w:rsidRPr="00205399" w:rsidDel="00D93D80">
              <w:rPr>
                <w:noProof/>
                <w:lang w:val="es-ES_tradnl"/>
              </w:rPr>
              <w:tab/>
              <w:delText>49</w:delText>
            </w:r>
          </w:del>
        </w:p>
        <w:p w14:paraId="2147F343" w14:textId="77777777" w:rsidR="00205399" w:rsidDel="00D93D80" w:rsidRDefault="00205399">
          <w:pPr>
            <w:pStyle w:val="TOC4"/>
            <w:tabs>
              <w:tab w:val="left" w:pos="853"/>
              <w:tab w:val="right" w:leader="dot" w:pos="9350"/>
            </w:tabs>
            <w:rPr>
              <w:del w:id="270" w:author="felipe campo" w:date="2017-03-14T10:59:00Z"/>
              <w:rFonts w:eastAsiaTheme="minorEastAsia" w:cstheme="minorBidi"/>
              <w:noProof/>
              <w:sz w:val="24"/>
              <w:szCs w:val="24"/>
              <w:lang w:val="es-ES_tradnl" w:eastAsia="es-ES_tradnl"/>
            </w:rPr>
          </w:pPr>
          <w:del w:id="271" w:author="felipe campo" w:date="2017-03-14T10:59:00Z">
            <w:r w:rsidRPr="005850AE" w:rsidDel="00D93D80">
              <w:rPr>
                <w:noProof/>
                <w:lang w:val="es-ES"/>
              </w:rPr>
              <w:delText>3.3.2.4</w:delText>
            </w:r>
            <w:r w:rsidDel="00D93D80">
              <w:rPr>
                <w:rFonts w:eastAsiaTheme="minorEastAsia" w:cstheme="minorBidi"/>
                <w:noProof/>
                <w:sz w:val="24"/>
                <w:szCs w:val="24"/>
                <w:lang w:val="es-ES_tradnl" w:eastAsia="es-ES_tradnl"/>
              </w:rPr>
              <w:tab/>
            </w:r>
            <w:r w:rsidRPr="005850AE" w:rsidDel="00D93D80">
              <w:rPr>
                <w:noProof/>
                <w:lang w:val="es-ES"/>
              </w:rPr>
              <w:delText>Cargo Planner</w:delText>
            </w:r>
            <w:r w:rsidRPr="00205399" w:rsidDel="00D93D80">
              <w:rPr>
                <w:noProof/>
                <w:lang w:val="es-ES_tradnl"/>
              </w:rPr>
              <w:tab/>
              <w:delText>52</w:delText>
            </w:r>
          </w:del>
        </w:p>
        <w:p w14:paraId="604C14B3" w14:textId="77777777" w:rsidR="00205399" w:rsidDel="00D93D80" w:rsidRDefault="00205399">
          <w:pPr>
            <w:pStyle w:val="TOC5"/>
            <w:rPr>
              <w:del w:id="272" w:author="felipe campo" w:date="2017-03-14T10:59:00Z"/>
              <w:rFonts w:eastAsiaTheme="minorEastAsia" w:cstheme="minorBidi"/>
              <w:noProof/>
              <w:sz w:val="24"/>
              <w:szCs w:val="24"/>
              <w:lang w:val="es-ES_tradnl" w:eastAsia="es-ES_tradnl"/>
            </w:rPr>
          </w:pPr>
          <w:del w:id="273" w:author="felipe campo" w:date="2017-03-14T10:59:00Z">
            <w:r w:rsidRPr="005850AE" w:rsidDel="00D93D80">
              <w:rPr>
                <w:noProof/>
                <w:lang w:val="es-ES"/>
              </w:rPr>
              <w:delText>3.3.2.4.1</w:delText>
            </w:r>
            <w:r w:rsidDel="00D93D80">
              <w:rPr>
                <w:rFonts w:eastAsiaTheme="minorEastAsia" w:cstheme="minorBidi"/>
                <w:noProof/>
                <w:sz w:val="24"/>
                <w:szCs w:val="24"/>
                <w:lang w:val="es-ES_tradnl" w:eastAsia="es-ES_tradnl"/>
              </w:rPr>
              <w:tab/>
            </w:r>
            <w:r w:rsidRPr="005850AE" w:rsidDel="00D93D80">
              <w:rPr>
                <w:noProof/>
                <w:lang w:val="es-ES"/>
              </w:rPr>
              <w:delText>Configuración</w:delText>
            </w:r>
            <w:r w:rsidRPr="00205399" w:rsidDel="00D93D80">
              <w:rPr>
                <w:noProof/>
                <w:lang w:val="es-ES_tradnl"/>
              </w:rPr>
              <w:tab/>
              <w:delText>52</w:delText>
            </w:r>
          </w:del>
        </w:p>
        <w:p w14:paraId="61C2FC2E" w14:textId="77777777" w:rsidR="00205399" w:rsidDel="00D93D80" w:rsidRDefault="00205399">
          <w:pPr>
            <w:pStyle w:val="TOC5"/>
            <w:rPr>
              <w:del w:id="274" w:author="felipe campo" w:date="2017-03-14T10:59:00Z"/>
              <w:rFonts w:eastAsiaTheme="minorEastAsia" w:cstheme="minorBidi"/>
              <w:noProof/>
              <w:sz w:val="24"/>
              <w:szCs w:val="24"/>
              <w:lang w:val="es-ES_tradnl" w:eastAsia="es-ES_tradnl"/>
            </w:rPr>
          </w:pPr>
          <w:del w:id="275" w:author="felipe campo" w:date="2017-03-14T10:59:00Z">
            <w:r w:rsidRPr="005850AE" w:rsidDel="00D93D80">
              <w:rPr>
                <w:noProof/>
                <w:lang w:val="es-ES"/>
              </w:rPr>
              <w:delText>3.3.2.4.2</w:delText>
            </w:r>
            <w:r w:rsidDel="00D93D80">
              <w:rPr>
                <w:rFonts w:eastAsiaTheme="minorEastAsia" w:cstheme="minorBidi"/>
                <w:noProof/>
                <w:sz w:val="24"/>
                <w:szCs w:val="24"/>
                <w:lang w:val="es-ES_tradnl" w:eastAsia="es-ES_tradnl"/>
              </w:rPr>
              <w:tab/>
            </w:r>
            <w:r w:rsidRPr="005850AE" w:rsidDel="00D93D80">
              <w:rPr>
                <w:noProof/>
                <w:lang w:val="es-ES"/>
              </w:rPr>
              <w:delText>Optimizador</w:delText>
            </w:r>
            <w:r w:rsidRPr="00205399" w:rsidDel="00D93D80">
              <w:rPr>
                <w:noProof/>
                <w:lang w:val="es-ES_tradnl"/>
              </w:rPr>
              <w:tab/>
              <w:delText>53</w:delText>
            </w:r>
          </w:del>
        </w:p>
        <w:p w14:paraId="105152CC" w14:textId="77777777" w:rsidR="00205399" w:rsidDel="00D93D80" w:rsidRDefault="00205399">
          <w:pPr>
            <w:pStyle w:val="TOC5"/>
            <w:rPr>
              <w:del w:id="276" w:author="felipe campo" w:date="2017-03-14T10:59:00Z"/>
              <w:rFonts w:eastAsiaTheme="minorEastAsia" w:cstheme="minorBidi"/>
              <w:noProof/>
              <w:sz w:val="24"/>
              <w:szCs w:val="24"/>
              <w:lang w:val="es-ES_tradnl" w:eastAsia="es-ES_tradnl"/>
            </w:rPr>
          </w:pPr>
          <w:del w:id="277" w:author="felipe campo" w:date="2017-03-14T10:59:00Z">
            <w:r w:rsidRPr="005850AE" w:rsidDel="00D93D80">
              <w:rPr>
                <w:noProof/>
                <w:lang w:val="es-ES"/>
              </w:rPr>
              <w:delText>3.3.2.4.3</w:delText>
            </w:r>
            <w:r w:rsidDel="00D93D80">
              <w:rPr>
                <w:rFonts w:eastAsiaTheme="minorEastAsia" w:cstheme="minorBidi"/>
                <w:noProof/>
                <w:sz w:val="24"/>
                <w:szCs w:val="24"/>
                <w:lang w:val="es-ES_tradnl" w:eastAsia="es-ES_tradnl"/>
              </w:rPr>
              <w:tab/>
            </w:r>
            <w:r w:rsidRPr="005850AE" w:rsidDel="00D93D80">
              <w:rPr>
                <w:noProof/>
                <w:lang w:val="es-ES"/>
              </w:rPr>
              <w:delText>Parámetros</w:delText>
            </w:r>
            <w:r w:rsidRPr="00205399" w:rsidDel="00D93D80">
              <w:rPr>
                <w:noProof/>
                <w:lang w:val="es-ES_tradnl"/>
              </w:rPr>
              <w:tab/>
              <w:delText>53</w:delText>
            </w:r>
          </w:del>
        </w:p>
        <w:p w14:paraId="1AE206AC" w14:textId="77777777" w:rsidR="00205399" w:rsidDel="00D93D80" w:rsidRDefault="00205399">
          <w:pPr>
            <w:pStyle w:val="TOC4"/>
            <w:tabs>
              <w:tab w:val="left" w:pos="853"/>
              <w:tab w:val="right" w:leader="dot" w:pos="9350"/>
            </w:tabs>
            <w:rPr>
              <w:del w:id="278" w:author="felipe campo" w:date="2017-03-14T10:59:00Z"/>
              <w:rFonts w:eastAsiaTheme="minorEastAsia" w:cstheme="minorBidi"/>
              <w:noProof/>
              <w:sz w:val="24"/>
              <w:szCs w:val="24"/>
              <w:lang w:val="es-ES_tradnl" w:eastAsia="es-ES_tradnl"/>
            </w:rPr>
          </w:pPr>
          <w:del w:id="279" w:author="felipe campo" w:date="2017-03-14T10:59:00Z">
            <w:r w:rsidRPr="005850AE" w:rsidDel="00D93D80">
              <w:rPr>
                <w:noProof/>
                <w:lang w:val="es-ES"/>
              </w:rPr>
              <w:delText>3.3.2.5</w:delText>
            </w:r>
            <w:r w:rsidDel="00D93D80">
              <w:rPr>
                <w:rFonts w:eastAsiaTheme="minorEastAsia" w:cstheme="minorBidi"/>
                <w:noProof/>
                <w:sz w:val="24"/>
                <w:szCs w:val="24"/>
                <w:lang w:val="es-ES_tradnl" w:eastAsia="es-ES_tradnl"/>
              </w:rPr>
              <w:tab/>
            </w:r>
            <w:r w:rsidRPr="005850AE" w:rsidDel="00D93D80">
              <w:rPr>
                <w:noProof/>
                <w:lang w:val="es-ES"/>
              </w:rPr>
              <w:delText>Extreme Platform</w:delText>
            </w:r>
            <w:r w:rsidRPr="00205399" w:rsidDel="00D93D80">
              <w:rPr>
                <w:noProof/>
                <w:lang w:val="es-ES_tradnl"/>
              </w:rPr>
              <w:tab/>
              <w:delText>55</w:delText>
            </w:r>
          </w:del>
        </w:p>
        <w:p w14:paraId="6C26AE8D" w14:textId="77777777" w:rsidR="00205399" w:rsidDel="00D93D80" w:rsidRDefault="00205399">
          <w:pPr>
            <w:pStyle w:val="TOC5"/>
            <w:rPr>
              <w:del w:id="280" w:author="felipe campo" w:date="2017-03-14T10:59:00Z"/>
              <w:rFonts w:eastAsiaTheme="minorEastAsia" w:cstheme="minorBidi"/>
              <w:noProof/>
              <w:sz w:val="24"/>
              <w:szCs w:val="24"/>
              <w:lang w:val="es-ES_tradnl" w:eastAsia="es-ES_tradnl"/>
            </w:rPr>
          </w:pPr>
          <w:del w:id="281" w:author="felipe campo" w:date="2017-03-14T10:59:00Z">
            <w:r w:rsidRPr="005850AE" w:rsidDel="00D93D80">
              <w:rPr>
                <w:noProof/>
                <w:lang w:val="es-ES"/>
              </w:rPr>
              <w:delText>3.3.2.5.1</w:delText>
            </w:r>
            <w:r w:rsidDel="00D93D80">
              <w:rPr>
                <w:rFonts w:eastAsiaTheme="minorEastAsia" w:cstheme="minorBidi"/>
                <w:noProof/>
                <w:sz w:val="24"/>
                <w:szCs w:val="24"/>
                <w:lang w:val="es-ES_tradnl" w:eastAsia="es-ES_tradnl"/>
              </w:rPr>
              <w:tab/>
            </w:r>
            <w:r w:rsidRPr="005850AE" w:rsidDel="00D93D80">
              <w:rPr>
                <w:noProof/>
                <w:lang w:val="es-ES"/>
              </w:rPr>
              <w:delText>Control de flotas y seguimiento GPS</w:delText>
            </w:r>
            <w:r w:rsidRPr="00205399" w:rsidDel="00D93D80">
              <w:rPr>
                <w:noProof/>
                <w:lang w:val="es-ES_tradnl"/>
              </w:rPr>
              <w:tab/>
              <w:delText>55</w:delText>
            </w:r>
          </w:del>
        </w:p>
        <w:p w14:paraId="23034EA9" w14:textId="77777777" w:rsidR="00205399" w:rsidDel="00D93D80" w:rsidRDefault="00205399">
          <w:pPr>
            <w:pStyle w:val="TOC5"/>
            <w:rPr>
              <w:del w:id="282" w:author="felipe campo" w:date="2017-03-14T10:59:00Z"/>
              <w:rFonts w:eastAsiaTheme="minorEastAsia" w:cstheme="minorBidi"/>
              <w:noProof/>
              <w:sz w:val="24"/>
              <w:szCs w:val="24"/>
              <w:lang w:val="es-ES_tradnl" w:eastAsia="es-ES_tradnl"/>
            </w:rPr>
          </w:pPr>
          <w:del w:id="283" w:author="felipe campo" w:date="2017-03-14T10:59:00Z">
            <w:r w:rsidRPr="005850AE" w:rsidDel="00D93D80">
              <w:rPr>
                <w:noProof/>
                <w:lang w:val="es-ES"/>
              </w:rPr>
              <w:delText>3.3.2.5.2</w:delText>
            </w:r>
            <w:r w:rsidDel="00D93D80">
              <w:rPr>
                <w:rFonts w:eastAsiaTheme="minorEastAsia" w:cstheme="minorBidi"/>
                <w:noProof/>
                <w:sz w:val="24"/>
                <w:szCs w:val="24"/>
                <w:lang w:val="es-ES_tradnl" w:eastAsia="es-ES_tradnl"/>
              </w:rPr>
              <w:tab/>
            </w:r>
            <w:r w:rsidRPr="005850AE" w:rsidDel="00D93D80">
              <w:rPr>
                <w:noProof/>
                <w:lang w:val="es-ES"/>
              </w:rPr>
              <w:delText>Gestión de entregas y trazabilidad</w:delText>
            </w:r>
            <w:r w:rsidRPr="00205399" w:rsidDel="00D93D80">
              <w:rPr>
                <w:noProof/>
                <w:lang w:val="es-ES_tradnl"/>
              </w:rPr>
              <w:tab/>
              <w:delText>56</w:delText>
            </w:r>
          </w:del>
        </w:p>
        <w:p w14:paraId="50ED718D" w14:textId="77777777" w:rsidR="00205399" w:rsidDel="00D93D80" w:rsidRDefault="00205399" w:rsidP="000C3692">
          <w:pPr>
            <w:pStyle w:val="TOC5"/>
            <w:rPr>
              <w:del w:id="284" w:author="felipe campo" w:date="2017-03-14T10:59:00Z"/>
              <w:rFonts w:eastAsiaTheme="minorEastAsia" w:cstheme="minorBidi"/>
              <w:noProof/>
              <w:sz w:val="24"/>
              <w:szCs w:val="24"/>
              <w:lang w:val="es-ES_tradnl" w:eastAsia="es-ES_tradnl"/>
            </w:rPr>
          </w:pPr>
          <w:del w:id="285" w:author="felipe campo" w:date="2017-03-14T10:59:00Z">
            <w:r w:rsidRPr="005850AE" w:rsidDel="00D93D80">
              <w:rPr>
                <w:rFonts w:ascii="MS Mincho" w:eastAsia="MS Mincho" w:hAnsi="MS Mincho" w:cs="MS Mincho"/>
                <w:noProof/>
                <w:lang w:val="es-ES"/>
              </w:rPr>
              <w:delText>3.3.2.5.3</w:delText>
            </w:r>
            <w:r w:rsidDel="00D93D80">
              <w:rPr>
                <w:rFonts w:eastAsiaTheme="minorEastAsia" w:cstheme="minorBidi"/>
                <w:noProof/>
                <w:sz w:val="24"/>
                <w:szCs w:val="24"/>
                <w:lang w:val="es-ES_tradnl" w:eastAsia="es-ES_tradnl"/>
              </w:rPr>
              <w:tab/>
            </w:r>
            <w:r w:rsidRPr="005850AE" w:rsidDel="00D93D80">
              <w:rPr>
                <w:noProof/>
                <w:lang w:val="es-ES"/>
              </w:rPr>
              <w:delText xml:space="preserve">Análisis de datos e información </w:delText>
            </w:r>
            <w:r w:rsidRPr="005850AE" w:rsidDel="00D93D80">
              <w:rPr>
                <w:rFonts w:ascii="MS Mincho" w:eastAsia="MS Mincho" w:hAnsi="MS Mincho" w:cs="MS Mincho"/>
                <w:noProof/>
                <w:lang w:val="es-ES"/>
              </w:rPr>
              <w:delText> </w:delText>
            </w:r>
            <w:r w:rsidRPr="00205399" w:rsidDel="00D93D80">
              <w:rPr>
                <w:noProof/>
                <w:lang w:val="es-ES_tradnl"/>
              </w:rPr>
              <w:tab/>
              <w:delText>60</w:delText>
            </w:r>
          </w:del>
        </w:p>
        <w:p w14:paraId="402A04FD" w14:textId="77777777" w:rsidR="00205399" w:rsidDel="00D93D80" w:rsidRDefault="00205399">
          <w:pPr>
            <w:pStyle w:val="TOC5"/>
            <w:rPr>
              <w:del w:id="286" w:author="felipe campo" w:date="2017-03-14T10:59:00Z"/>
              <w:rFonts w:eastAsiaTheme="minorEastAsia" w:cstheme="minorBidi"/>
              <w:noProof/>
              <w:sz w:val="24"/>
              <w:szCs w:val="24"/>
              <w:lang w:val="es-ES_tradnl" w:eastAsia="es-ES_tradnl"/>
            </w:rPr>
          </w:pPr>
          <w:del w:id="287" w:author="felipe campo" w:date="2017-03-14T10:59:00Z">
            <w:r w:rsidRPr="005850AE" w:rsidDel="00D93D80">
              <w:rPr>
                <w:noProof/>
                <w:lang w:val="es-ES"/>
              </w:rPr>
              <w:delText>3.3.2.5.4</w:delText>
            </w:r>
            <w:r w:rsidDel="00D93D80">
              <w:rPr>
                <w:rFonts w:eastAsiaTheme="minorEastAsia" w:cstheme="minorBidi"/>
                <w:noProof/>
                <w:sz w:val="24"/>
                <w:szCs w:val="24"/>
                <w:lang w:val="es-ES_tradnl" w:eastAsia="es-ES_tradnl"/>
              </w:rPr>
              <w:tab/>
            </w:r>
            <w:r w:rsidRPr="005850AE" w:rsidDel="00D93D80">
              <w:rPr>
                <w:noProof/>
                <w:lang w:val="es-ES"/>
              </w:rPr>
              <w:delText>CARGUE</w:delText>
            </w:r>
            <w:r w:rsidRPr="00205399" w:rsidDel="00D93D80">
              <w:rPr>
                <w:noProof/>
                <w:lang w:val="es-ES_tradnl"/>
              </w:rPr>
              <w:tab/>
              <w:delText>61</w:delText>
            </w:r>
          </w:del>
        </w:p>
        <w:p w14:paraId="270E44CA" w14:textId="77777777" w:rsidR="00205399" w:rsidDel="00D93D80" w:rsidRDefault="00205399">
          <w:pPr>
            <w:pStyle w:val="TOC5"/>
            <w:rPr>
              <w:del w:id="288" w:author="felipe campo" w:date="2017-03-14T10:59:00Z"/>
              <w:rFonts w:eastAsiaTheme="minorEastAsia" w:cstheme="minorBidi"/>
              <w:noProof/>
              <w:sz w:val="24"/>
              <w:szCs w:val="24"/>
              <w:lang w:val="es-ES_tradnl" w:eastAsia="es-ES_tradnl"/>
            </w:rPr>
          </w:pPr>
          <w:del w:id="289" w:author="felipe campo" w:date="2017-03-14T10:59:00Z">
            <w:r w:rsidRPr="005850AE" w:rsidDel="00D93D80">
              <w:rPr>
                <w:noProof/>
                <w:lang w:val="es-ES"/>
              </w:rPr>
              <w:delText>3.3.2.5.5</w:delText>
            </w:r>
            <w:r w:rsidDel="00D93D80">
              <w:rPr>
                <w:rFonts w:eastAsiaTheme="minorEastAsia" w:cstheme="minorBidi"/>
                <w:noProof/>
                <w:sz w:val="24"/>
                <w:szCs w:val="24"/>
                <w:lang w:val="es-ES_tradnl" w:eastAsia="es-ES_tradnl"/>
              </w:rPr>
              <w:tab/>
            </w:r>
            <w:r w:rsidRPr="005850AE" w:rsidDel="00D93D80">
              <w:rPr>
                <w:noProof/>
                <w:lang w:val="es-ES"/>
              </w:rPr>
              <w:delText>TRANSITO</w:delText>
            </w:r>
            <w:r w:rsidRPr="00205399" w:rsidDel="00D93D80">
              <w:rPr>
                <w:noProof/>
                <w:lang w:val="es-ES_tradnl"/>
              </w:rPr>
              <w:tab/>
              <w:delText>63</w:delText>
            </w:r>
          </w:del>
        </w:p>
        <w:p w14:paraId="6971BBEB" w14:textId="77777777" w:rsidR="00205399" w:rsidDel="00D93D80" w:rsidRDefault="00205399">
          <w:pPr>
            <w:pStyle w:val="TOC5"/>
            <w:rPr>
              <w:del w:id="290" w:author="felipe campo" w:date="2017-03-14T10:59:00Z"/>
              <w:rFonts w:eastAsiaTheme="minorEastAsia" w:cstheme="minorBidi"/>
              <w:noProof/>
              <w:sz w:val="24"/>
              <w:szCs w:val="24"/>
              <w:lang w:val="es-ES_tradnl" w:eastAsia="es-ES_tradnl"/>
            </w:rPr>
          </w:pPr>
          <w:del w:id="291" w:author="felipe campo" w:date="2017-03-14T10:59:00Z">
            <w:r w:rsidRPr="005850AE" w:rsidDel="00D93D80">
              <w:rPr>
                <w:noProof/>
                <w:lang w:val="es-ES"/>
              </w:rPr>
              <w:delText>3.3.2.5.6</w:delText>
            </w:r>
            <w:r w:rsidDel="00D93D80">
              <w:rPr>
                <w:rFonts w:eastAsiaTheme="minorEastAsia" w:cstheme="minorBidi"/>
                <w:noProof/>
                <w:sz w:val="24"/>
                <w:szCs w:val="24"/>
                <w:lang w:val="es-ES_tradnl" w:eastAsia="es-ES_tradnl"/>
              </w:rPr>
              <w:tab/>
            </w:r>
            <w:r w:rsidRPr="005850AE" w:rsidDel="00D93D80">
              <w:rPr>
                <w:noProof/>
                <w:lang w:val="es-ES"/>
              </w:rPr>
              <w:delText>REPORTAR TIEMPOS DE CARGUE Y GENERAR DOCUMENTACION DE VIAJE</w:delText>
            </w:r>
            <w:r w:rsidRPr="00205399" w:rsidDel="00D93D80">
              <w:rPr>
                <w:noProof/>
                <w:lang w:val="es-ES_tradnl"/>
              </w:rPr>
              <w:tab/>
              <w:delText>63</w:delText>
            </w:r>
          </w:del>
        </w:p>
        <w:p w14:paraId="4B430B99" w14:textId="77777777" w:rsidR="00205399" w:rsidDel="00D93D80" w:rsidRDefault="00205399">
          <w:pPr>
            <w:pStyle w:val="TOC5"/>
            <w:rPr>
              <w:del w:id="292" w:author="felipe campo" w:date="2017-03-14T10:59:00Z"/>
              <w:rFonts w:eastAsiaTheme="minorEastAsia" w:cstheme="minorBidi"/>
              <w:noProof/>
              <w:sz w:val="24"/>
              <w:szCs w:val="24"/>
              <w:lang w:val="es-ES_tradnl" w:eastAsia="es-ES_tradnl"/>
            </w:rPr>
          </w:pPr>
          <w:del w:id="293" w:author="felipe campo" w:date="2017-03-14T10:59:00Z">
            <w:r w:rsidRPr="005850AE" w:rsidDel="00D93D80">
              <w:rPr>
                <w:noProof/>
                <w:lang w:val="es-ES"/>
              </w:rPr>
              <w:delText>3.3.2.5.7</w:delText>
            </w:r>
            <w:r w:rsidDel="00D93D80">
              <w:rPr>
                <w:rFonts w:eastAsiaTheme="minorEastAsia" w:cstheme="minorBidi"/>
                <w:noProof/>
                <w:sz w:val="24"/>
                <w:szCs w:val="24"/>
                <w:lang w:val="es-ES_tradnl" w:eastAsia="es-ES_tradnl"/>
              </w:rPr>
              <w:tab/>
            </w:r>
            <w:r w:rsidRPr="005850AE" w:rsidDel="00D93D80">
              <w:rPr>
                <w:noProof/>
                <w:lang w:val="es-ES"/>
              </w:rPr>
              <w:delText>ENTREGAS</w:delText>
            </w:r>
            <w:r w:rsidRPr="000C3692" w:rsidDel="00D93D80">
              <w:rPr>
                <w:noProof/>
                <w:lang w:val="es-ES_tradnl"/>
              </w:rPr>
              <w:tab/>
              <w:delText>64</w:delText>
            </w:r>
          </w:del>
        </w:p>
        <w:p w14:paraId="6620D5A1" w14:textId="77777777" w:rsidR="00205399" w:rsidDel="00D93D80" w:rsidRDefault="00205399">
          <w:pPr>
            <w:pStyle w:val="TOC5"/>
            <w:rPr>
              <w:del w:id="294" w:author="felipe campo" w:date="2017-03-14T10:59:00Z"/>
              <w:rFonts w:eastAsiaTheme="minorEastAsia" w:cstheme="minorBidi"/>
              <w:noProof/>
              <w:sz w:val="24"/>
              <w:szCs w:val="24"/>
              <w:lang w:val="es-ES_tradnl" w:eastAsia="es-ES_tradnl"/>
            </w:rPr>
          </w:pPr>
          <w:del w:id="295" w:author="felipe campo" w:date="2017-03-14T10:59:00Z">
            <w:r w:rsidRPr="005850AE" w:rsidDel="00D93D80">
              <w:rPr>
                <w:noProof/>
                <w:lang w:val="es-ES"/>
              </w:rPr>
              <w:delText>3.3.2.5.8</w:delText>
            </w:r>
            <w:r w:rsidDel="00D93D80">
              <w:rPr>
                <w:rFonts w:eastAsiaTheme="minorEastAsia" w:cstheme="minorBidi"/>
                <w:noProof/>
                <w:sz w:val="24"/>
                <w:szCs w:val="24"/>
                <w:lang w:val="es-ES_tradnl" w:eastAsia="es-ES_tradnl"/>
              </w:rPr>
              <w:tab/>
            </w:r>
            <w:r w:rsidRPr="005850AE" w:rsidDel="00D93D80">
              <w:rPr>
                <w:noProof/>
                <w:lang w:val="es-ES"/>
              </w:rPr>
              <w:delText>CUMPLIDO</w:delText>
            </w:r>
            <w:r w:rsidRPr="000C3692" w:rsidDel="00D93D80">
              <w:rPr>
                <w:noProof/>
                <w:lang w:val="es-ES_tradnl"/>
              </w:rPr>
              <w:tab/>
              <w:delText>66</w:delText>
            </w:r>
          </w:del>
        </w:p>
        <w:p w14:paraId="14B074A8" w14:textId="77777777" w:rsidR="00205399" w:rsidDel="00D93D80" w:rsidRDefault="00205399">
          <w:pPr>
            <w:pStyle w:val="TOC5"/>
            <w:rPr>
              <w:del w:id="296" w:author="felipe campo" w:date="2017-03-14T10:59:00Z"/>
              <w:rFonts w:eastAsiaTheme="minorEastAsia" w:cstheme="minorBidi"/>
              <w:noProof/>
              <w:sz w:val="24"/>
              <w:szCs w:val="24"/>
              <w:lang w:val="es-ES_tradnl" w:eastAsia="es-ES_tradnl"/>
            </w:rPr>
          </w:pPr>
          <w:del w:id="297" w:author="felipe campo" w:date="2017-03-14T10:59:00Z">
            <w:r w:rsidRPr="005850AE" w:rsidDel="00D93D80">
              <w:rPr>
                <w:noProof/>
                <w:lang w:val="es-ES"/>
              </w:rPr>
              <w:delText>3.3.2.5.9</w:delText>
            </w:r>
            <w:r w:rsidDel="00D93D80">
              <w:rPr>
                <w:rFonts w:eastAsiaTheme="minorEastAsia" w:cstheme="minorBidi"/>
                <w:noProof/>
                <w:sz w:val="24"/>
                <w:szCs w:val="24"/>
                <w:lang w:val="es-ES_tradnl" w:eastAsia="es-ES_tradnl"/>
              </w:rPr>
              <w:tab/>
            </w:r>
            <w:r w:rsidRPr="005850AE" w:rsidDel="00D93D80">
              <w:rPr>
                <w:noProof/>
                <w:lang w:val="es-ES"/>
              </w:rPr>
              <w:delText>FACTURACION</w:delText>
            </w:r>
            <w:r w:rsidRPr="000C3692" w:rsidDel="00D93D80">
              <w:rPr>
                <w:noProof/>
                <w:lang w:val="es-ES_tradnl"/>
              </w:rPr>
              <w:tab/>
              <w:delText>66</w:delText>
            </w:r>
          </w:del>
        </w:p>
        <w:p w14:paraId="50780B7A" w14:textId="77777777" w:rsidR="00205399" w:rsidDel="00D93D80" w:rsidRDefault="00205399" w:rsidP="000C3692">
          <w:pPr>
            <w:pStyle w:val="TOC5"/>
            <w:rPr>
              <w:del w:id="298" w:author="felipe campo" w:date="2017-03-14T10:59:00Z"/>
              <w:rFonts w:eastAsiaTheme="minorEastAsia" w:cstheme="minorBidi"/>
              <w:noProof/>
              <w:sz w:val="24"/>
              <w:szCs w:val="24"/>
              <w:lang w:val="es-ES_tradnl" w:eastAsia="es-ES_tradnl"/>
            </w:rPr>
          </w:pPr>
          <w:del w:id="299" w:author="felipe campo" w:date="2017-03-14T10:59:00Z">
            <w:r w:rsidRPr="005850AE" w:rsidDel="00D93D80">
              <w:rPr>
                <w:noProof/>
                <w:lang w:val="es-ES"/>
              </w:rPr>
              <w:delText>3.3.2.5.10</w:delText>
            </w:r>
            <w:r w:rsidDel="00D93D80">
              <w:rPr>
                <w:rFonts w:eastAsiaTheme="minorEastAsia" w:cstheme="minorBidi"/>
                <w:noProof/>
                <w:sz w:val="24"/>
                <w:szCs w:val="24"/>
                <w:lang w:val="es-ES_tradnl" w:eastAsia="es-ES_tradnl"/>
              </w:rPr>
              <w:tab/>
            </w:r>
            <w:r w:rsidRPr="005850AE" w:rsidDel="00D93D80">
              <w:rPr>
                <w:noProof/>
                <w:lang w:val="es-ES"/>
              </w:rPr>
              <w:delText>CARACTERISTICAS GENERALES</w:delText>
            </w:r>
            <w:r w:rsidRPr="000C3692" w:rsidDel="00D93D80">
              <w:rPr>
                <w:noProof/>
                <w:lang w:val="es-ES_tradnl"/>
              </w:rPr>
              <w:tab/>
              <w:delText>67</w:delText>
            </w:r>
          </w:del>
        </w:p>
        <w:p w14:paraId="285D14DF" w14:textId="77777777" w:rsidR="00205399" w:rsidDel="00D93D80" w:rsidRDefault="00205399">
          <w:pPr>
            <w:pStyle w:val="TOC3"/>
            <w:tabs>
              <w:tab w:val="left" w:pos="686"/>
              <w:tab w:val="right" w:leader="dot" w:pos="9350"/>
            </w:tabs>
            <w:rPr>
              <w:del w:id="300" w:author="felipe campo" w:date="2017-03-14T10:59:00Z"/>
              <w:rFonts w:eastAsiaTheme="minorEastAsia" w:cstheme="minorBidi"/>
              <w:smallCaps w:val="0"/>
              <w:noProof/>
              <w:sz w:val="24"/>
              <w:szCs w:val="24"/>
              <w:lang w:val="es-ES_tradnl" w:eastAsia="es-ES_tradnl"/>
            </w:rPr>
          </w:pPr>
          <w:del w:id="301" w:author="felipe campo" w:date="2017-03-14T10:59:00Z">
            <w:r w:rsidRPr="005850AE" w:rsidDel="00D93D80">
              <w:rPr>
                <w:noProof/>
                <w:lang w:val="es-ES"/>
              </w:rPr>
              <w:delText>3.3.3</w:delText>
            </w:r>
            <w:r w:rsidDel="00D93D80">
              <w:rPr>
                <w:rFonts w:eastAsiaTheme="minorEastAsia" w:cstheme="minorBidi"/>
                <w:smallCaps w:val="0"/>
                <w:noProof/>
                <w:sz w:val="24"/>
                <w:szCs w:val="24"/>
                <w:lang w:val="es-ES_tradnl" w:eastAsia="es-ES_tradnl"/>
              </w:rPr>
              <w:tab/>
            </w:r>
            <w:r w:rsidRPr="005850AE" w:rsidDel="00D93D80">
              <w:rPr>
                <w:noProof/>
                <w:lang w:val="es-ES"/>
              </w:rPr>
              <w:delText>Requisitos no funcionales</w:delText>
            </w:r>
            <w:r w:rsidRPr="000C3692" w:rsidDel="00D93D80">
              <w:rPr>
                <w:noProof/>
                <w:lang w:val="es-ES_tradnl"/>
              </w:rPr>
              <w:tab/>
              <w:delText>69</w:delText>
            </w:r>
          </w:del>
        </w:p>
        <w:p w14:paraId="15F688C7" w14:textId="77777777" w:rsidR="00205399" w:rsidDel="00D93D80" w:rsidRDefault="00205399">
          <w:pPr>
            <w:pStyle w:val="TOC4"/>
            <w:tabs>
              <w:tab w:val="left" w:pos="853"/>
              <w:tab w:val="right" w:leader="dot" w:pos="9350"/>
            </w:tabs>
            <w:rPr>
              <w:del w:id="302" w:author="felipe campo" w:date="2017-03-14T10:59:00Z"/>
              <w:rFonts w:eastAsiaTheme="minorEastAsia" w:cstheme="minorBidi"/>
              <w:noProof/>
              <w:sz w:val="24"/>
              <w:szCs w:val="24"/>
              <w:lang w:val="es-ES_tradnl" w:eastAsia="es-ES_tradnl"/>
            </w:rPr>
          </w:pPr>
          <w:del w:id="303" w:author="felipe campo" w:date="2017-03-14T10:59:00Z">
            <w:r w:rsidRPr="005850AE" w:rsidDel="00D93D80">
              <w:rPr>
                <w:noProof/>
                <w:lang w:val="es-ES"/>
              </w:rPr>
              <w:delText>3.3.3.1</w:delText>
            </w:r>
            <w:r w:rsidDel="00D93D80">
              <w:rPr>
                <w:rFonts w:eastAsiaTheme="minorEastAsia" w:cstheme="minorBidi"/>
                <w:noProof/>
                <w:sz w:val="24"/>
                <w:szCs w:val="24"/>
                <w:lang w:val="es-ES_tradnl" w:eastAsia="es-ES_tradnl"/>
              </w:rPr>
              <w:tab/>
            </w:r>
            <w:r w:rsidRPr="005850AE" w:rsidDel="00D93D80">
              <w:rPr>
                <w:noProof/>
                <w:lang w:val="es-ES"/>
              </w:rPr>
              <w:delText>Atributos de Calidad del Producto resultado del proyecto</w:delText>
            </w:r>
            <w:r w:rsidRPr="000C3692" w:rsidDel="00D93D80">
              <w:rPr>
                <w:noProof/>
                <w:lang w:val="es-ES_tradnl"/>
              </w:rPr>
              <w:tab/>
              <w:delText>69</w:delText>
            </w:r>
          </w:del>
        </w:p>
        <w:p w14:paraId="2DEA04FF" w14:textId="77777777" w:rsidR="00205399" w:rsidDel="00D93D80" w:rsidRDefault="00205399">
          <w:pPr>
            <w:pStyle w:val="TOC5"/>
            <w:rPr>
              <w:del w:id="304" w:author="felipe campo" w:date="2017-03-14T10:59:00Z"/>
              <w:rFonts w:eastAsiaTheme="minorEastAsia" w:cstheme="minorBidi"/>
              <w:noProof/>
              <w:sz w:val="24"/>
              <w:szCs w:val="24"/>
              <w:lang w:val="es-ES_tradnl" w:eastAsia="es-ES_tradnl"/>
            </w:rPr>
          </w:pPr>
          <w:del w:id="305" w:author="felipe campo" w:date="2017-03-14T10:59:00Z">
            <w:r w:rsidRPr="005850AE" w:rsidDel="00D93D80">
              <w:rPr>
                <w:noProof/>
                <w:lang w:val="es-ES"/>
              </w:rPr>
              <w:delText>3.3.3.1.1</w:delText>
            </w:r>
            <w:r w:rsidDel="00D93D80">
              <w:rPr>
                <w:rFonts w:eastAsiaTheme="minorEastAsia" w:cstheme="minorBidi"/>
                <w:noProof/>
                <w:sz w:val="24"/>
                <w:szCs w:val="24"/>
                <w:lang w:val="es-ES_tradnl" w:eastAsia="es-ES_tradnl"/>
              </w:rPr>
              <w:tab/>
            </w:r>
            <w:r w:rsidRPr="005850AE" w:rsidDel="00D93D80">
              <w:rPr>
                <w:noProof/>
                <w:lang w:val="es-ES"/>
              </w:rPr>
              <w:delText>Desempeño</w:delText>
            </w:r>
            <w:r w:rsidRPr="000C3692" w:rsidDel="00D93D80">
              <w:rPr>
                <w:noProof/>
                <w:lang w:val="es-ES_tradnl"/>
              </w:rPr>
              <w:tab/>
              <w:delText>69</w:delText>
            </w:r>
          </w:del>
        </w:p>
        <w:p w14:paraId="05CE8827" w14:textId="77777777" w:rsidR="00205399" w:rsidDel="00D93D80" w:rsidRDefault="00205399">
          <w:pPr>
            <w:pStyle w:val="TOC5"/>
            <w:rPr>
              <w:del w:id="306" w:author="felipe campo" w:date="2017-03-14T10:59:00Z"/>
              <w:rFonts w:eastAsiaTheme="minorEastAsia" w:cstheme="minorBidi"/>
              <w:noProof/>
              <w:sz w:val="24"/>
              <w:szCs w:val="24"/>
              <w:lang w:val="es-ES_tradnl" w:eastAsia="es-ES_tradnl"/>
            </w:rPr>
          </w:pPr>
          <w:del w:id="307" w:author="felipe campo" w:date="2017-03-14T10:59:00Z">
            <w:r w:rsidRPr="005850AE" w:rsidDel="00D93D80">
              <w:rPr>
                <w:noProof/>
                <w:lang w:val="es-ES"/>
              </w:rPr>
              <w:delText>3.3.3.1.2</w:delText>
            </w:r>
            <w:r w:rsidDel="00D93D80">
              <w:rPr>
                <w:rFonts w:eastAsiaTheme="minorEastAsia" w:cstheme="minorBidi"/>
                <w:noProof/>
                <w:sz w:val="24"/>
                <w:szCs w:val="24"/>
                <w:lang w:val="es-ES_tradnl" w:eastAsia="es-ES_tradnl"/>
              </w:rPr>
              <w:tab/>
            </w:r>
            <w:r w:rsidRPr="005850AE" w:rsidDel="00D93D80">
              <w:rPr>
                <w:noProof/>
                <w:lang w:val="es-ES"/>
              </w:rPr>
              <w:delText>Modificabilidad</w:delText>
            </w:r>
            <w:r w:rsidRPr="000C3692" w:rsidDel="00D93D80">
              <w:rPr>
                <w:noProof/>
                <w:lang w:val="es-ES_tradnl"/>
              </w:rPr>
              <w:tab/>
              <w:delText>70</w:delText>
            </w:r>
          </w:del>
        </w:p>
        <w:p w14:paraId="5F49E7A7" w14:textId="77777777" w:rsidR="00205399" w:rsidDel="00D93D80" w:rsidRDefault="00205399">
          <w:pPr>
            <w:pStyle w:val="TOC5"/>
            <w:rPr>
              <w:del w:id="308" w:author="felipe campo" w:date="2017-03-14T10:59:00Z"/>
              <w:rFonts w:eastAsiaTheme="minorEastAsia" w:cstheme="minorBidi"/>
              <w:noProof/>
              <w:sz w:val="24"/>
              <w:szCs w:val="24"/>
              <w:lang w:val="es-ES_tradnl" w:eastAsia="es-ES_tradnl"/>
            </w:rPr>
          </w:pPr>
          <w:del w:id="309" w:author="felipe campo" w:date="2017-03-14T10:59:00Z">
            <w:r w:rsidRPr="005850AE" w:rsidDel="00D93D80">
              <w:rPr>
                <w:noProof/>
                <w:lang w:val="es-ES"/>
              </w:rPr>
              <w:delText>3.3.3.1.3</w:delText>
            </w:r>
            <w:r w:rsidDel="00D93D80">
              <w:rPr>
                <w:rFonts w:eastAsiaTheme="minorEastAsia" w:cstheme="minorBidi"/>
                <w:noProof/>
                <w:sz w:val="24"/>
                <w:szCs w:val="24"/>
                <w:lang w:val="es-ES_tradnl" w:eastAsia="es-ES_tradnl"/>
              </w:rPr>
              <w:tab/>
            </w:r>
            <w:r w:rsidRPr="005850AE" w:rsidDel="00D93D80">
              <w:rPr>
                <w:noProof/>
                <w:lang w:val="es-ES"/>
              </w:rPr>
              <w:delText>Accesibilidad</w:delText>
            </w:r>
            <w:r w:rsidRPr="000C3692" w:rsidDel="00D93D80">
              <w:rPr>
                <w:noProof/>
                <w:lang w:val="es-ES_tradnl"/>
              </w:rPr>
              <w:tab/>
              <w:delText>70</w:delText>
            </w:r>
          </w:del>
        </w:p>
        <w:p w14:paraId="3148E74E" w14:textId="77777777" w:rsidR="00205399" w:rsidDel="00D93D80" w:rsidRDefault="00205399">
          <w:pPr>
            <w:pStyle w:val="TOC5"/>
            <w:tabs>
              <w:tab w:val="clear" w:pos="1020"/>
              <w:tab w:val="left" w:pos="1033"/>
            </w:tabs>
            <w:rPr>
              <w:del w:id="310" w:author="felipe campo" w:date="2017-03-14T10:59:00Z"/>
              <w:rFonts w:eastAsiaTheme="minorEastAsia" w:cstheme="minorBidi"/>
              <w:noProof/>
              <w:sz w:val="24"/>
              <w:szCs w:val="24"/>
              <w:lang w:val="es-ES_tradnl" w:eastAsia="es-ES_tradnl"/>
            </w:rPr>
          </w:pPr>
          <w:del w:id="311" w:author="felipe campo" w:date="2017-03-14T10:59:00Z">
            <w:r w:rsidRPr="005850AE" w:rsidDel="00D93D80">
              <w:rPr>
                <w:b/>
                <w:noProof/>
                <w:lang w:val="es-ES"/>
              </w:rPr>
              <w:delText>3.3.3.1.4</w:delText>
            </w:r>
            <w:r w:rsidDel="00D93D80">
              <w:rPr>
                <w:rFonts w:eastAsiaTheme="minorEastAsia" w:cstheme="minorBidi"/>
                <w:noProof/>
                <w:sz w:val="24"/>
                <w:szCs w:val="24"/>
                <w:lang w:val="es-ES_tradnl" w:eastAsia="es-ES_tradnl"/>
              </w:rPr>
              <w:tab/>
            </w:r>
            <w:r w:rsidRPr="005850AE" w:rsidDel="00D93D80">
              <w:rPr>
                <w:noProof/>
                <w:lang w:val="es-ES"/>
              </w:rPr>
              <w:delText>Disponibilidad</w:delText>
            </w:r>
            <w:r w:rsidRPr="000C3692" w:rsidDel="00D93D80">
              <w:rPr>
                <w:noProof/>
                <w:lang w:val="es-ES_tradnl"/>
              </w:rPr>
              <w:tab/>
              <w:delText>70</w:delText>
            </w:r>
          </w:del>
        </w:p>
        <w:p w14:paraId="54DE7BEB" w14:textId="77777777" w:rsidR="00205399" w:rsidDel="00D93D80" w:rsidRDefault="00205399">
          <w:pPr>
            <w:pStyle w:val="TOC5"/>
            <w:rPr>
              <w:del w:id="312" w:author="felipe campo" w:date="2017-03-14T10:59:00Z"/>
              <w:rFonts w:eastAsiaTheme="minorEastAsia" w:cstheme="minorBidi"/>
              <w:noProof/>
              <w:sz w:val="24"/>
              <w:szCs w:val="24"/>
              <w:lang w:val="es-ES_tradnl" w:eastAsia="es-ES_tradnl"/>
            </w:rPr>
          </w:pPr>
          <w:del w:id="313" w:author="felipe campo" w:date="2017-03-14T10:59:00Z">
            <w:r w:rsidRPr="005850AE" w:rsidDel="00D93D80">
              <w:rPr>
                <w:noProof/>
                <w:lang w:val="es-ES"/>
              </w:rPr>
              <w:delText>3.3.3.1.5</w:delText>
            </w:r>
            <w:r w:rsidDel="00D93D80">
              <w:rPr>
                <w:rFonts w:eastAsiaTheme="minorEastAsia" w:cstheme="minorBidi"/>
                <w:noProof/>
                <w:sz w:val="24"/>
                <w:szCs w:val="24"/>
                <w:lang w:val="es-ES_tradnl" w:eastAsia="es-ES_tradnl"/>
              </w:rPr>
              <w:tab/>
            </w:r>
            <w:r w:rsidRPr="005850AE" w:rsidDel="00D93D80">
              <w:rPr>
                <w:noProof/>
                <w:lang w:val="es-ES"/>
              </w:rPr>
              <w:delText>Escalabilidad</w:delText>
            </w:r>
            <w:r w:rsidRPr="000C3692" w:rsidDel="00D93D80">
              <w:rPr>
                <w:noProof/>
                <w:lang w:val="es-ES_tradnl"/>
              </w:rPr>
              <w:tab/>
              <w:delText>70</w:delText>
            </w:r>
          </w:del>
        </w:p>
        <w:p w14:paraId="7644C561" w14:textId="77777777" w:rsidR="00205399" w:rsidDel="00D93D80" w:rsidRDefault="00205399">
          <w:pPr>
            <w:pStyle w:val="TOC5"/>
            <w:rPr>
              <w:del w:id="314" w:author="felipe campo" w:date="2017-03-14T10:59:00Z"/>
              <w:rFonts w:eastAsiaTheme="minorEastAsia" w:cstheme="minorBidi"/>
              <w:noProof/>
              <w:sz w:val="24"/>
              <w:szCs w:val="24"/>
              <w:lang w:val="es-ES_tradnl" w:eastAsia="es-ES_tradnl"/>
            </w:rPr>
          </w:pPr>
          <w:del w:id="315" w:author="felipe campo" w:date="2017-03-14T10:59:00Z">
            <w:r w:rsidRPr="005850AE" w:rsidDel="00D93D80">
              <w:rPr>
                <w:noProof/>
                <w:lang w:val="es-ES"/>
              </w:rPr>
              <w:delText>3.3.3.1.6</w:delText>
            </w:r>
            <w:r w:rsidDel="00D93D80">
              <w:rPr>
                <w:rFonts w:eastAsiaTheme="minorEastAsia" w:cstheme="minorBidi"/>
                <w:noProof/>
                <w:sz w:val="24"/>
                <w:szCs w:val="24"/>
                <w:lang w:val="es-ES_tradnl" w:eastAsia="es-ES_tradnl"/>
              </w:rPr>
              <w:tab/>
            </w:r>
            <w:r w:rsidRPr="005850AE" w:rsidDel="00D93D80">
              <w:rPr>
                <w:noProof/>
                <w:lang w:val="es-ES"/>
              </w:rPr>
              <w:delText>Extensibilidad</w:delText>
            </w:r>
            <w:r w:rsidRPr="000C3692" w:rsidDel="00D93D80">
              <w:rPr>
                <w:noProof/>
                <w:lang w:val="es-ES_tradnl"/>
              </w:rPr>
              <w:tab/>
              <w:delText>70</w:delText>
            </w:r>
          </w:del>
        </w:p>
        <w:p w14:paraId="4755005E" w14:textId="77777777" w:rsidR="00205399" w:rsidDel="00D93D80" w:rsidRDefault="00205399">
          <w:pPr>
            <w:pStyle w:val="TOC5"/>
            <w:rPr>
              <w:del w:id="316" w:author="felipe campo" w:date="2017-03-14T10:59:00Z"/>
              <w:rFonts w:eastAsiaTheme="minorEastAsia" w:cstheme="minorBidi"/>
              <w:noProof/>
              <w:sz w:val="24"/>
              <w:szCs w:val="24"/>
              <w:lang w:val="es-ES_tradnl" w:eastAsia="es-ES_tradnl"/>
            </w:rPr>
          </w:pPr>
          <w:del w:id="317" w:author="felipe campo" w:date="2017-03-14T10:59:00Z">
            <w:r w:rsidRPr="005850AE" w:rsidDel="00D93D80">
              <w:rPr>
                <w:noProof/>
                <w:lang w:val="es-ES"/>
              </w:rPr>
              <w:delText>3.3.3.1.7</w:delText>
            </w:r>
            <w:r w:rsidDel="00D93D80">
              <w:rPr>
                <w:rFonts w:eastAsiaTheme="minorEastAsia" w:cstheme="minorBidi"/>
                <w:noProof/>
                <w:sz w:val="24"/>
                <w:szCs w:val="24"/>
                <w:lang w:val="es-ES_tradnl" w:eastAsia="es-ES_tradnl"/>
              </w:rPr>
              <w:tab/>
            </w:r>
            <w:r w:rsidRPr="005850AE" w:rsidDel="00D93D80">
              <w:rPr>
                <w:noProof/>
                <w:lang w:val="es-ES"/>
              </w:rPr>
              <w:delText>Usabilidad</w:delText>
            </w:r>
            <w:r w:rsidRPr="00205399" w:rsidDel="00D93D80">
              <w:rPr>
                <w:noProof/>
                <w:lang w:val="es-ES_tradnl"/>
              </w:rPr>
              <w:tab/>
              <w:delText>71</w:delText>
            </w:r>
          </w:del>
        </w:p>
        <w:p w14:paraId="22FBDFCE" w14:textId="77777777" w:rsidR="00205399" w:rsidDel="00D93D80" w:rsidRDefault="00205399">
          <w:pPr>
            <w:pStyle w:val="TOC5"/>
            <w:rPr>
              <w:del w:id="318" w:author="felipe campo" w:date="2017-03-14T10:59:00Z"/>
              <w:rFonts w:eastAsiaTheme="minorEastAsia" w:cstheme="minorBidi"/>
              <w:noProof/>
              <w:sz w:val="24"/>
              <w:szCs w:val="24"/>
              <w:lang w:val="es-ES_tradnl" w:eastAsia="es-ES_tradnl"/>
            </w:rPr>
          </w:pPr>
          <w:del w:id="319" w:author="felipe campo" w:date="2017-03-14T10:59:00Z">
            <w:r w:rsidRPr="005850AE" w:rsidDel="00D93D80">
              <w:rPr>
                <w:noProof/>
                <w:lang w:val="es-ES"/>
              </w:rPr>
              <w:delText>3.3.3.1.8</w:delText>
            </w:r>
            <w:r w:rsidDel="00D93D80">
              <w:rPr>
                <w:rFonts w:eastAsiaTheme="minorEastAsia" w:cstheme="minorBidi"/>
                <w:noProof/>
                <w:sz w:val="24"/>
                <w:szCs w:val="24"/>
                <w:lang w:val="es-ES_tradnl" w:eastAsia="es-ES_tradnl"/>
              </w:rPr>
              <w:tab/>
            </w:r>
            <w:r w:rsidRPr="005850AE" w:rsidDel="00D93D80">
              <w:rPr>
                <w:noProof/>
                <w:lang w:val="es-ES"/>
              </w:rPr>
              <w:delText>Seguridad</w:delText>
            </w:r>
            <w:r w:rsidRPr="00205399" w:rsidDel="00D93D80">
              <w:rPr>
                <w:noProof/>
                <w:lang w:val="es-ES_tradnl"/>
              </w:rPr>
              <w:tab/>
              <w:delText>71</w:delText>
            </w:r>
          </w:del>
        </w:p>
        <w:p w14:paraId="33C5AA84" w14:textId="77777777" w:rsidR="00205399" w:rsidDel="00D93D80" w:rsidRDefault="00205399">
          <w:pPr>
            <w:pStyle w:val="TOC5"/>
            <w:rPr>
              <w:del w:id="320" w:author="felipe campo" w:date="2017-03-14T10:59:00Z"/>
              <w:rFonts w:eastAsiaTheme="minorEastAsia" w:cstheme="minorBidi"/>
              <w:noProof/>
              <w:sz w:val="24"/>
              <w:szCs w:val="24"/>
              <w:lang w:val="es-ES_tradnl" w:eastAsia="es-ES_tradnl"/>
            </w:rPr>
          </w:pPr>
          <w:del w:id="321" w:author="felipe campo" w:date="2017-03-14T10:59:00Z">
            <w:r w:rsidRPr="005850AE" w:rsidDel="00D93D80">
              <w:rPr>
                <w:noProof/>
                <w:lang w:val="es-ES"/>
              </w:rPr>
              <w:delText>3.3.3.1.9</w:delText>
            </w:r>
            <w:r w:rsidDel="00D93D80">
              <w:rPr>
                <w:rFonts w:eastAsiaTheme="minorEastAsia" w:cstheme="minorBidi"/>
                <w:noProof/>
                <w:sz w:val="24"/>
                <w:szCs w:val="24"/>
                <w:lang w:val="es-ES_tradnl" w:eastAsia="es-ES_tradnl"/>
              </w:rPr>
              <w:tab/>
            </w:r>
            <w:r w:rsidRPr="005850AE" w:rsidDel="00D93D80">
              <w:rPr>
                <w:noProof/>
                <w:lang w:val="es-ES"/>
              </w:rPr>
              <w:delText>Testeabilidad</w:delText>
            </w:r>
            <w:r w:rsidRPr="00205399" w:rsidDel="00D93D80">
              <w:rPr>
                <w:noProof/>
                <w:lang w:val="es-ES_tradnl"/>
              </w:rPr>
              <w:tab/>
              <w:delText>71</w:delText>
            </w:r>
          </w:del>
        </w:p>
        <w:p w14:paraId="412B6B23" w14:textId="77777777" w:rsidR="00205399" w:rsidDel="00D93D80" w:rsidRDefault="00205399" w:rsidP="000C3692">
          <w:pPr>
            <w:pStyle w:val="TOC5"/>
            <w:rPr>
              <w:del w:id="322" w:author="felipe campo" w:date="2017-03-14T10:59:00Z"/>
              <w:rFonts w:eastAsiaTheme="minorEastAsia" w:cstheme="minorBidi"/>
              <w:noProof/>
              <w:sz w:val="24"/>
              <w:szCs w:val="24"/>
              <w:lang w:val="es-ES_tradnl" w:eastAsia="es-ES_tradnl"/>
            </w:rPr>
          </w:pPr>
          <w:del w:id="323" w:author="felipe campo" w:date="2017-03-14T10:59:00Z">
            <w:r w:rsidRPr="005850AE" w:rsidDel="00D93D80">
              <w:rPr>
                <w:noProof/>
                <w:lang w:val="es-ES"/>
              </w:rPr>
              <w:delText>3.3.3.1.10</w:delText>
            </w:r>
            <w:r w:rsidDel="00D93D80">
              <w:rPr>
                <w:rFonts w:eastAsiaTheme="minorEastAsia" w:cstheme="minorBidi"/>
                <w:noProof/>
                <w:sz w:val="24"/>
                <w:szCs w:val="24"/>
                <w:lang w:val="es-ES_tradnl" w:eastAsia="es-ES_tradnl"/>
              </w:rPr>
              <w:tab/>
            </w:r>
            <w:r w:rsidRPr="005850AE" w:rsidDel="00D93D80">
              <w:rPr>
                <w:noProof/>
                <w:lang w:val="es-ES"/>
              </w:rPr>
              <w:delText>Precio</w:delText>
            </w:r>
            <w:r w:rsidRPr="00205399" w:rsidDel="00D93D80">
              <w:rPr>
                <w:noProof/>
                <w:lang w:val="es-ES_tradnl"/>
              </w:rPr>
              <w:tab/>
              <w:delText>71</w:delText>
            </w:r>
          </w:del>
        </w:p>
        <w:p w14:paraId="39B9E7BF" w14:textId="77777777" w:rsidR="00205399" w:rsidDel="00D93D80" w:rsidRDefault="00205399" w:rsidP="000C3692">
          <w:pPr>
            <w:pStyle w:val="TOC5"/>
            <w:rPr>
              <w:del w:id="324" w:author="felipe campo" w:date="2017-03-14T10:59:00Z"/>
              <w:rFonts w:eastAsiaTheme="minorEastAsia" w:cstheme="minorBidi"/>
              <w:noProof/>
              <w:sz w:val="24"/>
              <w:szCs w:val="24"/>
              <w:lang w:val="es-ES_tradnl" w:eastAsia="es-ES_tradnl"/>
            </w:rPr>
          </w:pPr>
          <w:del w:id="325" w:author="felipe campo" w:date="2017-03-14T10:59:00Z">
            <w:r w:rsidRPr="005850AE" w:rsidDel="00D93D80">
              <w:rPr>
                <w:noProof/>
                <w:lang w:val="es-ES"/>
              </w:rPr>
              <w:delText>3.3.3.1.11</w:delText>
            </w:r>
            <w:r w:rsidDel="00D93D80">
              <w:rPr>
                <w:rFonts w:eastAsiaTheme="minorEastAsia" w:cstheme="minorBidi"/>
                <w:noProof/>
                <w:sz w:val="24"/>
                <w:szCs w:val="24"/>
                <w:lang w:val="es-ES_tradnl" w:eastAsia="es-ES_tradnl"/>
              </w:rPr>
              <w:tab/>
            </w:r>
            <w:r w:rsidRPr="005850AE" w:rsidDel="00D93D80">
              <w:rPr>
                <w:noProof/>
                <w:lang w:val="es-ES"/>
              </w:rPr>
              <w:delText>Respaldo de la Información</w:delText>
            </w:r>
            <w:r w:rsidRPr="00205399" w:rsidDel="00D93D80">
              <w:rPr>
                <w:noProof/>
                <w:lang w:val="es-ES_tradnl"/>
              </w:rPr>
              <w:tab/>
              <w:delText>72</w:delText>
            </w:r>
          </w:del>
        </w:p>
        <w:p w14:paraId="2BFC4F8C" w14:textId="77777777" w:rsidR="00205399" w:rsidDel="00D93D80" w:rsidRDefault="00205399" w:rsidP="000C3692">
          <w:pPr>
            <w:pStyle w:val="TOC5"/>
            <w:rPr>
              <w:del w:id="326" w:author="felipe campo" w:date="2017-03-14T10:59:00Z"/>
              <w:rFonts w:eastAsiaTheme="minorEastAsia" w:cstheme="minorBidi"/>
              <w:noProof/>
              <w:sz w:val="24"/>
              <w:szCs w:val="24"/>
              <w:lang w:val="es-ES_tradnl" w:eastAsia="es-ES_tradnl"/>
            </w:rPr>
          </w:pPr>
          <w:del w:id="327" w:author="felipe campo" w:date="2017-03-14T10:59:00Z">
            <w:r w:rsidRPr="005850AE" w:rsidDel="00D93D80">
              <w:rPr>
                <w:noProof/>
                <w:lang w:val="es-ES"/>
              </w:rPr>
              <w:delText>3.3.3.1.12</w:delText>
            </w:r>
            <w:r w:rsidDel="00D93D80">
              <w:rPr>
                <w:rFonts w:eastAsiaTheme="minorEastAsia" w:cstheme="minorBidi"/>
                <w:noProof/>
                <w:sz w:val="24"/>
                <w:szCs w:val="24"/>
                <w:lang w:val="es-ES_tradnl" w:eastAsia="es-ES_tradnl"/>
              </w:rPr>
              <w:tab/>
            </w:r>
            <w:r w:rsidRPr="005850AE" w:rsidDel="00D93D80">
              <w:rPr>
                <w:noProof/>
                <w:lang w:val="es-ES"/>
              </w:rPr>
              <w:delText>Integridad de datos</w:delText>
            </w:r>
            <w:r w:rsidRPr="00205399" w:rsidDel="00D93D80">
              <w:rPr>
                <w:noProof/>
                <w:lang w:val="es-ES_tradnl"/>
              </w:rPr>
              <w:tab/>
              <w:delText>72</w:delText>
            </w:r>
          </w:del>
        </w:p>
        <w:p w14:paraId="09847A71" w14:textId="77777777" w:rsidR="00205399" w:rsidDel="00D93D80" w:rsidRDefault="00205399">
          <w:pPr>
            <w:pStyle w:val="TOC4"/>
            <w:tabs>
              <w:tab w:val="left" w:pos="853"/>
              <w:tab w:val="right" w:leader="dot" w:pos="9350"/>
            </w:tabs>
            <w:rPr>
              <w:del w:id="328" w:author="felipe campo" w:date="2017-03-14T10:59:00Z"/>
              <w:rFonts w:eastAsiaTheme="minorEastAsia" w:cstheme="minorBidi"/>
              <w:noProof/>
              <w:sz w:val="24"/>
              <w:szCs w:val="24"/>
              <w:lang w:val="es-ES_tradnl" w:eastAsia="es-ES_tradnl"/>
            </w:rPr>
          </w:pPr>
          <w:del w:id="329" w:author="felipe campo" w:date="2017-03-14T10:59:00Z">
            <w:r w:rsidRPr="005850AE" w:rsidDel="00D93D80">
              <w:rPr>
                <w:noProof/>
                <w:lang w:val="es-ES"/>
              </w:rPr>
              <w:delText>3.3.3.2</w:delText>
            </w:r>
            <w:r w:rsidDel="00D93D80">
              <w:rPr>
                <w:rFonts w:eastAsiaTheme="minorEastAsia" w:cstheme="minorBidi"/>
                <w:noProof/>
                <w:sz w:val="24"/>
                <w:szCs w:val="24"/>
                <w:lang w:val="es-ES_tradnl" w:eastAsia="es-ES_tradnl"/>
              </w:rPr>
              <w:tab/>
            </w:r>
            <w:r w:rsidRPr="005850AE" w:rsidDel="00D93D80">
              <w:rPr>
                <w:noProof/>
                <w:lang w:val="es-ES"/>
              </w:rPr>
              <w:delText>Atributos de Externos</w:delText>
            </w:r>
            <w:r w:rsidRPr="00205399" w:rsidDel="00D93D80">
              <w:rPr>
                <w:noProof/>
                <w:lang w:val="es-ES_tradnl"/>
              </w:rPr>
              <w:tab/>
              <w:delText>72</w:delText>
            </w:r>
          </w:del>
        </w:p>
        <w:p w14:paraId="3A59E697" w14:textId="77777777" w:rsidR="00205399" w:rsidDel="00D93D80" w:rsidRDefault="00205399">
          <w:pPr>
            <w:pStyle w:val="TOC5"/>
            <w:rPr>
              <w:del w:id="330" w:author="felipe campo" w:date="2017-03-14T10:59:00Z"/>
              <w:rFonts w:eastAsiaTheme="minorEastAsia" w:cstheme="minorBidi"/>
              <w:noProof/>
              <w:sz w:val="24"/>
              <w:szCs w:val="24"/>
              <w:lang w:val="es-ES_tradnl" w:eastAsia="es-ES_tradnl"/>
            </w:rPr>
          </w:pPr>
          <w:del w:id="331" w:author="felipe campo" w:date="2017-03-14T10:59:00Z">
            <w:r w:rsidRPr="005850AE" w:rsidDel="00D93D80">
              <w:rPr>
                <w:noProof/>
                <w:lang w:val="es-ES"/>
              </w:rPr>
              <w:delText>3.3.3.2.1</w:delText>
            </w:r>
            <w:r w:rsidDel="00D93D80">
              <w:rPr>
                <w:rFonts w:eastAsiaTheme="minorEastAsia" w:cstheme="minorBidi"/>
                <w:noProof/>
                <w:sz w:val="24"/>
                <w:szCs w:val="24"/>
                <w:lang w:val="es-ES_tradnl" w:eastAsia="es-ES_tradnl"/>
              </w:rPr>
              <w:tab/>
            </w:r>
            <w:r w:rsidRPr="005850AE" w:rsidDel="00D93D80">
              <w:rPr>
                <w:noProof/>
                <w:lang w:val="es-ES"/>
              </w:rPr>
              <w:delText>Interoperabilidad</w:delText>
            </w:r>
            <w:r w:rsidRPr="000C3692" w:rsidDel="00D93D80">
              <w:rPr>
                <w:noProof/>
                <w:lang w:val="es-ES_tradnl"/>
              </w:rPr>
              <w:tab/>
              <w:delText>72</w:delText>
            </w:r>
          </w:del>
        </w:p>
        <w:p w14:paraId="25F008C5" w14:textId="77777777" w:rsidR="00205399" w:rsidDel="00D93D80" w:rsidRDefault="00205399">
          <w:pPr>
            <w:pStyle w:val="TOC5"/>
            <w:rPr>
              <w:del w:id="332" w:author="felipe campo" w:date="2017-03-14T10:59:00Z"/>
              <w:rFonts w:eastAsiaTheme="minorEastAsia" w:cstheme="minorBidi"/>
              <w:noProof/>
              <w:sz w:val="24"/>
              <w:szCs w:val="24"/>
              <w:lang w:val="es-ES_tradnl" w:eastAsia="es-ES_tradnl"/>
            </w:rPr>
          </w:pPr>
          <w:del w:id="333" w:author="felipe campo" w:date="2017-03-14T10:59:00Z">
            <w:r w:rsidRPr="005850AE" w:rsidDel="00D93D80">
              <w:rPr>
                <w:noProof/>
                <w:lang w:val="es-ES"/>
              </w:rPr>
              <w:delText>3.3.3.2.2</w:delText>
            </w:r>
            <w:r w:rsidDel="00D93D80">
              <w:rPr>
                <w:rFonts w:eastAsiaTheme="minorEastAsia" w:cstheme="minorBidi"/>
                <w:noProof/>
                <w:sz w:val="24"/>
                <w:szCs w:val="24"/>
                <w:lang w:val="es-ES_tradnl" w:eastAsia="es-ES_tradnl"/>
              </w:rPr>
              <w:tab/>
            </w:r>
            <w:r w:rsidRPr="005850AE" w:rsidDel="00D93D80">
              <w:rPr>
                <w:noProof/>
                <w:lang w:val="es-ES"/>
              </w:rPr>
              <w:delText>Confidencialidad</w:delText>
            </w:r>
            <w:r w:rsidRPr="000C3692" w:rsidDel="00D93D80">
              <w:rPr>
                <w:noProof/>
                <w:lang w:val="es-ES_tradnl"/>
              </w:rPr>
              <w:tab/>
              <w:delText>73</w:delText>
            </w:r>
          </w:del>
        </w:p>
        <w:p w14:paraId="048D4636" w14:textId="77777777" w:rsidR="00205399" w:rsidDel="00D93D80" w:rsidRDefault="00205399">
          <w:pPr>
            <w:pStyle w:val="TOC4"/>
            <w:tabs>
              <w:tab w:val="left" w:pos="853"/>
              <w:tab w:val="right" w:leader="dot" w:pos="9350"/>
            </w:tabs>
            <w:rPr>
              <w:del w:id="334" w:author="felipe campo" w:date="2017-03-14T10:59:00Z"/>
              <w:rFonts w:eastAsiaTheme="minorEastAsia" w:cstheme="minorBidi"/>
              <w:noProof/>
              <w:sz w:val="24"/>
              <w:szCs w:val="24"/>
              <w:lang w:val="es-ES_tradnl" w:eastAsia="es-ES_tradnl"/>
            </w:rPr>
          </w:pPr>
          <w:del w:id="335" w:author="felipe campo" w:date="2017-03-14T10:59:00Z">
            <w:r w:rsidRPr="005850AE" w:rsidDel="00D93D80">
              <w:rPr>
                <w:noProof/>
                <w:lang w:val="es-ES"/>
              </w:rPr>
              <w:delText>3.3.3.3</w:delText>
            </w:r>
            <w:r w:rsidDel="00D93D80">
              <w:rPr>
                <w:rFonts w:eastAsiaTheme="minorEastAsia" w:cstheme="minorBidi"/>
                <w:noProof/>
                <w:sz w:val="24"/>
                <w:szCs w:val="24"/>
                <w:lang w:val="es-ES_tradnl" w:eastAsia="es-ES_tradnl"/>
              </w:rPr>
              <w:tab/>
            </w:r>
            <w:r w:rsidRPr="005850AE" w:rsidDel="00D93D80">
              <w:rPr>
                <w:noProof/>
                <w:lang w:val="es-ES"/>
              </w:rPr>
              <w:delText>Atributos Organizacionales</w:delText>
            </w:r>
            <w:r w:rsidRPr="000C3692" w:rsidDel="00D93D80">
              <w:rPr>
                <w:noProof/>
                <w:lang w:val="es-ES_tradnl"/>
              </w:rPr>
              <w:tab/>
              <w:delText>73</w:delText>
            </w:r>
          </w:del>
        </w:p>
        <w:p w14:paraId="3ACB3486" w14:textId="77777777" w:rsidR="00205399" w:rsidDel="00D93D80" w:rsidRDefault="00205399">
          <w:pPr>
            <w:pStyle w:val="TOC5"/>
            <w:rPr>
              <w:del w:id="336" w:author="felipe campo" w:date="2017-03-14T10:59:00Z"/>
              <w:rFonts w:eastAsiaTheme="minorEastAsia" w:cstheme="minorBidi"/>
              <w:noProof/>
              <w:sz w:val="24"/>
              <w:szCs w:val="24"/>
              <w:lang w:val="es-ES_tradnl" w:eastAsia="es-ES_tradnl"/>
            </w:rPr>
          </w:pPr>
          <w:del w:id="337" w:author="felipe campo" w:date="2017-03-14T10:59:00Z">
            <w:r w:rsidRPr="005850AE" w:rsidDel="00D93D80">
              <w:rPr>
                <w:noProof/>
                <w:lang w:val="es-ES"/>
              </w:rPr>
              <w:delText>3.3.3.3.1</w:delText>
            </w:r>
            <w:r w:rsidDel="00D93D80">
              <w:rPr>
                <w:rFonts w:eastAsiaTheme="minorEastAsia" w:cstheme="minorBidi"/>
                <w:noProof/>
                <w:sz w:val="24"/>
                <w:szCs w:val="24"/>
                <w:lang w:val="es-ES_tradnl" w:eastAsia="es-ES_tradnl"/>
              </w:rPr>
              <w:tab/>
            </w:r>
            <w:r w:rsidRPr="005850AE" w:rsidDel="00D93D80">
              <w:rPr>
                <w:noProof/>
                <w:lang w:val="es-ES"/>
              </w:rPr>
              <w:delText>Desarrollo</w:delText>
            </w:r>
            <w:r w:rsidRPr="000C3692" w:rsidDel="00D93D80">
              <w:rPr>
                <w:noProof/>
                <w:lang w:val="es-ES_tradnl"/>
              </w:rPr>
              <w:tab/>
              <w:delText>73</w:delText>
            </w:r>
          </w:del>
        </w:p>
        <w:p w14:paraId="20AAC748" w14:textId="77777777" w:rsidR="00205399" w:rsidDel="00D93D80" w:rsidRDefault="00205399">
          <w:pPr>
            <w:pStyle w:val="TOC5"/>
            <w:rPr>
              <w:del w:id="338" w:author="felipe campo" w:date="2017-03-14T10:59:00Z"/>
              <w:rFonts w:eastAsiaTheme="minorEastAsia" w:cstheme="minorBidi"/>
              <w:noProof/>
              <w:sz w:val="24"/>
              <w:szCs w:val="24"/>
              <w:lang w:val="es-ES_tradnl" w:eastAsia="es-ES_tradnl"/>
            </w:rPr>
          </w:pPr>
          <w:del w:id="339" w:author="felipe campo" w:date="2017-03-14T10:59:00Z">
            <w:r w:rsidRPr="005850AE" w:rsidDel="00D93D80">
              <w:rPr>
                <w:noProof/>
                <w:lang w:val="es-ES"/>
              </w:rPr>
              <w:delText>3.3.3.3.2</w:delText>
            </w:r>
            <w:r w:rsidDel="00D93D80">
              <w:rPr>
                <w:rFonts w:eastAsiaTheme="minorEastAsia" w:cstheme="minorBidi"/>
                <w:noProof/>
                <w:sz w:val="24"/>
                <w:szCs w:val="24"/>
                <w:lang w:val="es-ES_tradnl" w:eastAsia="es-ES_tradnl"/>
              </w:rPr>
              <w:tab/>
            </w:r>
            <w:r w:rsidRPr="005850AE" w:rsidDel="00D93D80">
              <w:rPr>
                <w:noProof/>
                <w:lang w:val="es-ES"/>
              </w:rPr>
              <w:delText>Implementación</w:delText>
            </w:r>
            <w:r w:rsidRPr="000C3692" w:rsidDel="00D93D80">
              <w:rPr>
                <w:noProof/>
                <w:lang w:val="es-ES_tradnl"/>
              </w:rPr>
              <w:tab/>
              <w:delText>73</w:delText>
            </w:r>
          </w:del>
        </w:p>
        <w:p w14:paraId="52ABDD63" w14:textId="77777777" w:rsidR="00205399" w:rsidDel="00D93D80" w:rsidRDefault="00205399" w:rsidP="000C3692">
          <w:pPr>
            <w:pStyle w:val="TOC5"/>
            <w:rPr>
              <w:del w:id="340" w:author="felipe campo" w:date="2017-03-14T10:59:00Z"/>
              <w:rFonts w:eastAsiaTheme="minorEastAsia" w:cstheme="minorBidi"/>
              <w:noProof/>
              <w:sz w:val="24"/>
              <w:szCs w:val="24"/>
              <w:lang w:val="es-ES_tradnl" w:eastAsia="es-ES_tradnl"/>
            </w:rPr>
          </w:pPr>
          <w:del w:id="341" w:author="felipe campo" w:date="2017-03-14T10:59:00Z">
            <w:r w:rsidRPr="005850AE" w:rsidDel="00D93D80">
              <w:rPr>
                <w:rFonts w:ascii="Helvetica" w:hAnsi="Helvetica" w:cstheme="minorBidi"/>
                <w:b/>
                <w:noProof/>
                <w:lang w:val="es-ES"/>
              </w:rPr>
              <w:delText>3.3.3.3.3</w:delText>
            </w:r>
            <w:r w:rsidDel="00D93D80">
              <w:rPr>
                <w:rFonts w:eastAsiaTheme="minorEastAsia" w:cstheme="minorBidi"/>
                <w:noProof/>
                <w:sz w:val="24"/>
                <w:szCs w:val="24"/>
                <w:lang w:val="es-ES_tradnl" w:eastAsia="es-ES_tradnl"/>
              </w:rPr>
              <w:tab/>
            </w:r>
            <w:r w:rsidRPr="005850AE" w:rsidDel="00D93D80">
              <w:rPr>
                <w:noProof/>
                <w:lang w:val="es-ES"/>
              </w:rPr>
              <w:delText>Estándares</w:delText>
            </w:r>
            <w:r w:rsidRPr="000C3692" w:rsidDel="00D93D80">
              <w:rPr>
                <w:noProof/>
                <w:lang w:val="es-ES_tradnl"/>
              </w:rPr>
              <w:tab/>
              <w:delText>74</w:delText>
            </w:r>
          </w:del>
        </w:p>
        <w:p w14:paraId="2658FCB4" w14:textId="77777777" w:rsidR="00205399" w:rsidDel="00D93D80" w:rsidRDefault="00205399">
          <w:pPr>
            <w:pStyle w:val="TOC4"/>
            <w:tabs>
              <w:tab w:val="left" w:pos="853"/>
              <w:tab w:val="right" w:leader="dot" w:pos="9350"/>
            </w:tabs>
            <w:rPr>
              <w:del w:id="342" w:author="felipe campo" w:date="2017-03-14T10:59:00Z"/>
              <w:rFonts w:eastAsiaTheme="minorEastAsia" w:cstheme="minorBidi"/>
              <w:noProof/>
              <w:sz w:val="24"/>
              <w:szCs w:val="24"/>
              <w:lang w:val="es-ES_tradnl" w:eastAsia="es-ES_tradnl"/>
            </w:rPr>
          </w:pPr>
          <w:del w:id="343" w:author="felipe campo" w:date="2017-03-14T10:59:00Z">
            <w:r w:rsidRPr="005850AE" w:rsidDel="00D93D80">
              <w:rPr>
                <w:noProof/>
                <w:lang w:val="es-ES"/>
              </w:rPr>
              <w:delText>3.3.3.4</w:delText>
            </w:r>
            <w:r w:rsidDel="00D93D80">
              <w:rPr>
                <w:rFonts w:eastAsiaTheme="minorEastAsia" w:cstheme="minorBidi"/>
                <w:noProof/>
                <w:sz w:val="24"/>
                <w:szCs w:val="24"/>
                <w:lang w:val="es-ES_tradnl" w:eastAsia="es-ES_tradnl"/>
              </w:rPr>
              <w:tab/>
            </w:r>
            <w:r w:rsidRPr="005850AE" w:rsidDel="00D93D80">
              <w:rPr>
                <w:noProof/>
                <w:lang w:val="es-ES"/>
              </w:rPr>
              <w:delText>Requisitos de Arquitectura</w:delText>
            </w:r>
            <w:r w:rsidRPr="000C3692" w:rsidDel="00D93D80">
              <w:rPr>
                <w:noProof/>
                <w:lang w:val="es-ES_tradnl"/>
              </w:rPr>
              <w:tab/>
              <w:delText>74</w:delText>
            </w:r>
          </w:del>
        </w:p>
        <w:p w14:paraId="3EE341C9" w14:textId="77777777" w:rsidR="00205399" w:rsidDel="00D93D80" w:rsidRDefault="00205399">
          <w:pPr>
            <w:pStyle w:val="TOC4"/>
            <w:tabs>
              <w:tab w:val="left" w:pos="853"/>
              <w:tab w:val="right" w:leader="dot" w:pos="9350"/>
            </w:tabs>
            <w:rPr>
              <w:del w:id="344" w:author="felipe campo" w:date="2017-03-14T10:59:00Z"/>
              <w:rFonts w:eastAsiaTheme="minorEastAsia" w:cstheme="minorBidi"/>
              <w:noProof/>
              <w:sz w:val="24"/>
              <w:szCs w:val="24"/>
              <w:lang w:val="es-ES_tradnl" w:eastAsia="es-ES_tradnl"/>
            </w:rPr>
          </w:pPr>
          <w:del w:id="345" w:author="felipe campo" w:date="2017-03-14T10:59:00Z">
            <w:r w:rsidRPr="005850AE" w:rsidDel="00D93D80">
              <w:rPr>
                <w:noProof/>
                <w:lang w:val="es-ES"/>
              </w:rPr>
              <w:delText>3.3.3.5</w:delText>
            </w:r>
            <w:r w:rsidDel="00D93D80">
              <w:rPr>
                <w:rFonts w:eastAsiaTheme="minorEastAsia" w:cstheme="minorBidi"/>
                <w:noProof/>
                <w:sz w:val="24"/>
                <w:szCs w:val="24"/>
                <w:lang w:val="es-ES_tradnl" w:eastAsia="es-ES_tradnl"/>
              </w:rPr>
              <w:tab/>
            </w:r>
            <w:r w:rsidRPr="005850AE" w:rsidDel="00D93D80">
              <w:rPr>
                <w:noProof/>
                <w:lang w:val="es-ES"/>
              </w:rPr>
              <w:delText>Requisitos del Proyecto</w:delText>
            </w:r>
            <w:r w:rsidRPr="000C3692" w:rsidDel="00D93D80">
              <w:rPr>
                <w:noProof/>
                <w:lang w:val="es-ES_tradnl"/>
              </w:rPr>
              <w:tab/>
              <w:delText>75</w:delText>
            </w:r>
          </w:del>
        </w:p>
        <w:p w14:paraId="2F5F7EEF" w14:textId="77777777" w:rsidR="00205399" w:rsidDel="00D93D80" w:rsidRDefault="00205399">
          <w:pPr>
            <w:pStyle w:val="TOC1"/>
            <w:rPr>
              <w:del w:id="346" w:author="felipe campo" w:date="2017-03-14T10:59:00Z"/>
              <w:rFonts w:eastAsiaTheme="minorEastAsia" w:cstheme="minorBidi"/>
              <w:b w:val="0"/>
              <w:bCs w:val="0"/>
              <w:caps w:val="0"/>
              <w:noProof/>
              <w:sz w:val="24"/>
              <w:szCs w:val="24"/>
              <w:u w:val="none"/>
              <w:lang w:val="es-ES_tradnl" w:eastAsia="es-ES_tradnl"/>
            </w:rPr>
          </w:pPr>
          <w:del w:id="347" w:author="felipe campo" w:date="2017-03-14T10:59:00Z">
            <w:r w:rsidRPr="005850AE" w:rsidDel="00D93D80">
              <w:rPr>
                <w:noProof/>
                <w:lang w:val="es-ES"/>
              </w:rPr>
              <w:delText>4.</w:delText>
            </w:r>
            <w:r w:rsidDel="00D93D80">
              <w:rPr>
                <w:rFonts w:eastAsiaTheme="minorEastAsia" w:cstheme="minorBidi"/>
                <w:b w:val="0"/>
                <w:bCs w:val="0"/>
                <w:caps w:val="0"/>
                <w:noProof/>
                <w:sz w:val="24"/>
                <w:szCs w:val="24"/>
                <w:u w:val="none"/>
                <w:lang w:val="es-ES_tradnl" w:eastAsia="es-ES_tradnl"/>
              </w:rPr>
              <w:tab/>
            </w:r>
            <w:r w:rsidRPr="005850AE" w:rsidDel="00D93D80">
              <w:rPr>
                <w:noProof/>
                <w:lang w:val="es-ES"/>
              </w:rPr>
              <w:delText>Anexos y Tablas de Referencias</w:delText>
            </w:r>
            <w:r w:rsidRPr="000C3692" w:rsidDel="00D93D80">
              <w:rPr>
                <w:noProof/>
                <w:lang w:val="es-ES_tradnl"/>
              </w:rPr>
              <w:tab/>
              <w:delText>77</w:delText>
            </w:r>
          </w:del>
        </w:p>
        <w:p w14:paraId="7D95522A" w14:textId="77777777" w:rsidR="00205399" w:rsidDel="00D93D80" w:rsidRDefault="00205399">
          <w:pPr>
            <w:pStyle w:val="TOC2"/>
            <w:tabs>
              <w:tab w:val="left" w:pos="522"/>
              <w:tab w:val="right" w:leader="dot" w:pos="9350"/>
            </w:tabs>
            <w:rPr>
              <w:del w:id="348" w:author="felipe campo" w:date="2017-03-14T10:59:00Z"/>
              <w:rFonts w:eastAsiaTheme="minorEastAsia" w:cstheme="minorBidi"/>
              <w:b w:val="0"/>
              <w:bCs w:val="0"/>
              <w:smallCaps w:val="0"/>
              <w:noProof/>
              <w:sz w:val="24"/>
              <w:szCs w:val="24"/>
              <w:lang w:val="es-ES_tradnl" w:eastAsia="es-ES_tradnl"/>
            </w:rPr>
          </w:pPr>
          <w:del w:id="349" w:author="felipe campo" w:date="2017-03-14T10:59:00Z">
            <w:r w:rsidRPr="005850AE" w:rsidDel="00D93D80">
              <w:rPr>
                <w:noProof/>
                <w:lang w:val="es-ES"/>
              </w:rPr>
              <w:delText>4.1</w:delText>
            </w:r>
            <w:r w:rsidDel="00D93D80">
              <w:rPr>
                <w:rFonts w:eastAsiaTheme="minorEastAsia" w:cstheme="minorBidi"/>
                <w:b w:val="0"/>
                <w:bCs w:val="0"/>
                <w:smallCaps w:val="0"/>
                <w:noProof/>
                <w:sz w:val="24"/>
                <w:szCs w:val="24"/>
                <w:lang w:val="es-ES_tradnl" w:eastAsia="es-ES_tradnl"/>
              </w:rPr>
              <w:tab/>
            </w:r>
            <w:r w:rsidRPr="005850AE" w:rsidDel="00D93D80">
              <w:rPr>
                <w:noProof/>
                <w:lang w:val="es-ES"/>
              </w:rPr>
              <w:delText>Glosario</w:delText>
            </w:r>
            <w:r w:rsidRPr="000C3692" w:rsidDel="00D93D80">
              <w:rPr>
                <w:noProof/>
                <w:lang w:val="es-ES_tradnl"/>
              </w:rPr>
              <w:tab/>
              <w:delText>78</w:delText>
            </w:r>
          </w:del>
        </w:p>
        <w:p w14:paraId="647E1010" w14:textId="77777777" w:rsidR="00205399" w:rsidDel="00D93D80" w:rsidRDefault="00205399">
          <w:pPr>
            <w:pStyle w:val="TOC2"/>
            <w:tabs>
              <w:tab w:val="left" w:pos="522"/>
              <w:tab w:val="right" w:leader="dot" w:pos="9350"/>
            </w:tabs>
            <w:rPr>
              <w:del w:id="350" w:author="felipe campo" w:date="2017-03-14T10:59:00Z"/>
              <w:rFonts w:eastAsiaTheme="minorEastAsia" w:cstheme="minorBidi"/>
              <w:b w:val="0"/>
              <w:bCs w:val="0"/>
              <w:smallCaps w:val="0"/>
              <w:noProof/>
              <w:sz w:val="24"/>
              <w:szCs w:val="24"/>
              <w:lang w:val="es-ES_tradnl" w:eastAsia="es-ES_tradnl"/>
            </w:rPr>
          </w:pPr>
          <w:del w:id="351" w:author="felipe campo" w:date="2017-03-14T10:59:00Z">
            <w:r w:rsidRPr="005850AE" w:rsidDel="00D93D80">
              <w:rPr>
                <w:noProof/>
                <w:lang w:val="es-ES"/>
              </w:rPr>
              <w:delText>4.2</w:delText>
            </w:r>
            <w:r w:rsidDel="00D93D80">
              <w:rPr>
                <w:rFonts w:eastAsiaTheme="minorEastAsia" w:cstheme="minorBidi"/>
                <w:b w:val="0"/>
                <w:bCs w:val="0"/>
                <w:smallCaps w:val="0"/>
                <w:noProof/>
                <w:sz w:val="24"/>
                <w:szCs w:val="24"/>
                <w:lang w:val="es-ES_tradnl" w:eastAsia="es-ES_tradnl"/>
              </w:rPr>
              <w:tab/>
            </w:r>
            <w:r w:rsidRPr="005850AE" w:rsidDel="00D93D80">
              <w:rPr>
                <w:noProof/>
                <w:lang w:val="es-ES"/>
              </w:rPr>
              <w:delText>Índice de Términos y Referencias</w:delText>
            </w:r>
            <w:r w:rsidRPr="000C3692" w:rsidDel="00D93D80">
              <w:rPr>
                <w:noProof/>
                <w:lang w:val="es-ES_tradnl"/>
              </w:rPr>
              <w:tab/>
              <w:delText>85</w:delText>
            </w:r>
          </w:del>
        </w:p>
        <w:p w14:paraId="533B2AED" w14:textId="77777777" w:rsidR="00205399" w:rsidDel="00D93D80" w:rsidRDefault="00205399">
          <w:pPr>
            <w:pStyle w:val="TOC2"/>
            <w:tabs>
              <w:tab w:val="left" w:pos="522"/>
              <w:tab w:val="right" w:leader="dot" w:pos="9350"/>
            </w:tabs>
            <w:rPr>
              <w:del w:id="352" w:author="felipe campo" w:date="2017-03-14T10:59:00Z"/>
              <w:rFonts w:eastAsiaTheme="minorEastAsia" w:cstheme="minorBidi"/>
              <w:b w:val="0"/>
              <w:bCs w:val="0"/>
              <w:smallCaps w:val="0"/>
              <w:noProof/>
              <w:sz w:val="24"/>
              <w:szCs w:val="24"/>
              <w:lang w:val="es-ES_tradnl" w:eastAsia="es-ES_tradnl"/>
            </w:rPr>
          </w:pPr>
          <w:del w:id="353" w:author="felipe campo" w:date="2017-03-14T10:59:00Z">
            <w:r w:rsidRPr="005850AE" w:rsidDel="00D93D80">
              <w:rPr>
                <w:noProof/>
                <w:lang w:val="es-ES"/>
              </w:rPr>
              <w:delText>4.3</w:delText>
            </w:r>
            <w:r w:rsidDel="00D93D80">
              <w:rPr>
                <w:rFonts w:eastAsiaTheme="minorEastAsia" w:cstheme="minorBidi"/>
                <w:b w:val="0"/>
                <w:bCs w:val="0"/>
                <w:smallCaps w:val="0"/>
                <w:noProof/>
                <w:sz w:val="24"/>
                <w:szCs w:val="24"/>
                <w:lang w:val="es-ES_tradnl" w:eastAsia="es-ES_tradnl"/>
              </w:rPr>
              <w:tab/>
            </w:r>
            <w:r w:rsidRPr="005850AE" w:rsidDel="00D93D80">
              <w:rPr>
                <w:noProof/>
                <w:lang w:val="es-ES"/>
              </w:rPr>
              <w:delText>Bibliografía</w:delText>
            </w:r>
            <w:r w:rsidDel="00D93D80">
              <w:rPr>
                <w:noProof/>
              </w:rPr>
              <w:tab/>
              <w:delText>86</w:delText>
            </w:r>
          </w:del>
        </w:p>
        <w:p w14:paraId="1FEA9C44" w14:textId="77777777" w:rsidR="00205399" w:rsidDel="00D93D80" w:rsidRDefault="00205399">
          <w:pPr>
            <w:pStyle w:val="TOC2"/>
            <w:tabs>
              <w:tab w:val="left" w:pos="522"/>
              <w:tab w:val="right" w:leader="dot" w:pos="9350"/>
            </w:tabs>
            <w:rPr>
              <w:del w:id="354" w:author="felipe campo" w:date="2017-03-14T10:59:00Z"/>
              <w:rFonts w:eastAsiaTheme="minorEastAsia" w:cstheme="minorBidi"/>
              <w:b w:val="0"/>
              <w:bCs w:val="0"/>
              <w:smallCaps w:val="0"/>
              <w:noProof/>
              <w:sz w:val="24"/>
              <w:szCs w:val="24"/>
              <w:lang w:val="es-ES_tradnl" w:eastAsia="es-ES_tradnl"/>
            </w:rPr>
          </w:pPr>
          <w:del w:id="355" w:author="felipe campo" w:date="2017-03-14T10:59:00Z">
            <w:r w:rsidRPr="005850AE" w:rsidDel="00D93D80">
              <w:rPr>
                <w:noProof/>
                <w:lang w:val="es-ES"/>
              </w:rPr>
              <w:delText>4.4</w:delText>
            </w:r>
            <w:r w:rsidDel="00D93D80">
              <w:rPr>
                <w:rFonts w:eastAsiaTheme="minorEastAsia" w:cstheme="minorBidi"/>
                <w:b w:val="0"/>
                <w:bCs w:val="0"/>
                <w:smallCaps w:val="0"/>
                <w:noProof/>
                <w:sz w:val="24"/>
                <w:szCs w:val="24"/>
                <w:lang w:val="es-ES_tradnl" w:eastAsia="es-ES_tradnl"/>
              </w:rPr>
              <w:tab/>
            </w:r>
            <w:r w:rsidRPr="005850AE" w:rsidDel="00D93D80">
              <w:rPr>
                <w:noProof/>
                <w:lang w:val="es-ES"/>
              </w:rPr>
              <w:delText>Tabla de Figuras</w:delText>
            </w:r>
            <w:r w:rsidDel="00D93D80">
              <w:rPr>
                <w:noProof/>
              </w:rPr>
              <w:tab/>
              <w:delText>88</w:delText>
            </w:r>
          </w:del>
        </w:p>
        <w:p w14:paraId="3962C311" w14:textId="1889CCFB" w:rsidR="00F57AF1" w:rsidRPr="00B30A26" w:rsidRDefault="0078629B">
          <w:pPr>
            <w:rPr>
              <w:lang w:val="es-ES"/>
            </w:rPr>
          </w:pPr>
          <w:r w:rsidRPr="00B30A26">
            <w:rPr>
              <w:szCs w:val="22"/>
              <w:u w:val="single"/>
              <w:lang w:val="es-ES"/>
            </w:rPr>
            <w:fldChar w:fldCharType="end"/>
          </w:r>
        </w:p>
      </w:sdtContent>
    </w:sdt>
    <w:p w14:paraId="1CE233E0" w14:textId="77777777" w:rsidR="00F57AF1" w:rsidRPr="00B30A26" w:rsidRDefault="00F57AF1" w:rsidP="00F57AF1">
      <w:pPr>
        <w:rPr>
          <w:lang w:val="es-ES"/>
        </w:rPr>
      </w:pPr>
    </w:p>
    <w:p w14:paraId="2CECE3E7" w14:textId="77777777" w:rsidR="00F57AF1" w:rsidRPr="00B30A26" w:rsidRDefault="00F57AF1" w:rsidP="00F57AF1">
      <w:pPr>
        <w:rPr>
          <w:lang w:val="es-ES"/>
        </w:rPr>
      </w:pPr>
    </w:p>
    <w:p w14:paraId="12446707" w14:textId="77777777" w:rsidR="00616B31" w:rsidRPr="00B30A26" w:rsidRDefault="00616B31" w:rsidP="00F57AF1">
      <w:pPr>
        <w:rPr>
          <w:lang w:val="es-ES"/>
        </w:rPr>
      </w:pPr>
    </w:p>
    <w:p w14:paraId="6531417F" w14:textId="77777777" w:rsidR="00616B31" w:rsidRPr="00B30A26" w:rsidRDefault="00616B31" w:rsidP="00616B31">
      <w:pPr>
        <w:pStyle w:val="TOC9"/>
        <w:rPr>
          <w:lang w:val="es-ES"/>
        </w:rPr>
      </w:pPr>
    </w:p>
    <w:p w14:paraId="0E3153F2" w14:textId="77777777" w:rsidR="00F57AF1" w:rsidRPr="00B30A26" w:rsidRDefault="00F57AF1" w:rsidP="00F2226C">
      <w:pPr>
        <w:rPr>
          <w:lang w:val="es-ES"/>
        </w:rPr>
      </w:pPr>
    </w:p>
    <w:p w14:paraId="3DA7D889" w14:textId="77777777" w:rsidR="00D97FA8" w:rsidRDefault="00D97FA8">
      <w:pPr>
        <w:jc w:val="left"/>
        <w:rPr>
          <w:rFonts w:eastAsiaTheme="majorEastAsia" w:cstheme="majorBidi"/>
          <w:b/>
          <w:color w:val="2F5496" w:themeColor="accent1" w:themeShade="BF"/>
          <w:sz w:val="36"/>
          <w:szCs w:val="32"/>
          <w:lang w:val="es-ES"/>
        </w:rPr>
      </w:pPr>
      <w:r>
        <w:rPr>
          <w:lang w:val="es-ES"/>
        </w:rPr>
        <w:br w:type="page"/>
      </w:r>
    </w:p>
    <w:tbl>
      <w:tblPr>
        <w:tblW w:w="9360" w:type="dxa"/>
        <w:jc w:val="center"/>
        <w:tblBorders>
          <w:top w:val="single" w:sz="12" w:space="0" w:color="002060"/>
          <w:left w:val="single" w:sz="12" w:space="0" w:color="002060"/>
          <w:bottom w:val="single" w:sz="12" w:space="0" w:color="002060"/>
          <w:right w:val="single" w:sz="12" w:space="0" w:color="002060"/>
          <w:insideH w:val="single" w:sz="12" w:space="0" w:color="002060"/>
          <w:insideV w:val="single" w:sz="12" w:space="0" w:color="002060"/>
        </w:tblBorders>
        <w:tblLayout w:type="fixed"/>
        <w:tblLook w:val="0000" w:firstRow="0" w:lastRow="0" w:firstColumn="0" w:lastColumn="0" w:noHBand="0" w:noVBand="0"/>
      </w:tblPr>
      <w:tblGrid>
        <w:gridCol w:w="1129"/>
        <w:gridCol w:w="1190"/>
        <w:gridCol w:w="1645"/>
        <w:gridCol w:w="5396"/>
        <w:tblGridChange w:id="356">
          <w:tblGrid>
            <w:gridCol w:w="1129"/>
            <w:gridCol w:w="1190"/>
            <w:gridCol w:w="1645"/>
            <w:gridCol w:w="5396"/>
          </w:tblGrid>
        </w:tblGridChange>
      </w:tblGrid>
      <w:tr w:rsidR="00D97FA8" w14:paraId="64B4954F" w14:textId="77777777" w:rsidTr="00205399">
        <w:trPr>
          <w:trHeight w:val="334"/>
          <w:jc w:val="center"/>
        </w:trPr>
        <w:tc>
          <w:tcPr>
            <w:tcW w:w="9360" w:type="dxa"/>
            <w:gridSpan w:val="4"/>
            <w:shd w:val="clear" w:color="auto" w:fill="5DAFFE"/>
            <w:vAlign w:val="center"/>
          </w:tcPr>
          <w:p w14:paraId="6B2AD184" w14:textId="77777777" w:rsidR="00D97FA8" w:rsidRDefault="00D97FA8" w:rsidP="00205399">
            <w:pPr>
              <w:jc w:val="center"/>
              <w:rPr>
                <w:b/>
                <w:sz w:val="24"/>
              </w:rPr>
            </w:pPr>
            <w:r>
              <w:rPr>
                <w:b/>
                <w:sz w:val="24"/>
              </w:rPr>
              <w:lastRenderedPageBreak/>
              <w:t>CONTROL DE CAMBIOS</w:t>
            </w:r>
          </w:p>
        </w:tc>
      </w:tr>
      <w:tr w:rsidR="00772DDF" w14:paraId="4EEA7A51" w14:textId="77777777" w:rsidTr="00772DDF">
        <w:trPr>
          <w:jc w:val="center"/>
        </w:trPr>
        <w:tc>
          <w:tcPr>
            <w:tcW w:w="1129" w:type="dxa"/>
            <w:shd w:val="clear" w:color="auto" w:fill="D9D9D9"/>
            <w:vAlign w:val="center"/>
          </w:tcPr>
          <w:p w14:paraId="7ED0E850" w14:textId="77777777" w:rsidR="00D97FA8" w:rsidRDefault="00D97FA8" w:rsidP="00205399">
            <w:pPr>
              <w:jc w:val="center"/>
              <w:rPr>
                <w:b/>
                <w:sz w:val="20"/>
                <w:szCs w:val="20"/>
              </w:rPr>
            </w:pPr>
            <w:r>
              <w:rPr>
                <w:b/>
                <w:sz w:val="20"/>
                <w:szCs w:val="20"/>
              </w:rPr>
              <w:t>Versión Anterior</w:t>
            </w:r>
          </w:p>
        </w:tc>
        <w:tc>
          <w:tcPr>
            <w:tcW w:w="1190" w:type="dxa"/>
            <w:shd w:val="clear" w:color="auto" w:fill="D9D9D9"/>
            <w:vAlign w:val="center"/>
          </w:tcPr>
          <w:p w14:paraId="2F6D457E" w14:textId="77777777" w:rsidR="00D97FA8" w:rsidRDefault="00D97FA8" w:rsidP="00205399">
            <w:pPr>
              <w:jc w:val="center"/>
              <w:rPr>
                <w:b/>
                <w:sz w:val="20"/>
                <w:szCs w:val="20"/>
              </w:rPr>
            </w:pPr>
            <w:r>
              <w:rPr>
                <w:b/>
                <w:sz w:val="20"/>
                <w:szCs w:val="20"/>
              </w:rPr>
              <w:t>Nueva Versión</w:t>
            </w:r>
          </w:p>
        </w:tc>
        <w:tc>
          <w:tcPr>
            <w:tcW w:w="1645" w:type="dxa"/>
            <w:shd w:val="clear" w:color="auto" w:fill="D9D9D9"/>
            <w:vAlign w:val="center"/>
          </w:tcPr>
          <w:p w14:paraId="0E0FB324" w14:textId="77777777" w:rsidR="00D97FA8" w:rsidRPr="00925D3B" w:rsidRDefault="00D97FA8" w:rsidP="00205399">
            <w:pPr>
              <w:jc w:val="center"/>
              <w:rPr>
                <w:b/>
                <w:sz w:val="20"/>
                <w:szCs w:val="20"/>
                <w:lang w:val="es-ES_tradnl"/>
              </w:rPr>
            </w:pPr>
            <w:r w:rsidRPr="00925D3B">
              <w:rPr>
                <w:b/>
                <w:sz w:val="20"/>
                <w:szCs w:val="20"/>
                <w:lang w:val="es-ES_tradnl"/>
              </w:rPr>
              <w:t>Fecha de Aprobación Nueva Versión</w:t>
            </w:r>
          </w:p>
        </w:tc>
        <w:tc>
          <w:tcPr>
            <w:tcW w:w="5396" w:type="dxa"/>
            <w:shd w:val="clear" w:color="auto" w:fill="D9D9D9"/>
            <w:vAlign w:val="center"/>
          </w:tcPr>
          <w:p w14:paraId="0B5820AE" w14:textId="77777777" w:rsidR="00D97FA8" w:rsidRDefault="00D97FA8" w:rsidP="00205399">
            <w:pPr>
              <w:jc w:val="center"/>
              <w:rPr>
                <w:b/>
                <w:sz w:val="20"/>
                <w:szCs w:val="20"/>
              </w:rPr>
            </w:pPr>
            <w:r>
              <w:rPr>
                <w:b/>
                <w:sz w:val="20"/>
                <w:szCs w:val="20"/>
              </w:rPr>
              <w:t>Cambios Efectuados al Documento</w:t>
            </w:r>
          </w:p>
        </w:tc>
      </w:tr>
      <w:tr w:rsidR="00772DDF" w:rsidRPr="00CD3C1F" w14:paraId="64D2B7E6" w14:textId="77777777" w:rsidTr="00772DDF">
        <w:trPr>
          <w:trHeight w:val="960"/>
          <w:jc w:val="center"/>
        </w:trPr>
        <w:tc>
          <w:tcPr>
            <w:tcW w:w="1129" w:type="dxa"/>
            <w:vAlign w:val="center"/>
          </w:tcPr>
          <w:p w14:paraId="14635DBB" w14:textId="77777777" w:rsidR="00D97FA8" w:rsidRDefault="00D97FA8" w:rsidP="00205399">
            <w:pPr>
              <w:ind w:left="50" w:right="37"/>
              <w:jc w:val="center"/>
              <w:rPr>
                <w:sz w:val="20"/>
                <w:szCs w:val="20"/>
              </w:rPr>
            </w:pPr>
            <w:r>
              <w:rPr>
                <w:sz w:val="20"/>
                <w:szCs w:val="20"/>
              </w:rPr>
              <w:t>N/A</w:t>
            </w:r>
          </w:p>
        </w:tc>
        <w:tc>
          <w:tcPr>
            <w:tcW w:w="1190" w:type="dxa"/>
            <w:vAlign w:val="center"/>
          </w:tcPr>
          <w:p w14:paraId="430F7C6A" w14:textId="77777777" w:rsidR="00D97FA8" w:rsidRDefault="00D97FA8" w:rsidP="00205399">
            <w:pPr>
              <w:ind w:left="50" w:right="37"/>
              <w:jc w:val="center"/>
              <w:rPr>
                <w:sz w:val="20"/>
                <w:szCs w:val="20"/>
              </w:rPr>
            </w:pPr>
            <w:r>
              <w:rPr>
                <w:sz w:val="20"/>
                <w:szCs w:val="20"/>
              </w:rPr>
              <w:t>01</w:t>
            </w:r>
          </w:p>
        </w:tc>
        <w:tc>
          <w:tcPr>
            <w:tcW w:w="1645" w:type="dxa"/>
            <w:vAlign w:val="center"/>
          </w:tcPr>
          <w:p w14:paraId="4424D22A" w14:textId="77777777" w:rsidR="00D97FA8" w:rsidRDefault="00D97FA8" w:rsidP="00205399">
            <w:pPr>
              <w:ind w:left="50" w:right="37"/>
              <w:jc w:val="center"/>
              <w:rPr>
                <w:sz w:val="20"/>
                <w:szCs w:val="20"/>
              </w:rPr>
            </w:pPr>
            <w:r>
              <w:rPr>
                <w:sz w:val="20"/>
                <w:szCs w:val="20"/>
              </w:rPr>
              <w:t>15 de Marzo de 2017</w:t>
            </w:r>
          </w:p>
        </w:tc>
        <w:tc>
          <w:tcPr>
            <w:tcW w:w="5396" w:type="dxa"/>
            <w:vAlign w:val="center"/>
          </w:tcPr>
          <w:p w14:paraId="539F5F10" w14:textId="77777777" w:rsidR="00D97FA8" w:rsidRDefault="00D97FA8" w:rsidP="00205399">
            <w:pPr>
              <w:ind w:left="50" w:right="37"/>
              <w:jc w:val="center"/>
              <w:rPr>
                <w:sz w:val="20"/>
                <w:szCs w:val="20"/>
                <w:lang w:val="es-ES_tradnl"/>
              </w:rPr>
            </w:pPr>
            <w:r w:rsidRPr="00925D3B">
              <w:rPr>
                <w:sz w:val="20"/>
                <w:szCs w:val="20"/>
                <w:lang w:val="es-ES_tradnl"/>
              </w:rPr>
              <w:t>Primera versión del documento de diseño aprobado por todas las co-ejecutoras del proyecto LogCloud: Sinmaf SAS, Stack Pointer SAS, Virtual Diseño, ITRNC y Extreme Technologies</w:t>
            </w:r>
            <w:r>
              <w:rPr>
                <w:sz w:val="20"/>
                <w:szCs w:val="20"/>
                <w:lang w:val="es-ES_tradnl"/>
              </w:rPr>
              <w:t>, la empresa Ancla Chemical Transportes y CaribeTic</w:t>
            </w:r>
          </w:p>
          <w:p w14:paraId="240EBF6E" w14:textId="77777777" w:rsidR="00D97FA8" w:rsidRPr="00925D3B" w:rsidRDefault="00D97FA8" w:rsidP="00205399">
            <w:pPr>
              <w:ind w:left="50" w:right="37"/>
              <w:jc w:val="center"/>
              <w:rPr>
                <w:sz w:val="20"/>
                <w:szCs w:val="20"/>
                <w:lang w:val="es-ES_tradnl"/>
              </w:rPr>
            </w:pPr>
            <w:r w:rsidRPr="00925D3B">
              <w:rPr>
                <w:sz w:val="20"/>
                <w:szCs w:val="20"/>
                <w:lang w:val="es-ES_tradnl"/>
              </w:rPr>
              <w:t xml:space="preserve"> (Ver acta de reunión correspondiente).</w:t>
            </w:r>
          </w:p>
        </w:tc>
      </w:tr>
      <w:tr w:rsidR="00772DDF" w:rsidRPr="00CD3C1F" w14:paraId="166DCAA6" w14:textId="77777777" w:rsidTr="00772DDF">
        <w:trPr>
          <w:trHeight w:val="960"/>
          <w:jc w:val="center"/>
          <w:ins w:id="357" w:author="felipe campo" w:date="2018-07-04T10:20:00Z"/>
        </w:trPr>
        <w:tc>
          <w:tcPr>
            <w:tcW w:w="1129" w:type="dxa"/>
            <w:vAlign w:val="center"/>
          </w:tcPr>
          <w:p w14:paraId="09752820" w14:textId="579BA227" w:rsidR="00AF6C18" w:rsidRDefault="00772DDF" w:rsidP="00205399">
            <w:pPr>
              <w:ind w:left="50" w:right="37"/>
              <w:jc w:val="center"/>
              <w:rPr>
                <w:ins w:id="358" w:author="felipe campo" w:date="2018-07-04T10:20:00Z"/>
                <w:sz w:val="20"/>
                <w:szCs w:val="20"/>
              </w:rPr>
            </w:pPr>
            <w:ins w:id="359" w:author="felipe campo" w:date="2018-07-04T10:22:00Z">
              <w:r>
                <w:rPr>
                  <w:sz w:val="20"/>
                  <w:szCs w:val="20"/>
                </w:rPr>
                <w:t>01</w:t>
              </w:r>
            </w:ins>
          </w:p>
        </w:tc>
        <w:tc>
          <w:tcPr>
            <w:tcW w:w="1190" w:type="dxa"/>
            <w:vAlign w:val="center"/>
          </w:tcPr>
          <w:p w14:paraId="6E910573" w14:textId="4EA33738" w:rsidR="00AF6C18" w:rsidRDefault="00772DDF" w:rsidP="00205399">
            <w:pPr>
              <w:ind w:left="50" w:right="37"/>
              <w:jc w:val="center"/>
              <w:rPr>
                <w:ins w:id="360" w:author="felipe campo" w:date="2018-07-04T10:20:00Z"/>
                <w:sz w:val="20"/>
                <w:szCs w:val="20"/>
              </w:rPr>
            </w:pPr>
            <w:ins w:id="361" w:author="felipe campo" w:date="2018-07-04T10:22:00Z">
              <w:r>
                <w:rPr>
                  <w:sz w:val="20"/>
                  <w:szCs w:val="20"/>
                </w:rPr>
                <w:t>02</w:t>
              </w:r>
            </w:ins>
          </w:p>
        </w:tc>
        <w:tc>
          <w:tcPr>
            <w:tcW w:w="1645" w:type="dxa"/>
            <w:vAlign w:val="center"/>
          </w:tcPr>
          <w:p w14:paraId="4C8B04F6" w14:textId="271D390A" w:rsidR="00AF6C18" w:rsidRDefault="00772DDF" w:rsidP="00772DDF">
            <w:pPr>
              <w:ind w:left="50" w:right="37"/>
              <w:jc w:val="center"/>
              <w:rPr>
                <w:ins w:id="362" w:author="felipe campo" w:date="2018-07-04T10:20:00Z"/>
                <w:sz w:val="20"/>
                <w:szCs w:val="20"/>
              </w:rPr>
            </w:pPr>
            <w:ins w:id="363" w:author="felipe campo" w:date="2018-07-04T10:23:00Z">
              <w:r>
                <w:rPr>
                  <w:sz w:val="20"/>
                  <w:szCs w:val="20"/>
                </w:rPr>
                <w:t>15 de jun</w:t>
              </w:r>
              <w:bookmarkStart w:id="364" w:name="_GoBack"/>
              <w:bookmarkEnd w:id="364"/>
              <w:r>
                <w:rPr>
                  <w:sz w:val="20"/>
                  <w:szCs w:val="20"/>
                </w:rPr>
                <w:t>io de 2018</w:t>
              </w:r>
            </w:ins>
          </w:p>
        </w:tc>
        <w:tc>
          <w:tcPr>
            <w:tcW w:w="5396" w:type="dxa"/>
            <w:vAlign w:val="center"/>
          </w:tcPr>
          <w:p w14:paraId="0C4A38B2" w14:textId="0130DDA0" w:rsidR="00F303D2" w:rsidRPr="00925D3B" w:rsidRDefault="00F303D2" w:rsidP="00F303D2">
            <w:pPr>
              <w:ind w:left="50" w:right="37"/>
              <w:rPr>
                <w:ins w:id="365" w:author="felipe campo" w:date="2018-07-04T10:20:00Z"/>
                <w:sz w:val="20"/>
                <w:szCs w:val="20"/>
                <w:lang w:val="es-ES_tradnl"/>
              </w:rPr>
              <w:pPrChange w:id="366" w:author="felipe campo" w:date="2018-07-04T11:36:00Z">
                <w:pPr>
                  <w:ind w:left="50" w:right="37"/>
                  <w:jc w:val="center"/>
                </w:pPr>
              </w:pPrChange>
            </w:pPr>
            <w:ins w:id="367" w:author="felipe campo" w:date="2018-07-04T11:35:00Z">
              <w:r>
                <w:rPr>
                  <w:sz w:val="20"/>
                  <w:szCs w:val="20"/>
                  <w:lang w:val="es-ES_tradnl"/>
                </w:rPr>
                <w:t xml:space="preserve">Actualización de acuerdo a los requisitos </w:t>
              </w:r>
            </w:ins>
            <w:ins w:id="368" w:author="felipe campo" w:date="2018-07-04T11:36:00Z">
              <w:r>
                <w:rPr>
                  <w:sz w:val="20"/>
                  <w:szCs w:val="20"/>
                  <w:lang w:val="es-ES_tradnl"/>
                </w:rPr>
                <w:t xml:space="preserve">impactados </w:t>
              </w:r>
            </w:ins>
            <w:ins w:id="369" w:author="felipe campo" w:date="2018-07-04T11:35:00Z">
              <w:r>
                <w:rPr>
                  <w:sz w:val="20"/>
                  <w:szCs w:val="20"/>
                  <w:lang w:val="es-ES_tradnl"/>
                </w:rPr>
                <w:t>por el camb</w:t>
              </w:r>
            </w:ins>
            <w:ins w:id="370" w:author="felipe campo" w:date="2018-07-04T11:36:00Z">
              <w:r>
                <w:rPr>
                  <w:sz w:val="20"/>
                  <w:szCs w:val="20"/>
                  <w:lang w:val="es-ES_tradnl"/>
                </w:rPr>
                <w:t>io de empresa ancla</w:t>
              </w:r>
            </w:ins>
          </w:p>
        </w:tc>
      </w:tr>
    </w:tbl>
    <w:p w14:paraId="0ECBE7D4" w14:textId="7CA76A59" w:rsidR="00D97FA8" w:rsidRPr="00CD3C1F" w:rsidRDefault="00D97FA8">
      <w:pPr>
        <w:jc w:val="left"/>
        <w:rPr>
          <w:rFonts w:eastAsiaTheme="majorEastAsia" w:cstheme="majorBidi"/>
          <w:b/>
          <w:color w:val="2F5496" w:themeColor="accent1" w:themeShade="BF"/>
          <w:sz w:val="36"/>
          <w:szCs w:val="32"/>
          <w:lang w:val="es-ES_tradnl"/>
        </w:rPr>
      </w:pPr>
    </w:p>
    <w:p w14:paraId="332973E7" w14:textId="6B434571" w:rsidR="004F6A81" w:rsidRPr="005714C8" w:rsidRDefault="004F6A81" w:rsidP="007708F1">
      <w:pPr>
        <w:pStyle w:val="Heading1"/>
        <w:rPr>
          <w:lang w:val="es-ES"/>
        </w:rPr>
      </w:pPr>
      <w:bookmarkStart w:id="371" w:name="_Toc518466243"/>
      <w:r w:rsidRPr="00D97FA8">
        <w:rPr>
          <w:lang w:val="es-ES"/>
        </w:rPr>
        <w:lastRenderedPageBreak/>
        <w:t>Introducción</w:t>
      </w:r>
      <w:bookmarkEnd w:id="371"/>
    </w:p>
    <w:p w14:paraId="4D5858A7" w14:textId="18C6CDBD" w:rsidR="004F6A81" w:rsidRPr="00B30A26" w:rsidRDefault="004F6A81" w:rsidP="004F6A81">
      <w:pPr>
        <w:widowControl w:val="0"/>
        <w:autoSpaceDE w:val="0"/>
        <w:autoSpaceDN w:val="0"/>
        <w:adjustRightInd w:val="0"/>
        <w:spacing w:after="240" w:line="300" w:lineRule="atLeast"/>
        <w:jc w:val="left"/>
        <w:rPr>
          <w:rFonts w:ascii="Times" w:hAnsi="Times" w:cs="Times"/>
          <w:color w:val="000000"/>
          <w:sz w:val="24"/>
          <w:lang w:val="es-ES"/>
        </w:rPr>
      </w:pPr>
    </w:p>
    <w:p w14:paraId="514DD177" w14:textId="096352F6" w:rsidR="004F6A81" w:rsidRPr="00B30A26" w:rsidRDefault="004F6A81" w:rsidP="004F6A81">
      <w:pPr>
        <w:widowControl w:val="0"/>
        <w:autoSpaceDE w:val="0"/>
        <w:autoSpaceDN w:val="0"/>
        <w:adjustRightInd w:val="0"/>
        <w:spacing w:after="240" w:line="300" w:lineRule="atLeast"/>
        <w:rPr>
          <w:rFonts w:ascii="Times" w:hAnsi="Times" w:cs="Times"/>
          <w:color w:val="000000"/>
          <w:sz w:val="24"/>
          <w:lang w:val="es-ES"/>
        </w:rPr>
      </w:pPr>
      <w:r w:rsidRPr="00B30A26">
        <w:rPr>
          <w:rFonts w:ascii="Times" w:hAnsi="Times" w:cs="Times"/>
          <w:color w:val="000000"/>
          <w:sz w:val="26"/>
          <w:szCs w:val="26"/>
          <w:lang w:val="es-ES"/>
        </w:rPr>
        <w:t>El presente documento tiene como intención definir, de manera puntual, completa y libre de ambigüedades, las funcionalidades del Sistema</w:t>
      </w:r>
      <w:r w:rsidRPr="00B30A26">
        <w:rPr>
          <w:rFonts w:ascii="Times" w:hAnsi="Times" w:cs="Times"/>
          <w:color w:val="000000"/>
          <w:sz w:val="26"/>
          <w:szCs w:val="26"/>
          <w:lang w:val="es-ES"/>
        </w:rPr>
        <w:fldChar w:fldCharType="begin"/>
      </w:r>
      <w:r w:rsidRPr="00B30A26">
        <w:rPr>
          <w:lang w:val="es-ES"/>
        </w:rPr>
        <w:instrText xml:space="preserve"> XE "</w:instrText>
      </w:r>
      <w:r w:rsidRPr="00B30A26">
        <w:rPr>
          <w:b/>
          <w:szCs w:val="28"/>
          <w:lang w:val="es-ES"/>
        </w:rPr>
        <w:instrText>Sistema</w:instrText>
      </w:r>
      <w:r w:rsidRPr="00B30A26">
        <w:rPr>
          <w:lang w:val="es-ES"/>
        </w:rPr>
        <w:instrText xml:space="preserve">" </w:instrText>
      </w:r>
      <w:r w:rsidRPr="00B30A26">
        <w:rPr>
          <w:rFonts w:ascii="Times" w:hAnsi="Times" w:cs="Times"/>
          <w:color w:val="000000"/>
          <w:sz w:val="26"/>
          <w:szCs w:val="26"/>
          <w:lang w:val="es-ES"/>
        </w:rPr>
        <w:fldChar w:fldCharType="end"/>
      </w:r>
      <w:r w:rsidRPr="00B30A26">
        <w:rPr>
          <w:rFonts w:ascii="Times" w:hAnsi="Times" w:cs="Times"/>
          <w:color w:val="000000"/>
          <w:sz w:val="26"/>
          <w:szCs w:val="26"/>
          <w:lang w:val="es-ES"/>
        </w:rPr>
        <w:t xml:space="preserve"> </w:t>
      </w:r>
      <w:r w:rsidR="00B30A26" w:rsidRPr="00B30A26">
        <w:rPr>
          <w:rFonts w:ascii="Times" w:hAnsi="Times" w:cs="Times"/>
          <w:color w:val="000000"/>
          <w:sz w:val="26"/>
          <w:szCs w:val="26"/>
          <w:lang w:val="es-ES"/>
        </w:rPr>
        <w:t>LogCloud</w:t>
      </w:r>
      <w:r w:rsidR="00267BF3">
        <w:rPr>
          <w:rFonts w:ascii="Times" w:hAnsi="Times" w:cs="Times"/>
          <w:color w:val="000000"/>
          <w:sz w:val="26"/>
          <w:szCs w:val="26"/>
          <w:lang w:val="es-ES"/>
        </w:rPr>
        <w:fldChar w:fldCharType="begin"/>
      </w:r>
      <w:r w:rsidR="00267BF3" w:rsidRPr="00267BF3">
        <w:rPr>
          <w:lang w:val="es-ES"/>
        </w:rPr>
        <w:instrText xml:space="preserve"> XE "</w:instrText>
      </w:r>
      <w:r w:rsidR="00267BF3">
        <w:rPr>
          <w:szCs w:val="28"/>
          <w:lang w:val="es-ES"/>
        </w:rPr>
        <w:instrText>LogCloud</w:instrText>
      </w:r>
      <w:r w:rsidR="00267BF3" w:rsidRPr="00267BF3">
        <w:rPr>
          <w:lang w:val="es-ES"/>
        </w:rPr>
        <w:instrText xml:space="preserve">" </w:instrText>
      </w:r>
      <w:r w:rsidR="00267BF3">
        <w:rPr>
          <w:rFonts w:ascii="Times" w:hAnsi="Times" w:cs="Times"/>
          <w:color w:val="000000"/>
          <w:sz w:val="26"/>
          <w:szCs w:val="26"/>
          <w:lang w:val="es-ES"/>
        </w:rPr>
        <w:fldChar w:fldCharType="end"/>
      </w:r>
      <w:r w:rsidRPr="00B30A26">
        <w:rPr>
          <w:rFonts w:ascii="Times" w:hAnsi="Times" w:cs="Times"/>
          <w:color w:val="000000"/>
          <w:sz w:val="26"/>
          <w:szCs w:val="26"/>
          <w:lang w:val="es-ES"/>
        </w:rPr>
        <w:t xml:space="preserve"> que deberán garantizar satisfactoriamente las necesidades y problemáticas del cliente desde un enfoque logístico. </w:t>
      </w:r>
    </w:p>
    <w:p w14:paraId="3AC4CE93" w14:textId="599F0ADA" w:rsidR="007708F1" w:rsidRDefault="004F6A81" w:rsidP="007708F1">
      <w:pPr>
        <w:widowControl w:val="0"/>
        <w:autoSpaceDE w:val="0"/>
        <w:autoSpaceDN w:val="0"/>
        <w:adjustRightInd w:val="0"/>
        <w:spacing w:after="240" w:line="300" w:lineRule="atLeast"/>
        <w:rPr>
          <w:rFonts w:ascii="Times" w:hAnsi="Times" w:cs="Times"/>
          <w:color w:val="000000"/>
          <w:sz w:val="26"/>
          <w:szCs w:val="26"/>
          <w:lang w:val="es-ES"/>
        </w:rPr>
      </w:pPr>
      <w:r w:rsidRPr="00B30A26">
        <w:rPr>
          <w:rFonts w:ascii="Times" w:hAnsi="Times" w:cs="Times"/>
          <w:color w:val="000000"/>
          <w:sz w:val="26"/>
          <w:szCs w:val="26"/>
          <w:lang w:val="es-ES"/>
        </w:rPr>
        <w:t xml:space="preserve">El auditorio previsto para la lectura del documento corresponde a aquellas personas que </w:t>
      </w:r>
      <w:r w:rsidR="00B30A26" w:rsidRPr="00B30A26">
        <w:rPr>
          <w:rFonts w:ascii="Times" w:hAnsi="Times" w:cs="Times"/>
          <w:color w:val="000000"/>
          <w:sz w:val="26"/>
          <w:szCs w:val="26"/>
          <w:lang w:val="es-ES"/>
        </w:rPr>
        <w:t>desarrollarán</w:t>
      </w:r>
      <w:r w:rsidRPr="00B30A26">
        <w:rPr>
          <w:rFonts w:ascii="Times" w:hAnsi="Times" w:cs="Times"/>
          <w:color w:val="000000"/>
          <w:sz w:val="26"/>
          <w:szCs w:val="26"/>
          <w:lang w:val="es-ES"/>
        </w:rPr>
        <w:t xml:space="preserve"> el sistema, tendrán algún beneficio derivado de su uso o está en posibilidad de validar el contenido presentado. Dado el carácter de la información presentada, el estilo utilizado para la redacción del presente es sencillo y evita tecnicismos a menos que éstos sean indispensables para aclarar una idea. </w:t>
      </w:r>
      <w:bookmarkStart w:id="372" w:name="_Toc476859343"/>
      <w:bookmarkEnd w:id="372"/>
    </w:p>
    <w:p w14:paraId="3D151893" w14:textId="4C6389F3" w:rsidR="007708F1" w:rsidRPr="00B30A26" w:rsidRDefault="007708F1" w:rsidP="007708F1">
      <w:pPr>
        <w:widowControl w:val="0"/>
        <w:autoSpaceDE w:val="0"/>
        <w:autoSpaceDN w:val="0"/>
        <w:adjustRightInd w:val="0"/>
        <w:spacing w:after="240" w:line="300" w:lineRule="atLeast"/>
        <w:rPr>
          <w:lang w:val="es-ES"/>
        </w:rPr>
      </w:pPr>
    </w:p>
    <w:p w14:paraId="40FEBD0C" w14:textId="7A67D633" w:rsidR="005714C8" w:rsidRPr="00CD3C1F" w:rsidRDefault="007708F1" w:rsidP="00CD3C1F">
      <w:pPr>
        <w:pStyle w:val="Heading1"/>
        <w:rPr>
          <w:lang w:val="es-ES"/>
        </w:rPr>
      </w:pPr>
      <w:bookmarkStart w:id="373" w:name="_Toc518466244"/>
      <w:r>
        <w:rPr>
          <w:lang w:val="es-ES"/>
        </w:rPr>
        <w:lastRenderedPageBreak/>
        <w:t>A</w:t>
      </w:r>
      <w:r w:rsidR="005714C8" w:rsidRPr="00CD3C1F">
        <w:rPr>
          <w:lang w:val="es-ES"/>
        </w:rPr>
        <w:t>lcance.</w:t>
      </w:r>
      <w:bookmarkEnd w:id="373"/>
    </w:p>
    <w:p w14:paraId="07A754AD" w14:textId="77777777" w:rsidR="005714C8" w:rsidRDefault="005714C8" w:rsidP="005714C8"/>
    <w:p w14:paraId="396816C3" w14:textId="77777777" w:rsidR="005714C8" w:rsidRPr="00CD3C1F" w:rsidRDefault="005714C8" w:rsidP="005714C8">
      <w:pPr>
        <w:rPr>
          <w:lang w:val="es-ES_tradnl"/>
        </w:rPr>
      </w:pPr>
      <w:r w:rsidRPr="00CD3C1F">
        <w:rPr>
          <w:lang w:val="es-ES_tradnl"/>
        </w:rPr>
        <w:t>El documento incluye todas las consideraciones técnicas para la implementación y migración en entorno de arquitectura en nube y móvil de las siguientes soluciones que integrarán LogCloud de acuerdo con la propuesta presentada y aprobada por el Ministerio de Tecnologías de la Información y las Comunicaciones de Colombia – MinTIC y el Departamento Administrativo de Ciencia, Tecnología e Innovación – Colciencias como parte del proceso de selección en la convocatoria Especialización Regional Inteligente 741 de 2015:</w:t>
      </w:r>
    </w:p>
    <w:p w14:paraId="693E0D3B" w14:textId="77777777" w:rsidR="005714C8" w:rsidRPr="00CD3C1F" w:rsidRDefault="005714C8" w:rsidP="005714C8">
      <w:pPr>
        <w:rPr>
          <w:lang w:val="es-ES_tradnl"/>
        </w:rPr>
      </w:pPr>
    </w:p>
    <w:p w14:paraId="0C8E7AD6" w14:textId="77777777" w:rsidR="005714C8" w:rsidRPr="00CD3C1F" w:rsidRDefault="005714C8" w:rsidP="005714C8">
      <w:pPr>
        <w:widowControl w:val="0"/>
        <w:numPr>
          <w:ilvl w:val="1"/>
          <w:numId w:val="41"/>
        </w:numPr>
        <w:spacing w:line="276" w:lineRule="auto"/>
        <w:ind w:hanging="360"/>
        <w:contextualSpacing/>
        <w:rPr>
          <w:lang w:val="es-ES_tradnl"/>
        </w:rPr>
      </w:pPr>
      <w:r w:rsidRPr="00CD3C1F">
        <w:rPr>
          <w:lang w:val="es-ES_tradnl"/>
        </w:rPr>
        <w:t>Cargo Planner: Motor de optimización para planeación de carga en rutas interurbanas</w:t>
      </w:r>
    </w:p>
    <w:p w14:paraId="510B1485" w14:textId="0E8869AD" w:rsidR="005714C8" w:rsidRPr="00CD3C1F" w:rsidRDefault="007708F1" w:rsidP="005714C8">
      <w:pPr>
        <w:widowControl w:val="0"/>
        <w:numPr>
          <w:ilvl w:val="1"/>
          <w:numId w:val="41"/>
        </w:numPr>
        <w:spacing w:line="276" w:lineRule="auto"/>
        <w:ind w:hanging="360"/>
        <w:contextualSpacing/>
        <w:rPr>
          <w:lang w:val="es-ES_tradnl"/>
        </w:rPr>
      </w:pPr>
      <w:r w:rsidRPr="007708F1">
        <w:rPr>
          <w:lang w:val="es-ES_tradnl"/>
        </w:rPr>
        <w:t>Carga Modal</w:t>
      </w:r>
      <w:r w:rsidR="005714C8" w:rsidRPr="00CD3C1F">
        <w:rPr>
          <w:lang w:val="es-ES_tradnl"/>
        </w:rPr>
        <w:t>: Plataforma para automatización de la subasta de carga entre transportadores y generadores de carga y con los vehículos.</w:t>
      </w:r>
    </w:p>
    <w:p w14:paraId="311F15AC" w14:textId="77777777" w:rsidR="005714C8" w:rsidRPr="00CD3C1F" w:rsidRDefault="005714C8" w:rsidP="005714C8">
      <w:pPr>
        <w:widowControl w:val="0"/>
        <w:numPr>
          <w:ilvl w:val="1"/>
          <w:numId w:val="41"/>
        </w:numPr>
        <w:spacing w:line="276" w:lineRule="auto"/>
        <w:ind w:hanging="360"/>
        <w:contextualSpacing/>
        <w:rPr>
          <w:lang w:val="es-ES_tradnl"/>
        </w:rPr>
      </w:pPr>
      <w:r w:rsidRPr="00CD3C1F">
        <w:rPr>
          <w:lang w:val="es-ES_tradnl"/>
        </w:rPr>
        <w:t>Extreme Track: Extreme Track: Plataforma de rastreo de vehículos y trazabilidad de activos.</w:t>
      </w:r>
    </w:p>
    <w:p w14:paraId="108F3BC8" w14:textId="77777777" w:rsidR="005714C8" w:rsidRPr="00CD3C1F" w:rsidRDefault="005714C8" w:rsidP="005714C8">
      <w:pPr>
        <w:widowControl w:val="0"/>
        <w:numPr>
          <w:ilvl w:val="1"/>
          <w:numId w:val="41"/>
        </w:numPr>
        <w:spacing w:line="276" w:lineRule="auto"/>
        <w:ind w:hanging="360"/>
        <w:contextualSpacing/>
        <w:rPr>
          <w:lang w:val="es-ES_tradnl"/>
        </w:rPr>
      </w:pPr>
      <w:r w:rsidRPr="00CD3C1F">
        <w:rPr>
          <w:lang w:val="es-ES_tradnl"/>
        </w:rPr>
        <w:t>Extreme Control: Plataforma de entregas certificadas y planeación de rutas urbanas en tiempo real.</w:t>
      </w:r>
    </w:p>
    <w:p w14:paraId="61F52864" w14:textId="77777777" w:rsidR="005714C8" w:rsidRPr="00CD3C1F" w:rsidRDefault="005714C8" w:rsidP="005714C8">
      <w:pPr>
        <w:widowControl w:val="0"/>
        <w:numPr>
          <w:ilvl w:val="1"/>
          <w:numId w:val="41"/>
        </w:numPr>
        <w:spacing w:line="276" w:lineRule="auto"/>
        <w:ind w:hanging="360"/>
        <w:contextualSpacing/>
        <w:rPr>
          <w:lang w:val="es-ES_tradnl"/>
        </w:rPr>
      </w:pPr>
      <w:r w:rsidRPr="00CD3C1F">
        <w:rPr>
          <w:lang w:val="es-ES_tradnl"/>
        </w:rPr>
        <w:t>Mesh: Sistema de planeación del mantenimiento de la flota de transporte basado en metodología RCM con manejo de data predictiva.</w:t>
      </w:r>
    </w:p>
    <w:p w14:paraId="151B8223" w14:textId="77777777" w:rsidR="005714C8" w:rsidRPr="00CD3C1F" w:rsidRDefault="005714C8" w:rsidP="005714C8">
      <w:pPr>
        <w:widowControl w:val="0"/>
        <w:numPr>
          <w:ilvl w:val="1"/>
          <w:numId w:val="41"/>
        </w:numPr>
        <w:spacing w:line="276" w:lineRule="auto"/>
        <w:ind w:hanging="360"/>
        <w:contextualSpacing/>
        <w:rPr>
          <w:lang w:val="es-ES_tradnl"/>
        </w:rPr>
      </w:pPr>
      <w:r w:rsidRPr="00CD3C1F">
        <w:rPr>
          <w:lang w:val="es-ES_tradnl"/>
        </w:rPr>
        <w:t>SAI: Servicio de Control de Acceso para el transporte de carga.</w:t>
      </w:r>
    </w:p>
    <w:p w14:paraId="5B5C2B37" w14:textId="77777777" w:rsidR="005714C8" w:rsidRPr="00CD3C1F" w:rsidRDefault="005714C8" w:rsidP="005714C8">
      <w:pPr>
        <w:widowControl w:val="0"/>
        <w:numPr>
          <w:ilvl w:val="1"/>
          <w:numId w:val="41"/>
        </w:numPr>
        <w:spacing w:line="276" w:lineRule="auto"/>
        <w:ind w:hanging="360"/>
        <w:contextualSpacing/>
        <w:rPr>
          <w:lang w:val="es-ES_tradnl"/>
        </w:rPr>
      </w:pPr>
      <w:r w:rsidRPr="00CD3C1F">
        <w:rPr>
          <w:lang w:val="es-ES_tradnl"/>
        </w:rPr>
        <w:t>Video Analítica: Solución de seguridad para el control de transporte.</w:t>
      </w:r>
    </w:p>
    <w:p w14:paraId="79F2C727" w14:textId="77777777" w:rsidR="005714C8" w:rsidRPr="00CD3C1F" w:rsidRDefault="005714C8" w:rsidP="005714C8">
      <w:pPr>
        <w:rPr>
          <w:lang w:val="es-ES_tradnl"/>
        </w:rPr>
      </w:pPr>
    </w:p>
    <w:p w14:paraId="71CF0BC4" w14:textId="4D68544F" w:rsidR="005714C8" w:rsidRPr="005714C8" w:rsidRDefault="00CC3653" w:rsidP="005714C8">
      <w:pPr>
        <w:rPr>
          <w:lang w:val="es-ES_tradnl"/>
        </w:rPr>
      </w:pPr>
      <w:r>
        <w:rPr>
          <w:lang w:val="es-ES_tradnl"/>
        </w:rPr>
        <w:t>Teniendo en cuenta que la plataforma LogCloud integra las soluciones mencionadas anteriormente, e</w:t>
      </w:r>
      <w:r w:rsidR="0028126E">
        <w:rPr>
          <w:lang w:val="es-ES_tradnl"/>
        </w:rPr>
        <w:t xml:space="preserve">l contenido del </w:t>
      </w:r>
      <w:r w:rsidR="007708F1">
        <w:rPr>
          <w:lang w:val="es-ES_tradnl"/>
        </w:rPr>
        <w:t xml:space="preserve">presente </w:t>
      </w:r>
      <w:r w:rsidR="007708F1" w:rsidRPr="005714C8">
        <w:rPr>
          <w:lang w:val="es-ES_tradnl"/>
        </w:rPr>
        <w:t>documento</w:t>
      </w:r>
      <w:r w:rsidR="005714C8" w:rsidRPr="005714C8">
        <w:rPr>
          <w:lang w:val="es-ES_tradnl"/>
        </w:rPr>
        <w:t xml:space="preserve"> corresponde a </w:t>
      </w:r>
      <w:r w:rsidR="005714C8">
        <w:rPr>
          <w:lang w:val="es-ES_tradnl"/>
        </w:rPr>
        <w:t xml:space="preserve">los </w:t>
      </w:r>
      <w:r w:rsidR="0028126E">
        <w:rPr>
          <w:lang w:val="es-ES_tradnl"/>
        </w:rPr>
        <w:t xml:space="preserve">resultados y </w:t>
      </w:r>
      <w:r w:rsidR="005714C8">
        <w:rPr>
          <w:lang w:val="es-ES_tradnl"/>
        </w:rPr>
        <w:t>entregables</w:t>
      </w:r>
      <w:r w:rsidR="005714C8" w:rsidRPr="00A92654">
        <w:rPr>
          <w:lang w:val="es-ES_tradnl"/>
        </w:rPr>
        <w:t xml:space="preserve"> de la</w:t>
      </w:r>
      <w:r w:rsidR="005714C8">
        <w:rPr>
          <w:lang w:val="es-ES_tradnl"/>
        </w:rPr>
        <w:t>s</w:t>
      </w:r>
      <w:r w:rsidR="005714C8" w:rsidRPr="00A92654">
        <w:rPr>
          <w:lang w:val="es-ES_tradnl"/>
        </w:rPr>
        <w:t xml:space="preserve"> actividad</w:t>
      </w:r>
      <w:r w:rsidR="005714C8">
        <w:rPr>
          <w:lang w:val="es-ES_tradnl"/>
        </w:rPr>
        <w:t>es</w:t>
      </w:r>
      <w:r w:rsidR="005714C8" w:rsidRPr="005714C8">
        <w:rPr>
          <w:lang w:val="es-ES_tradnl"/>
        </w:rPr>
        <w:t xml:space="preserve"> A01, A07 y A</w:t>
      </w:r>
      <w:proofErr w:type="gramStart"/>
      <w:r w:rsidR="005714C8" w:rsidRPr="005714C8">
        <w:rPr>
          <w:lang w:val="es-ES_tradnl"/>
        </w:rPr>
        <w:t xml:space="preserve">13 </w:t>
      </w:r>
      <w:r w:rsidR="005714C8" w:rsidRPr="00A92654">
        <w:rPr>
          <w:lang w:val="es-ES_tradnl"/>
        </w:rPr>
        <w:t xml:space="preserve"> del</w:t>
      </w:r>
      <w:proofErr w:type="gramEnd"/>
      <w:r w:rsidR="005714C8" w:rsidRPr="00A92654">
        <w:rPr>
          <w:lang w:val="es-ES_tradnl"/>
        </w:rPr>
        <w:t xml:space="preserve"> Plan de Acción ap</w:t>
      </w:r>
      <w:r w:rsidR="005714C8" w:rsidRPr="005714C8">
        <w:rPr>
          <w:lang w:val="es-ES_tradnl"/>
        </w:rPr>
        <w:t>robado por MinTIC y Colciencias de la siguiente manera:</w:t>
      </w:r>
    </w:p>
    <w:p w14:paraId="40DF7A67" w14:textId="77777777" w:rsidR="005714C8" w:rsidRDefault="005714C8" w:rsidP="005714C8">
      <w:pPr>
        <w:rPr>
          <w:lang w:val="es-ES_tradnl"/>
        </w:rPr>
      </w:pPr>
    </w:p>
    <w:tbl>
      <w:tblPr>
        <w:tblStyle w:val="TableGrid"/>
        <w:tblW w:w="0" w:type="auto"/>
        <w:tblLook w:val="04A0" w:firstRow="1" w:lastRow="0" w:firstColumn="1" w:lastColumn="0" w:noHBand="0" w:noVBand="1"/>
      </w:tblPr>
      <w:tblGrid>
        <w:gridCol w:w="3616"/>
        <w:gridCol w:w="2867"/>
        <w:gridCol w:w="2867"/>
      </w:tblGrid>
      <w:tr w:rsidR="00AB32AA" w:rsidRPr="005825B7" w14:paraId="10654715" w14:textId="77777777" w:rsidTr="005825B7">
        <w:trPr>
          <w:tblHeader/>
        </w:trPr>
        <w:tc>
          <w:tcPr>
            <w:tcW w:w="3616" w:type="dxa"/>
          </w:tcPr>
          <w:p w14:paraId="1F430EE1" w14:textId="511C0E0D" w:rsidR="00AB32AA" w:rsidRPr="005825B7" w:rsidRDefault="00AB32AA" w:rsidP="005825B7">
            <w:pPr>
              <w:jc w:val="center"/>
              <w:rPr>
                <w:b/>
                <w:sz w:val="24"/>
                <w:lang w:val="es-ES_tradnl"/>
              </w:rPr>
            </w:pPr>
            <w:r w:rsidRPr="005825B7">
              <w:rPr>
                <w:b/>
                <w:sz w:val="24"/>
                <w:lang w:val="es-ES_tradnl"/>
              </w:rPr>
              <w:lastRenderedPageBreak/>
              <w:t>Objetivo Específico</w:t>
            </w:r>
            <w:r w:rsidR="00CC3653" w:rsidRPr="005825B7">
              <w:rPr>
                <w:b/>
                <w:sz w:val="24"/>
                <w:lang w:val="es-ES_tradnl"/>
              </w:rPr>
              <w:t xml:space="preserve"> del proyecto</w:t>
            </w:r>
          </w:p>
        </w:tc>
        <w:tc>
          <w:tcPr>
            <w:tcW w:w="2867" w:type="dxa"/>
          </w:tcPr>
          <w:p w14:paraId="6A9E8B7A" w14:textId="40314DF7" w:rsidR="00AB32AA" w:rsidRPr="005825B7" w:rsidRDefault="00AB32AA" w:rsidP="005825B7">
            <w:pPr>
              <w:jc w:val="center"/>
              <w:rPr>
                <w:b/>
                <w:sz w:val="24"/>
                <w:lang w:val="es-ES_tradnl"/>
              </w:rPr>
            </w:pPr>
            <w:r w:rsidRPr="005825B7">
              <w:rPr>
                <w:b/>
                <w:sz w:val="24"/>
                <w:lang w:val="es-ES_tradnl"/>
              </w:rPr>
              <w:t>Actividad</w:t>
            </w:r>
          </w:p>
        </w:tc>
        <w:tc>
          <w:tcPr>
            <w:tcW w:w="2867" w:type="dxa"/>
          </w:tcPr>
          <w:p w14:paraId="5F59BAEF" w14:textId="1288239B" w:rsidR="00AB32AA" w:rsidRPr="005825B7" w:rsidRDefault="00CC3653" w:rsidP="005825B7">
            <w:pPr>
              <w:jc w:val="center"/>
              <w:rPr>
                <w:b/>
                <w:sz w:val="24"/>
                <w:lang w:val="es-ES_tradnl"/>
              </w:rPr>
            </w:pPr>
            <w:r w:rsidRPr="005825B7">
              <w:rPr>
                <w:b/>
                <w:sz w:val="24"/>
                <w:lang w:val="es-ES_tradnl"/>
              </w:rPr>
              <w:t>Lugar del documento donde se da respuesta</w:t>
            </w:r>
          </w:p>
        </w:tc>
      </w:tr>
      <w:tr w:rsidR="00955752" w14:paraId="4AEB2A5B" w14:textId="77777777" w:rsidTr="005825B7">
        <w:trPr>
          <w:trHeight w:val="2268"/>
        </w:trPr>
        <w:tc>
          <w:tcPr>
            <w:tcW w:w="3616" w:type="dxa"/>
          </w:tcPr>
          <w:p w14:paraId="2F5ADBD3" w14:textId="3A214AD6" w:rsidR="00955752" w:rsidRPr="00955752" w:rsidRDefault="00955752" w:rsidP="00955752">
            <w:pPr>
              <w:rPr>
                <w:lang w:val="es-ES_tradnl"/>
              </w:rPr>
            </w:pPr>
            <w:r w:rsidRPr="00955752">
              <w:rPr>
                <w:lang w:val="es-ES_tradnl"/>
              </w:rPr>
              <w:t xml:space="preserve">1. Desarrollar e implementar una plataforma de </w:t>
            </w:r>
            <w:r w:rsidR="00205399" w:rsidRPr="00955752">
              <w:rPr>
                <w:lang w:val="es-ES_tradnl"/>
              </w:rPr>
              <w:t>integración</w:t>
            </w:r>
            <w:r w:rsidRPr="00955752">
              <w:rPr>
                <w:lang w:val="es-ES_tradnl"/>
              </w:rPr>
              <w:t xml:space="preserve"> de servicios para web y dispositivos </w:t>
            </w:r>
            <w:r w:rsidR="00205399" w:rsidRPr="00955752">
              <w:rPr>
                <w:lang w:val="es-ES_tradnl"/>
              </w:rPr>
              <w:t>móviles</w:t>
            </w:r>
            <w:r w:rsidRPr="00955752">
              <w:rPr>
                <w:lang w:val="es-ES_tradnl"/>
              </w:rPr>
              <w:t xml:space="preserve"> para la gestión de operaciones de transporte.</w:t>
            </w:r>
          </w:p>
          <w:p w14:paraId="065AA609" w14:textId="5881C818" w:rsidR="00955752" w:rsidRDefault="00955752" w:rsidP="005714C8">
            <w:pPr>
              <w:rPr>
                <w:lang w:val="es-ES_tradnl"/>
              </w:rPr>
            </w:pPr>
          </w:p>
        </w:tc>
        <w:tc>
          <w:tcPr>
            <w:tcW w:w="2867" w:type="dxa"/>
          </w:tcPr>
          <w:p w14:paraId="25C9D471" w14:textId="18C5322F" w:rsidR="00955752" w:rsidRDefault="00955752" w:rsidP="005825B7">
            <w:pPr>
              <w:jc w:val="center"/>
              <w:rPr>
                <w:lang w:val="es-ES_tradnl"/>
              </w:rPr>
            </w:pPr>
            <w:r w:rsidRPr="00955752">
              <w:rPr>
                <w:lang w:val="es-ES_tradnl"/>
              </w:rPr>
              <w:t>A01</w:t>
            </w:r>
            <w:r w:rsidRPr="00955752">
              <w:rPr>
                <w:lang w:val="es-ES_tradnl"/>
              </w:rPr>
              <w:tab/>
              <w:t>Definición y validación de requerimientos plataforma integración (LogCloud)</w:t>
            </w:r>
          </w:p>
        </w:tc>
        <w:tc>
          <w:tcPr>
            <w:tcW w:w="2867" w:type="dxa"/>
          </w:tcPr>
          <w:p w14:paraId="7C9B9315" w14:textId="77777777" w:rsidR="00955752" w:rsidRDefault="00C121DE" w:rsidP="005714C8">
            <w:pPr>
              <w:rPr>
                <w:lang w:val="es-ES_tradnl"/>
              </w:rPr>
            </w:pPr>
            <w:r>
              <w:rPr>
                <w:lang w:val="es-ES_tradnl"/>
              </w:rPr>
              <w:t>3.3.3 Requisitos No Funcionales.</w:t>
            </w:r>
          </w:p>
          <w:p w14:paraId="7AD88B4C" w14:textId="77777777" w:rsidR="00C121DE" w:rsidRDefault="00C121DE" w:rsidP="005714C8">
            <w:pPr>
              <w:rPr>
                <w:lang w:val="es-ES_tradnl"/>
              </w:rPr>
            </w:pPr>
            <w:r>
              <w:rPr>
                <w:lang w:val="es-ES_tradnl"/>
              </w:rPr>
              <w:t>3.3.4.4 Requisitos de Arquitectura.</w:t>
            </w:r>
          </w:p>
          <w:p w14:paraId="5EA0690E" w14:textId="1980E467" w:rsidR="00C121DE" w:rsidRDefault="00C121DE" w:rsidP="005714C8">
            <w:pPr>
              <w:rPr>
                <w:lang w:val="es-ES_tradnl"/>
              </w:rPr>
            </w:pPr>
            <w:r>
              <w:rPr>
                <w:lang w:val="es-ES_tradnl"/>
              </w:rPr>
              <w:t>3.3.3.5 Requisitos del Proyecto.</w:t>
            </w:r>
          </w:p>
        </w:tc>
      </w:tr>
      <w:tr w:rsidR="00955752" w14:paraId="7721ED1B" w14:textId="77777777" w:rsidTr="005825B7">
        <w:trPr>
          <w:trHeight w:val="4000"/>
        </w:trPr>
        <w:tc>
          <w:tcPr>
            <w:tcW w:w="3616" w:type="dxa"/>
          </w:tcPr>
          <w:p w14:paraId="3AC4D0F5" w14:textId="6876C3D4" w:rsidR="00955752" w:rsidRDefault="002B2E51" w:rsidP="00CC3653">
            <w:pPr>
              <w:rPr>
                <w:lang w:val="es-ES_tradnl"/>
              </w:rPr>
            </w:pPr>
            <w:r w:rsidRPr="002B2E51">
              <w:rPr>
                <w:lang w:val="es-ES_tradnl"/>
              </w:rPr>
              <w:t>2.  Integrar las soluciones de mediación de oferta y demanda spot y de largo plazo de transporte de carga, de trazabilidad y monitoreo de carga y de planeación optimizada de carga local bajo congestión en nodos urbanos en la plataforma cloud</w:t>
            </w:r>
            <w:r w:rsidR="00CC3653">
              <w:rPr>
                <w:lang w:val="es-ES_tradnl"/>
              </w:rPr>
              <w:t>.</w:t>
            </w:r>
          </w:p>
        </w:tc>
        <w:tc>
          <w:tcPr>
            <w:tcW w:w="2867" w:type="dxa"/>
          </w:tcPr>
          <w:p w14:paraId="34BE3146" w14:textId="73804727" w:rsidR="00955752" w:rsidRDefault="002B2E51" w:rsidP="005825B7">
            <w:pPr>
              <w:jc w:val="center"/>
              <w:rPr>
                <w:lang w:val="es-ES_tradnl"/>
              </w:rPr>
            </w:pPr>
            <w:r w:rsidRPr="002B2E51">
              <w:rPr>
                <w:lang w:val="es-ES_tradnl"/>
              </w:rPr>
              <w:t>A07</w:t>
            </w:r>
            <w:r w:rsidRPr="002B2E51">
              <w:rPr>
                <w:lang w:val="es-ES_tradnl"/>
              </w:rPr>
              <w:tab/>
              <w:t>Definición y validación de requerimientos (LogCloud)</w:t>
            </w:r>
          </w:p>
        </w:tc>
        <w:tc>
          <w:tcPr>
            <w:tcW w:w="2867" w:type="dxa"/>
          </w:tcPr>
          <w:p w14:paraId="2ECC418A" w14:textId="77777777" w:rsidR="00955752" w:rsidRDefault="0044164C" w:rsidP="005714C8">
            <w:pPr>
              <w:rPr>
                <w:lang w:val="es-ES_tradnl"/>
              </w:rPr>
            </w:pPr>
            <w:r>
              <w:rPr>
                <w:lang w:val="es-ES_tradnl"/>
              </w:rPr>
              <w:t>3.3.2.1 Cargo Modal.</w:t>
            </w:r>
          </w:p>
          <w:p w14:paraId="2B911010" w14:textId="46655C07" w:rsidR="0044164C" w:rsidRDefault="0044164C" w:rsidP="005714C8">
            <w:pPr>
              <w:rPr>
                <w:lang w:val="es-ES_tradnl"/>
              </w:rPr>
            </w:pPr>
            <w:r>
              <w:rPr>
                <w:lang w:val="es-ES_tradnl"/>
              </w:rPr>
              <w:t>3.3.2.5 Extreme Platform.</w:t>
            </w:r>
          </w:p>
        </w:tc>
      </w:tr>
      <w:tr w:rsidR="00955752" w14:paraId="104D7456" w14:textId="77777777" w:rsidTr="005825B7">
        <w:trPr>
          <w:trHeight w:val="3819"/>
        </w:trPr>
        <w:tc>
          <w:tcPr>
            <w:tcW w:w="3616" w:type="dxa"/>
          </w:tcPr>
          <w:p w14:paraId="6B9226F5" w14:textId="6BCE753D" w:rsidR="00955752" w:rsidRDefault="002B2E51" w:rsidP="008619CB">
            <w:pPr>
              <w:rPr>
                <w:lang w:val="es-ES_tradnl"/>
              </w:rPr>
            </w:pPr>
            <w:r w:rsidRPr="002B2E51">
              <w:rPr>
                <w:lang w:val="es-ES_tradnl"/>
              </w:rPr>
              <w:t>3.  Desarrollar la plataforma web y móvil para integrar la solución de planificación optimizada de carga nacional, incluyendo soluciones para la gestión de mantenimiento centrado en la confiabilidad de activos de transporte y seguridad física en la plataforma cloud.</w:t>
            </w:r>
          </w:p>
        </w:tc>
        <w:tc>
          <w:tcPr>
            <w:tcW w:w="2867" w:type="dxa"/>
          </w:tcPr>
          <w:p w14:paraId="4CD4D30A" w14:textId="7D7FF52A" w:rsidR="00955752" w:rsidRDefault="002B2E51" w:rsidP="005825B7">
            <w:pPr>
              <w:jc w:val="center"/>
              <w:rPr>
                <w:lang w:val="es-ES_tradnl"/>
              </w:rPr>
            </w:pPr>
            <w:r w:rsidRPr="002B2E51">
              <w:rPr>
                <w:lang w:val="es-ES_tradnl"/>
              </w:rPr>
              <w:t>A13</w:t>
            </w:r>
            <w:r w:rsidRPr="002B2E51">
              <w:rPr>
                <w:lang w:val="es-ES_tradnl"/>
              </w:rPr>
              <w:tab/>
              <w:t xml:space="preserve">Definición y validación de requerimientos </w:t>
            </w:r>
            <w:proofErr w:type="gramStart"/>
            <w:r w:rsidRPr="002B2E51">
              <w:rPr>
                <w:lang w:val="es-ES_tradnl"/>
              </w:rPr>
              <w:t>( LogCloud</w:t>
            </w:r>
            <w:proofErr w:type="gramEnd"/>
            <w:r w:rsidRPr="002B2E51">
              <w:rPr>
                <w:lang w:val="es-ES_tradnl"/>
              </w:rPr>
              <w:t xml:space="preserve"> )</w:t>
            </w:r>
          </w:p>
        </w:tc>
        <w:tc>
          <w:tcPr>
            <w:tcW w:w="2867" w:type="dxa"/>
          </w:tcPr>
          <w:p w14:paraId="4C46A716" w14:textId="77777777" w:rsidR="00955752" w:rsidRDefault="00C121DE" w:rsidP="005714C8">
            <w:pPr>
              <w:rPr>
                <w:lang w:val="es-ES_tradnl"/>
              </w:rPr>
            </w:pPr>
            <w:r>
              <w:rPr>
                <w:lang w:val="es-ES_tradnl"/>
              </w:rPr>
              <w:t>3.3.2.2 MESH</w:t>
            </w:r>
          </w:p>
          <w:p w14:paraId="092F5B81" w14:textId="655F5EC7" w:rsidR="00C121DE" w:rsidRDefault="00C121DE" w:rsidP="005714C8">
            <w:pPr>
              <w:rPr>
                <w:lang w:val="es-ES_tradnl"/>
              </w:rPr>
            </w:pPr>
            <w:r>
              <w:rPr>
                <w:lang w:val="es-ES_tradnl"/>
              </w:rPr>
              <w:t>3.3.2.3 Segridad Física y Video Analítica (AC)</w:t>
            </w:r>
          </w:p>
          <w:p w14:paraId="60ED7279" w14:textId="46BC3F91" w:rsidR="00C121DE" w:rsidRDefault="00C121DE" w:rsidP="005714C8">
            <w:pPr>
              <w:rPr>
                <w:lang w:val="es-ES_tradnl"/>
              </w:rPr>
            </w:pPr>
            <w:r>
              <w:rPr>
                <w:lang w:val="es-ES_tradnl"/>
              </w:rPr>
              <w:t>3.3.2.4 Cargo Planner</w:t>
            </w:r>
          </w:p>
        </w:tc>
      </w:tr>
    </w:tbl>
    <w:p w14:paraId="2780128E" w14:textId="77777777" w:rsidR="005714C8" w:rsidRPr="005825B7" w:rsidRDefault="005714C8" w:rsidP="005714C8">
      <w:pPr>
        <w:rPr>
          <w:lang w:val="es-ES_tradnl"/>
        </w:rPr>
      </w:pPr>
    </w:p>
    <w:p w14:paraId="1679F64A" w14:textId="4ADA48C5" w:rsidR="00252321" w:rsidRPr="000C3692" w:rsidRDefault="00252321" w:rsidP="004F6A81">
      <w:pPr>
        <w:widowControl w:val="0"/>
        <w:autoSpaceDE w:val="0"/>
        <w:autoSpaceDN w:val="0"/>
        <w:adjustRightInd w:val="0"/>
        <w:spacing w:after="240" w:line="300" w:lineRule="atLeast"/>
        <w:jc w:val="left"/>
        <w:rPr>
          <w:rFonts w:ascii="Times" w:hAnsi="Times" w:cs="Times"/>
          <w:color w:val="FFFFFF" w:themeColor="background1"/>
          <w:sz w:val="26"/>
          <w:szCs w:val="26"/>
          <w:lang w:val="es-ES"/>
        </w:rPr>
      </w:pPr>
    </w:p>
    <w:p w14:paraId="156E17F3" w14:textId="33269A70" w:rsidR="009F1261" w:rsidRPr="00B30A26" w:rsidRDefault="007708F1" w:rsidP="000C0749">
      <w:pPr>
        <w:pStyle w:val="Heading1"/>
        <w:rPr>
          <w:lang w:val="es-ES"/>
        </w:rPr>
      </w:pPr>
      <w:bookmarkStart w:id="374" w:name="_Toc518466245"/>
      <w:r>
        <w:rPr>
          <w:lang w:val="es-ES"/>
        </w:rPr>
        <w:lastRenderedPageBreak/>
        <w:t>Re</w:t>
      </w:r>
      <w:r w:rsidR="009F1261" w:rsidRPr="00B30A26">
        <w:rPr>
          <w:lang w:val="es-ES"/>
        </w:rPr>
        <w:t xml:space="preserve">quisitos del </w:t>
      </w:r>
      <w:r w:rsidR="00B30A26" w:rsidRPr="00B30A26">
        <w:rPr>
          <w:lang w:val="es-ES"/>
        </w:rPr>
        <w:t>Sistema</w:t>
      </w:r>
      <w:r w:rsidR="008F7EA8" w:rsidRPr="00B30A26">
        <w:rPr>
          <w:lang w:val="es-ES"/>
        </w:rPr>
        <w:t xml:space="preserve"> </w:t>
      </w:r>
      <w:r w:rsidR="0051702F" w:rsidRPr="00B30A26">
        <w:rPr>
          <w:lang w:val="es-ES"/>
        </w:rPr>
        <w:t>LogCloud</w:t>
      </w:r>
      <w:bookmarkEnd w:id="374"/>
      <w:r w:rsidR="00267BF3">
        <w:rPr>
          <w:lang w:val="es-ES"/>
        </w:rPr>
        <w:fldChar w:fldCharType="begin"/>
      </w:r>
      <w:r w:rsidR="00267BF3">
        <w:instrText xml:space="preserve"> XE "</w:instrText>
      </w:r>
      <w:r w:rsidR="00267BF3">
        <w:rPr>
          <w:szCs w:val="28"/>
          <w:lang w:val="es-ES"/>
        </w:rPr>
        <w:instrText>LogCloud</w:instrText>
      </w:r>
      <w:r w:rsidR="00267BF3">
        <w:instrText xml:space="preserve">" </w:instrText>
      </w:r>
      <w:r w:rsidR="00267BF3">
        <w:rPr>
          <w:lang w:val="es-ES"/>
        </w:rPr>
        <w:fldChar w:fldCharType="end"/>
      </w:r>
    </w:p>
    <w:p w14:paraId="621B2772" w14:textId="77777777" w:rsidR="00345D6C" w:rsidRPr="00B30A26" w:rsidRDefault="00345D6C" w:rsidP="00345D6C">
      <w:pPr>
        <w:rPr>
          <w:lang w:val="es-ES"/>
        </w:rPr>
      </w:pPr>
    </w:p>
    <w:p w14:paraId="46C5250B" w14:textId="77777777" w:rsidR="00345D6C" w:rsidRPr="00B30A26" w:rsidRDefault="00345D6C" w:rsidP="00345D6C">
      <w:pPr>
        <w:rPr>
          <w:lang w:val="es-ES"/>
        </w:rPr>
      </w:pPr>
    </w:p>
    <w:p w14:paraId="1AEEC3B6" w14:textId="05E1C588" w:rsidR="00375049" w:rsidRPr="00B30A26" w:rsidRDefault="008A0B63" w:rsidP="00375049">
      <w:pPr>
        <w:rPr>
          <w:lang w:val="es-ES"/>
        </w:rPr>
      </w:pPr>
      <w:r w:rsidRPr="00B30A26">
        <w:rPr>
          <w:lang w:val="es-ES"/>
        </w:rPr>
        <w:t>LogCloud</w:t>
      </w:r>
      <w:r w:rsidR="00267BF3">
        <w:rPr>
          <w:lang w:val="es-ES"/>
        </w:rPr>
        <w:fldChar w:fldCharType="begin"/>
      </w:r>
      <w:r w:rsidR="00267BF3" w:rsidRPr="00267BF3">
        <w:rPr>
          <w:lang w:val="es-ES"/>
        </w:rPr>
        <w:instrText xml:space="preserve"> XE "</w:instrText>
      </w:r>
      <w:r w:rsidR="00267BF3">
        <w:rPr>
          <w:szCs w:val="28"/>
          <w:lang w:val="es-ES"/>
        </w:rPr>
        <w:instrText>LogCloud</w:instrText>
      </w:r>
      <w:r w:rsidR="00267BF3" w:rsidRPr="00267BF3">
        <w:rPr>
          <w:lang w:val="es-ES"/>
        </w:rPr>
        <w:instrText xml:space="preserve">" </w:instrText>
      </w:r>
      <w:r w:rsidR="00267BF3">
        <w:rPr>
          <w:lang w:val="es-ES"/>
        </w:rPr>
        <w:fldChar w:fldCharType="end"/>
      </w:r>
      <w:r w:rsidRPr="00B30A26">
        <w:rPr>
          <w:lang w:val="es-ES"/>
        </w:rPr>
        <w:t xml:space="preserve"> es un proyecto que busca crear una plataforma para atender las necesidades las empresas del sector logístico, sin acceso a herramientas tecnológicas de punta proponiendo una plataforma integral y con un modelo de negocios que aprovecha las bondades de utilización y masificación de Internet.</w:t>
      </w:r>
    </w:p>
    <w:p w14:paraId="403D329E" w14:textId="77777777" w:rsidR="008A0B63" w:rsidRPr="00B30A26" w:rsidRDefault="008A0B63" w:rsidP="00375049">
      <w:pPr>
        <w:rPr>
          <w:lang w:val="es-ES"/>
        </w:rPr>
      </w:pPr>
    </w:p>
    <w:p w14:paraId="0AC7E359" w14:textId="2E80E2DB" w:rsidR="008A0B63" w:rsidRPr="00B30A26" w:rsidRDefault="008A0B63" w:rsidP="00375049">
      <w:pPr>
        <w:rPr>
          <w:lang w:val="es-ES"/>
        </w:rPr>
      </w:pPr>
      <w:r w:rsidRPr="00B30A26">
        <w:rPr>
          <w:lang w:val="es-ES"/>
        </w:rPr>
        <w:t>Para este propósito se han planteado 2 objetivos que se deben cumplir como resultado de este proyecto, los cuales se identifican como los requisitos generales del sistema</w:t>
      </w:r>
    </w:p>
    <w:p w14:paraId="548A7C9E" w14:textId="77777777" w:rsidR="008A0B63" w:rsidRPr="00B30A26" w:rsidRDefault="008A0B63" w:rsidP="00375049">
      <w:pPr>
        <w:rPr>
          <w:lang w:val="es-ES"/>
        </w:rPr>
      </w:pPr>
    </w:p>
    <w:p w14:paraId="505B3704" w14:textId="3EFF935D" w:rsidR="008A0B63" w:rsidRPr="00B30A26" w:rsidRDefault="008A0B63" w:rsidP="008A0B63">
      <w:pPr>
        <w:rPr>
          <w:lang w:val="es-ES"/>
        </w:rPr>
      </w:pPr>
      <w:r w:rsidRPr="00B30A26">
        <w:rPr>
          <w:b/>
          <w:lang w:val="es-ES"/>
        </w:rPr>
        <w:t xml:space="preserve">RFP </w:t>
      </w:r>
      <w:r w:rsidR="00732506" w:rsidRPr="00B30A26">
        <w:rPr>
          <w:b/>
          <w:lang w:val="es-ES"/>
        </w:rPr>
        <w:t>00</w:t>
      </w:r>
      <w:r w:rsidRPr="00B30A26">
        <w:rPr>
          <w:b/>
          <w:lang w:val="es-ES"/>
        </w:rPr>
        <w:t>1:</w:t>
      </w:r>
      <w:r w:rsidRPr="00B30A26">
        <w:rPr>
          <w:b/>
          <w:lang w:val="es-ES"/>
        </w:rPr>
        <w:fldChar w:fldCharType="begin"/>
      </w:r>
      <w:r w:rsidRPr="00B30A26">
        <w:rPr>
          <w:lang w:val="es-ES"/>
        </w:rPr>
        <w:instrText xml:space="preserve"> XE "</w:instrText>
      </w:r>
      <w:r w:rsidRPr="00B30A26">
        <w:rPr>
          <w:b/>
          <w:lang w:val="es-ES"/>
        </w:rPr>
        <w:instrText xml:space="preserve">RFP </w:instrText>
      </w:r>
      <w:r w:rsidR="00732506" w:rsidRPr="00B30A26">
        <w:rPr>
          <w:b/>
          <w:lang w:val="es-ES"/>
        </w:rPr>
        <w:instrText>00</w:instrText>
      </w:r>
      <w:r w:rsidRPr="00B30A26">
        <w:rPr>
          <w:b/>
          <w:lang w:val="es-ES"/>
        </w:rPr>
        <w:instrText>1</w:instrText>
      </w:r>
      <w:r w:rsidRPr="00B30A26">
        <w:rPr>
          <w:lang w:val="es-ES"/>
        </w:rPr>
        <w:instrText xml:space="preserve">" </w:instrText>
      </w:r>
      <w:r w:rsidRPr="00B30A26">
        <w:rPr>
          <w:b/>
          <w:lang w:val="es-ES"/>
        </w:rPr>
        <w:fldChar w:fldCharType="end"/>
      </w:r>
      <w:r w:rsidRPr="00B30A26">
        <w:rPr>
          <w:b/>
          <w:lang w:val="es-ES"/>
        </w:rPr>
        <w:t xml:space="preserve"> </w:t>
      </w:r>
      <w:r w:rsidRPr="00B30A26">
        <w:rPr>
          <w:lang w:val="es-ES"/>
        </w:rPr>
        <w:t xml:space="preserve">Desarrollar e implementar una plataforma en la nube para la planificación optimizada de operaciones de transporte de carga, con el fin de brindar servicios en tiempo real de gestión de flota vehicular, optimización táctica, optimización de mantenimiento, </w:t>
      </w:r>
      <w:r w:rsidRPr="0021758D">
        <w:rPr>
          <w:highlight w:val="green"/>
          <w:lang w:val="es-ES"/>
          <w:rPrChange w:id="375" w:author="felipe campo" w:date="2018-07-04T09:47:00Z">
            <w:rPr>
              <w:lang w:val="es-ES"/>
            </w:rPr>
          </w:rPrChange>
        </w:rPr>
        <w:t>seguridad</w:t>
      </w:r>
      <w:r w:rsidRPr="00B30A26">
        <w:rPr>
          <w:lang w:val="es-ES"/>
        </w:rPr>
        <w:t xml:space="preserve"> y operacional de rutas nacionales/locales y trazabilidad de la carga en un esquema “SaaS (Software as a Service).”</w:t>
      </w:r>
    </w:p>
    <w:p w14:paraId="564FCDAD" w14:textId="77777777" w:rsidR="00AB787E" w:rsidRPr="00B30A26" w:rsidRDefault="00AB787E" w:rsidP="008A0B63">
      <w:pPr>
        <w:rPr>
          <w:lang w:val="es-ES"/>
        </w:rPr>
      </w:pPr>
    </w:p>
    <w:p w14:paraId="223CECFD" w14:textId="256077E5" w:rsidR="00CE6E9B" w:rsidRPr="00B30A26" w:rsidRDefault="005825B7" w:rsidP="00CE6E9B">
      <w:pPr>
        <w:keepNext/>
        <w:rPr>
          <w:lang w:val="es-ES"/>
        </w:rPr>
      </w:pPr>
      <w:r>
        <w:rPr>
          <w:noProof/>
        </w:rPr>
        <w:drawing>
          <wp:inline distT="0" distB="0" distL="0" distR="0" wp14:anchorId="5DDA0708" wp14:editId="6D4348E1">
            <wp:extent cx="5943600" cy="3009900"/>
            <wp:effectExtent l="0" t="0" r="0" b="0"/>
            <wp:docPr id="35" name="Picture 35" descr="../export/RFE/usados/Requisitos%20LogCloud__RF%20Requisitos%20Funcionales%20__RF%20Nivel%201%20Requisitos%20Funcionales%20Primarios__RF%20Nivel%201%20Requisitos%20Funcionales%20Primarios_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port/RFE/usados/Requisitos%20LogCloud__RF%20Requisitos%20Funcionales%20__RF%20Nivel%201%20Requisitos%20Funcionales%20Primarios__RF%20Nivel%201%20Requisitos%20Funcionales%20Primarios_4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009900"/>
                    </a:xfrm>
                    <a:prstGeom prst="rect">
                      <a:avLst/>
                    </a:prstGeom>
                    <a:noFill/>
                    <a:ln>
                      <a:noFill/>
                    </a:ln>
                  </pic:spPr>
                </pic:pic>
              </a:graphicData>
            </a:graphic>
          </wp:inline>
        </w:drawing>
      </w:r>
    </w:p>
    <w:p w14:paraId="00B52B9F" w14:textId="56C5AD22" w:rsidR="00D17492" w:rsidRPr="00B30A26" w:rsidRDefault="00CE6E9B" w:rsidP="00CE6E9B">
      <w:pPr>
        <w:pStyle w:val="Caption"/>
        <w:rPr>
          <w:sz w:val="28"/>
          <w:lang w:val="es-ES"/>
        </w:rPr>
      </w:pPr>
      <w:bookmarkStart w:id="376" w:name="_Toc477252559"/>
      <w:commentRangeStart w:id="377"/>
      <w:r w:rsidRPr="00B30A26">
        <w:rPr>
          <w:lang w:val="es-ES"/>
        </w:rPr>
        <w:t xml:space="preserve">Figura </w:t>
      </w:r>
      <w:r w:rsidRPr="00B30A26">
        <w:rPr>
          <w:lang w:val="es-ES"/>
        </w:rPr>
        <w:fldChar w:fldCharType="begin"/>
      </w:r>
      <w:r w:rsidRPr="00B30A26">
        <w:rPr>
          <w:lang w:val="es-ES"/>
        </w:rPr>
        <w:instrText xml:space="preserve"> SEQ Figura \* ARABIC </w:instrText>
      </w:r>
      <w:r w:rsidRPr="00B30A26">
        <w:rPr>
          <w:lang w:val="es-ES"/>
        </w:rPr>
        <w:fldChar w:fldCharType="separate"/>
      </w:r>
      <w:r w:rsidR="00515FE7">
        <w:rPr>
          <w:noProof/>
          <w:lang w:val="es-ES"/>
        </w:rPr>
        <w:t>1</w:t>
      </w:r>
      <w:r w:rsidRPr="00B30A26">
        <w:rPr>
          <w:lang w:val="es-ES"/>
        </w:rPr>
        <w:fldChar w:fldCharType="end"/>
      </w:r>
      <w:r w:rsidRPr="00B30A26">
        <w:rPr>
          <w:lang w:val="es-ES"/>
        </w:rPr>
        <w:t xml:space="preserve"> Requisitos Primarios u Objetivos del Sistema</w:t>
      </w:r>
      <w:r w:rsidR="004F6A81" w:rsidRPr="00B30A26">
        <w:rPr>
          <w:lang w:val="es-ES"/>
        </w:rPr>
        <w:fldChar w:fldCharType="begin"/>
      </w:r>
      <w:r w:rsidR="004F6A81" w:rsidRPr="00B30A26">
        <w:rPr>
          <w:lang w:val="es-ES"/>
        </w:rPr>
        <w:instrText xml:space="preserve"> XE "</w:instrText>
      </w:r>
      <w:r w:rsidR="004F6A81" w:rsidRPr="00B30A26">
        <w:rPr>
          <w:b/>
          <w:szCs w:val="28"/>
          <w:lang w:val="es-ES"/>
        </w:rPr>
        <w:instrText>Sistema</w:instrText>
      </w:r>
      <w:r w:rsidR="004F6A81" w:rsidRPr="00B30A26">
        <w:rPr>
          <w:lang w:val="es-ES"/>
        </w:rPr>
        <w:instrText xml:space="preserve">" </w:instrText>
      </w:r>
      <w:r w:rsidR="004F6A81" w:rsidRPr="00B30A26">
        <w:rPr>
          <w:lang w:val="es-ES"/>
        </w:rPr>
        <w:fldChar w:fldCharType="end"/>
      </w:r>
      <w:commentRangeEnd w:id="377"/>
      <w:r w:rsidR="00BF40BF">
        <w:rPr>
          <w:rStyle w:val="CommentReference"/>
          <w:i w:val="0"/>
          <w:iCs w:val="0"/>
          <w:color w:val="auto"/>
        </w:rPr>
        <w:commentReference w:id="377"/>
      </w:r>
      <w:bookmarkEnd w:id="376"/>
    </w:p>
    <w:p w14:paraId="159E9746" w14:textId="14C7A0FD" w:rsidR="00D4060B" w:rsidRPr="00B30A26" w:rsidRDefault="00E64886" w:rsidP="008A0B63">
      <w:pPr>
        <w:rPr>
          <w:lang w:val="es-ES"/>
        </w:rPr>
      </w:pPr>
      <w:r w:rsidRPr="00B30A26">
        <w:rPr>
          <w:lang w:val="es-ES"/>
        </w:rPr>
        <w:t>Asimismo,</w:t>
      </w:r>
      <w:r w:rsidR="00D4060B" w:rsidRPr="00B30A26">
        <w:rPr>
          <w:lang w:val="es-ES"/>
        </w:rPr>
        <w:t xml:space="preserve"> siguiendo el modelo de </w:t>
      </w:r>
      <w:r w:rsidR="00561873" w:rsidRPr="00B30A26">
        <w:rPr>
          <w:lang w:val="es-ES"/>
        </w:rPr>
        <w:t>B</w:t>
      </w:r>
      <w:r w:rsidR="00D4060B" w:rsidRPr="00B30A26">
        <w:rPr>
          <w:lang w:val="es-ES"/>
        </w:rPr>
        <w:t>rito</w:t>
      </w:r>
      <w:sdt>
        <w:sdtPr>
          <w:rPr>
            <w:lang w:val="es-ES"/>
          </w:rPr>
          <w:id w:val="1009877305"/>
          <w:citation/>
        </w:sdtPr>
        <w:sdtContent>
          <w:r w:rsidR="00561873" w:rsidRPr="00B30A26">
            <w:rPr>
              <w:lang w:val="es-ES"/>
            </w:rPr>
            <w:fldChar w:fldCharType="begin"/>
          </w:r>
          <w:r w:rsidR="00561873" w:rsidRPr="00B30A26">
            <w:rPr>
              <w:lang w:val="es-ES"/>
            </w:rPr>
            <w:instrText xml:space="preserve"> CITATION Bri02 \l 3082 </w:instrText>
          </w:r>
          <w:r w:rsidR="00561873" w:rsidRPr="00B30A26">
            <w:rPr>
              <w:lang w:val="es-ES"/>
            </w:rPr>
            <w:fldChar w:fldCharType="separate"/>
          </w:r>
          <w:ins w:id="378" w:author="felipe campo" w:date="2018-07-04T11:15:00Z">
            <w:r w:rsidR="00515FE7">
              <w:rPr>
                <w:noProof/>
                <w:lang w:val="es-ES"/>
              </w:rPr>
              <w:t xml:space="preserve"> </w:t>
            </w:r>
            <w:r w:rsidR="00515FE7" w:rsidRPr="00515FE7">
              <w:rPr>
                <w:noProof/>
                <w:lang w:val="es-ES"/>
                <w:rPrChange w:id="379" w:author="felipe campo" w:date="2018-07-04T11:15:00Z">
                  <w:rPr>
                    <w:rFonts w:eastAsia="Times New Roman"/>
                  </w:rPr>
                </w:rPrChange>
              </w:rPr>
              <w:t>[1]</w:t>
            </w:r>
          </w:ins>
          <w:del w:id="380" w:author="felipe campo" w:date="2018-07-04T11:15:00Z">
            <w:r w:rsidR="0048189B" w:rsidRPr="00B30A26" w:rsidDel="00515FE7">
              <w:rPr>
                <w:noProof/>
                <w:lang w:val="es-ES"/>
              </w:rPr>
              <w:delText xml:space="preserve"> [1]</w:delText>
            </w:r>
          </w:del>
          <w:r w:rsidR="00561873" w:rsidRPr="00B30A26">
            <w:rPr>
              <w:lang w:val="es-ES"/>
            </w:rPr>
            <w:fldChar w:fldCharType="end"/>
          </w:r>
        </w:sdtContent>
      </w:sdt>
      <w:r w:rsidR="00561873" w:rsidRPr="00B30A26">
        <w:rPr>
          <w:lang w:val="es-ES"/>
        </w:rPr>
        <w:t xml:space="preserve"> para modelar de forma integral los casos de uso con los atributos de calidad se hará un análisis detalla de </w:t>
      </w:r>
      <w:r w:rsidR="00561873" w:rsidRPr="00B30A26">
        <w:rPr>
          <w:lang w:val="es-ES"/>
        </w:rPr>
        <w:lastRenderedPageBreak/>
        <w:t>los requisitos generales del sistema LogCloud</w:t>
      </w:r>
      <w:r w:rsidR="00267BF3">
        <w:rPr>
          <w:lang w:val="es-ES"/>
        </w:rPr>
        <w:fldChar w:fldCharType="begin"/>
      </w:r>
      <w:r w:rsidR="00267BF3" w:rsidRPr="00180A00">
        <w:rPr>
          <w:lang w:val="es-ES_tradnl"/>
        </w:rPr>
        <w:instrText xml:space="preserve"> XE "</w:instrText>
      </w:r>
      <w:r w:rsidR="00267BF3">
        <w:rPr>
          <w:szCs w:val="28"/>
          <w:lang w:val="es-ES"/>
        </w:rPr>
        <w:instrText>LogCloud</w:instrText>
      </w:r>
      <w:r w:rsidR="00267BF3" w:rsidRPr="00180A00">
        <w:rPr>
          <w:lang w:val="es-ES_tradnl"/>
        </w:rPr>
        <w:instrText xml:space="preserve">" </w:instrText>
      </w:r>
      <w:r w:rsidR="00267BF3">
        <w:rPr>
          <w:lang w:val="es-ES"/>
        </w:rPr>
        <w:fldChar w:fldCharType="end"/>
      </w:r>
      <w:r w:rsidR="00561873" w:rsidRPr="00B30A26">
        <w:rPr>
          <w:lang w:val="es-ES"/>
        </w:rPr>
        <w:t>, para luego detallar los requisitos funcionales específicos que debe cumplir cada subsistema.</w:t>
      </w:r>
    </w:p>
    <w:p w14:paraId="41572EA1" w14:textId="77777777" w:rsidR="00D17492" w:rsidRPr="00B30A26" w:rsidRDefault="00D17492" w:rsidP="008A0B63">
      <w:pPr>
        <w:rPr>
          <w:lang w:val="es-ES"/>
        </w:rPr>
      </w:pPr>
    </w:p>
    <w:p w14:paraId="3A38ADDE" w14:textId="77777777" w:rsidR="008627B1" w:rsidRPr="00B30A26" w:rsidRDefault="008627B1" w:rsidP="006D5AB0">
      <w:pPr>
        <w:keepNext/>
        <w:jc w:val="center"/>
        <w:rPr>
          <w:lang w:val="es-ES"/>
        </w:rPr>
      </w:pPr>
      <w:r w:rsidRPr="00B30A26">
        <w:rPr>
          <w:noProof/>
        </w:rPr>
        <w:drawing>
          <wp:inline distT="0" distB="0" distL="0" distR="0" wp14:anchorId="3E1D6A56" wp14:editId="5944DD0C">
            <wp:extent cx="3023235" cy="3216854"/>
            <wp:effectExtent l="25400" t="25400" r="24765" b="34925"/>
            <wp:docPr id="2" name="Picture 2" descr="../../../../Desktop/Imagenes%20Logcloud/Screen%20Shot%202017-03-03%20at%205.36.2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Imagenes%20Logcloud/Screen%20Shot%202017-03-03%20at%205.36.27%20PM.png"/>
                    <pic:cNvPicPr>
                      <a:picLocks noChangeAspect="1" noChangeArrowheads="1"/>
                    </pic:cNvPicPr>
                  </pic:nvPicPr>
                  <pic:blipFill>
                    <a:blip r:embed="rId19">
                      <a:extLst>
                        <a:ext uri="{BEBA8EAE-BF5A-486C-A8C5-ECC9F3942E4B}">
                          <a14:imgProps xmlns:a14="http://schemas.microsoft.com/office/drawing/2010/main">
                            <a14:imgLayer r:embed="rId20">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030152" cy="3224214"/>
                    </a:xfrm>
                    <a:prstGeom prst="rect">
                      <a:avLst/>
                    </a:prstGeom>
                    <a:noFill/>
                    <a:ln>
                      <a:solidFill>
                        <a:schemeClr val="accent6"/>
                      </a:solidFill>
                    </a:ln>
                  </pic:spPr>
                </pic:pic>
              </a:graphicData>
            </a:graphic>
          </wp:inline>
        </w:drawing>
      </w:r>
    </w:p>
    <w:p w14:paraId="18F077E2" w14:textId="5C33DBDC" w:rsidR="009D45F3" w:rsidRPr="00B30A26" w:rsidRDefault="008627B1" w:rsidP="00CE6E9B">
      <w:pPr>
        <w:pStyle w:val="Caption"/>
        <w:rPr>
          <w:sz w:val="20"/>
          <w:lang w:val="es-ES"/>
        </w:rPr>
      </w:pPr>
      <w:bookmarkStart w:id="381" w:name="_Toc477252560"/>
      <w:r w:rsidRPr="00B30A26">
        <w:rPr>
          <w:sz w:val="20"/>
          <w:lang w:val="es-ES"/>
        </w:rPr>
        <w:t xml:space="preserve">Figura </w:t>
      </w:r>
      <w:r w:rsidRPr="00B30A26">
        <w:rPr>
          <w:sz w:val="20"/>
          <w:lang w:val="es-ES"/>
        </w:rPr>
        <w:fldChar w:fldCharType="begin"/>
      </w:r>
      <w:r w:rsidRPr="00B30A26">
        <w:rPr>
          <w:sz w:val="20"/>
          <w:lang w:val="es-ES"/>
        </w:rPr>
        <w:instrText xml:space="preserve"> SEQ Figura \* ARABIC </w:instrText>
      </w:r>
      <w:r w:rsidRPr="00B30A26">
        <w:rPr>
          <w:sz w:val="20"/>
          <w:lang w:val="es-ES"/>
        </w:rPr>
        <w:fldChar w:fldCharType="separate"/>
      </w:r>
      <w:r w:rsidR="00515FE7">
        <w:rPr>
          <w:noProof/>
          <w:sz w:val="20"/>
          <w:lang w:val="es-ES"/>
        </w:rPr>
        <w:t>2</w:t>
      </w:r>
      <w:r w:rsidRPr="00B30A26">
        <w:rPr>
          <w:sz w:val="20"/>
          <w:lang w:val="es-ES"/>
        </w:rPr>
        <w:fldChar w:fldCharType="end"/>
      </w:r>
      <w:r w:rsidRPr="00B30A26">
        <w:rPr>
          <w:sz w:val="20"/>
          <w:lang w:val="es-ES"/>
        </w:rPr>
        <w:t xml:space="preserve"> Modelo de Requisitos para atributos de calidad</w:t>
      </w:r>
      <w:bookmarkEnd w:id="381"/>
    </w:p>
    <w:p w14:paraId="15F40F7E" w14:textId="4740071A" w:rsidR="00995550" w:rsidRPr="00B30A26" w:rsidRDefault="009C769B" w:rsidP="009C769B">
      <w:pPr>
        <w:rPr>
          <w:lang w:val="es-ES"/>
        </w:rPr>
      </w:pPr>
      <w:r w:rsidRPr="00B30A26">
        <w:rPr>
          <w:lang w:val="es-ES"/>
        </w:rPr>
        <w:t xml:space="preserve">Para </w:t>
      </w:r>
      <w:r w:rsidR="00D97912" w:rsidRPr="00B30A26">
        <w:rPr>
          <w:lang w:val="es-ES"/>
        </w:rPr>
        <w:t>el presente documento</w:t>
      </w:r>
      <w:r w:rsidRPr="00B30A26">
        <w:rPr>
          <w:lang w:val="es-ES"/>
        </w:rPr>
        <w:t xml:space="preserve"> utiliza</w:t>
      </w:r>
      <w:r w:rsidR="00D97912" w:rsidRPr="00B30A26">
        <w:rPr>
          <w:lang w:val="es-ES"/>
        </w:rPr>
        <w:t>remos una estrategia similar en la cual incluiremos los requisitos externos como parte de proceso y unificaremos las actividades de integración en un solo proceso</w:t>
      </w:r>
    </w:p>
    <w:p w14:paraId="70007272" w14:textId="77777777" w:rsidR="00995550" w:rsidRPr="00B30A26" w:rsidRDefault="00995550" w:rsidP="00995550">
      <w:pPr>
        <w:keepNext/>
        <w:rPr>
          <w:lang w:val="es-ES"/>
        </w:rPr>
      </w:pPr>
      <w:r w:rsidRPr="00B30A26">
        <w:rPr>
          <w:noProof/>
        </w:rPr>
        <w:lastRenderedPageBreak/>
        <w:drawing>
          <wp:inline distT="0" distB="0" distL="0" distR="0" wp14:anchorId="73488887" wp14:editId="4F2A4F4F">
            <wp:extent cx="5943600" cy="4813300"/>
            <wp:effectExtent l="25400" t="25400" r="25400" b="38100"/>
            <wp:docPr id="10" name="Picture 10" descr="reqs/export/RFE/png/Requisitos%20LogCloud__Requisitos%20Logcloud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qs/export/RFE/png/Requisitos%20LogCloud__Requisitos%20Logcloud_1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813300"/>
                    </a:xfrm>
                    <a:prstGeom prst="rect">
                      <a:avLst/>
                    </a:prstGeom>
                    <a:noFill/>
                    <a:ln>
                      <a:solidFill>
                        <a:schemeClr val="accent6"/>
                      </a:solidFill>
                    </a:ln>
                  </pic:spPr>
                </pic:pic>
              </a:graphicData>
            </a:graphic>
          </wp:inline>
        </w:drawing>
      </w:r>
    </w:p>
    <w:p w14:paraId="68571574" w14:textId="2C62F125" w:rsidR="009C769B" w:rsidRPr="00B30A26" w:rsidRDefault="00995550" w:rsidP="00CE6E9B">
      <w:pPr>
        <w:pStyle w:val="Caption"/>
        <w:rPr>
          <w:sz w:val="20"/>
          <w:lang w:val="es-ES"/>
        </w:rPr>
      </w:pPr>
      <w:bookmarkStart w:id="382" w:name="_Toc477252561"/>
      <w:r w:rsidRPr="00B30A26">
        <w:rPr>
          <w:sz w:val="20"/>
          <w:lang w:val="es-ES"/>
        </w:rPr>
        <w:t xml:space="preserve">Figura </w:t>
      </w:r>
      <w:r w:rsidRPr="00B30A26">
        <w:rPr>
          <w:sz w:val="20"/>
          <w:lang w:val="es-ES"/>
        </w:rPr>
        <w:fldChar w:fldCharType="begin"/>
      </w:r>
      <w:r w:rsidRPr="00B30A26">
        <w:rPr>
          <w:sz w:val="20"/>
          <w:lang w:val="es-ES"/>
        </w:rPr>
        <w:instrText xml:space="preserve"> SEQ Figura \* ARABIC </w:instrText>
      </w:r>
      <w:r w:rsidRPr="00B30A26">
        <w:rPr>
          <w:sz w:val="20"/>
          <w:lang w:val="es-ES"/>
        </w:rPr>
        <w:fldChar w:fldCharType="separate"/>
      </w:r>
      <w:r w:rsidR="00515FE7">
        <w:rPr>
          <w:noProof/>
          <w:sz w:val="20"/>
          <w:lang w:val="es-ES"/>
        </w:rPr>
        <w:t>3</w:t>
      </w:r>
      <w:r w:rsidRPr="00B30A26">
        <w:rPr>
          <w:sz w:val="20"/>
          <w:lang w:val="es-ES"/>
        </w:rPr>
        <w:fldChar w:fldCharType="end"/>
      </w:r>
      <w:r w:rsidRPr="00B30A26">
        <w:rPr>
          <w:sz w:val="20"/>
          <w:lang w:val="es-ES"/>
        </w:rPr>
        <w:t xml:space="preserve"> Modelo de</w:t>
      </w:r>
      <w:r w:rsidR="00D97912" w:rsidRPr="00B30A26">
        <w:rPr>
          <w:sz w:val="20"/>
          <w:lang w:val="es-ES"/>
        </w:rPr>
        <w:t xml:space="preserve"> proceso de requisitos de Sistema</w:t>
      </w:r>
      <w:r w:rsidR="004F6A81" w:rsidRPr="00B30A26">
        <w:rPr>
          <w:sz w:val="20"/>
          <w:lang w:val="es-ES"/>
        </w:rPr>
        <w:fldChar w:fldCharType="begin"/>
      </w:r>
      <w:r w:rsidR="004F6A81" w:rsidRPr="00B30A26">
        <w:rPr>
          <w:lang w:val="es-ES"/>
        </w:rPr>
        <w:instrText xml:space="preserve"> XE "</w:instrText>
      </w:r>
      <w:r w:rsidR="004F6A81" w:rsidRPr="00B30A26">
        <w:rPr>
          <w:b/>
          <w:szCs w:val="28"/>
          <w:lang w:val="es-ES"/>
        </w:rPr>
        <w:instrText>Sistema</w:instrText>
      </w:r>
      <w:r w:rsidR="004F6A81" w:rsidRPr="00B30A26">
        <w:rPr>
          <w:lang w:val="es-ES"/>
        </w:rPr>
        <w:instrText xml:space="preserve">" </w:instrText>
      </w:r>
      <w:r w:rsidR="004F6A81" w:rsidRPr="00B30A26">
        <w:rPr>
          <w:sz w:val="20"/>
          <w:lang w:val="es-ES"/>
        </w:rPr>
        <w:fldChar w:fldCharType="end"/>
      </w:r>
      <w:r w:rsidR="00D97912" w:rsidRPr="00B30A26">
        <w:rPr>
          <w:sz w:val="20"/>
          <w:lang w:val="es-ES"/>
        </w:rPr>
        <w:t xml:space="preserve"> de Información</w:t>
      </w:r>
      <w:r w:rsidR="003237E6" w:rsidRPr="00B30A26">
        <w:rPr>
          <w:sz w:val="20"/>
          <w:lang w:val="es-ES"/>
        </w:rPr>
        <w:t xml:space="preserve"> </w:t>
      </w:r>
      <w:r w:rsidR="00D97912" w:rsidRPr="00B30A26">
        <w:rPr>
          <w:sz w:val="20"/>
          <w:lang w:val="es-ES"/>
        </w:rPr>
        <w:t>LogCloud</w:t>
      </w:r>
      <w:bookmarkEnd w:id="382"/>
      <w:r w:rsidR="00267BF3">
        <w:rPr>
          <w:sz w:val="20"/>
          <w:lang w:val="es-ES"/>
        </w:rPr>
        <w:fldChar w:fldCharType="begin"/>
      </w:r>
      <w:r w:rsidR="00267BF3" w:rsidRPr="00267BF3">
        <w:rPr>
          <w:lang w:val="es-ES"/>
        </w:rPr>
        <w:instrText xml:space="preserve"> XE "</w:instrText>
      </w:r>
      <w:r w:rsidR="00267BF3">
        <w:rPr>
          <w:szCs w:val="28"/>
          <w:lang w:val="es-ES"/>
        </w:rPr>
        <w:instrText>LogCloud</w:instrText>
      </w:r>
      <w:r w:rsidR="00267BF3" w:rsidRPr="00267BF3">
        <w:rPr>
          <w:lang w:val="es-ES"/>
        </w:rPr>
        <w:instrText xml:space="preserve">" </w:instrText>
      </w:r>
      <w:r w:rsidR="00267BF3">
        <w:rPr>
          <w:sz w:val="20"/>
          <w:lang w:val="es-ES"/>
        </w:rPr>
        <w:fldChar w:fldCharType="end"/>
      </w:r>
    </w:p>
    <w:p w14:paraId="1BA06587" w14:textId="50467C56" w:rsidR="00BF312C" w:rsidRPr="00B30A26" w:rsidRDefault="00BF312C" w:rsidP="00793321">
      <w:pPr>
        <w:pStyle w:val="Heading2"/>
        <w:rPr>
          <w:lang w:val="es-ES"/>
        </w:rPr>
      </w:pPr>
      <w:bookmarkStart w:id="383" w:name="_Toc518466246"/>
      <w:r w:rsidRPr="00B30A26">
        <w:rPr>
          <w:lang w:val="es-ES"/>
        </w:rPr>
        <w:lastRenderedPageBreak/>
        <w:t>Actores del Sistema</w:t>
      </w:r>
      <w:bookmarkEnd w:id="383"/>
      <w:r w:rsidR="004F6A81" w:rsidRPr="00B30A26">
        <w:rPr>
          <w:lang w:val="es-ES"/>
        </w:rPr>
        <w:fldChar w:fldCharType="begin"/>
      </w:r>
      <w:r w:rsidR="004F6A81" w:rsidRPr="00B30A26">
        <w:rPr>
          <w:lang w:val="es-ES"/>
        </w:rPr>
        <w:instrText xml:space="preserve"> XE "</w:instrText>
      </w:r>
      <w:r w:rsidR="004F6A81" w:rsidRPr="00B30A26">
        <w:rPr>
          <w:b w:val="0"/>
          <w:szCs w:val="28"/>
          <w:lang w:val="es-ES"/>
        </w:rPr>
        <w:instrText>Sistema</w:instrText>
      </w:r>
      <w:r w:rsidR="004F6A81" w:rsidRPr="00B30A26">
        <w:rPr>
          <w:lang w:val="es-ES"/>
        </w:rPr>
        <w:instrText xml:space="preserve">" </w:instrText>
      </w:r>
      <w:r w:rsidR="004F6A81" w:rsidRPr="00B30A26">
        <w:rPr>
          <w:lang w:val="es-ES"/>
        </w:rPr>
        <w:fldChar w:fldCharType="end"/>
      </w:r>
    </w:p>
    <w:p w14:paraId="27AB8A06" w14:textId="77777777" w:rsidR="00F2226C" w:rsidRPr="00B30A26" w:rsidRDefault="00F2226C" w:rsidP="00F2226C">
      <w:pPr>
        <w:rPr>
          <w:lang w:val="es-ES"/>
        </w:rPr>
      </w:pPr>
    </w:p>
    <w:p w14:paraId="7ADADF0E" w14:textId="64467E16" w:rsidR="00F2226C" w:rsidRPr="00B30A26" w:rsidRDefault="008165C8" w:rsidP="00F2226C">
      <w:pPr>
        <w:rPr>
          <w:lang w:val="es-ES"/>
        </w:rPr>
      </w:pPr>
      <w:r w:rsidRPr="00B30A26">
        <w:rPr>
          <w:lang w:val="es-ES"/>
        </w:rPr>
        <w:t>Siguiendo</w:t>
      </w:r>
      <w:r w:rsidR="00F2226C" w:rsidRPr="00B30A26">
        <w:rPr>
          <w:lang w:val="es-ES"/>
        </w:rPr>
        <w:t xml:space="preserve"> </w:t>
      </w:r>
      <w:r w:rsidR="00CD2B1A" w:rsidRPr="00B30A26">
        <w:rPr>
          <w:lang w:val="es-ES"/>
        </w:rPr>
        <w:t>con la</w:t>
      </w:r>
      <w:r w:rsidR="00F2226C" w:rsidRPr="00B30A26">
        <w:rPr>
          <w:lang w:val="es-ES"/>
        </w:rPr>
        <w:t xml:space="preserve"> metodología propuesta por Brito </w:t>
      </w:r>
      <w:sdt>
        <w:sdtPr>
          <w:rPr>
            <w:lang w:val="es-ES"/>
          </w:rPr>
          <w:id w:val="114183360"/>
          <w:citation/>
        </w:sdtPr>
        <w:sdtContent>
          <w:r w:rsidR="00F2226C" w:rsidRPr="00B30A26">
            <w:rPr>
              <w:lang w:val="es-ES"/>
            </w:rPr>
            <w:fldChar w:fldCharType="begin"/>
          </w:r>
          <w:r w:rsidR="00F2226C" w:rsidRPr="00B30A26">
            <w:rPr>
              <w:lang w:val="es-ES"/>
            </w:rPr>
            <w:instrText xml:space="preserve"> CITATION Bri02 \l 3082 </w:instrText>
          </w:r>
          <w:r w:rsidR="00F2226C" w:rsidRPr="00B30A26">
            <w:rPr>
              <w:lang w:val="es-ES"/>
            </w:rPr>
            <w:fldChar w:fldCharType="separate"/>
          </w:r>
          <w:ins w:id="384" w:author="felipe campo" w:date="2018-07-04T11:15:00Z">
            <w:r w:rsidR="00515FE7" w:rsidRPr="00515FE7">
              <w:rPr>
                <w:noProof/>
                <w:lang w:val="es-ES"/>
                <w:rPrChange w:id="385" w:author="felipe campo" w:date="2018-07-04T11:15:00Z">
                  <w:rPr>
                    <w:rFonts w:eastAsia="Times New Roman"/>
                  </w:rPr>
                </w:rPrChange>
              </w:rPr>
              <w:t>[1]</w:t>
            </w:r>
          </w:ins>
          <w:del w:id="386" w:author="felipe campo" w:date="2018-07-04T11:15:00Z">
            <w:r w:rsidR="0048189B" w:rsidRPr="00B30A26" w:rsidDel="00515FE7">
              <w:rPr>
                <w:noProof/>
                <w:lang w:val="es-ES"/>
              </w:rPr>
              <w:delText>[1]</w:delText>
            </w:r>
          </w:del>
          <w:r w:rsidR="00F2226C" w:rsidRPr="00B30A26">
            <w:rPr>
              <w:lang w:val="es-ES"/>
            </w:rPr>
            <w:fldChar w:fldCharType="end"/>
          </w:r>
        </w:sdtContent>
      </w:sdt>
      <w:r w:rsidRPr="00B30A26">
        <w:rPr>
          <w:lang w:val="es-ES"/>
        </w:rPr>
        <w:t xml:space="preserve"> a continuación se </w:t>
      </w:r>
      <w:r w:rsidR="00B8288D" w:rsidRPr="00B30A26">
        <w:rPr>
          <w:lang w:val="es-ES"/>
        </w:rPr>
        <w:t>presenta</w:t>
      </w:r>
      <w:r w:rsidRPr="00B30A26">
        <w:rPr>
          <w:lang w:val="es-ES"/>
        </w:rPr>
        <w:t xml:space="preserve"> un análisis de los actores del sistema</w:t>
      </w:r>
      <w:r w:rsidR="00CD2B1A" w:rsidRPr="00B30A26">
        <w:rPr>
          <w:lang w:val="es-ES"/>
        </w:rPr>
        <w:t xml:space="preserve"> de acuerdo notación UML</w:t>
      </w:r>
      <w:r w:rsidR="004F6A81" w:rsidRPr="00B30A26">
        <w:rPr>
          <w:lang w:val="es-ES"/>
        </w:rPr>
        <w:fldChar w:fldCharType="begin"/>
      </w:r>
      <w:r w:rsidR="004F6A81" w:rsidRPr="00B30A26">
        <w:rPr>
          <w:lang w:val="es-ES"/>
        </w:rPr>
        <w:instrText xml:space="preserve"> XE "</w:instrText>
      </w:r>
      <w:r w:rsidR="004F6A81" w:rsidRPr="00B30A26">
        <w:rPr>
          <w:b/>
          <w:szCs w:val="28"/>
          <w:lang w:val="es-ES"/>
        </w:rPr>
        <w:instrText>UML</w:instrText>
      </w:r>
      <w:r w:rsidR="004F6A81" w:rsidRPr="00B30A26">
        <w:rPr>
          <w:lang w:val="es-ES"/>
        </w:rPr>
        <w:instrText xml:space="preserve">" </w:instrText>
      </w:r>
      <w:r w:rsidR="004F6A81" w:rsidRPr="00B30A26">
        <w:rPr>
          <w:lang w:val="es-ES"/>
        </w:rPr>
        <w:fldChar w:fldCharType="end"/>
      </w:r>
      <w:r w:rsidR="00CD2B1A" w:rsidRPr="00B30A26">
        <w:rPr>
          <w:lang w:val="es-ES"/>
        </w:rPr>
        <w:t xml:space="preserve"> </w:t>
      </w:r>
      <w:sdt>
        <w:sdtPr>
          <w:rPr>
            <w:lang w:val="es-ES"/>
          </w:rPr>
          <w:id w:val="-1178265931"/>
          <w:citation/>
        </w:sdtPr>
        <w:sdtContent>
          <w:r w:rsidR="00CD2B1A" w:rsidRPr="00B30A26">
            <w:rPr>
              <w:lang w:val="es-ES"/>
            </w:rPr>
            <w:fldChar w:fldCharType="begin"/>
          </w:r>
          <w:r w:rsidR="00CD2B1A" w:rsidRPr="00B30A26">
            <w:rPr>
              <w:lang w:val="es-ES"/>
            </w:rPr>
            <w:instrText xml:space="preserve"> CITATION Obj16 \l 3082 </w:instrText>
          </w:r>
          <w:r w:rsidR="00CD2B1A" w:rsidRPr="00B30A26">
            <w:rPr>
              <w:lang w:val="es-ES"/>
            </w:rPr>
            <w:fldChar w:fldCharType="separate"/>
          </w:r>
          <w:ins w:id="387" w:author="felipe campo" w:date="2018-07-04T11:15:00Z">
            <w:r w:rsidR="00515FE7" w:rsidRPr="00515FE7">
              <w:rPr>
                <w:noProof/>
                <w:lang w:val="es-ES"/>
                <w:rPrChange w:id="388" w:author="felipe campo" w:date="2018-07-04T11:15:00Z">
                  <w:rPr>
                    <w:rFonts w:eastAsia="Times New Roman"/>
                  </w:rPr>
                </w:rPrChange>
              </w:rPr>
              <w:t>[2]</w:t>
            </w:r>
          </w:ins>
          <w:del w:id="389" w:author="felipe campo" w:date="2018-07-04T11:15:00Z">
            <w:r w:rsidR="0048189B" w:rsidRPr="00B30A26" w:rsidDel="00515FE7">
              <w:rPr>
                <w:noProof/>
                <w:lang w:val="es-ES"/>
              </w:rPr>
              <w:delText>[2]</w:delText>
            </w:r>
          </w:del>
          <w:r w:rsidR="00CD2B1A" w:rsidRPr="00B30A26">
            <w:rPr>
              <w:lang w:val="es-ES"/>
            </w:rPr>
            <w:fldChar w:fldCharType="end"/>
          </w:r>
        </w:sdtContent>
      </w:sdt>
    </w:p>
    <w:p w14:paraId="2C740FAD" w14:textId="43A25F22" w:rsidR="00F2226C" w:rsidRPr="00B30A26" w:rsidRDefault="00772ABF" w:rsidP="00CE6E9B">
      <w:pPr>
        <w:jc w:val="center"/>
        <w:rPr>
          <w:lang w:val="es-ES"/>
        </w:rPr>
      </w:pPr>
      <w:commentRangeStart w:id="390"/>
      <w:r>
        <w:rPr>
          <w:noProof/>
        </w:rPr>
        <w:drawing>
          <wp:inline distT="0" distB="0" distL="0" distR="0" wp14:anchorId="2A511D68" wp14:editId="425ECACE">
            <wp:extent cx="5943600" cy="7302500"/>
            <wp:effectExtent l="0" t="0" r="0" b="0"/>
            <wp:docPr id="36" name="Picture 36" descr="../export/RFE/usados/Requisitos%20LogCloud__Actores__Actores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xport/RFE/usados/Requisitos%20LogCloud__Actores__Actores_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7302500"/>
                    </a:xfrm>
                    <a:prstGeom prst="rect">
                      <a:avLst/>
                    </a:prstGeom>
                    <a:noFill/>
                    <a:ln>
                      <a:noFill/>
                    </a:ln>
                  </pic:spPr>
                </pic:pic>
              </a:graphicData>
            </a:graphic>
          </wp:inline>
        </w:drawing>
      </w:r>
      <w:commentRangeEnd w:id="390"/>
      <w:r w:rsidR="0021758D">
        <w:rPr>
          <w:rStyle w:val="CommentReference"/>
        </w:rPr>
        <w:commentReference w:id="390"/>
      </w:r>
    </w:p>
    <w:p w14:paraId="1B6B5D3C" w14:textId="11AD0261" w:rsidR="00F2226C" w:rsidRPr="00B30A26" w:rsidRDefault="00F2226C" w:rsidP="00CE6E9B">
      <w:pPr>
        <w:pStyle w:val="Caption"/>
        <w:rPr>
          <w:sz w:val="20"/>
          <w:lang w:val="es-ES"/>
        </w:rPr>
      </w:pPr>
      <w:bookmarkStart w:id="391" w:name="_Toc477252562"/>
      <w:r w:rsidRPr="00B30A26">
        <w:rPr>
          <w:sz w:val="20"/>
          <w:lang w:val="es-ES"/>
        </w:rPr>
        <w:lastRenderedPageBreak/>
        <w:t xml:space="preserve">Figura </w:t>
      </w:r>
      <w:r w:rsidRPr="00B30A26">
        <w:rPr>
          <w:sz w:val="20"/>
          <w:lang w:val="es-ES"/>
        </w:rPr>
        <w:fldChar w:fldCharType="begin"/>
      </w:r>
      <w:r w:rsidRPr="00B30A26">
        <w:rPr>
          <w:sz w:val="20"/>
          <w:lang w:val="es-ES"/>
        </w:rPr>
        <w:instrText xml:space="preserve"> SEQ Figura \* ARABIC </w:instrText>
      </w:r>
      <w:r w:rsidRPr="00B30A26">
        <w:rPr>
          <w:sz w:val="20"/>
          <w:lang w:val="es-ES"/>
        </w:rPr>
        <w:fldChar w:fldCharType="separate"/>
      </w:r>
      <w:r w:rsidR="00515FE7">
        <w:rPr>
          <w:noProof/>
          <w:sz w:val="20"/>
          <w:lang w:val="es-ES"/>
        </w:rPr>
        <w:t>4</w:t>
      </w:r>
      <w:r w:rsidRPr="00B30A26">
        <w:rPr>
          <w:sz w:val="20"/>
          <w:lang w:val="es-ES"/>
        </w:rPr>
        <w:fldChar w:fldCharType="end"/>
      </w:r>
      <w:r w:rsidRPr="00B30A26">
        <w:rPr>
          <w:sz w:val="20"/>
          <w:lang w:val="es-ES"/>
        </w:rPr>
        <w:t xml:space="preserve"> Diagrama de Actores del Sistema</w:t>
      </w:r>
      <w:bookmarkEnd w:id="391"/>
      <w:r w:rsidR="004F6A81" w:rsidRPr="00B30A26">
        <w:rPr>
          <w:sz w:val="20"/>
          <w:lang w:val="es-ES"/>
        </w:rPr>
        <w:fldChar w:fldCharType="begin"/>
      </w:r>
      <w:r w:rsidR="004F6A81" w:rsidRPr="00B30A26">
        <w:rPr>
          <w:lang w:val="es-ES"/>
        </w:rPr>
        <w:instrText xml:space="preserve"> XE "</w:instrText>
      </w:r>
      <w:r w:rsidR="004F6A81" w:rsidRPr="00B30A26">
        <w:rPr>
          <w:b/>
          <w:szCs w:val="28"/>
          <w:lang w:val="es-ES"/>
        </w:rPr>
        <w:instrText>Sistema</w:instrText>
      </w:r>
      <w:r w:rsidR="004F6A81" w:rsidRPr="00B30A26">
        <w:rPr>
          <w:lang w:val="es-ES"/>
        </w:rPr>
        <w:instrText xml:space="preserve">" </w:instrText>
      </w:r>
      <w:r w:rsidR="004F6A81" w:rsidRPr="00B30A26">
        <w:rPr>
          <w:sz w:val="20"/>
          <w:lang w:val="es-ES"/>
        </w:rPr>
        <w:fldChar w:fldCharType="end"/>
      </w:r>
    </w:p>
    <w:p w14:paraId="26E2B056" w14:textId="2AA405D7" w:rsidR="00C82A2F" w:rsidRPr="00B30A26" w:rsidRDefault="00C82A2F" w:rsidP="00C82A2F">
      <w:pPr>
        <w:rPr>
          <w:lang w:val="es-ES"/>
        </w:rPr>
      </w:pPr>
      <w:r w:rsidRPr="00B30A26">
        <w:rPr>
          <w:lang w:val="es-ES"/>
        </w:rPr>
        <w:t>En este diagrama los actores representa</w:t>
      </w:r>
      <w:r w:rsidR="00BF40BF">
        <w:rPr>
          <w:lang w:val="es-ES"/>
        </w:rPr>
        <w:t>n</w:t>
      </w:r>
      <w:r w:rsidRPr="00B30A26">
        <w:rPr>
          <w:lang w:val="es-ES"/>
        </w:rPr>
        <w:t xml:space="preserve"> comportamiento o roles que realizan los involucrados o Stakeholders</w:t>
      </w:r>
      <w:r w:rsidRPr="00B30A26">
        <w:rPr>
          <w:lang w:val="es-ES"/>
        </w:rPr>
        <w:fldChar w:fldCharType="begin"/>
      </w:r>
      <w:r w:rsidRPr="00B30A26">
        <w:rPr>
          <w:lang w:val="es-ES"/>
        </w:rPr>
        <w:instrText xml:space="preserve"> XE "Stakeholders" </w:instrText>
      </w:r>
      <w:r w:rsidRPr="00B30A26">
        <w:rPr>
          <w:lang w:val="es-ES"/>
        </w:rPr>
        <w:fldChar w:fldCharType="end"/>
      </w:r>
      <w:r w:rsidRPr="00B30A26">
        <w:rPr>
          <w:lang w:val="es-ES"/>
        </w:rPr>
        <w:t xml:space="preserve"> del Sistema</w:t>
      </w:r>
      <w:r w:rsidR="004F6A81" w:rsidRPr="00B30A26">
        <w:rPr>
          <w:lang w:val="es-ES"/>
        </w:rPr>
        <w:fldChar w:fldCharType="begin"/>
      </w:r>
      <w:r w:rsidR="004F6A81" w:rsidRPr="00B30A26">
        <w:rPr>
          <w:lang w:val="es-ES"/>
        </w:rPr>
        <w:instrText xml:space="preserve"> XE "</w:instrText>
      </w:r>
      <w:r w:rsidR="004F6A81" w:rsidRPr="00B30A26">
        <w:rPr>
          <w:b/>
          <w:szCs w:val="28"/>
          <w:lang w:val="es-ES"/>
        </w:rPr>
        <w:instrText>Sistema</w:instrText>
      </w:r>
      <w:r w:rsidR="004F6A81" w:rsidRPr="00B30A26">
        <w:rPr>
          <w:lang w:val="es-ES"/>
        </w:rPr>
        <w:instrText xml:space="preserve">" </w:instrText>
      </w:r>
      <w:r w:rsidR="004F6A81" w:rsidRPr="00B30A26">
        <w:rPr>
          <w:lang w:val="es-ES"/>
        </w:rPr>
        <w:fldChar w:fldCharType="end"/>
      </w:r>
      <w:r w:rsidRPr="00B30A26">
        <w:rPr>
          <w:lang w:val="es-ES"/>
        </w:rPr>
        <w:t xml:space="preserve"> de Información a analizar. Estos actores hacen referencia a usuario que requieren o </w:t>
      </w:r>
      <w:r w:rsidR="00BF3AE0" w:rsidRPr="00B30A26">
        <w:rPr>
          <w:lang w:val="es-ES"/>
        </w:rPr>
        <w:t>desempeñan</w:t>
      </w:r>
      <w:r w:rsidRPr="00B30A26">
        <w:rPr>
          <w:lang w:val="es-ES"/>
        </w:rPr>
        <w:t xml:space="preserve"> servicios con los casos de uso identificados. Un usuario en el sentido </w:t>
      </w:r>
      <w:r w:rsidR="00BF3AE0" w:rsidRPr="00B30A26">
        <w:rPr>
          <w:lang w:val="es-ES"/>
        </w:rPr>
        <w:t>físico, ya</w:t>
      </w:r>
      <w:r w:rsidRPr="00B30A26">
        <w:rPr>
          <w:lang w:val="es-ES"/>
        </w:rPr>
        <w:t xml:space="preserve"> sea una persona o un sistema de informació</w:t>
      </w:r>
      <w:r w:rsidR="00BF3AE0" w:rsidRPr="00B30A26">
        <w:rPr>
          <w:lang w:val="es-ES"/>
        </w:rPr>
        <w:t>n,</w:t>
      </w:r>
      <w:r w:rsidRPr="00B30A26">
        <w:rPr>
          <w:lang w:val="es-ES"/>
        </w:rPr>
        <w:t xml:space="preserve"> puede desempeñar varios roles dentro del </w:t>
      </w:r>
      <w:r w:rsidR="009862A3" w:rsidRPr="00B30A26">
        <w:rPr>
          <w:lang w:val="es-ES"/>
        </w:rPr>
        <w:t>sistema,</w:t>
      </w:r>
      <w:r w:rsidRPr="00B30A26">
        <w:rPr>
          <w:lang w:val="es-ES"/>
        </w:rPr>
        <w:t xml:space="preserve"> </w:t>
      </w:r>
      <w:r w:rsidR="00BF3AE0" w:rsidRPr="00B30A26">
        <w:rPr>
          <w:lang w:val="es-ES"/>
        </w:rPr>
        <w:t>así</w:t>
      </w:r>
      <w:r w:rsidRPr="00B30A26">
        <w:rPr>
          <w:lang w:val="es-ES"/>
        </w:rPr>
        <w:t xml:space="preserve"> como un rol puede ser desempeñado por varias personas o Sistemas.</w:t>
      </w:r>
    </w:p>
    <w:p w14:paraId="53309099" w14:textId="77777777" w:rsidR="00C82A2F" w:rsidRPr="00B30A26" w:rsidRDefault="00C82A2F" w:rsidP="00C82A2F">
      <w:pPr>
        <w:rPr>
          <w:lang w:val="es-ES"/>
        </w:rPr>
      </w:pPr>
    </w:p>
    <w:p w14:paraId="2B5BC593" w14:textId="49C33BD0" w:rsidR="00C82A2F" w:rsidRPr="00B30A26" w:rsidRDefault="00C82A2F" w:rsidP="00C82A2F">
      <w:pPr>
        <w:rPr>
          <w:lang w:val="es-ES"/>
        </w:rPr>
      </w:pPr>
    </w:p>
    <w:p w14:paraId="005F24D4" w14:textId="27D122C2" w:rsidR="00B33D40" w:rsidRPr="00B30A26" w:rsidRDefault="009862A3" w:rsidP="00C82A2F">
      <w:pPr>
        <w:rPr>
          <w:lang w:val="es-ES"/>
        </w:rPr>
      </w:pPr>
      <w:r w:rsidRPr="00B30A26">
        <w:rPr>
          <w:lang w:val="es-ES"/>
        </w:rPr>
        <w:t xml:space="preserve">Para el sistema </w:t>
      </w:r>
      <w:r w:rsidR="00B33D40" w:rsidRPr="00B30A26">
        <w:rPr>
          <w:lang w:val="es-ES"/>
        </w:rPr>
        <w:t>LogCloud</w:t>
      </w:r>
      <w:r w:rsidR="00267BF3">
        <w:rPr>
          <w:lang w:val="es-ES"/>
        </w:rPr>
        <w:fldChar w:fldCharType="begin"/>
      </w:r>
      <w:r w:rsidR="00267BF3" w:rsidRPr="00267BF3">
        <w:rPr>
          <w:lang w:val="es-ES"/>
        </w:rPr>
        <w:instrText xml:space="preserve"> XE "</w:instrText>
      </w:r>
      <w:r w:rsidR="00267BF3">
        <w:rPr>
          <w:szCs w:val="28"/>
          <w:lang w:val="es-ES"/>
        </w:rPr>
        <w:instrText>LogCloud</w:instrText>
      </w:r>
      <w:r w:rsidR="00267BF3" w:rsidRPr="00267BF3">
        <w:rPr>
          <w:lang w:val="es-ES"/>
        </w:rPr>
        <w:instrText xml:space="preserve">" </w:instrText>
      </w:r>
      <w:r w:rsidR="00267BF3">
        <w:rPr>
          <w:lang w:val="es-ES"/>
        </w:rPr>
        <w:fldChar w:fldCharType="end"/>
      </w:r>
      <w:r w:rsidRPr="00B30A26">
        <w:rPr>
          <w:lang w:val="es-ES"/>
        </w:rPr>
        <w:t xml:space="preserve"> se </w:t>
      </w:r>
      <w:r w:rsidR="00E84E85" w:rsidRPr="00B30A26">
        <w:rPr>
          <w:lang w:val="es-ES"/>
        </w:rPr>
        <w:t>iden</w:t>
      </w:r>
      <w:r w:rsidR="000C263E" w:rsidRPr="00B30A26">
        <w:rPr>
          <w:lang w:val="es-ES"/>
        </w:rPr>
        <w:t xml:space="preserve">tificaron 2 actores principales por un lado están las empresas del sector </w:t>
      </w:r>
      <w:r w:rsidR="00B33D40" w:rsidRPr="00B30A26">
        <w:rPr>
          <w:lang w:val="es-ES"/>
        </w:rPr>
        <w:t>Logístico</w:t>
      </w:r>
      <w:r w:rsidR="000C263E" w:rsidRPr="00B30A26">
        <w:rPr>
          <w:lang w:val="es-ES"/>
        </w:rPr>
        <w:t xml:space="preserve">, las cuales representa a los </w:t>
      </w:r>
      <w:r w:rsidR="00B33D40" w:rsidRPr="00B30A26">
        <w:rPr>
          <w:lang w:val="es-ES"/>
        </w:rPr>
        <w:t>usuarios</w:t>
      </w:r>
      <w:r w:rsidR="000C263E" w:rsidRPr="00B30A26">
        <w:rPr>
          <w:lang w:val="es-ES"/>
        </w:rPr>
        <w:t xml:space="preserve"> del </w:t>
      </w:r>
      <w:r w:rsidR="00B33D40" w:rsidRPr="00B30A26">
        <w:rPr>
          <w:lang w:val="es-ES"/>
        </w:rPr>
        <w:t>sistema</w:t>
      </w:r>
      <w:r w:rsidR="000C263E" w:rsidRPr="00B30A26">
        <w:rPr>
          <w:lang w:val="es-ES"/>
        </w:rPr>
        <w:t xml:space="preserve"> </w:t>
      </w:r>
      <w:r w:rsidR="00B33D40" w:rsidRPr="00B30A26">
        <w:rPr>
          <w:lang w:val="es-ES"/>
        </w:rPr>
        <w:t>LogCloud</w:t>
      </w:r>
      <w:r w:rsidR="004D1A37" w:rsidRPr="00B30A26">
        <w:rPr>
          <w:lang w:val="es-ES"/>
        </w:rPr>
        <w:t xml:space="preserve">. </w:t>
      </w:r>
      <w:r w:rsidR="00EA5025" w:rsidRPr="00B30A26">
        <w:rPr>
          <w:lang w:val="es-ES"/>
        </w:rPr>
        <w:t xml:space="preserve">En el caso de las </w:t>
      </w:r>
      <w:r w:rsidR="00EA5025" w:rsidRPr="00B30A26">
        <w:rPr>
          <w:b/>
          <w:lang w:val="es-ES"/>
        </w:rPr>
        <w:t>empresas del sector logístico(AC:001),</w:t>
      </w:r>
      <w:r w:rsidR="00EA5025" w:rsidRPr="00B30A26">
        <w:rPr>
          <w:lang w:val="es-ES"/>
        </w:rPr>
        <w:t xml:space="preserve"> este ha sido modelado como </w:t>
      </w:r>
      <w:r w:rsidR="00BF40BF" w:rsidRPr="00B30A26">
        <w:rPr>
          <w:lang w:val="es-ES"/>
        </w:rPr>
        <w:t>un caso</w:t>
      </w:r>
      <w:r w:rsidR="00EA5025" w:rsidRPr="00B30A26">
        <w:rPr>
          <w:lang w:val="es-ES"/>
        </w:rPr>
        <w:t xml:space="preserve"> de uso abstracto, ya que se constituye</w:t>
      </w:r>
      <w:r w:rsidR="00B751F5" w:rsidRPr="00B30A26">
        <w:rPr>
          <w:lang w:val="es-ES"/>
        </w:rPr>
        <w:t xml:space="preserve"> una generalización de los actores propios</w:t>
      </w:r>
      <w:r w:rsidR="00EA5025" w:rsidRPr="00B30A26">
        <w:rPr>
          <w:lang w:val="es-ES"/>
        </w:rPr>
        <w:t>,</w:t>
      </w:r>
      <w:r w:rsidR="00B751F5" w:rsidRPr="00B30A26">
        <w:rPr>
          <w:lang w:val="es-ES"/>
        </w:rPr>
        <w:t xml:space="preserve"> los cuales pueden ser usados para representar las funcionalidades de alto nivel, pero que deben ser instanciados al momento de realizar la implementación de los casos de uso específicos</w:t>
      </w:r>
      <w:r w:rsidR="00245637" w:rsidRPr="00B30A26">
        <w:rPr>
          <w:lang w:val="es-ES"/>
        </w:rPr>
        <w:t xml:space="preserve">, para este caso se han identificado 3 roles </w:t>
      </w:r>
      <w:r w:rsidR="00824B3B" w:rsidRPr="00B30A26">
        <w:rPr>
          <w:lang w:val="es-ES"/>
        </w:rPr>
        <w:t>para instanciar al AC:001 Empresas del sector logístico los cuales son:</w:t>
      </w:r>
    </w:p>
    <w:p w14:paraId="58EC3204" w14:textId="77777777" w:rsidR="00EA5025" w:rsidRPr="00B30A26" w:rsidRDefault="00EA5025" w:rsidP="00C82A2F">
      <w:pPr>
        <w:rPr>
          <w:lang w:val="es-ES"/>
        </w:rPr>
      </w:pPr>
    </w:p>
    <w:p w14:paraId="3603760F" w14:textId="260EC7C6" w:rsidR="00B33D40" w:rsidRPr="00B30A26" w:rsidRDefault="00066C84" w:rsidP="00C82A2F">
      <w:pPr>
        <w:rPr>
          <w:lang w:val="es-ES"/>
        </w:rPr>
      </w:pPr>
      <w:r w:rsidRPr="00B30A26">
        <w:rPr>
          <w:b/>
          <w:lang w:val="es-ES"/>
        </w:rPr>
        <w:t>AC:002</w:t>
      </w:r>
      <w:r w:rsidR="00C700CB" w:rsidRPr="00B30A26">
        <w:rPr>
          <w:b/>
          <w:lang w:val="es-ES"/>
        </w:rPr>
        <w:fldChar w:fldCharType="begin"/>
      </w:r>
      <w:r w:rsidR="00C700CB" w:rsidRPr="00B30A26">
        <w:rPr>
          <w:lang w:val="es-ES"/>
        </w:rPr>
        <w:instrText xml:space="preserve"> XE "</w:instrText>
      </w:r>
      <w:r w:rsidR="00C700CB" w:rsidRPr="00B30A26">
        <w:rPr>
          <w:b/>
          <w:lang w:val="es-ES"/>
        </w:rPr>
        <w:instrText>AC</w:instrText>
      </w:r>
      <w:r w:rsidR="00C700CB" w:rsidRPr="00B30A26">
        <w:rPr>
          <w:lang w:val="es-ES"/>
        </w:rPr>
        <w:instrText>\</w:instrText>
      </w:r>
      <w:r w:rsidR="00C700CB" w:rsidRPr="00B30A26">
        <w:rPr>
          <w:b/>
          <w:lang w:val="es-ES"/>
        </w:rPr>
        <w:instrText>:002</w:instrText>
      </w:r>
      <w:r w:rsidR="00C700CB" w:rsidRPr="00B30A26">
        <w:rPr>
          <w:lang w:val="es-ES"/>
        </w:rPr>
        <w:instrText xml:space="preserve">" </w:instrText>
      </w:r>
      <w:r w:rsidR="00C700CB" w:rsidRPr="00B30A26">
        <w:rPr>
          <w:b/>
          <w:lang w:val="es-ES"/>
        </w:rPr>
        <w:fldChar w:fldCharType="end"/>
      </w:r>
      <w:r w:rsidRPr="00B30A26">
        <w:rPr>
          <w:b/>
          <w:lang w:val="es-ES"/>
        </w:rPr>
        <w:t xml:space="preserve"> </w:t>
      </w:r>
      <w:r w:rsidR="00EA5025" w:rsidRPr="00B30A26">
        <w:rPr>
          <w:b/>
          <w:lang w:val="es-ES"/>
        </w:rPr>
        <w:t>Generadores de Carga:</w:t>
      </w:r>
      <w:r w:rsidR="00EA5025" w:rsidRPr="00B30A26">
        <w:rPr>
          <w:lang w:val="es-ES"/>
        </w:rPr>
        <w:t xml:space="preserve"> </w:t>
      </w:r>
      <w:r w:rsidRPr="00B30A26">
        <w:rPr>
          <w:lang w:val="es-ES"/>
        </w:rPr>
        <w:t>Los generadores de carga son empresas que ofrecen cargas para ser transportadas por las empresas de transporte</w:t>
      </w:r>
      <w:r w:rsidR="003237E6" w:rsidRPr="00B30A26">
        <w:rPr>
          <w:lang w:val="es-ES"/>
        </w:rPr>
        <w:t>.</w:t>
      </w:r>
      <w:sdt>
        <w:sdtPr>
          <w:rPr>
            <w:lang w:val="es-ES"/>
          </w:rPr>
          <w:id w:val="-771543491"/>
          <w:citation/>
        </w:sdtPr>
        <w:sdtContent>
          <w:r w:rsidRPr="00B30A26">
            <w:rPr>
              <w:lang w:val="es-ES"/>
            </w:rPr>
            <w:fldChar w:fldCharType="begin"/>
          </w:r>
          <w:r w:rsidRPr="00B30A26">
            <w:rPr>
              <w:lang w:val="es-ES"/>
            </w:rPr>
            <w:instrText xml:space="preserve"> CITATION Tra14 \l 3082 </w:instrText>
          </w:r>
          <w:r w:rsidRPr="00B30A26">
            <w:rPr>
              <w:lang w:val="es-ES"/>
            </w:rPr>
            <w:fldChar w:fldCharType="separate"/>
          </w:r>
          <w:ins w:id="392" w:author="felipe campo" w:date="2018-07-04T11:15:00Z">
            <w:r w:rsidR="00515FE7">
              <w:rPr>
                <w:noProof/>
                <w:lang w:val="es-ES"/>
              </w:rPr>
              <w:t xml:space="preserve"> </w:t>
            </w:r>
            <w:r w:rsidR="00515FE7" w:rsidRPr="00515FE7">
              <w:rPr>
                <w:noProof/>
                <w:lang w:val="es-ES"/>
                <w:rPrChange w:id="393" w:author="felipe campo" w:date="2018-07-04T11:15:00Z">
                  <w:rPr>
                    <w:rFonts w:eastAsia="Times New Roman"/>
                  </w:rPr>
                </w:rPrChange>
              </w:rPr>
              <w:t>[3]</w:t>
            </w:r>
          </w:ins>
          <w:del w:id="394" w:author="felipe campo" w:date="2018-07-04T11:15:00Z">
            <w:r w:rsidR="0048189B" w:rsidRPr="00B30A26" w:rsidDel="00515FE7">
              <w:rPr>
                <w:noProof/>
                <w:lang w:val="es-ES"/>
              </w:rPr>
              <w:delText xml:space="preserve"> [3]</w:delText>
            </w:r>
          </w:del>
          <w:r w:rsidRPr="00B30A26">
            <w:rPr>
              <w:lang w:val="es-ES"/>
            </w:rPr>
            <w:fldChar w:fldCharType="end"/>
          </w:r>
        </w:sdtContent>
      </w:sdt>
    </w:p>
    <w:p w14:paraId="2D78342C" w14:textId="77777777" w:rsidR="00EA5025" w:rsidRPr="00B30A26" w:rsidRDefault="00EA5025" w:rsidP="00C82A2F">
      <w:pPr>
        <w:rPr>
          <w:lang w:val="es-ES"/>
        </w:rPr>
      </w:pPr>
    </w:p>
    <w:p w14:paraId="56F58C6B" w14:textId="2A8D114E" w:rsidR="003F112F" w:rsidRPr="00B30A26" w:rsidRDefault="00DC7762" w:rsidP="003F112F">
      <w:pPr>
        <w:rPr>
          <w:lang w:val="es-ES"/>
        </w:rPr>
      </w:pPr>
      <w:r w:rsidRPr="00B30A26">
        <w:rPr>
          <w:b/>
          <w:lang w:val="es-ES"/>
        </w:rPr>
        <w:t>AC:003</w:t>
      </w:r>
      <w:r w:rsidR="00C700CB" w:rsidRPr="00B30A26">
        <w:rPr>
          <w:b/>
          <w:lang w:val="es-ES"/>
        </w:rPr>
        <w:fldChar w:fldCharType="begin"/>
      </w:r>
      <w:r w:rsidR="00C700CB" w:rsidRPr="00B30A26">
        <w:rPr>
          <w:lang w:val="es-ES"/>
        </w:rPr>
        <w:instrText xml:space="preserve"> XE "</w:instrText>
      </w:r>
      <w:r w:rsidR="00C700CB" w:rsidRPr="00B30A26">
        <w:rPr>
          <w:b/>
          <w:lang w:val="es-ES"/>
        </w:rPr>
        <w:instrText>AC</w:instrText>
      </w:r>
      <w:r w:rsidR="00C700CB" w:rsidRPr="00B30A26">
        <w:rPr>
          <w:lang w:val="es-ES"/>
        </w:rPr>
        <w:instrText>\</w:instrText>
      </w:r>
      <w:r w:rsidR="00C700CB" w:rsidRPr="00B30A26">
        <w:rPr>
          <w:b/>
          <w:lang w:val="es-ES"/>
        </w:rPr>
        <w:instrText>:003</w:instrText>
      </w:r>
      <w:r w:rsidR="00C700CB" w:rsidRPr="00B30A26">
        <w:rPr>
          <w:lang w:val="es-ES"/>
        </w:rPr>
        <w:instrText xml:space="preserve">" </w:instrText>
      </w:r>
      <w:r w:rsidR="00C700CB" w:rsidRPr="00B30A26">
        <w:rPr>
          <w:b/>
          <w:lang w:val="es-ES"/>
        </w:rPr>
        <w:fldChar w:fldCharType="end"/>
      </w:r>
      <w:r w:rsidRPr="00B30A26">
        <w:rPr>
          <w:b/>
          <w:lang w:val="es-ES"/>
        </w:rPr>
        <w:t xml:space="preserve"> </w:t>
      </w:r>
      <w:r w:rsidR="00EA5025" w:rsidRPr="00B30A26">
        <w:rPr>
          <w:b/>
          <w:lang w:val="es-ES"/>
        </w:rPr>
        <w:t>Transportistas</w:t>
      </w:r>
      <w:r w:rsidR="00066C84" w:rsidRPr="00B30A26">
        <w:rPr>
          <w:b/>
          <w:lang w:val="es-ES"/>
        </w:rPr>
        <w:t>:</w:t>
      </w:r>
      <w:r w:rsidRPr="00B30A26">
        <w:rPr>
          <w:lang w:val="es-ES"/>
        </w:rPr>
        <w:t xml:space="preserve"> </w:t>
      </w:r>
      <w:r w:rsidR="004B5E41">
        <w:rPr>
          <w:lang w:val="es-ES"/>
        </w:rPr>
        <w:t>E</w:t>
      </w:r>
      <w:r w:rsidRPr="00B30A26">
        <w:rPr>
          <w:lang w:val="es-ES"/>
        </w:rPr>
        <w:t>s una persona que se dedica profesionalmente a transportar mercaderías o encomiendas o materiales de algún tipo. Suele hacerlo con un camión, podría dedicarse al transporte de productos o materias primas de un sector</w:t>
      </w:r>
      <w:r w:rsidR="003F112F" w:rsidRPr="00B30A26">
        <w:rPr>
          <w:lang w:val="es-ES"/>
        </w:rPr>
        <w:t xml:space="preserve"> </w:t>
      </w:r>
      <w:sdt>
        <w:sdtPr>
          <w:rPr>
            <w:lang w:val="es-ES"/>
          </w:rPr>
          <w:id w:val="876047299"/>
          <w:citation/>
        </w:sdtPr>
        <w:sdtContent>
          <w:r w:rsidR="003F112F" w:rsidRPr="00B30A26">
            <w:rPr>
              <w:lang w:val="es-ES"/>
            </w:rPr>
            <w:fldChar w:fldCharType="begin"/>
          </w:r>
          <w:r w:rsidR="003F112F" w:rsidRPr="00B30A26">
            <w:rPr>
              <w:lang w:val="es-ES"/>
            </w:rPr>
            <w:instrText xml:space="preserve"> CITATION Wik16 \l 3082 </w:instrText>
          </w:r>
          <w:r w:rsidR="003F112F" w:rsidRPr="00B30A26">
            <w:rPr>
              <w:lang w:val="es-ES"/>
            </w:rPr>
            <w:fldChar w:fldCharType="separate"/>
          </w:r>
          <w:ins w:id="395" w:author="felipe campo" w:date="2018-07-04T11:15:00Z">
            <w:r w:rsidR="00515FE7" w:rsidRPr="00515FE7">
              <w:rPr>
                <w:noProof/>
                <w:lang w:val="es-ES"/>
                <w:rPrChange w:id="396" w:author="felipe campo" w:date="2018-07-04T11:15:00Z">
                  <w:rPr>
                    <w:rFonts w:eastAsia="Times New Roman"/>
                  </w:rPr>
                </w:rPrChange>
              </w:rPr>
              <w:t>[4]</w:t>
            </w:r>
          </w:ins>
          <w:del w:id="397" w:author="felipe campo" w:date="2018-07-04T11:15:00Z">
            <w:r w:rsidR="0048189B" w:rsidRPr="00B30A26" w:rsidDel="00515FE7">
              <w:rPr>
                <w:noProof/>
                <w:lang w:val="es-ES"/>
              </w:rPr>
              <w:delText>[4]</w:delText>
            </w:r>
          </w:del>
          <w:r w:rsidR="003F112F" w:rsidRPr="00B30A26">
            <w:rPr>
              <w:lang w:val="es-ES"/>
            </w:rPr>
            <w:fldChar w:fldCharType="end"/>
          </w:r>
        </w:sdtContent>
      </w:sdt>
      <w:r w:rsidR="00446794" w:rsidRPr="00B30A26">
        <w:rPr>
          <w:lang w:val="es-ES"/>
        </w:rPr>
        <w:t xml:space="preserve">. </w:t>
      </w:r>
      <w:r w:rsidR="003F112F" w:rsidRPr="00B30A26">
        <w:rPr>
          <w:lang w:val="es-ES"/>
        </w:rPr>
        <w:t xml:space="preserve">El vehículo puede ser propio o conducirlo por contrato o arriendo </w:t>
      </w:r>
    </w:p>
    <w:p w14:paraId="77765885" w14:textId="4D732F97" w:rsidR="00EA5025" w:rsidRPr="00B30A26" w:rsidRDefault="00EA5025" w:rsidP="00C82A2F">
      <w:pPr>
        <w:rPr>
          <w:lang w:val="es-ES"/>
        </w:rPr>
      </w:pPr>
    </w:p>
    <w:p w14:paraId="2736A746" w14:textId="77777777" w:rsidR="001F38CF" w:rsidRPr="00B30A26" w:rsidRDefault="001F38CF" w:rsidP="00C82A2F">
      <w:pPr>
        <w:rPr>
          <w:lang w:val="es-ES"/>
        </w:rPr>
      </w:pPr>
    </w:p>
    <w:p w14:paraId="463CA9AB" w14:textId="43E81FD3" w:rsidR="001F38CF" w:rsidRPr="00B30A26" w:rsidRDefault="001F38CF" w:rsidP="00C82A2F">
      <w:pPr>
        <w:rPr>
          <w:lang w:val="es-ES"/>
        </w:rPr>
      </w:pPr>
      <w:r w:rsidRPr="00B30A26">
        <w:rPr>
          <w:b/>
          <w:lang w:val="es-ES"/>
        </w:rPr>
        <w:t>AC:012</w:t>
      </w:r>
      <w:r w:rsidR="003F112F" w:rsidRPr="00B30A26">
        <w:rPr>
          <w:b/>
          <w:lang w:val="es-ES"/>
        </w:rPr>
        <w:fldChar w:fldCharType="begin"/>
      </w:r>
      <w:r w:rsidR="003F112F" w:rsidRPr="00B30A26">
        <w:rPr>
          <w:b/>
          <w:lang w:val="es-ES"/>
        </w:rPr>
        <w:instrText xml:space="preserve"> XE "AC\:012" </w:instrText>
      </w:r>
      <w:r w:rsidR="003F112F" w:rsidRPr="00B30A26">
        <w:rPr>
          <w:b/>
          <w:lang w:val="es-ES"/>
        </w:rPr>
        <w:fldChar w:fldCharType="end"/>
      </w:r>
      <w:r w:rsidRPr="00B30A26">
        <w:rPr>
          <w:b/>
          <w:lang w:val="es-ES"/>
        </w:rPr>
        <w:t xml:space="preserve"> Propietario</w:t>
      </w:r>
      <w:r w:rsidR="003F112F" w:rsidRPr="00B30A26">
        <w:rPr>
          <w:b/>
          <w:lang w:val="es-ES"/>
        </w:rPr>
        <w:fldChar w:fldCharType="begin"/>
      </w:r>
      <w:r w:rsidR="003F112F" w:rsidRPr="00B30A26">
        <w:rPr>
          <w:b/>
          <w:lang w:val="es-ES"/>
        </w:rPr>
        <w:instrText xml:space="preserve"> XE "Propietario" </w:instrText>
      </w:r>
      <w:r w:rsidR="003F112F" w:rsidRPr="00B30A26">
        <w:rPr>
          <w:b/>
          <w:lang w:val="es-ES"/>
        </w:rPr>
        <w:fldChar w:fldCharType="end"/>
      </w:r>
      <w:r w:rsidRPr="00B30A26">
        <w:rPr>
          <w:lang w:val="es-ES"/>
        </w:rPr>
        <w:t xml:space="preserve">: Es un caso especial de los actores </w:t>
      </w:r>
      <w:r w:rsidR="003F112F" w:rsidRPr="00B30A26">
        <w:rPr>
          <w:b/>
          <w:lang w:val="es-ES"/>
        </w:rPr>
        <w:t>AC:003</w:t>
      </w:r>
      <w:r w:rsidR="003F112F" w:rsidRPr="00B30A26">
        <w:rPr>
          <w:b/>
          <w:lang w:val="es-ES"/>
        </w:rPr>
        <w:fldChar w:fldCharType="begin"/>
      </w:r>
      <w:r w:rsidR="003F112F" w:rsidRPr="00B30A26">
        <w:rPr>
          <w:lang w:val="es-ES"/>
        </w:rPr>
        <w:instrText xml:space="preserve"> XE "</w:instrText>
      </w:r>
      <w:r w:rsidR="003F112F" w:rsidRPr="00B30A26">
        <w:rPr>
          <w:b/>
          <w:lang w:val="es-ES"/>
        </w:rPr>
        <w:instrText>AC</w:instrText>
      </w:r>
      <w:r w:rsidR="003F112F" w:rsidRPr="00B30A26">
        <w:rPr>
          <w:lang w:val="es-ES"/>
        </w:rPr>
        <w:instrText>\</w:instrText>
      </w:r>
      <w:r w:rsidR="003F112F" w:rsidRPr="00B30A26">
        <w:rPr>
          <w:b/>
          <w:lang w:val="es-ES"/>
        </w:rPr>
        <w:instrText>:003</w:instrText>
      </w:r>
      <w:r w:rsidR="003F112F" w:rsidRPr="00B30A26">
        <w:rPr>
          <w:lang w:val="es-ES"/>
        </w:rPr>
        <w:instrText xml:space="preserve">" </w:instrText>
      </w:r>
      <w:r w:rsidR="003F112F" w:rsidRPr="00B30A26">
        <w:rPr>
          <w:b/>
          <w:lang w:val="es-ES"/>
        </w:rPr>
        <w:fldChar w:fldCharType="end"/>
      </w:r>
      <w:r w:rsidR="003F112F" w:rsidRPr="00B30A26">
        <w:rPr>
          <w:b/>
          <w:lang w:val="es-ES"/>
        </w:rPr>
        <w:t xml:space="preserve"> Transportistas</w:t>
      </w:r>
      <w:r w:rsidRPr="00B30A26">
        <w:rPr>
          <w:lang w:val="es-ES"/>
        </w:rPr>
        <w:t xml:space="preserve">, en el cual este es propietario del </w:t>
      </w:r>
      <w:r w:rsidR="003F112F" w:rsidRPr="00B30A26">
        <w:rPr>
          <w:lang w:val="es-ES"/>
        </w:rPr>
        <w:t>vehículo</w:t>
      </w:r>
      <w:r w:rsidRPr="00B30A26">
        <w:rPr>
          <w:lang w:val="es-ES"/>
        </w:rPr>
        <w:t xml:space="preserve"> que conduce </w:t>
      </w:r>
    </w:p>
    <w:p w14:paraId="7B836205" w14:textId="77777777" w:rsidR="00EA5025" w:rsidRPr="00B30A26" w:rsidRDefault="00EA5025" w:rsidP="00C82A2F">
      <w:pPr>
        <w:rPr>
          <w:lang w:val="es-ES"/>
        </w:rPr>
      </w:pPr>
    </w:p>
    <w:p w14:paraId="5E7B09B4" w14:textId="56FB874F" w:rsidR="00EA5025" w:rsidRPr="00B30A26" w:rsidRDefault="00C700CB" w:rsidP="00C82A2F">
      <w:pPr>
        <w:rPr>
          <w:lang w:val="es-ES"/>
        </w:rPr>
      </w:pPr>
      <w:r w:rsidRPr="00B30A26">
        <w:rPr>
          <w:b/>
          <w:lang w:val="es-ES"/>
        </w:rPr>
        <w:t>AC:004</w:t>
      </w:r>
      <w:r w:rsidRPr="00B30A26">
        <w:rPr>
          <w:b/>
          <w:lang w:val="es-ES"/>
        </w:rPr>
        <w:fldChar w:fldCharType="begin"/>
      </w:r>
      <w:r w:rsidRPr="00B30A26">
        <w:rPr>
          <w:lang w:val="es-ES"/>
        </w:rPr>
        <w:instrText xml:space="preserve"> XE "</w:instrText>
      </w:r>
      <w:r w:rsidRPr="00B30A26">
        <w:rPr>
          <w:b/>
          <w:lang w:val="es-ES"/>
        </w:rPr>
        <w:instrText>AC</w:instrText>
      </w:r>
      <w:r w:rsidRPr="00B30A26">
        <w:rPr>
          <w:lang w:val="es-ES"/>
        </w:rPr>
        <w:instrText>\</w:instrText>
      </w:r>
      <w:r w:rsidRPr="00B30A26">
        <w:rPr>
          <w:b/>
          <w:lang w:val="es-ES"/>
        </w:rPr>
        <w:instrText>:004</w:instrText>
      </w:r>
      <w:r w:rsidRPr="00B30A26">
        <w:rPr>
          <w:lang w:val="es-ES"/>
        </w:rPr>
        <w:instrText xml:space="preserve">" </w:instrText>
      </w:r>
      <w:r w:rsidRPr="00B30A26">
        <w:rPr>
          <w:b/>
          <w:lang w:val="es-ES"/>
        </w:rPr>
        <w:fldChar w:fldCharType="end"/>
      </w:r>
      <w:r w:rsidRPr="00B30A26">
        <w:rPr>
          <w:b/>
          <w:lang w:val="es-ES"/>
        </w:rPr>
        <w:t xml:space="preserve"> </w:t>
      </w:r>
      <w:r w:rsidR="00EA5025" w:rsidRPr="00B30A26">
        <w:rPr>
          <w:b/>
          <w:lang w:val="es-ES"/>
        </w:rPr>
        <w:t>Empresas de transporte</w:t>
      </w:r>
      <w:r w:rsidRPr="00B30A26">
        <w:rPr>
          <w:lang w:val="es-ES"/>
        </w:rPr>
        <w:t xml:space="preserve">: es una unidad económico-social, integrada por elementos humanos, materiales y técnicos, que tiene el objetivo de obtener utilidades a través de su participación en el mercado de bienes y servicios (Derivada de </w:t>
      </w:r>
      <w:sdt>
        <w:sdtPr>
          <w:rPr>
            <w:lang w:val="es-ES"/>
          </w:rPr>
          <w:id w:val="-1584133073"/>
          <w:citation/>
        </w:sdtPr>
        <w:sdtContent>
          <w:r w:rsidRPr="00B30A26">
            <w:rPr>
              <w:lang w:val="es-ES"/>
            </w:rPr>
            <w:fldChar w:fldCharType="begin"/>
          </w:r>
          <w:r w:rsidRPr="00B30A26">
            <w:rPr>
              <w:lang w:val="es-ES"/>
            </w:rPr>
            <w:instrText xml:space="preserve"> CITATION Pér08 \l 3082 </w:instrText>
          </w:r>
          <w:r w:rsidRPr="00B30A26">
            <w:rPr>
              <w:lang w:val="es-ES"/>
            </w:rPr>
            <w:fldChar w:fldCharType="separate"/>
          </w:r>
          <w:ins w:id="398" w:author="felipe campo" w:date="2018-07-04T11:15:00Z">
            <w:r w:rsidR="00515FE7" w:rsidRPr="00515FE7">
              <w:rPr>
                <w:noProof/>
                <w:lang w:val="es-ES"/>
                <w:rPrChange w:id="399" w:author="felipe campo" w:date="2018-07-04T11:15:00Z">
                  <w:rPr>
                    <w:rFonts w:eastAsia="Times New Roman"/>
                  </w:rPr>
                </w:rPrChange>
              </w:rPr>
              <w:t>[5]</w:t>
            </w:r>
          </w:ins>
          <w:del w:id="400" w:author="felipe campo" w:date="2018-07-04T11:15:00Z">
            <w:r w:rsidR="0048189B" w:rsidRPr="00B30A26" w:rsidDel="00515FE7">
              <w:rPr>
                <w:noProof/>
                <w:lang w:val="es-ES"/>
              </w:rPr>
              <w:delText>[5]</w:delText>
            </w:r>
          </w:del>
          <w:r w:rsidRPr="00B30A26">
            <w:rPr>
              <w:lang w:val="es-ES"/>
            </w:rPr>
            <w:fldChar w:fldCharType="end"/>
          </w:r>
        </w:sdtContent>
      </w:sdt>
      <w:r w:rsidRPr="00B30A26">
        <w:rPr>
          <w:lang w:val="es-ES"/>
        </w:rPr>
        <w:t>)</w:t>
      </w:r>
    </w:p>
    <w:p w14:paraId="1F5A675F" w14:textId="77777777" w:rsidR="00EA5025" w:rsidRPr="00B30A26" w:rsidRDefault="00EA5025" w:rsidP="00C82A2F">
      <w:pPr>
        <w:rPr>
          <w:lang w:val="es-ES"/>
        </w:rPr>
      </w:pPr>
    </w:p>
    <w:p w14:paraId="0F522DDE" w14:textId="2A0243DE" w:rsidR="000C263E" w:rsidRPr="00B30A26" w:rsidRDefault="00B33D40" w:rsidP="00C82A2F">
      <w:pPr>
        <w:rPr>
          <w:lang w:val="es-ES"/>
        </w:rPr>
      </w:pPr>
      <w:r w:rsidRPr="00B30A26">
        <w:rPr>
          <w:lang w:val="es-ES"/>
        </w:rPr>
        <w:t>P</w:t>
      </w:r>
      <w:r w:rsidR="000C263E" w:rsidRPr="00B30A26">
        <w:rPr>
          <w:lang w:val="es-ES"/>
        </w:rPr>
        <w:t xml:space="preserve">or otro </w:t>
      </w:r>
      <w:r w:rsidR="00B751F5" w:rsidRPr="00B30A26">
        <w:rPr>
          <w:lang w:val="es-ES"/>
        </w:rPr>
        <w:t>lado,</w:t>
      </w:r>
      <w:r w:rsidR="000C263E" w:rsidRPr="00B30A26">
        <w:rPr>
          <w:lang w:val="es-ES"/>
        </w:rPr>
        <w:t xml:space="preserve"> es</w:t>
      </w:r>
      <w:r w:rsidR="00C700CB" w:rsidRPr="00B30A26">
        <w:rPr>
          <w:lang w:val="es-ES"/>
        </w:rPr>
        <w:t>tá</w:t>
      </w:r>
      <w:r w:rsidRPr="00B30A26">
        <w:rPr>
          <w:lang w:val="es-ES"/>
        </w:rPr>
        <w:t xml:space="preserve"> el Actor </w:t>
      </w:r>
      <w:r w:rsidR="00824B3B" w:rsidRPr="00B30A26">
        <w:rPr>
          <w:b/>
          <w:lang w:val="es-ES"/>
        </w:rPr>
        <w:t>AC:005</w:t>
      </w:r>
      <w:r w:rsidR="00824B3B" w:rsidRPr="00B30A26">
        <w:rPr>
          <w:b/>
          <w:lang w:val="es-ES"/>
        </w:rPr>
        <w:fldChar w:fldCharType="begin"/>
      </w:r>
      <w:r w:rsidR="00824B3B" w:rsidRPr="00B30A26">
        <w:rPr>
          <w:b/>
          <w:lang w:val="es-ES"/>
        </w:rPr>
        <w:instrText xml:space="preserve"> XE "AC\:005" </w:instrText>
      </w:r>
      <w:r w:rsidR="00824B3B" w:rsidRPr="00B30A26">
        <w:rPr>
          <w:b/>
          <w:lang w:val="es-ES"/>
        </w:rPr>
        <w:fldChar w:fldCharType="end"/>
      </w:r>
      <w:r w:rsidR="00824B3B" w:rsidRPr="00B30A26">
        <w:rPr>
          <w:b/>
          <w:lang w:val="es-ES"/>
        </w:rPr>
        <w:t xml:space="preserve"> </w:t>
      </w:r>
      <w:r w:rsidRPr="00B30A26">
        <w:rPr>
          <w:b/>
          <w:lang w:val="es-ES"/>
        </w:rPr>
        <w:t>LogCloud</w:t>
      </w:r>
      <w:r w:rsidR="00C700CB" w:rsidRPr="00B30A26">
        <w:rPr>
          <w:b/>
          <w:lang w:val="es-ES"/>
        </w:rPr>
        <w:fldChar w:fldCharType="begin"/>
      </w:r>
      <w:r w:rsidR="00C700CB" w:rsidRPr="00B30A26">
        <w:rPr>
          <w:lang w:val="es-ES"/>
        </w:rPr>
        <w:instrText xml:space="preserve"> XE "</w:instrText>
      </w:r>
      <w:r w:rsidR="00C700CB" w:rsidRPr="00B30A26">
        <w:rPr>
          <w:b/>
          <w:lang w:val="es-ES"/>
        </w:rPr>
        <w:instrText>LogCloud</w:instrText>
      </w:r>
      <w:r w:rsidR="00C700CB" w:rsidRPr="00B30A26">
        <w:rPr>
          <w:lang w:val="es-ES"/>
        </w:rPr>
        <w:instrText xml:space="preserve">" </w:instrText>
      </w:r>
      <w:r w:rsidR="00C700CB" w:rsidRPr="00B30A26">
        <w:rPr>
          <w:b/>
          <w:lang w:val="es-ES"/>
        </w:rPr>
        <w:fldChar w:fldCharType="end"/>
      </w:r>
      <w:r w:rsidRPr="00B30A26">
        <w:rPr>
          <w:lang w:val="es-ES"/>
        </w:rPr>
        <w:t xml:space="preserve"> como tal que agrupa a los subsistemas que integran la solución tecnológica</w:t>
      </w:r>
      <w:r w:rsidR="00EA5025" w:rsidRPr="00B30A26">
        <w:rPr>
          <w:lang w:val="es-ES"/>
        </w:rPr>
        <w:t xml:space="preserve"> y representa al Sistema</w:t>
      </w:r>
      <w:r w:rsidR="004F6A81" w:rsidRPr="00B30A26">
        <w:rPr>
          <w:lang w:val="es-ES"/>
        </w:rPr>
        <w:fldChar w:fldCharType="begin"/>
      </w:r>
      <w:r w:rsidR="004F6A81" w:rsidRPr="00B30A26">
        <w:rPr>
          <w:lang w:val="es-ES"/>
        </w:rPr>
        <w:instrText xml:space="preserve"> XE "</w:instrText>
      </w:r>
      <w:r w:rsidR="004F6A81" w:rsidRPr="00B30A26">
        <w:rPr>
          <w:b/>
          <w:szCs w:val="28"/>
          <w:lang w:val="es-ES"/>
        </w:rPr>
        <w:instrText>Sistema</w:instrText>
      </w:r>
      <w:r w:rsidR="004F6A81" w:rsidRPr="00B30A26">
        <w:rPr>
          <w:lang w:val="es-ES"/>
        </w:rPr>
        <w:instrText xml:space="preserve">" </w:instrText>
      </w:r>
      <w:r w:rsidR="004F6A81" w:rsidRPr="00B30A26">
        <w:rPr>
          <w:lang w:val="es-ES"/>
        </w:rPr>
        <w:fldChar w:fldCharType="end"/>
      </w:r>
      <w:r w:rsidR="00EA5025" w:rsidRPr="00B30A26">
        <w:rPr>
          <w:lang w:val="es-ES"/>
        </w:rPr>
        <w:t xml:space="preserve"> de información como un todo, el cual no se considera un actor abstracto, sino concreto, ya que este desempeña roles y funciones más allá que la suma de los subsistemas que lo componen</w:t>
      </w:r>
    </w:p>
    <w:p w14:paraId="53A5E010" w14:textId="77777777" w:rsidR="00B33D40" w:rsidRPr="00B30A26" w:rsidRDefault="00B33D40" w:rsidP="00C82A2F">
      <w:pPr>
        <w:rPr>
          <w:lang w:val="es-ES"/>
        </w:rPr>
      </w:pPr>
    </w:p>
    <w:p w14:paraId="77C8EE46" w14:textId="3B0FAFFF" w:rsidR="00B33D40" w:rsidRPr="00B30A26" w:rsidRDefault="00824B3B" w:rsidP="00B33D40">
      <w:pPr>
        <w:rPr>
          <w:lang w:val="es-ES"/>
        </w:rPr>
      </w:pPr>
      <w:r w:rsidRPr="00B30A26">
        <w:rPr>
          <w:b/>
          <w:lang w:val="es-ES"/>
        </w:rPr>
        <w:t>AC:007</w:t>
      </w:r>
      <w:r w:rsidRPr="00B30A26">
        <w:rPr>
          <w:b/>
          <w:lang w:val="es-ES"/>
        </w:rPr>
        <w:fldChar w:fldCharType="begin"/>
      </w:r>
      <w:r w:rsidRPr="00B30A26">
        <w:rPr>
          <w:lang w:val="es-ES"/>
        </w:rPr>
        <w:instrText xml:space="preserve"> XE "</w:instrText>
      </w:r>
      <w:r w:rsidRPr="00B30A26">
        <w:rPr>
          <w:b/>
          <w:lang w:val="es-ES"/>
        </w:rPr>
        <w:instrText>AC</w:instrText>
      </w:r>
      <w:r w:rsidRPr="00B30A26">
        <w:rPr>
          <w:lang w:val="es-ES"/>
        </w:rPr>
        <w:instrText>\</w:instrText>
      </w:r>
      <w:r w:rsidRPr="00B30A26">
        <w:rPr>
          <w:b/>
          <w:lang w:val="es-ES"/>
        </w:rPr>
        <w:instrText>:007</w:instrText>
      </w:r>
      <w:r w:rsidRPr="00B30A26">
        <w:rPr>
          <w:lang w:val="es-ES"/>
        </w:rPr>
        <w:instrText xml:space="preserve">" </w:instrText>
      </w:r>
      <w:r w:rsidRPr="00B30A26">
        <w:rPr>
          <w:b/>
          <w:lang w:val="es-ES"/>
        </w:rPr>
        <w:fldChar w:fldCharType="end"/>
      </w:r>
      <w:r w:rsidRPr="00B30A26">
        <w:rPr>
          <w:b/>
          <w:lang w:val="es-ES"/>
        </w:rPr>
        <w:t xml:space="preserve"> </w:t>
      </w:r>
      <w:r w:rsidR="00B33D40" w:rsidRPr="00B30A26">
        <w:rPr>
          <w:b/>
          <w:lang w:val="es-ES"/>
        </w:rPr>
        <w:t>Cargo Modal</w:t>
      </w:r>
      <w:r w:rsidR="00B33D40" w:rsidRPr="00B30A26">
        <w:rPr>
          <w:lang w:val="es-ES"/>
        </w:rPr>
        <w:fldChar w:fldCharType="begin"/>
      </w:r>
      <w:r w:rsidR="00B33D40" w:rsidRPr="00B30A26">
        <w:rPr>
          <w:lang w:val="es-ES"/>
        </w:rPr>
        <w:instrText xml:space="preserve"> XE "Cargo Modal" </w:instrText>
      </w:r>
      <w:r w:rsidR="00B33D40" w:rsidRPr="00B30A26">
        <w:rPr>
          <w:lang w:val="es-ES"/>
        </w:rPr>
        <w:fldChar w:fldCharType="end"/>
      </w:r>
      <w:r w:rsidR="00B33D40" w:rsidRPr="00B30A26">
        <w:rPr>
          <w:lang w:val="es-ES"/>
        </w:rPr>
        <w:t xml:space="preserve">: Plataforma para automatización de la subasta de carga entre transportadores y generadores de carga y con los vehículos. De igual forma, es una plataforma que plantea un mejor uso de la flota por generar visibilidad de la carga y mejorar el eterno problema de "viajes </w:t>
      </w:r>
      <w:r w:rsidR="00B751F5" w:rsidRPr="00B30A26">
        <w:rPr>
          <w:lang w:val="es-ES"/>
        </w:rPr>
        <w:t>vacíos</w:t>
      </w:r>
      <w:r w:rsidR="00B33D40" w:rsidRPr="00B30A26">
        <w:rPr>
          <w:lang w:val="es-ES"/>
        </w:rPr>
        <w:t>."</w:t>
      </w:r>
    </w:p>
    <w:p w14:paraId="7269F8F3" w14:textId="77777777" w:rsidR="00B33D40" w:rsidRPr="00B30A26" w:rsidRDefault="00B33D40" w:rsidP="00B33D40">
      <w:pPr>
        <w:rPr>
          <w:b/>
          <w:lang w:val="es-ES"/>
        </w:rPr>
      </w:pPr>
    </w:p>
    <w:p w14:paraId="6680767D" w14:textId="082830E0" w:rsidR="00B33D40" w:rsidRPr="00B30A26" w:rsidRDefault="00824B3B" w:rsidP="00B33D40">
      <w:pPr>
        <w:rPr>
          <w:lang w:val="es-ES"/>
        </w:rPr>
      </w:pPr>
      <w:r w:rsidRPr="00B30A26">
        <w:rPr>
          <w:b/>
          <w:lang w:val="es-ES"/>
        </w:rPr>
        <w:t>AC:006</w:t>
      </w:r>
      <w:r w:rsidRPr="00B30A26">
        <w:rPr>
          <w:b/>
          <w:lang w:val="es-ES"/>
        </w:rPr>
        <w:fldChar w:fldCharType="begin"/>
      </w:r>
      <w:r w:rsidRPr="00B30A26">
        <w:rPr>
          <w:lang w:val="es-ES"/>
        </w:rPr>
        <w:instrText xml:space="preserve"> XE "</w:instrText>
      </w:r>
      <w:r w:rsidRPr="00B30A26">
        <w:rPr>
          <w:b/>
          <w:lang w:val="es-ES"/>
        </w:rPr>
        <w:instrText>AC</w:instrText>
      </w:r>
      <w:r w:rsidRPr="00B30A26">
        <w:rPr>
          <w:lang w:val="es-ES"/>
        </w:rPr>
        <w:instrText>\</w:instrText>
      </w:r>
      <w:r w:rsidRPr="00B30A26">
        <w:rPr>
          <w:b/>
          <w:lang w:val="es-ES"/>
        </w:rPr>
        <w:instrText>:006</w:instrText>
      </w:r>
      <w:r w:rsidRPr="00B30A26">
        <w:rPr>
          <w:lang w:val="es-ES"/>
        </w:rPr>
        <w:instrText xml:space="preserve">" </w:instrText>
      </w:r>
      <w:r w:rsidRPr="00B30A26">
        <w:rPr>
          <w:b/>
          <w:lang w:val="es-ES"/>
        </w:rPr>
        <w:fldChar w:fldCharType="end"/>
      </w:r>
      <w:r w:rsidRPr="00B30A26">
        <w:rPr>
          <w:b/>
          <w:lang w:val="es-ES"/>
        </w:rPr>
        <w:t xml:space="preserve"> </w:t>
      </w:r>
      <w:r w:rsidR="004F6A81" w:rsidRPr="00B30A26">
        <w:rPr>
          <w:b/>
          <w:lang w:val="es-ES"/>
        </w:rPr>
        <w:t>Cargo Planner</w:t>
      </w:r>
      <w:r w:rsidR="00B33D40" w:rsidRPr="00B30A26">
        <w:rPr>
          <w:lang w:val="es-ES"/>
        </w:rPr>
        <w:fldChar w:fldCharType="begin"/>
      </w:r>
      <w:r w:rsidR="00B33D40" w:rsidRPr="00B30A26">
        <w:rPr>
          <w:lang w:val="es-ES"/>
        </w:rPr>
        <w:instrText xml:space="preserve"> XE "</w:instrText>
      </w:r>
      <w:r w:rsidR="004F6A81" w:rsidRPr="00B30A26">
        <w:rPr>
          <w:lang w:val="es-ES"/>
        </w:rPr>
        <w:instrText>Cargo Planner</w:instrText>
      </w:r>
      <w:r w:rsidR="00B33D40" w:rsidRPr="00B30A26">
        <w:rPr>
          <w:lang w:val="es-ES"/>
        </w:rPr>
        <w:instrText xml:space="preserve">" </w:instrText>
      </w:r>
      <w:r w:rsidR="00B33D40" w:rsidRPr="00B30A26">
        <w:rPr>
          <w:lang w:val="es-ES"/>
        </w:rPr>
        <w:fldChar w:fldCharType="end"/>
      </w:r>
      <w:r w:rsidR="00B33D40" w:rsidRPr="00B30A26">
        <w:rPr>
          <w:lang w:val="es-ES"/>
        </w:rPr>
        <w:t xml:space="preserve">: </w:t>
      </w:r>
      <w:r w:rsidR="00772ABF">
        <w:rPr>
          <w:lang w:val="es-ES"/>
        </w:rPr>
        <w:t xml:space="preserve">Es un </w:t>
      </w:r>
      <w:r w:rsidR="00B33D40" w:rsidRPr="00B30A26">
        <w:rPr>
          <w:lang w:val="es-ES"/>
        </w:rPr>
        <w:t xml:space="preserve">Motor de optimización para </w:t>
      </w:r>
      <w:r w:rsidR="00B751F5" w:rsidRPr="00B30A26">
        <w:rPr>
          <w:lang w:val="es-ES"/>
        </w:rPr>
        <w:t>planeación</w:t>
      </w:r>
      <w:r w:rsidR="00B33D40" w:rsidRPr="00B30A26">
        <w:rPr>
          <w:lang w:val="es-ES"/>
        </w:rPr>
        <w:t xml:space="preserve"> de carga en rutas interurbanas</w:t>
      </w:r>
      <w:r w:rsidR="00772ABF">
        <w:rPr>
          <w:lang w:val="es-ES"/>
        </w:rPr>
        <w:t>, cuyo ajuste</w:t>
      </w:r>
      <w:r w:rsidR="00B33D40" w:rsidRPr="00B30A26">
        <w:rPr>
          <w:lang w:val="es-ES"/>
        </w:rPr>
        <w:t xml:space="preserve"> conlleva desarrollos orientados a la </w:t>
      </w:r>
      <w:r w:rsidR="00165BF4" w:rsidRPr="00B30A26">
        <w:rPr>
          <w:lang w:val="es-ES"/>
        </w:rPr>
        <w:t>gestión</w:t>
      </w:r>
      <w:r w:rsidR="00B33D40" w:rsidRPr="00B30A26">
        <w:rPr>
          <w:lang w:val="es-ES"/>
        </w:rPr>
        <w:t xml:space="preserve"> de </w:t>
      </w:r>
      <w:r w:rsidR="003232E0" w:rsidRPr="00B30A26">
        <w:rPr>
          <w:lang w:val="es-ES"/>
        </w:rPr>
        <w:t>optimización</w:t>
      </w:r>
      <w:r w:rsidR="00B33D40" w:rsidRPr="00B30A26">
        <w:rPr>
          <w:lang w:val="es-ES"/>
        </w:rPr>
        <w:t xml:space="preserve"> de todos los recursos del transporte. Debe ser integrado con las </w:t>
      </w:r>
      <w:r w:rsidR="00165BF4" w:rsidRPr="00B30A26">
        <w:rPr>
          <w:lang w:val="es-ES"/>
        </w:rPr>
        <w:t>demás</w:t>
      </w:r>
      <w:r w:rsidR="00B33D40" w:rsidRPr="00B30A26">
        <w:rPr>
          <w:lang w:val="es-ES"/>
        </w:rPr>
        <w:t xml:space="preserve"> plataformas de </w:t>
      </w:r>
      <w:r w:rsidR="00165BF4" w:rsidRPr="00B30A26">
        <w:rPr>
          <w:lang w:val="es-ES"/>
        </w:rPr>
        <w:t>gestión</w:t>
      </w:r>
      <w:r w:rsidR="00B33D40" w:rsidRPr="00B30A26">
        <w:rPr>
          <w:lang w:val="es-ES"/>
        </w:rPr>
        <w:t xml:space="preserve">. De igual forma, </w:t>
      </w:r>
      <w:r w:rsidR="004F6A81" w:rsidRPr="00B30A26">
        <w:rPr>
          <w:lang w:val="es-ES"/>
        </w:rPr>
        <w:t>Cargo Planner</w:t>
      </w:r>
      <w:r w:rsidR="00B33D40" w:rsidRPr="00B30A26">
        <w:rPr>
          <w:lang w:val="es-ES"/>
        </w:rPr>
        <w:t xml:space="preserve"> tiene un esquema de planes de rutas locales up-front, que optimiza la </w:t>
      </w:r>
      <w:r w:rsidR="00165BF4" w:rsidRPr="00B30A26">
        <w:rPr>
          <w:lang w:val="es-ES"/>
        </w:rPr>
        <w:t>asignación</w:t>
      </w:r>
      <w:r w:rsidR="00B33D40" w:rsidRPr="00B30A26">
        <w:rPr>
          <w:lang w:val="es-ES"/>
        </w:rPr>
        <w:t xml:space="preserve"> de carga a </w:t>
      </w:r>
      <w:r w:rsidR="00165BF4" w:rsidRPr="00B30A26">
        <w:rPr>
          <w:lang w:val="es-ES"/>
        </w:rPr>
        <w:t>vehículos</w:t>
      </w:r>
      <w:r w:rsidR="00B33D40" w:rsidRPr="00B30A26">
        <w:rPr>
          <w:lang w:val="es-ES"/>
        </w:rPr>
        <w:t xml:space="preserve"> previo a la </w:t>
      </w:r>
      <w:r w:rsidR="00165BF4" w:rsidRPr="00B30A26">
        <w:rPr>
          <w:lang w:val="es-ES"/>
        </w:rPr>
        <w:t>operación</w:t>
      </w:r>
      <w:r w:rsidR="00B33D40" w:rsidRPr="00B30A26">
        <w:rPr>
          <w:lang w:val="es-ES"/>
        </w:rPr>
        <w:t xml:space="preserve"> de </w:t>
      </w:r>
      <w:r w:rsidR="00165BF4" w:rsidRPr="00B30A26">
        <w:rPr>
          <w:lang w:val="es-ES"/>
        </w:rPr>
        <w:t>última</w:t>
      </w:r>
      <w:r w:rsidR="00B33D40" w:rsidRPr="00B30A26">
        <w:rPr>
          <w:lang w:val="es-ES"/>
        </w:rPr>
        <w:t xml:space="preserve"> milla y planifica las rutas de entrega. Debe ser ajustado a operar bajo </w:t>
      </w:r>
      <w:r w:rsidR="00165BF4" w:rsidRPr="00B30A26">
        <w:rPr>
          <w:lang w:val="es-ES"/>
        </w:rPr>
        <w:t>información</w:t>
      </w:r>
      <w:r w:rsidR="00B33D40" w:rsidRPr="00B30A26">
        <w:rPr>
          <w:lang w:val="es-ES"/>
        </w:rPr>
        <w:t xml:space="preserve"> </w:t>
      </w:r>
      <w:r w:rsidR="00165BF4" w:rsidRPr="00B30A26">
        <w:rPr>
          <w:lang w:val="es-ES"/>
        </w:rPr>
        <w:t>histórica</w:t>
      </w:r>
      <w:r w:rsidR="00B33D40" w:rsidRPr="00B30A26">
        <w:rPr>
          <w:lang w:val="es-ES"/>
        </w:rPr>
        <w:t xml:space="preserve"> de </w:t>
      </w:r>
      <w:r w:rsidR="00165BF4" w:rsidRPr="00B30A26">
        <w:rPr>
          <w:lang w:val="es-ES"/>
        </w:rPr>
        <w:t>congestión</w:t>
      </w:r>
      <w:r w:rsidR="00B33D40" w:rsidRPr="00B30A26">
        <w:rPr>
          <w:lang w:val="es-ES"/>
        </w:rPr>
        <w:t xml:space="preserve"> en el nodo urbano por horas de despacho. No es un esquema de </w:t>
      </w:r>
      <w:r w:rsidR="00165BF4" w:rsidRPr="00B30A26">
        <w:rPr>
          <w:lang w:val="es-ES"/>
        </w:rPr>
        <w:t>planeación</w:t>
      </w:r>
      <w:r w:rsidR="00B33D40" w:rsidRPr="00B30A26">
        <w:rPr>
          <w:lang w:val="es-ES"/>
        </w:rPr>
        <w:t xml:space="preserve"> en tiempo real. </w:t>
      </w:r>
      <w:r w:rsidR="004F6A81" w:rsidRPr="00B30A26">
        <w:rPr>
          <w:lang w:val="es-ES"/>
        </w:rPr>
        <w:t>Cargo Planner</w:t>
      </w:r>
      <w:r w:rsidR="00B33D40" w:rsidRPr="00B30A26">
        <w:rPr>
          <w:lang w:val="es-ES"/>
        </w:rPr>
        <w:t xml:space="preserve"> debe entregar control del </w:t>
      </w:r>
      <w:r w:rsidR="00165BF4" w:rsidRPr="00B30A26">
        <w:rPr>
          <w:lang w:val="es-ES"/>
        </w:rPr>
        <w:t>vehículo</w:t>
      </w:r>
      <w:r w:rsidR="00B33D40" w:rsidRPr="00B30A26">
        <w:rPr>
          <w:lang w:val="es-ES"/>
        </w:rPr>
        <w:t>, una vez cargado y despachado con su ruta planeada a Extreme Control.</w:t>
      </w:r>
    </w:p>
    <w:p w14:paraId="694E8F1F" w14:textId="77777777" w:rsidR="00B33D40" w:rsidRPr="00B30A26" w:rsidRDefault="00B33D40" w:rsidP="00B33D40">
      <w:pPr>
        <w:rPr>
          <w:lang w:val="es-ES"/>
        </w:rPr>
      </w:pPr>
    </w:p>
    <w:p w14:paraId="2EC54C18" w14:textId="6B03C0CA" w:rsidR="00824B3B" w:rsidRPr="00B30A26" w:rsidRDefault="009C769B" w:rsidP="00B33D40">
      <w:pPr>
        <w:rPr>
          <w:lang w:val="es-ES"/>
        </w:rPr>
      </w:pPr>
      <w:r w:rsidRPr="00B30A26">
        <w:rPr>
          <w:b/>
          <w:lang w:val="es-ES"/>
        </w:rPr>
        <w:t>AC:008</w:t>
      </w:r>
      <w:r w:rsidRPr="00B30A26">
        <w:rPr>
          <w:b/>
          <w:lang w:val="es-ES"/>
        </w:rPr>
        <w:fldChar w:fldCharType="begin"/>
      </w:r>
      <w:r w:rsidRPr="00B30A26">
        <w:rPr>
          <w:lang w:val="es-ES"/>
        </w:rPr>
        <w:instrText xml:space="preserve"> XE "</w:instrText>
      </w:r>
      <w:r w:rsidRPr="00B30A26">
        <w:rPr>
          <w:b/>
          <w:lang w:val="es-ES"/>
        </w:rPr>
        <w:instrText>AC</w:instrText>
      </w:r>
      <w:r w:rsidRPr="00B30A26">
        <w:rPr>
          <w:lang w:val="es-ES"/>
        </w:rPr>
        <w:instrText>\</w:instrText>
      </w:r>
      <w:r w:rsidRPr="00B30A26">
        <w:rPr>
          <w:b/>
          <w:lang w:val="es-ES"/>
        </w:rPr>
        <w:instrText>:008</w:instrText>
      </w:r>
      <w:r w:rsidRPr="00B30A26">
        <w:rPr>
          <w:lang w:val="es-ES"/>
        </w:rPr>
        <w:instrText xml:space="preserve">" </w:instrText>
      </w:r>
      <w:r w:rsidRPr="00B30A26">
        <w:rPr>
          <w:b/>
          <w:lang w:val="es-ES"/>
        </w:rPr>
        <w:fldChar w:fldCharType="end"/>
      </w:r>
      <w:r w:rsidRPr="00B30A26">
        <w:rPr>
          <w:b/>
          <w:lang w:val="es-ES"/>
        </w:rPr>
        <w:t xml:space="preserve"> </w:t>
      </w:r>
      <w:r w:rsidR="00824B3B" w:rsidRPr="00B30A26">
        <w:rPr>
          <w:b/>
          <w:lang w:val="es-ES"/>
        </w:rPr>
        <w:t>Extreme Platform</w:t>
      </w:r>
      <w:r w:rsidR="00EA5025" w:rsidRPr="00B30A26">
        <w:rPr>
          <w:b/>
          <w:lang w:val="es-ES"/>
        </w:rPr>
        <w:fldChar w:fldCharType="begin"/>
      </w:r>
      <w:r w:rsidR="00EA5025" w:rsidRPr="00B30A26">
        <w:rPr>
          <w:lang w:val="es-ES"/>
        </w:rPr>
        <w:instrText xml:space="preserve"> XE "</w:instrText>
      </w:r>
      <w:r w:rsidR="00EA5025" w:rsidRPr="00B30A26">
        <w:rPr>
          <w:b/>
          <w:lang w:val="es-ES"/>
        </w:rPr>
        <w:instrText>Extreme Platform</w:instrText>
      </w:r>
      <w:r w:rsidR="00EA5025" w:rsidRPr="00B30A26">
        <w:rPr>
          <w:lang w:val="es-ES"/>
        </w:rPr>
        <w:instrText xml:space="preserve">" </w:instrText>
      </w:r>
      <w:r w:rsidR="00EA5025" w:rsidRPr="00B30A26">
        <w:rPr>
          <w:b/>
          <w:lang w:val="es-ES"/>
        </w:rPr>
        <w:fldChar w:fldCharType="end"/>
      </w:r>
      <w:r w:rsidR="00824B3B" w:rsidRPr="00B30A26">
        <w:rPr>
          <w:b/>
          <w:lang w:val="es-ES"/>
        </w:rPr>
        <w:t>:</w:t>
      </w:r>
      <w:r w:rsidR="003237E6" w:rsidRPr="00B30A26">
        <w:rPr>
          <w:b/>
          <w:lang w:val="es-ES"/>
        </w:rPr>
        <w:t xml:space="preserve"> </w:t>
      </w:r>
      <w:r w:rsidR="00C700CB" w:rsidRPr="00B30A26">
        <w:rPr>
          <w:lang w:val="es-ES"/>
        </w:rPr>
        <w:t>Consiste en una plat</w:t>
      </w:r>
      <w:r w:rsidR="00C544A4" w:rsidRPr="00B30A26">
        <w:rPr>
          <w:lang w:val="es-ES"/>
        </w:rPr>
        <w:t>aforma conjunta de</w:t>
      </w:r>
      <w:r w:rsidR="00E94A81">
        <w:rPr>
          <w:lang w:val="es-ES"/>
        </w:rPr>
        <w:t>sarrollada por</w:t>
      </w:r>
      <w:r w:rsidR="00C544A4" w:rsidRPr="00B30A26">
        <w:rPr>
          <w:lang w:val="es-ES"/>
        </w:rPr>
        <w:t xml:space="preserve"> Extreme Techn</w:t>
      </w:r>
      <w:r w:rsidR="00C700CB" w:rsidRPr="00B30A26">
        <w:rPr>
          <w:lang w:val="es-ES"/>
        </w:rPr>
        <w:t>ologies, que integra a las plataformas Extreme Control y Extreme Track, es modelada como un caso de uso concreto.</w:t>
      </w:r>
    </w:p>
    <w:p w14:paraId="41608A40" w14:textId="77777777" w:rsidR="00C700CB" w:rsidRPr="00B30A26" w:rsidRDefault="00C700CB" w:rsidP="00B33D40">
      <w:pPr>
        <w:rPr>
          <w:lang w:val="es-ES"/>
        </w:rPr>
      </w:pPr>
    </w:p>
    <w:p w14:paraId="6C8A62D2" w14:textId="08E7B7DA" w:rsidR="00B33D40" w:rsidRPr="00B30A26" w:rsidRDefault="009C769B" w:rsidP="00B33D40">
      <w:pPr>
        <w:rPr>
          <w:lang w:val="es-ES"/>
        </w:rPr>
      </w:pPr>
      <w:r w:rsidRPr="00B30A26">
        <w:rPr>
          <w:b/>
          <w:lang w:val="es-ES"/>
        </w:rPr>
        <w:t>AC:010</w:t>
      </w:r>
      <w:r w:rsidRPr="00B30A26">
        <w:rPr>
          <w:b/>
          <w:lang w:val="es-ES"/>
        </w:rPr>
        <w:fldChar w:fldCharType="begin"/>
      </w:r>
      <w:r w:rsidRPr="00B30A26">
        <w:rPr>
          <w:lang w:val="es-ES"/>
        </w:rPr>
        <w:instrText xml:space="preserve"> XE "</w:instrText>
      </w:r>
      <w:r w:rsidRPr="00B30A26">
        <w:rPr>
          <w:b/>
          <w:lang w:val="es-ES"/>
        </w:rPr>
        <w:instrText>AC</w:instrText>
      </w:r>
      <w:r w:rsidRPr="00B30A26">
        <w:rPr>
          <w:lang w:val="es-ES"/>
        </w:rPr>
        <w:instrText>\</w:instrText>
      </w:r>
      <w:r w:rsidRPr="00B30A26">
        <w:rPr>
          <w:b/>
          <w:lang w:val="es-ES"/>
        </w:rPr>
        <w:instrText>:010</w:instrText>
      </w:r>
      <w:r w:rsidRPr="00B30A26">
        <w:rPr>
          <w:lang w:val="es-ES"/>
        </w:rPr>
        <w:instrText xml:space="preserve">" </w:instrText>
      </w:r>
      <w:r w:rsidRPr="00B30A26">
        <w:rPr>
          <w:b/>
          <w:lang w:val="es-ES"/>
        </w:rPr>
        <w:fldChar w:fldCharType="end"/>
      </w:r>
      <w:r w:rsidRPr="00B30A26">
        <w:rPr>
          <w:b/>
          <w:lang w:val="es-ES"/>
        </w:rPr>
        <w:t xml:space="preserve"> </w:t>
      </w:r>
      <w:r w:rsidR="00B33D40" w:rsidRPr="00B30A26">
        <w:rPr>
          <w:b/>
          <w:lang w:val="es-ES"/>
        </w:rPr>
        <w:t>Extreme Control</w:t>
      </w:r>
      <w:r w:rsidR="00B33D40" w:rsidRPr="00B30A26">
        <w:rPr>
          <w:lang w:val="es-ES"/>
        </w:rPr>
        <w:fldChar w:fldCharType="begin"/>
      </w:r>
      <w:r w:rsidR="00B33D40" w:rsidRPr="00B30A26">
        <w:rPr>
          <w:lang w:val="es-ES"/>
        </w:rPr>
        <w:instrText xml:space="preserve"> XE "Extreme Control" </w:instrText>
      </w:r>
      <w:r w:rsidR="00B33D40" w:rsidRPr="00B30A26">
        <w:rPr>
          <w:lang w:val="es-ES"/>
        </w:rPr>
        <w:fldChar w:fldCharType="end"/>
      </w:r>
      <w:r w:rsidR="00B33D40" w:rsidRPr="00B30A26">
        <w:rPr>
          <w:lang w:val="es-ES"/>
        </w:rPr>
        <w:t xml:space="preserve">: Plataforma de entregas certificadas y </w:t>
      </w:r>
      <w:r w:rsidR="00165BF4" w:rsidRPr="00B30A26">
        <w:rPr>
          <w:lang w:val="es-ES"/>
        </w:rPr>
        <w:t>planeación</w:t>
      </w:r>
      <w:r w:rsidR="00B33D40" w:rsidRPr="00B30A26">
        <w:rPr>
          <w:lang w:val="es-ES"/>
        </w:rPr>
        <w:t xml:space="preserve"> de rutas urbanas en tiempo real. Extreme Control es un producto que realiza ruteo operacional. Es un complemento a las rutas planteadas en </w:t>
      </w:r>
      <w:r w:rsidR="004F6A81" w:rsidRPr="00B30A26">
        <w:rPr>
          <w:lang w:val="es-ES"/>
        </w:rPr>
        <w:t>Cargo Planner</w:t>
      </w:r>
      <w:r w:rsidR="004F6A81" w:rsidRPr="00B30A26">
        <w:rPr>
          <w:lang w:val="es-ES"/>
        </w:rPr>
        <w:fldChar w:fldCharType="begin"/>
      </w:r>
      <w:r w:rsidR="004F6A81" w:rsidRPr="00B30A26">
        <w:rPr>
          <w:lang w:val="es-ES"/>
        </w:rPr>
        <w:instrText xml:space="preserve"> XE "</w:instrText>
      </w:r>
      <w:r w:rsidR="004F6A81" w:rsidRPr="00B30A26">
        <w:rPr>
          <w:b/>
          <w:szCs w:val="28"/>
          <w:lang w:val="es-ES"/>
        </w:rPr>
        <w:instrText>Cargo Planner</w:instrText>
      </w:r>
      <w:r w:rsidR="004F6A81" w:rsidRPr="00B30A26">
        <w:rPr>
          <w:lang w:val="es-ES"/>
        </w:rPr>
        <w:instrText xml:space="preserve">" </w:instrText>
      </w:r>
      <w:r w:rsidR="004F6A81" w:rsidRPr="00B30A26">
        <w:rPr>
          <w:lang w:val="es-ES"/>
        </w:rPr>
        <w:fldChar w:fldCharType="end"/>
      </w:r>
      <w:r w:rsidR="00B33D40" w:rsidRPr="00B30A26">
        <w:rPr>
          <w:lang w:val="es-ES"/>
        </w:rPr>
        <w:t xml:space="preserve"> pues utiliza la </w:t>
      </w:r>
      <w:r w:rsidR="00165BF4" w:rsidRPr="00B30A26">
        <w:rPr>
          <w:lang w:val="es-ES"/>
        </w:rPr>
        <w:t>información</w:t>
      </w:r>
      <w:r w:rsidR="00B33D40" w:rsidRPr="00B30A26">
        <w:rPr>
          <w:lang w:val="es-ES"/>
        </w:rPr>
        <w:t xml:space="preserve"> de </w:t>
      </w:r>
      <w:r w:rsidR="00165BF4" w:rsidRPr="00B30A26">
        <w:rPr>
          <w:lang w:val="es-ES"/>
        </w:rPr>
        <w:t>congestión</w:t>
      </w:r>
      <w:r w:rsidR="00B33D40" w:rsidRPr="00B30A26">
        <w:rPr>
          <w:lang w:val="es-ES"/>
        </w:rPr>
        <w:t xml:space="preserve"> en tiempo real para aceptar o redefinir la secuencia asignada de entregas planificadas por </w:t>
      </w:r>
      <w:r w:rsidR="00165BF4" w:rsidRPr="00B30A26">
        <w:rPr>
          <w:lang w:val="es-ES"/>
        </w:rPr>
        <w:t>vehículo</w:t>
      </w:r>
      <w:r w:rsidR="00B33D40" w:rsidRPr="00B30A26">
        <w:rPr>
          <w:lang w:val="es-ES"/>
        </w:rPr>
        <w:t>.</w:t>
      </w:r>
    </w:p>
    <w:p w14:paraId="13FE12F2" w14:textId="77777777" w:rsidR="00B33D40" w:rsidRPr="00B30A26" w:rsidRDefault="00B33D40" w:rsidP="00B33D40">
      <w:pPr>
        <w:rPr>
          <w:lang w:val="es-ES"/>
        </w:rPr>
      </w:pPr>
    </w:p>
    <w:p w14:paraId="15297CBF" w14:textId="3C84DBB2" w:rsidR="00B33D40" w:rsidRPr="00B30A26" w:rsidRDefault="009C769B" w:rsidP="00B33D40">
      <w:pPr>
        <w:rPr>
          <w:lang w:val="es-ES"/>
        </w:rPr>
      </w:pPr>
      <w:r w:rsidRPr="00B30A26">
        <w:rPr>
          <w:b/>
          <w:lang w:val="es-ES"/>
        </w:rPr>
        <w:lastRenderedPageBreak/>
        <w:t>AC:011</w:t>
      </w:r>
      <w:r w:rsidRPr="00B30A26">
        <w:rPr>
          <w:b/>
          <w:lang w:val="es-ES"/>
        </w:rPr>
        <w:fldChar w:fldCharType="begin"/>
      </w:r>
      <w:r w:rsidRPr="00B30A26">
        <w:rPr>
          <w:lang w:val="es-ES"/>
        </w:rPr>
        <w:instrText xml:space="preserve"> XE "</w:instrText>
      </w:r>
      <w:r w:rsidRPr="00B30A26">
        <w:rPr>
          <w:b/>
          <w:lang w:val="es-ES"/>
        </w:rPr>
        <w:instrText>AC</w:instrText>
      </w:r>
      <w:r w:rsidRPr="00B30A26">
        <w:rPr>
          <w:lang w:val="es-ES"/>
        </w:rPr>
        <w:instrText>\</w:instrText>
      </w:r>
      <w:r w:rsidRPr="00B30A26">
        <w:rPr>
          <w:b/>
          <w:lang w:val="es-ES"/>
        </w:rPr>
        <w:instrText>:011</w:instrText>
      </w:r>
      <w:r w:rsidRPr="00B30A26">
        <w:rPr>
          <w:lang w:val="es-ES"/>
        </w:rPr>
        <w:instrText xml:space="preserve">" </w:instrText>
      </w:r>
      <w:r w:rsidRPr="00B30A26">
        <w:rPr>
          <w:b/>
          <w:lang w:val="es-ES"/>
        </w:rPr>
        <w:fldChar w:fldCharType="end"/>
      </w:r>
      <w:r w:rsidRPr="00B30A26">
        <w:rPr>
          <w:b/>
          <w:lang w:val="es-ES"/>
        </w:rPr>
        <w:t xml:space="preserve"> </w:t>
      </w:r>
      <w:r w:rsidR="00B33D40" w:rsidRPr="00B30A26">
        <w:rPr>
          <w:b/>
          <w:lang w:val="es-ES"/>
        </w:rPr>
        <w:t>Extreme Track</w:t>
      </w:r>
      <w:r w:rsidR="00B33D40" w:rsidRPr="00B30A26">
        <w:rPr>
          <w:lang w:val="es-ES"/>
        </w:rPr>
        <w:fldChar w:fldCharType="begin"/>
      </w:r>
      <w:r w:rsidR="00B33D40" w:rsidRPr="00B30A26">
        <w:rPr>
          <w:lang w:val="es-ES"/>
        </w:rPr>
        <w:instrText xml:space="preserve"> XE "Extreme Track" </w:instrText>
      </w:r>
      <w:r w:rsidR="00B33D40" w:rsidRPr="00B30A26">
        <w:rPr>
          <w:lang w:val="es-ES"/>
        </w:rPr>
        <w:fldChar w:fldCharType="end"/>
      </w:r>
      <w:r w:rsidR="00B33D40" w:rsidRPr="00B30A26">
        <w:rPr>
          <w:lang w:val="es-ES"/>
        </w:rPr>
        <w:t xml:space="preserve">: Plataforma de rastreo de </w:t>
      </w:r>
      <w:r w:rsidR="00165BF4" w:rsidRPr="00B30A26">
        <w:rPr>
          <w:lang w:val="es-ES"/>
        </w:rPr>
        <w:t>vehículos</w:t>
      </w:r>
      <w:r w:rsidR="00B33D40" w:rsidRPr="00B30A26">
        <w:rPr>
          <w:lang w:val="es-ES"/>
        </w:rPr>
        <w:t xml:space="preserve"> y trazabilidad de activos. La mejor </w:t>
      </w:r>
      <w:r w:rsidR="00165BF4" w:rsidRPr="00B30A26">
        <w:rPr>
          <w:lang w:val="es-ES"/>
        </w:rPr>
        <w:t>opción</w:t>
      </w:r>
      <w:r w:rsidR="00B33D40" w:rsidRPr="00B30A26">
        <w:rPr>
          <w:lang w:val="es-ES"/>
        </w:rPr>
        <w:t xml:space="preserve"> de nuestro grupo de desarrollo en la alianza para organizar el manejo de big data en posicionamiento de </w:t>
      </w:r>
      <w:r w:rsidR="00165BF4" w:rsidRPr="00B30A26">
        <w:rPr>
          <w:lang w:val="es-ES"/>
        </w:rPr>
        <w:t>vehículos</w:t>
      </w:r>
      <w:r w:rsidR="00B33D40" w:rsidRPr="00B30A26">
        <w:rPr>
          <w:lang w:val="es-ES"/>
        </w:rPr>
        <w:t xml:space="preserve"> y manejo de carga complementaria. Nuestro </w:t>
      </w:r>
      <w:r w:rsidR="00165BF4" w:rsidRPr="00B30A26">
        <w:rPr>
          <w:lang w:val="es-ES"/>
        </w:rPr>
        <w:t>propósito</w:t>
      </w:r>
      <w:r w:rsidR="00B33D40" w:rsidRPr="00B30A26">
        <w:rPr>
          <w:lang w:val="es-ES"/>
        </w:rPr>
        <w:t xml:space="preserve"> es poder realizar, en conjunto con la plataforma CargaNet, programas de en</w:t>
      </w:r>
      <w:r w:rsidR="009B1711">
        <w:rPr>
          <w:lang w:val="es-ES"/>
        </w:rPr>
        <w:t>rut</w:t>
      </w:r>
      <w:r w:rsidR="00B33D40" w:rsidRPr="00B30A26">
        <w:rPr>
          <w:lang w:val="es-ES"/>
        </w:rPr>
        <w:t xml:space="preserve">amiento en el generador de carga que puedan usar </w:t>
      </w:r>
      <w:r w:rsidR="00165BF4" w:rsidRPr="00B30A26">
        <w:rPr>
          <w:lang w:val="es-ES"/>
        </w:rPr>
        <w:t>información</w:t>
      </w:r>
      <w:r w:rsidR="00B33D40" w:rsidRPr="00B30A26">
        <w:rPr>
          <w:lang w:val="es-ES"/>
        </w:rPr>
        <w:t xml:space="preserve"> predictiva de la </w:t>
      </w:r>
      <w:r w:rsidR="00165BF4" w:rsidRPr="00B30A26">
        <w:rPr>
          <w:lang w:val="es-ES"/>
        </w:rPr>
        <w:t>ubicación</w:t>
      </w:r>
      <w:r w:rsidR="00B33D40" w:rsidRPr="00B30A26">
        <w:rPr>
          <w:lang w:val="es-ES"/>
        </w:rPr>
        <w:t xml:space="preserve"> del </w:t>
      </w:r>
      <w:r w:rsidR="00165BF4" w:rsidRPr="00B30A26">
        <w:rPr>
          <w:lang w:val="es-ES"/>
        </w:rPr>
        <w:t>vehículo</w:t>
      </w:r>
      <w:r w:rsidR="00B33D40" w:rsidRPr="00B30A26">
        <w:rPr>
          <w:lang w:val="es-ES"/>
        </w:rPr>
        <w:t xml:space="preserve"> y de los tiempos en los cuales se encuentra disponible el </w:t>
      </w:r>
      <w:r w:rsidR="00165BF4" w:rsidRPr="00B30A26">
        <w:rPr>
          <w:lang w:val="es-ES"/>
        </w:rPr>
        <w:t>vehículo</w:t>
      </w:r>
      <w:r w:rsidR="00B33D40" w:rsidRPr="00B30A26">
        <w:rPr>
          <w:lang w:val="es-ES"/>
        </w:rPr>
        <w:t>.</w:t>
      </w:r>
    </w:p>
    <w:p w14:paraId="73A37304" w14:textId="77777777" w:rsidR="00B33D40" w:rsidRPr="00B30A26" w:rsidRDefault="00B33D40" w:rsidP="00B33D40">
      <w:pPr>
        <w:rPr>
          <w:lang w:val="es-ES"/>
        </w:rPr>
      </w:pPr>
    </w:p>
    <w:p w14:paraId="53D7A162" w14:textId="2FA0D2F2" w:rsidR="00563470" w:rsidRPr="00B30A26" w:rsidRDefault="00563470" w:rsidP="00563470">
      <w:pPr>
        <w:rPr>
          <w:lang w:val="es-ES"/>
        </w:rPr>
      </w:pPr>
      <w:r w:rsidRPr="00B30A26">
        <w:rPr>
          <w:b/>
          <w:lang w:val="es-ES"/>
        </w:rPr>
        <w:t>AC:009</w:t>
      </w:r>
      <w:r w:rsidRPr="00B30A26">
        <w:rPr>
          <w:b/>
          <w:lang w:val="es-ES"/>
        </w:rPr>
        <w:fldChar w:fldCharType="begin"/>
      </w:r>
      <w:r w:rsidRPr="00B30A26">
        <w:rPr>
          <w:lang w:val="es-ES"/>
        </w:rPr>
        <w:instrText xml:space="preserve"> XE "</w:instrText>
      </w:r>
      <w:r w:rsidRPr="00B30A26">
        <w:rPr>
          <w:b/>
          <w:lang w:val="es-ES"/>
        </w:rPr>
        <w:instrText>AC</w:instrText>
      </w:r>
      <w:r w:rsidRPr="00B30A26">
        <w:rPr>
          <w:lang w:val="es-ES"/>
        </w:rPr>
        <w:instrText>\</w:instrText>
      </w:r>
      <w:r w:rsidRPr="00B30A26">
        <w:rPr>
          <w:b/>
          <w:lang w:val="es-ES"/>
        </w:rPr>
        <w:instrText>:009</w:instrText>
      </w:r>
      <w:r w:rsidRPr="00B30A26">
        <w:rPr>
          <w:lang w:val="es-ES"/>
        </w:rPr>
        <w:instrText xml:space="preserve">" </w:instrText>
      </w:r>
      <w:r w:rsidRPr="00B30A26">
        <w:rPr>
          <w:b/>
          <w:lang w:val="es-ES"/>
        </w:rPr>
        <w:fldChar w:fldCharType="end"/>
      </w:r>
      <w:r w:rsidRPr="00B30A26">
        <w:rPr>
          <w:b/>
          <w:lang w:val="es-ES"/>
        </w:rPr>
        <w:t xml:space="preserve"> </w:t>
      </w:r>
      <w:r w:rsidR="0013039B" w:rsidRPr="00B30A26">
        <w:rPr>
          <w:b/>
          <w:lang w:val="es-ES"/>
        </w:rPr>
        <w:t>MESH</w:t>
      </w:r>
      <w:r w:rsidRPr="00B30A26">
        <w:rPr>
          <w:lang w:val="es-ES"/>
        </w:rPr>
        <w:fldChar w:fldCharType="begin"/>
      </w:r>
      <w:r w:rsidRPr="00B30A26">
        <w:rPr>
          <w:lang w:val="es-ES"/>
        </w:rPr>
        <w:instrText xml:space="preserve"> XE "</w:instrText>
      </w:r>
      <w:r w:rsidR="0013039B" w:rsidRPr="00B30A26">
        <w:rPr>
          <w:lang w:val="es-ES"/>
        </w:rPr>
        <w:instrText>MESH</w:instrText>
      </w:r>
      <w:r w:rsidRPr="00B30A26">
        <w:rPr>
          <w:lang w:val="es-ES"/>
        </w:rPr>
        <w:instrText xml:space="preserve">" </w:instrText>
      </w:r>
      <w:r w:rsidRPr="00B30A26">
        <w:rPr>
          <w:lang w:val="es-ES"/>
        </w:rPr>
        <w:fldChar w:fldCharType="end"/>
      </w:r>
      <w:r w:rsidRPr="00B30A26">
        <w:rPr>
          <w:lang w:val="es-ES"/>
        </w:rPr>
        <w:t>: Sistema</w:t>
      </w:r>
      <w:r w:rsidR="004F6A81" w:rsidRPr="00B30A26">
        <w:rPr>
          <w:lang w:val="es-ES"/>
        </w:rPr>
        <w:fldChar w:fldCharType="begin"/>
      </w:r>
      <w:r w:rsidR="004F6A81" w:rsidRPr="00B30A26">
        <w:rPr>
          <w:lang w:val="es-ES"/>
        </w:rPr>
        <w:instrText xml:space="preserve"> XE "</w:instrText>
      </w:r>
      <w:r w:rsidR="004F6A81" w:rsidRPr="00B30A26">
        <w:rPr>
          <w:b/>
          <w:szCs w:val="28"/>
          <w:lang w:val="es-ES"/>
        </w:rPr>
        <w:instrText>Sistema</w:instrText>
      </w:r>
      <w:r w:rsidR="004F6A81" w:rsidRPr="00B30A26">
        <w:rPr>
          <w:lang w:val="es-ES"/>
        </w:rPr>
        <w:instrText xml:space="preserve">" </w:instrText>
      </w:r>
      <w:r w:rsidR="004F6A81" w:rsidRPr="00B30A26">
        <w:rPr>
          <w:lang w:val="es-ES"/>
        </w:rPr>
        <w:fldChar w:fldCharType="end"/>
      </w:r>
      <w:r w:rsidRPr="00B30A26">
        <w:rPr>
          <w:lang w:val="es-ES"/>
        </w:rPr>
        <w:t xml:space="preserve"> de planeación del mantenimiento de la flota de transporte basado en metodología RCM</w:t>
      </w:r>
      <w:r w:rsidR="0014070A">
        <w:rPr>
          <w:lang w:val="es-ES"/>
        </w:rPr>
        <w:t xml:space="preserve"> (</w:t>
      </w:r>
      <w:r w:rsidR="0014070A" w:rsidRPr="0014070A">
        <w:rPr>
          <w:lang w:val="es-ES"/>
        </w:rPr>
        <w:t>Reliability Centered Maintenance</w:t>
      </w:r>
      <w:r w:rsidR="0014070A">
        <w:rPr>
          <w:lang w:val="es-ES"/>
        </w:rPr>
        <w:t xml:space="preserve">) </w:t>
      </w:r>
      <w:r w:rsidR="004F6A81" w:rsidRPr="00B30A26">
        <w:rPr>
          <w:lang w:val="es-ES"/>
        </w:rPr>
        <w:fldChar w:fldCharType="begin"/>
      </w:r>
      <w:r w:rsidR="004F6A81" w:rsidRPr="00B30A26">
        <w:rPr>
          <w:lang w:val="es-ES"/>
        </w:rPr>
        <w:instrText xml:space="preserve"> XE "</w:instrText>
      </w:r>
      <w:r w:rsidR="004F6A81" w:rsidRPr="00B30A26">
        <w:rPr>
          <w:b/>
          <w:szCs w:val="28"/>
          <w:lang w:val="es-ES"/>
        </w:rPr>
        <w:instrText>RCM</w:instrText>
      </w:r>
      <w:r w:rsidR="004F6A81" w:rsidRPr="00B30A26">
        <w:rPr>
          <w:lang w:val="es-ES"/>
        </w:rPr>
        <w:instrText xml:space="preserve">" </w:instrText>
      </w:r>
      <w:r w:rsidR="004F6A81" w:rsidRPr="00B30A26">
        <w:rPr>
          <w:lang w:val="es-ES"/>
        </w:rPr>
        <w:fldChar w:fldCharType="end"/>
      </w:r>
      <w:r w:rsidRPr="00B30A26">
        <w:rPr>
          <w:lang w:val="es-ES"/>
        </w:rPr>
        <w:t xml:space="preserve"> con manejo de data predictiva. Se considera un sistema "vivo" de predicción de eventos para la mejor planificación de mantenimientos de la flota y activos de la firma. </w:t>
      </w:r>
    </w:p>
    <w:p w14:paraId="1D91A739" w14:textId="77777777" w:rsidR="00B33D40" w:rsidRPr="00B30A26" w:rsidRDefault="00B33D40" w:rsidP="00C82A2F">
      <w:pPr>
        <w:rPr>
          <w:lang w:val="es-ES"/>
        </w:rPr>
      </w:pPr>
    </w:p>
    <w:p w14:paraId="4FED09AA" w14:textId="3BC26443" w:rsidR="00CF1BAD" w:rsidRDefault="00563470" w:rsidP="00C82A2F">
      <w:pPr>
        <w:rPr>
          <w:lang w:val="es-ES"/>
        </w:rPr>
      </w:pPr>
      <w:commentRangeStart w:id="401"/>
      <w:commentRangeStart w:id="402"/>
      <w:r w:rsidRPr="00B30A26">
        <w:rPr>
          <w:b/>
          <w:lang w:val="es-ES"/>
        </w:rPr>
        <w:t>AC:012</w:t>
      </w:r>
      <w:r w:rsidRPr="00B30A26">
        <w:rPr>
          <w:b/>
          <w:lang w:val="es-ES"/>
        </w:rPr>
        <w:fldChar w:fldCharType="begin"/>
      </w:r>
      <w:r w:rsidRPr="00B30A26">
        <w:rPr>
          <w:lang w:val="es-ES"/>
        </w:rPr>
        <w:instrText xml:space="preserve"> XE "</w:instrText>
      </w:r>
      <w:r w:rsidRPr="00B30A26">
        <w:rPr>
          <w:b/>
          <w:lang w:val="es-ES"/>
        </w:rPr>
        <w:instrText>AC</w:instrText>
      </w:r>
      <w:r w:rsidRPr="00B30A26">
        <w:rPr>
          <w:lang w:val="es-ES"/>
        </w:rPr>
        <w:instrText>\</w:instrText>
      </w:r>
      <w:r w:rsidRPr="00B30A26">
        <w:rPr>
          <w:b/>
          <w:lang w:val="es-ES"/>
        </w:rPr>
        <w:instrText>:0</w:instrText>
      </w:r>
      <w:r w:rsidR="00CF1BAD">
        <w:rPr>
          <w:b/>
          <w:lang w:val="es-ES"/>
        </w:rPr>
        <w:instrText>12</w:instrText>
      </w:r>
      <w:r w:rsidRPr="00B30A26">
        <w:rPr>
          <w:lang w:val="es-ES"/>
        </w:rPr>
        <w:instrText xml:space="preserve">" </w:instrText>
      </w:r>
      <w:r w:rsidRPr="00B30A26">
        <w:rPr>
          <w:b/>
          <w:lang w:val="es-ES"/>
        </w:rPr>
        <w:fldChar w:fldCharType="end"/>
      </w:r>
      <w:r w:rsidR="003237E6" w:rsidRPr="00B30A26">
        <w:rPr>
          <w:b/>
          <w:lang w:val="es-ES"/>
        </w:rPr>
        <w:t xml:space="preserve"> </w:t>
      </w:r>
      <w:r w:rsidR="00123431" w:rsidRPr="00B30A26">
        <w:rPr>
          <w:b/>
          <w:lang w:val="es-ES"/>
        </w:rPr>
        <w:t>Seguridad</w:t>
      </w:r>
      <w:r w:rsidR="00CB528B">
        <w:rPr>
          <w:b/>
          <w:lang w:val="es-ES"/>
        </w:rPr>
        <w:t xml:space="preserve"> </w:t>
      </w:r>
      <w:del w:id="403" w:author="felipe campo" w:date="2017-03-14T10:59:00Z">
        <w:r w:rsidR="00CB528B" w:rsidDel="00B160FE">
          <w:rPr>
            <w:b/>
            <w:lang w:val="es-ES"/>
          </w:rPr>
          <w:delText>FIsica</w:delText>
        </w:r>
      </w:del>
      <w:ins w:id="404" w:author="felipe campo" w:date="2017-03-14T10:59:00Z">
        <w:r w:rsidR="00B160FE">
          <w:rPr>
            <w:b/>
            <w:lang w:val="es-ES"/>
          </w:rPr>
          <w:t>Física</w:t>
        </w:r>
      </w:ins>
      <w:r w:rsidRPr="00B30A26">
        <w:rPr>
          <w:lang w:val="es-ES"/>
        </w:rPr>
        <w:t xml:space="preserve">: </w:t>
      </w:r>
      <w:commentRangeEnd w:id="401"/>
      <w:r w:rsidR="0014070A">
        <w:rPr>
          <w:rStyle w:val="CommentReference"/>
        </w:rPr>
        <w:commentReference w:id="401"/>
      </w:r>
      <w:r w:rsidR="00103B46" w:rsidRPr="00B30A26">
        <w:rPr>
          <w:lang w:val="es-ES"/>
        </w:rPr>
        <w:t>Sistema</w:t>
      </w:r>
      <w:r w:rsidR="004F6A81" w:rsidRPr="00B30A26">
        <w:rPr>
          <w:lang w:val="es-ES"/>
        </w:rPr>
        <w:fldChar w:fldCharType="begin"/>
      </w:r>
      <w:r w:rsidR="004F6A81" w:rsidRPr="00B30A26">
        <w:rPr>
          <w:lang w:val="es-ES"/>
        </w:rPr>
        <w:instrText xml:space="preserve"> XE "</w:instrText>
      </w:r>
      <w:r w:rsidR="004F6A81" w:rsidRPr="00B30A26">
        <w:rPr>
          <w:b/>
          <w:szCs w:val="28"/>
          <w:lang w:val="es-ES"/>
        </w:rPr>
        <w:instrText>Sistema</w:instrText>
      </w:r>
      <w:r w:rsidR="004F6A81" w:rsidRPr="00B30A26">
        <w:rPr>
          <w:lang w:val="es-ES"/>
        </w:rPr>
        <w:instrText xml:space="preserve">" </w:instrText>
      </w:r>
      <w:r w:rsidR="004F6A81" w:rsidRPr="00B30A26">
        <w:rPr>
          <w:lang w:val="es-ES"/>
        </w:rPr>
        <w:fldChar w:fldCharType="end"/>
      </w:r>
      <w:r w:rsidR="00103B46" w:rsidRPr="00B30A26">
        <w:rPr>
          <w:lang w:val="es-ES"/>
        </w:rPr>
        <w:t xml:space="preserve"> que busca la integración con la infraestructura de seguridad existente en los puertos y terminales para reducir incidentes en materia de protección y seguridad</w:t>
      </w:r>
      <w:r w:rsidR="00CF1BAD">
        <w:rPr>
          <w:lang w:val="es-ES"/>
        </w:rPr>
        <w:t>.</w:t>
      </w:r>
    </w:p>
    <w:p w14:paraId="12728FBF" w14:textId="77777777" w:rsidR="00CF1BAD" w:rsidRDefault="00CF1BAD" w:rsidP="00C82A2F">
      <w:pPr>
        <w:rPr>
          <w:lang w:val="es-ES"/>
        </w:rPr>
      </w:pPr>
    </w:p>
    <w:p w14:paraId="74170D57" w14:textId="10C05B11" w:rsidR="00C82A2F" w:rsidRPr="00B30A26" w:rsidRDefault="00CF1BAD" w:rsidP="00C82A2F">
      <w:pPr>
        <w:rPr>
          <w:lang w:val="es-ES"/>
        </w:rPr>
      </w:pPr>
      <w:r w:rsidRPr="00B30A26">
        <w:rPr>
          <w:b/>
          <w:lang w:val="es-ES"/>
        </w:rPr>
        <w:t>AC:01</w:t>
      </w:r>
      <w:r>
        <w:rPr>
          <w:b/>
          <w:lang w:val="es-ES"/>
        </w:rPr>
        <w:t>4</w:t>
      </w:r>
      <w:r w:rsidRPr="00B30A26">
        <w:rPr>
          <w:b/>
          <w:lang w:val="es-ES"/>
        </w:rPr>
        <w:fldChar w:fldCharType="begin"/>
      </w:r>
      <w:r w:rsidRPr="00B30A26">
        <w:rPr>
          <w:lang w:val="es-ES"/>
        </w:rPr>
        <w:instrText xml:space="preserve"> XE "</w:instrText>
      </w:r>
      <w:r w:rsidRPr="00B30A26">
        <w:rPr>
          <w:b/>
          <w:lang w:val="es-ES"/>
        </w:rPr>
        <w:instrText>AC</w:instrText>
      </w:r>
      <w:r w:rsidRPr="00B30A26">
        <w:rPr>
          <w:lang w:val="es-ES"/>
        </w:rPr>
        <w:instrText>\</w:instrText>
      </w:r>
      <w:r w:rsidRPr="00B30A26">
        <w:rPr>
          <w:b/>
          <w:lang w:val="es-ES"/>
        </w:rPr>
        <w:instrText>:0</w:instrText>
      </w:r>
      <w:r>
        <w:rPr>
          <w:b/>
          <w:lang w:val="es-ES"/>
        </w:rPr>
        <w:instrText>14</w:instrText>
      </w:r>
      <w:r w:rsidRPr="00B30A26">
        <w:rPr>
          <w:lang w:val="es-ES"/>
        </w:rPr>
        <w:instrText xml:space="preserve">" </w:instrText>
      </w:r>
      <w:r w:rsidRPr="00B30A26">
        <w:rPr>
          <w:b/>
          <w:lang w:val="es-ES"/>
        </w:rPr>
        <w:fldChar w:fldCharType="end"/>
      </w:r>
      <w:r w:rsidRPr="00B30A26">
        <w:rPr>
          <w:b/>
          <w:lang w:val="es-ES"/>
        </w:rPr>
        <w:t xml:space="preserve"> Video </w:t>
      </w:r>
      <w:del w:id="405" w:author="felipe campo" w:date="2017-03-14T10:59:00Z">
        <w:r w:rsidRPr="00B30A26" w:rsidDel="00B160FE">
          <w:rPr>
            <w:b/>
            <w:lang w:val="es-ES"/>
          </w:rPr>
          <w:delText>Analítica</w:delText>
        </w:r>
        <w:r w:rsidRPr="00B30A26" w:rsidDel="00B160FE">
          <w:rPr>
            <w:lang w:val="es-ES"/>
          </w:rPr>
          <w:delText>:</w:delText>
        </w:r>
        <w:r w:rsidDel="00B160FE">
          <w:rPr>
            <w:lang w:val="es-ES"/>
          </w:rPr>
          <w:delText>Este</w:delText>
        </w:r>
      </w:del>
      <w:ins w:id="406" w:author="felipe campo" w:date="2017-03-14T10:59:00Z">
        <w:r w:rsidR="00B160FE" w:rsidRPr="00B30A26">
          <w:rPr>
            <w:b/>
            <w:lang w:val="es-ES"/>
          </w:rPr>
          <w:t>Analítica</w:t>
        </w:r>
        <w:r w:rsidR="00B160FE" w:rsidRPr="00B30A26">
          <w:rPr>
            <w:lang w:val="es-ES"/>
          </w:rPr>
          <w:t>:</w:t>
        </w:r>
        <w:r w:rsidR="00B160FE">
          <w:rPr>
            <w:lang w:val="es-ES"/>
          </w:rPr>
          <w:t xml:space="preserve"> Este</w:t>
        </w:r>
      </w:ins>
      <w:r>
        <w:rPr>
          <w:lang w:val="es-ES"/>
        </w:rPr>
        <w:t xml:space="preserve"> sistema busca </w:t>
      </w:r>
      <w:r w:rsidR="00103B46" w:rsidRPr="00B30A26">
        <w:rPr>
          <w:lang w:val="es-ES"/>
        </w:rPr>
        <w:t>disminuir los costos de inspección de los proveedores, apoyar la prevención de problemas mediante el reconocimiento de empleados, aumentará la seguridad en general y mejorará la comunicación entre la cadena de suministros.</w:t>
      </w:r>
    </w:p>
    <w:commentRangeEnd w:id="402"/>
    <w:p w14:paraId="3367B6F8" w14:textId="77777777" w:rsidR="00C82A2F" w:rsidRPr="00B30A26" w:rsidRDefault="0021758D" w:rsidP="00C82A2F">
      <w:pPr>
        <w:rPr>
          <w:lang w:val="es-ES"/>
        </w:rPr>
      </w:pPr>
      <w:r>
        <w:rPr>
          <w:rStyle w:val="CommentReference"/>
        </w:rPr>
        <w:commentReference w:id="402"/>
      </w:r>
    </w:p>
    <w:p w14:paraId="3B997F1F" w14:textId="73639ACC" w:rsidR="00595067" w:rsidRPr="00B30A26" w:rsidRDefault="009F1261" w:rsidP="00793321">
      <w:pPr>
        <w:pStyle w:val="Heading2"/>
        <w:rPr>
          <w:lang w:val="es-ES"/>
        </w:rPr>
      </w:pPr>
      <w:bookmarkStart w:id="407" w:name="_Toc518466247"/>
      <w:r w:rsidRPr="00B30A26">
        <w:rPr>
          <w:lang w:val="es-ES"/>
        </w:rPr>
        <w:lastRenderedPageBreak/>
        <w:t>Requisitos comunes de los sistemas TMS</w:t>
      </w:r>
      <w:bookmarkEnd w:id="407"/>
      <w:r w:rsidR="009D45F3" w:rsidRPr="00B30A26">
        <w:rPr>
          <w:lang w:val="es-ES"/>
        </w:rPr>
        <w:fldChar w:fldCharType="begin"/>
      </w:r>
      <w:r w:rsidR="009D45F3" w:rsidRPr="00B30A26">
        <w:rPr>
          <w:lang w:val="es-ES"/>
        </w:rPr>
        <w:instrText xml:space="preserve"> XE "TMS" </w:instrText>
      </w:r>
      <w:r w:rsidR="009D45F3" w:rsidRPr="00B30A26">
        <w:rPr>
          <w:lang w:val="es-ES"/>
        </w:rPr>
        <w:fldChar w:fldCharType="end"/>
      </w:r>
    </w:p>
    <w:p w14:paraId="01F9D7CF" w14:textId="77777777" w:rsidR="009D45F3" w:rsidRPr="00B30A26" w:rsidRDefault="009D45F3" w:rsidP="009D45F3">
      <w:pPr>
        <w:rPr>
          <w:lang w:val="es-ES"/>
        </w:rPr>
      </w:pPr>
    </w:p>
    <w:p w14:paraId="68D8D0AD" w14:textId="3DB6D5A3" w:rsidR="009D45F3" w:rsidRPr="00B30A26" w:rsidRDefault="009D45F3" w:rsidP="009D45F3">
      <w:pPr>
        <w:rPr>
          <w:lang w:val="es-ES"/>
        </w:rPr>
      </w:pPr>
      <w:r w:rsidRPr="00B30A26">
        <w:rPr>
          <w:lang w:val="es-ES"/>
        </w:rPr>
        <w:t>Como parte del análisis del para alcanzar RFP 002</w:t>
      </w:r>
      <w:r w:rsidR="00732506" w:rsidRPr="00B30A26">
        <w:rPr>
          <w:lang w:val="es-ES"/>
        </w:rPr>
        <w:fldChar w:fldCharType="begin"/>
      </w:r>
      <w:r w:rsidR="00732506" w:rsidRPr="00B30A26">
        <w:rPr>
          <w:lang w:val="es-ES"/>
        </w:rPr>
        <w:instrText xml:space="preserve"> XE "RFP 002" </w:instrText>
      </w:r>
      <w:r w:rsidR="00732506" w:rsidRPr="00B30A26">
        <w:rPr>
          <w:lang w:val="es-ES"/>
        </w:rPr>
        <w:fldChar w:fldCharType="end"/>
      </w:r>
      <w:r w:rsidRPr="00B30A26">
        <w:rPr>
          <w:lang w:val="es-ES"/>
        </w:rPr>
        <w:t xml:space="preserve">, de solicitó dentro del marco del proyecto </w:t>
      </w:r>
      <w:r w:rsidR="00367FC2" w:rsidRPr="00B30A26">
        <w:rPr>
          <w:lang w:val="es-ES"/>
        </w:rPr>
        <w:t>realizar</w:t>
      </w:r>
      <w:r w:rsidRPr="00B30A26">
        <w:rPr>
          <w:lang w:val="es-ES"/>
        </w:rPr>
        <w:t xml:space="preserve"> </w:t>
      </w:r>
      <w:r w:rsidR="004F283E" w:rsidRPr="00B30A26">
        <w:rPr>
          <w:lang w:val="es-ES"/>
        </w:rPr>
        <w:t xml:space="preserve">un análisis comparativo </w:t>
      </w:r>
      <w:sdt>
        <w:sdtPr>
          <w:rPr>
            <w:lang w:val="es-ES"/>
          </w:rPr>
          <w:id w:val="-1393427354"/>
          <w:citation/>
        </w:sdtPr>
        <w:sdtContent>
          <w:r w:rsidR="004F283E" w:rsidRPr="00B30A26">
            <w:rPr>
              <w:lang w:val="es-ES"/>
            </w:rPr>
            <w:fldChar w:fldCharType="begin"/>
          </w:r>
          <w:r w:rsidR="004F283E" w:rsidRPr="00B30A26">
            <w:rPr>
              <w:lang w:val="es-ES"/>
            </w:rPr>
            <w:instrText xml:space="preserve"> CITATION Cam17 \l 3082 </w:instrText>
          </w:r>
          <w:r w:rsidR="004F283E" w:rsidRPr="00B30A26">
            <w:rPr>
              <w:lang w:val="es-ES"/>
            </w:rPr>
            <w:fldChar w:fldCharType="separate"/>
          </w:r>
          <w:ins w:id="408" w:author="felipe campo" w:date="2018-07-04T11:15:00Z">
            <w:r w:rsidR="00515FE7" w:rsidRPr="00515FE7">
              <w:rPr>
                <w:noProof/>
                <w:lang w:val="es-ES"/>
                <w:rPrChange w:id="409" w:author="felipe campo" w:date="2018-07-04T11:15:00Z">
                  <w:rPr>
                    <w:rFonts w:eastAsia="Times New Roman"/>
                  </w:rPr>
                </w:rPrChange>
              </w:rPr>
              <w:t>[6]</w:t>
            </w:r>
          </w:ins>
          <w:del w:id="410" w:author="felipe campo" w:date="2018-07-04T11:15:00Z">
            <w:r w:rsidR="0048189B" w:rsidRPr="00B30A26" w:rsidDel="00515FE7">
              <w:rPr>
                <w:noProof/>
                <w:lang w:val="es-ES"/>
              </w:rPr>
              <w:delText>[6]</w:delText>
            </w:r>
          </w:del>
          <w:r w:rsidR="004F283E" w:rsidRPr="00B30A26">
            <w:rPr>
              <w:lang w:val="es-ES"/>
            </w:rPr>
            <w:fldChar w:fldCharType="end"/>
          </w:r>
        </w:sdtContent>
      </w:sdt>
      <w:r w:rsidRPr="00B30A26">
        <w:rPr>
          <w:lang w:val="es-ES"/>
        </w:rPr>
        <w:t xml:space="preserve"> para establecer los requisitos</w:t>
      </w:r>
      <w:r w:rsidR="004F283E" w:rsidRPr="00B30A26">
        <w:rPr>
          <w:lang w:val="es-ES"/>
        </w:rPr>
        <w:t xml:space="preserve"> funcionales</w:t>
      </w:r>
      <w:r w:rsidRPr="00B30A26">
        <w:rPr>
          <w:lang w:val="es-ES"/>
        </w:rPr>
        <w:t xml:space="preserve"> externos que debe cumplir el sistema LogCloud</w:t>
      </w:r>
      <w:r w:rsidR="00267BF3">
        <w:rPr>
          <w:lang w:val="es-ES"/>
        </w:rPr>
        <w:fldChar w:fldCharType="begin"/>
      </w:r>
      <w:r w:rsidR="00267BF3" w:rsidRPr="00180A00">
        <w:rPr>
          <w:lang w:val="es-ES_tradnl"/>
        </w:rPr>
        <w:instrText xml:space="preserve"> XE "</w:instrText>
      </w:r>
      <w:r w:rsidR="00267BF3">
        <w:rPr>
          <w:szCs w:val="28"/>
          <w:lang w:val="es-ES"/>
        </w:rPr>
        <w:instrText>LogCloud</w:instrText>
      </w:r>
      <w:r w:rsidR="00267BF3" w:rsidRPr="00180A00">
        <w:rPr>
          <w:lang w:val="es-ES_tradnl"/>
        </w:rPr>
        <w:instrText xml:space="preserve">" </w:instrText>
      </w:r>
      <w:r w:rsidR="00267BF3">
        <w:rPr>
          <w:lang w:val="es-ES"/>
        </w:rPr>
        <w:fldChar w:fldCharType="end"/>
      </w:r>
      <w:r w:rsidRPr="00B30A26">
        <w:rPr>
          <w:lang w:val="es-ES"/>
        </w:rPr>
        <w:t xml:space="preserve"> para cumplir con los criterios de comparabilidad </w:t>
      </w:r>
      <w:r w:rsidR="007E2C38">
        <w:rPr>
          <w:lang w:val="es-ES"/>
        </w:rPr>
        <w:t>interoperabilidad</w:t>
      </w:r>
      <w:r w:rsidR="007E2C38" w:rsidRPr="00B30A26">
        <w:rPr>
          <w:lang w:val="es-ES"/>
        </w:rPr>
        <w:t xml:space="preserve"> </w:t>
      </w:r>
      <w:r w:rsidRPr="00B30A26">
        <w:rPr>
          <w:lang w:val="es-ES"/>
        </w:rPr>
        <w:t xml:space="preserve">con las soluciones del </w:t>
      </w:r>
      <w:r w:rsidR="004F283E" w:rsidRPr="00B30A26">
        <w:rPr>
          <w:lang w:val="es-ES"/>
        </w:rPr>
        <w:t>mercado identificadas,</w:t>
      </w:r>
      <w:r w:rsidRPr="00B30A26">
        <w:rPr>
          <w:lang w:val="es-ES"/>
        </w:rPr>
        <w:t xml:space="preserve"> ya que como parte de los objetivos específicos del proyecto es</w:t>
      </w:r>
      <w:r w:rsidR="00367FC2" w:rsidRPr="00B30A26">
        <w:rPr>
          <w:lang w:val="es-ES"/>
        </w:rPr>
        <w:t xml:space="preserve"> la comercialización del producto en mercado</w:t>
      </w:r>
      <w:r w:rsidR="004F283E" w:rsidRPr="00B30A26">
        <w:rPr>
          <w:lang w:val="es-ES"/>
        </w:rPr>
        <w:t>s nacionales e hispanoparlantes, por lo cual es importante para este proyecto establecer una línea base funcionales para posteriormente establecer una hoja de ruta de desarrollo de producto.</w:t>
      </w:r>
    </w:p>
    <w:p w14:paraId="4E806E52" w14:textId="77777777" w:rsidR="006D5AB0" w:rsidRPr="00B30A26" w:rsidRDefault="006D5AB0" w:rsidP="009D45F3">
      <w:pPr>
        <w:rPr>
          <w:lang w:val="es-ES"/>
        </w:rPr>
      </w:pPr>
    </w:p>
    <w:p w14:paraId="30150E2A" w14:textId="77777777" w:rsidR="006D5AB0" w:rsidRPr="00B30A26" w:rsidRDefault="006D5AB0" w:rsidP="009D45F3">
      <w:pPr>
        <w:rPr>
          <w:lang w:val="es-ES"/>
        </w:rPr>
      </w:pPr>
    </w:p>
    <w:p w14:paraId="54905E82" w14:textId="77777777" w:rsidR="00367FC2" w:rsidRPr="00B30A26" w:rsidRDefault="00367FC2" w:rsidP="009D45F3">
      <w:pPr>
        <w:rPr>
          <w:lang w:val="es-ES"/>
        </w:rPr>
      </w:pPr>
    </w:p>
    <w:p w14:paraId="055D4AB0" w14:textId="77777777" w:rsidR="006D5AB0" w:rsidRPr="00B30A26" w:rsidRDefault="00773E41" w:rsidP="006D5AB0">
      <w:pPr>
        <w:keepNext/>
        <w:jc w:val="left"/>
        <w:rPr>
          <w:lang w:val="es-ES"/>
        </w:rPr>
      </w:pPr>
      <w:r w:rsidRPr="00B30A26">
        <w:rPr>
          <w:noProof/>
        </w:rPr>
        <w:drawing>
          <wp:inline distT="0" distB="0" distL="0" distR="0" wp14:anchorId="4CC38CCD" wp14:editId="6726BE26">
            <wp:extent cx="6109335" cy="3200400"/>
            <wp:effectExtent l="0" t="0" r="12065"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13858D7F" w14:textId="455031D1" w:rsidR="00773E41" w:rsidRPr="00B30A26" w:rsidRDefault="006D5AB0" w:rsidP="00CE6E9B">
      <w:pPr>
        <w:pStyle w:val="Caption"/>
        <w:rPr>
          <w:sz w:val="20"/>
          <w:lang w:val="es-ES"/>
        </w:rPr>
      </w:pPr>
      <w:bookmarkStart w:id="411" w:name="_Toc477252563"/>
      <w:r w:rsidRPr="00B30A26">
        <w:rPr>
          <w:sz w:val="20"/>
          <w:lang w:val="es-ES"/>
        </w:rPr>
        <w:t xml:space="preserve">Figura </w:t>
      </w:r>
      <w:r w:rsidRPr="00B30A26">
        <w:rPr>
          <w:sz w:val="20"/>
          <w:lang w:val="es-ES"/>
        </w:rPr>
        <w:fldChar w:fldCharType="begin"/>
      </w:r>
      <w:r w:rsidRPr="00B30A26">
        <w:rPr>
          <w:sz w:val="20"/>
          <w:lang w:val="es-ES"/>
        </w:rPr>
        <w:instrText xml:space="preserve"> SEQ Figura \* ARABIC </w:instrText>
      </w:r>
      <w:r w:rsidRPr="00B30A26">
        <w:rPr>
          <w:sz w:val="20"/>
          <w:lang w:val="es-ES"/>
        </w:rPr>
        <w:fldChar w:fldCharType="separate"/>
      </w:r>
      <w:r w:rsidR="00515FE7">
        <w:rPr>
          <w:noProof/>
          <w:sz w:val="20"/>
          <w:lang w:val="es-ES"/>
        </w:rPr>
        <w:t>5</w:t>
      </w:r>
      <w:r w:rsidRPr="00B30A26">
        <w:rPr>
          <w:sz w:val="20"/>
          <w:lang w:val="es-ES"/>
        </w:rPr>
        <w:fldChar w:fldCharType="end"/>
      </w:r>
      <w:r w:rsidRPr="00B30A26">
        <w:rPr>
          <w:sz w:val="20"/>
          <w:lang w:val="es-ES"/>
        </w:rPr>
        <w:t xml:space="preserve"> Funcionalidades comunes de sistemas TMS</w:t>
      </w:r>
      <w:r w:rsidR="004F6A81" w:rsidRPr="00B30A26">
        <w:rPr>
          <w:sz w:val="20"/>
          <w:lang w:val="es-ES"/>
        </w:rPr>
        <w:fldChar w:fldCharType="begin"/>
      </w:r>
      <w:r w:rsidR="004F6A81" w:rsidRPr="00B30A26">
        <w:rPr>
          <w:lang w:val="es-ES"/>
        </w:rPr>
        <w:instrText xml:space="preserve"> XE "</w:instrText>
      </w:r>
      <w:r w:rsidR="004F6A81" w:rsidRPr="00B30A26">
        <w:rPr>
          <w:b/>
          <w:szCs w:val="28"/>
          <w:lang w:val="es-ES"/>
        </w:rPr>
        <w:instrText>TMS</w:instrText>
      </w:r>
      <w:r w:rsidR="004F6A81" w:rsidRPr="00B30A26">
        <w:rPr>
          <w:lang w:val="es-ES"/>
        </w:rPr>
        <w:instrText xml:space="preserve">" </w:instrText>
      </w:r>
      <w:r w:rsidR="004F6A81" w:rsidRPr="00B30A26">
        <w:rPr>
          <w:sz w:val="20"/>
          <w:lang w:val="es-ES"/>
        </w:rPr>
        <w:fldChar w:fldCharType="end"/>
      </w:r>
      <w:r w:rsidR="00057D7C" w:rsidRPr="00B30A26">
        <w:rPr>
          <w:sz w:val="20"/>
          <w:lang w:val="es-ES"/>
        </w:rPr>
        <w:t xml:space="preserve"> </w:t>
      </w:r>
      <w:sdt>
        <w:sdtPr>
          <w:rPr>
            <w:sz w:val="20"/>
            <w:lang w:val="es-ES"/>
          </w:rPr>
          <w:id w:val="564922187"/>
          <w:citation/>
        </w:sdtPr>
        <w:sdtContent>
          <w:r w:rsidR="00057D7C" w:rsidRPr="00B30A26">
            <w:rPr>
              <w:sz w:val="20"/>
              <w:lang w:val="es-ES"/>
            </w:rPr>
            <w:fldChar w:fldCharType="begin"/>
          </w:r>
          <w:r w:rsidR="00057D7C" w:rsidRPr="00B30A26">
            <w:rPr>
              <w:sz w:val="20"/>
              <w:lang w:val="es-ES"/>
            </w:rPr>
            <w:instrText xml:space="preserve"> CITATION Min15 \l 3082 </w:instrText>
          </w:r>
          <w:r w:rsidR="00057D7C" w:rsidRPr="00B30A26">
            <w:rPr>
              <w:sz w:val="20"/>
              <w:lang w:val="es-ES"/>
            </w:rPr>
            <w:fldChar w:fldCharType="separate"/>
          </w:r>
          <w:ins w:id="412" w:author="felipe campo" w:date="2018-07-04T11:15:00Z">
            <w:r w:rsidR="00515FE7" w:rsidRPr="00515FE7">
              <w:rPr>
                <w:noProof/>
                <w:sz w:val="20"/>
                <w:lang w:val="es-ES"/>
                <w:rPrChange w:id="413" w:author="felipe campo" w:date="2018-07-04T11:15:00Z">
                  <w:rPr>
                    <w:rFonts w:eastAsia="Times New Roman"/>
                  </w:rPr>
                </w:rPrChange>
              </w:rPr>
              <w:t>[7]</w:t>
            </w:r>
          </w:ins>
          <w:del w:id="414" w:author="felipe campo" w:date="2018-07-04T11:15:00Z">
            <w:r w:rsidR="0048189B" w:rsidRPr="00B30A26" w:rsidDel="00515FE7">
              <w:rPr>
                <w:noProof/>
                <w:sz w:val="20"/>
                <w:lang w:val="es-ES"/>
              </w:rPr>
              <w:delText>[7]</w:delText>
            </w:r>
          </w:del>
          <w:r w:rsidR="00057D7C" w:rsidRPr="00B30A26">
            <w:rPr>
              <w:sz w:val="20"/>
              <w:lang w:val="es-ES"/>
            </w:rPr>
            <w:fldChar w:fldCharType="end"/>
          </w:r>
        </w:sdtContent>
      </w:sdt>
      <w:bookmarkEnd w:id="411"/>
    </w:p>
    <w:p w14:paraId="14C15C3A" w14:textId="77777777" w:rsidR="008B4C80" w:rsidRPr="00B30A26" w:rsidRDefault="008B4C80" w:rsidP="008B4C80">
      <w:pPr>
        <w:rPr>
          <w:lang w:val="es-ES"/>
        </w:rPr>
      </w:pPr>
    </w:p>
    <w:p w14:paraId="6C472F83" w14:textId="2731C97C" w:rsidR="00365115" w:rsidRPr="00B30A26" w:rsidRDefault="00365115" w:rsidP="008B4C80">
      <w:pPr>
        <w:rPr>
          <w:lang w:val="es-ES"/>
        </w:rPr>
      </w:pPr>
      <w:r w:rsidRPr="00B30A26">
        <w:rPr>
          <w:lang w:val="es-ES"/>
        </w:rPr>
        <w:t xml:space="preserve">De acuerdo al análisis </w:t>
      </w:r>
      <w:r w:rsidR="00855148" w:rsidRPr="00B30A26">
        <w:rPr>
          <w:lang w:val="es-ES"/>
        </w:rPr>
        <w:t>realiz</w:t>
      </w:r>
      <w:r w:rsidR="00855148">
        <w:rPr>
          <w:lang w:val="es-ES"/>
        </w:rPr>
        <w:t xml:space="preserve">ado, </w:t>
      </w:r>
      <w:r w:rsidR="00855148" w:rsidRPr="00B30A26">
        <w:rPr>
          <w:lang w:val="es-ES"/>
        </w:rPr>
        <w:t>se</w:t>
      </w:r>
      <w:r w:rsidRPr="00B30A26">
        <w:rPr>
          <w:lang w:val="es-ES"/>
        </w:rPr>
        <w:t xml:space="preserve"> identificaron aquellos requisitos que son comunes o frecuentes entre los sistemas TMS</w:t>
      </w:r>
      <w:r w:rsidR="004F6A81" w:rsidRPr="00B30A26">
        <w:rPr>
          <w:lang w:val="es-ES"/>
        </w:rPr>
        <w:fldChar w:fldCharType="begin"/>
      </w:r>
      <w:r w:rsidR="004F6A81" w:rsidRPr="00B30A26">
        <w:rPr>
          <w:lang w:val="es-ES"/>
        </w:rPr>
        <w:instrText xml:space="preserve"> XE "</w:instrText>
      </w:r>
      <w:r w:rsidR="004F6A81" w:rsidRPr="00B30A26">
        <w:rPr>
          <w:b/>
          <w:szCs w:val="28"/>
          <w:lang w:val="es-ES"/>
        </w:rPr>
        <w:instrText>TMS</w:instrText>
      </w:r>
      <w:r w:rsidR="004F6A81" w:rsidRPr="00B30A26">
        <w:rPr>
          <w:lang w:val="es-ES"/>
        </w:rPr>
        <w:instrText xml:space="preserve">" </w:instrText>
      </w:r>
      <w:r w:rsidR="004F6A81" w:rsidRPr="00B30A26">
        <w:rPr>
          <w:lang w:val="es-ES"/>
        </w:rPr>
        <w:fldChar w:fldCharType="end"/>
      </w:r>
      <w:r w:rsidRPr="00B30A26">
        <w:rPr>
          <w:lang w:val="es-ES"/>
        </w:rPr>
        <w:t xml:space="preserve"> a nivel global y que deben ser tenidos en cuenta para la elaboración de proyecto LogCloud</w:t>
      </w:r>
      <w:r w:rsidR="00267BF3">
        <w:rPr>
          <w:lang w:val="es-ES"/>
        </w:rPr>
        <w:fldChar w:fldCharType="begin"/>
      </w:r>
      <w:r w:rsidR="00267BF3" w:rsidRPr="00267BF3">
        <w:rPr>
          <w:lang w:val="es-ES"/>
        </w:rPr>
        <w:instrText xml:space="preserve"> XE "</w:instrText>
      </w:r>
      <w:r w:rsidR="00267BF3">
        <w:rPr>
          <w:szCs w:val="28"/>
          <w:lang w:val="es-ES"/>
        </w:rPr>
        <w:instrText>LogCloud</w:instrText>
      </w:r>
      <w:r w:rsidR="00267BF3" w:rsidRPr="00267BF3">
        <w:rPr>
          <w:lang w:val="es-ES"/>
        </w:rPr>
        <w:instrText xml:space="preserve">" </w:instrText>
      </w:r>
      <w:r w:rsidR="00267BF3">
        <w:rPr>
          <w:lang w:val="es-ES"/>
        </w:rPr>
        <w:fldChar w:fldCharType="end"/>
      </w:r>
      <w:r w:rsidRPr="00B30A26">
        <w:rPr>
          <w:lang w:val="es-ES"/>
        </w:rPr>
        <w:t>, ya sea integrándolos como requisitos propios del sistema en su primera versión o como parte de la ruta de producto a priorizar para versiones posteriores.</w:t>
      </w:r>
    </w:p>
    <w:p w14:paraId="1EDF13B9" w14:textId="77777777" w:rsidR="00367FC2" w:rsidRPr="00B30A26" w:rsidRDefault="00367FC2" w:rsidP="009D45F3">
      <w:pPr>
        <w:rPr>
          <w:lang w:val="es-ES"/>
        </w:rPr>
      </w:pPr>
    </w:p>
    <w:p w14:paraId="2FC83137" w14:textId="504F51BF" w:rsidR="00365115" w:rsidRPr="00B30A26" w:rsidRDefault="00365115" w:rsidP="009D45F3">
      <w:pPr>
        <w:rPr>
          <w:lang w:val="es-ES"/>
        </w:rPr>
      </w:pPr>
      <w:r w:rsidRPr="00B30A26">
        <w:rPr>
          <w:lang w:val="es-ES"/>
        </w:rPr>
        <w:lastRenderedPageBreak/>
        <w:t>Para este análisis debemos aclara</w:t>
      </w:r>
      <w:r w:rsidR="0004584D">
        <w:rPr>
          <w:lang w:val="es-ES"/>
        </w:rPr>
        <w:t>r</w:t>
      </w:r>
      <w:r w:rsidRPr="00B30A26">
        <w:rPr>
          <w:lang w:val="es-ES"/>
        </w:rPr>
        <w:t xml:space="preserve"> que se tuvieron en cuenta las características de los sistemas a nivel global, tomando en cuenta el estado del arte y del mercado global, sin embargo, como sus conclusiones lo indican se recomienda un estudio de mercado o incorporar proceso de validaciones continua tales como gestión ágil de proyectos, prototipado rápido o proceso de innovación abierta para lograr realizar una adaptación exitosa se estas funcionalidades y capacidades al contexto colombiano en el cual se espera hacer el lanzamiento de LogCloud</w:t>
      </w:r>
      <w:r w:rsidR="00267BF3">
        <w:rPr>
          <w:lang w:val="es-ES"/>
        </w:rPr>
        <w:fldChar w:fldCharType="begin"/>
      </w:r>
      <w:r w:rsidR="00267BF3" w:rsidRPr="00267BF3">
        <w:rPr>
          <w:lang w:val="es-ES"/>
        </w:rPr>
        <w:instrText xml:space="preserve"> XE "</w:instrText>
      </w:r>
      <w:r w:rsidR="00267BF3">
        <w:rPr>
          <w:szCs w:val="28"/>
          <w:lang w:val="es-ES"/>
        </w:rPr>
        <w:instrText>LogCloud</w:instrText>
      </w:r>
      <w:r w:rsidR="00267BF3" w:rsidRPr="00267BF3">
        <w:rPr>
          <w:lang w:val="es-ES"/>
        </w:rPr>
        <w:instrText xml:space="preserve">" </w:instrText>
      </w:r>
      <w:r w:rsidR="00267BF3">
        <w:rPr>
          <w:lang w:val="es-ES"/>
        </w:rPr>
        <w:fldChar w:fldCharType="end"/>
      </w:r>
      <w:r w:rsidRPr="00B30A26">
        <w:rPr>
          <w:lang w:val="es-ES"/>
        </w:rPr>
        <w:t>.</w:t>
      </w:r>
    </w:p>
    <w:p w14:paraId="1B05FC06" w14:textId="77777777" w:rsidR="00365115" w:rsidRPr="00B30A26" w:rsidRDefault="00365115" w:rsidP="009D45F3">
      <w:pPr>
        <w:rPr>
          <w:lang w:val="es-ES"/>
        </w:rPr>
      </w:pPr>
    </w:p>
    <w:p w14:paraId="4FA229ED" w14:textId="5CE52097" w:rsidR="00365115" w:rsidRPr="00B30A26" w:rsidRDefault="00365115" w:rsidP="009D45F3">
      <w:pPr>
        <w:rPr>
          <w:lang w:val="es-ES"/>
        </w:rPr>
      </w:pPr>
      <w:r w:rsidRPr="00B30A26">
        <w:rPr>
          <w:lang w:val="es-ES"/>
        </w:rPr>
        <w:t>Las funcionalidades identificadas en el análisis de los TMS</w:t>
      </w:r>
      <w:r w:rsidR="004F6A81" w:rsidRPr="00B30A26">
        <w:rPr>
          <w:lang w:val="es-ES"/>
        </w:rPr>
        <w:fldChar w:fldCharType="begin"/>
      </w:r>
      <w:r w:rsidR="004F6A81" w:rsidRPr="00B30A26">
        <w:rPr>
          <w:lang w:val="es-ES"/>
        </w:rPr>
        <w:instrText xml:space="preserve"> XE "</w:instrText>
      </w:r>
      <w:r w:rsidR="004F6A81" w:rsidRPr="00B30A26">
        <w:rPr>
          <w:b/>
          <w:szCs w:val="28"/>
          <w:lang w:val="es-ES"/>
        </w:rPr>
        <w:instrText>TMS</w:instrText>
      </w:r>
      <w:r w:rsidR="004F6A81" w:rsidRPr="00B30A26">
        <w:rPr>
          <w:lang w:val="es-ES"/>
        </w:rPr>
        <w:instrText xml:space="preserve">" </w:instrText>
      </w:r>
      <w:r w:rsidR="004F6A81" w:rsidRPr="00B30A26">
        <w:rPr>
          <w:lang w:val="es-ES"/>
        </w:rPr>
        <w:fldChar w:fldCharType="end"/>
      </w:r>
      <w:r w:rsidRPr="00B30A26">
        <w:rPr>
          <w:lang w:val="es-ES"/>
        </w:rPr>
        <w:t xml:space="preserve">, luego de ser analizadas, se incorporan como requisitos externos o de referencia para establecer </w:t>
      </w:r>
      <w:r w:rsidR="00AF52BC" w:rsidRPr="00B30A26">
        <w:rPr>
          <w:lang w:val="es-ES"/>
        </w:rPr>
        <w:t>una la línea</w:t>
      </w:r>
      <w:r w:rsidRPr="00B30A26">
        <w:rPr>
          <w:lang w:val="es-ES"/>
        </w:rPr>
        <w:t xml:space="preserve"> base funcional a alcanzar durante el ciclo de vida del producto.</w:t>
      </w:r>
      <w:r w:rsidR="003237E6" w:rsidRPr="00B30A26">
        <w:rPr>
          <w:lang w:val="es-ES"/>
        </w:rPr>
        <w:t xml:space="preserve"> </w:t>
      </w:r>
      <w:r w:rsidR="00BF312C" w:rsidRPr="00B30A26">
        <w:rPr>
          <w:lang w:val="es-ES"/>
        </w:rPr>
        <w:t>Esta funcionalidad será</w:t>
      </w:r>
      <w:r w:rsidR="00761AE3" w:rsidRPr="00B30A26">
        <w:rPr>
          <w:lang w:val="es-ES"/>
        </w:rPr>
        <w:t xml:space="preserve"> </w:t>
      </w:r>
      <w:r w:rsidR="00BF312C" w:rsidRPr="00B30A26">
        <w:rPr>
          <w:lang w:val="es-ES"/>
        </w:rPr>
        <w:t>agrupada</w:t>
      </w:r>
      <w:r w:rsidR="00761AE3" w:rsidRPr="00B30A26">
        <w:rPr>
          <w:lang w:val="es-ES"/>
        </w:rPr>
        <w:t xml:space="preserve"> en Diagramas de Paquetes</w:t>
      </w:r>
      <w:r w:rsidR="00761AE3" w:rsidRPr="00B30A26">
        <w:rPr>
          <w:lang w:val="es-ES"/>
        </w:rPr>
        <w:fldChar w:fldCharType="begin"/>
      </w:r>
      <w:r w:rsidR="00761AE3" w:rsidRPr="00B30A26">
        <w:rPr>
          <w:lang w:val="es-ES"/>
        </w:rPr>
        <w:instrText xml:space="preserve"> XE "Diagramas de Paquetes" </w:instrText>
      </w:r>
      <w:r w:rsidR="00761AE3" w:rsidRPr="00B30A26">
        <w:rPr>
          <w:lang w:val="es-ES"/>
        </w:rPr>
        <w:fldChar w:fldCharType="end"/>
      </w:r>
      <w:r w:rsidR="00761AE3" w:rsidRPr="00B30A26">
        <w:rPr>
          <w:lang w:val="es-ES"/>
        </w:rPr>
        <w:t xml:space="preserve"> siguiendo la notación UML</w:t>
      </w:r>
      <w:r w:rsidR="00761AE3" w:rsidRPr="00B30A26">
        <w:rPr>
          <w:lang w:val="es-ES"/>
        </w:rPr>
        <w:fldChar w:fldCharType="begin"/>
      </w:r>
      <w:r w:rsidR="00761AE3" w:rsidRPr="00B30A26">
        <w:rPr>
          <w:lang w:val="es-ES"/>
        </w:rPr>
        <w:instrText xml:space="preserve"> XE "UML" </w:instrText>
      </w:r>
      <w:r w:rsidR="00761AE3" w:rsidRPr="00B30A26">
        <w:rPr>
          <w:lang w:val="es-ES"/>
        </w:rPr>
        <w:fldChar w:fldCharType="end"/>
      </w:r>
      <w:r w:rsidR="00BF312C" w:rsidRPr="00B30A26">
        <w:rPr>
          <w:lang w:val="es-ES"/>
        </w:rPr>
        <w:t>.</w:t>
      </w:r>
    </w:p>
    <w:p w14:paraId="487436EA" w14:textId="77777777" w:rsidR="00BF312C" w:rsidRPr="00B30A26" w:rsidRDefault="00BF312C" w:rsidP="00BF312C">
      <w:pPr>
        <w:rPr>
          <w:lang w:val="es-ES"/>
        </w:rPr>
      </w:pPr>
    </w:p>
    <w:p w14:paraId="2D6B8B65" w14:textId="77777777" w:rsidR="00BF312C" w:rsidRPr="00B30A26" w:rsidRDefault="00BF312C" w:rsidP="00BF312C">
      <w:pPr>
        <w:keepNext/>
        <w:rPr>
          <w:lang w:val="es-ES"/>
        </w:rPr>
      </w:pPr>
      <w:r w:rsidRPr="00B30A26">
        <w:rPr>
          <w:noProof/>
        </w:rPr>
        <w:lastRenderedPageBreak/>
        <w:drawing>
          <wp:inline distT="0" distB="0" distL="0" distR="0" wp14:anchorId="5F8C4489" wp14:editId="1C7BE4B8">
            <wp:extent cx="5966460" cy="4861560"/>
            <wp:effectExtent l="25400" t="25400" r="27940" b="15240"/>
            <wp:docPr id="3" name="Picture 3" descr="reqs/export/RFE/png/Requisitos%20LogCloud__RFE%20Requisitos%20Funcionales%20Externos__RFE%20Requisitos%20Funcionales%20Externos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qs/export/RFE/png/Requisitos%20LogCloud__RFE%20Requisitos%20Funcionales%20Externos__RFE%20Requisitos%20Funcionales%20Externos_1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6460" cy="4861560"/>
                    </a:xfrm>
                    <a:prstGeom prst="rect">
                      <a:avLst/>
                    </a:prstGeom>
                    <a:noFill/>
                    <a:ln>
                      <a:solidFill>
                        <a:schemeClr val="accent6"/>
                      </a:solidFill>
                    </a:ln>
                  </pic:spPr>
                </pic:pic>
              </a:graphicData>
            </a:graphic>
          </wp:inline>
        </w:drawing>
      </w:r>
    </w:p>
    <w:p w14:paraId="11CF7A1C" w14:textId="77777777" w:rsidR="00BF312C" w:rsidRPr="00B30A26" w:rsidRDefault="00BF312C" w:rsidP="00CE6E9B">
      <w:pPr>
        <w:pStyle w:val="Caption"/>
        <w:rPr>
          <w:sz w:val="20"/>
          <w:lang w:val="es-ES"/>
        </w:rPr>
      </w:pPr>
      <w:bookmarkStart w:id="415" w:name="_Toc477252564"/>
      <w:r w:rsidRPr="00B30A26">
        <w:rPr>
          <w:sz w:val="20"/>
          <w:lang w:val="es-ES"/>
        </w:rPr>
        <w:t xml:space="preserve">Figura </w:t>
      </w:r>
      <w:r w:rsidRPr="00B30A26">
        <w:rPr>
          <w:sz w:val="20"/>
          <w:lang w:val="es-ES"/>
        </w:rPr>
        <w:fldChar w:fldCharType="begin"/>
      </w:r>
      <w:r w:rsidRPr="00B30A26">
        <w:rPr>
          <w:sz w:val="20"/>
          <w:lang w:val="es-ES"/>
        </w:rPr>
        <w:instrText xml:space="preserve"> SEQ Figura \* ARABIC </w:instrText>
      </w:r>
      <w:r w:rsidRPr="00B30A26">
        <w:rPr>
          <w:sz w:val="20"/>
          <w:lang w:val="es-ES"/>
        </w:rPr>
        <w:fldChar w:fldCharType="separate"/>
      </w:r>
      <w:r w:rsidR="00515FE7">
        <w:rPr>
          <w:noProof/>
          <w:sz w:val="20"/>
          <w:lang w:val="es-ES"/>
        </w:rPr>
        <w:t>6</w:t>
      </w:r>
      <w:r w:rsidRPr="00B30A26">
        <w:rPr>
          <w:sz w:val="20"/>
          <w:lang w:val="es-ES"/>
        </w:rPr>
        <w:fldChar w:fldCharType="end"/>
      </w:r>
      <w:r w:rsidRPr="00B30A26">
        <w:rPr>
          <w:sz w:val="20"/>
          <w:lang w:val="es-ES"/>
        </w:rPr>
        <w:t xml:space="preserve"> Diagrama de Paquetes de los Requisitos Funcionales Externos</w:t>
      </w:r>
      <w:bookmarkEnd w:id="415"/>
    </w:p>
    <w:p w14:paraId="4CE05459" w14:textId="77777777" w:rsidR="00AF52BC" w:rsidRPr="00B30A26" w:rsidRDefault="00AF52BC" w:rsidP="009D45F3">
      <w:pPr>
        <w:rPr>
          <w:lang w:val="es-ES"/>
        </w:rPr>
      </w:pPr>
    </w:p>
    <w:p w14:paraId="3B835088" w14:textId="717DBBD9" w:rsidR="00BF312C" w:rsidRPr="00B30A26" w:rsidRDefault="00AF52BC" w:rsidP="009D45F3">
      <w:pPr>
        <w:rPr>
          <w:lang w:val="es-ES"/>
        </w:rPr>
      </w:pPr>
      <w:r w:rsidRPr="00B30A26">
        <w:rPr>
          <w:lang w:val="es-ES"/>
        </w:rPr>
        <w:t>Para la elaboración de estos requisitos primero s</w:t>
      </w:r>
      <w:r w:rsidR="007A12AD" w:rsidRPr="00B30A26">
        <w:rPr>
          <w:lang w:val="es-ES"/>
        </w:rPr>
        <w:t>e identificaron los</w:t>
      </w:r>
      <w:r w:rsidR="00BF312C" w:rsidRPr="00B30A26">
        <w:rPr>
          <w:lang w:val="es-ES"/>
        </w:rPr>
        <w:t xml:space="preserve"> </w:t>
      </w:r>
      <w:r w:rsidR="00A531A9" w:rsidRPr="00B30A26">
        <w:rPr>
          <w:lang w:val="es-ES"/>
        </w:rPr>
        <w:t>RFE</w:t>
      </w:r>
      <w:r w:rsidR="00A531A9" w:rsidRPr="00B30A26">
        <w:rPr>
          <w:lang w:val="es-ES"/>
        </w:rPr>
        <w:fldChar w:fldCharType="begin"/>
      </w:r>
      <w:r w:rsidR="00A531A9" w:rsidRPr="00B30A26">
        <w:rPr>
          <w:lang w:val="es-ES"/>
        </w:rPr>
        <w:instrText xml:space="preserve"> XE "RFE" </w:instrText>
      </w:r>
      <w:r w:rsidR="00A531A9" w:rsidRPr="00B30A26">
        <w:rPr>
          <w:lang w:val="es-ES"/>
        </w:rPr>
        <w:fldChar w:fldCharType="end"/>
      </w:r>
      <w:r w:rsidR="00A531A9" w:rsidRPr="00B30A26">
        <w:rPr>
          <w:lang w:val="es-ES"/>
        </w:rPr>
        <w:t xml:space="preserve"> </w:t>
      </w:r>
      <w:r w:rsidR="00BF312C" w:rsidRPr="00B30A26">
        <w:rPr>
          <w:lang w:val="es-ES"/>
        </w:rPr>
        <w:t>R</w:t>
      </w:r>
      <w:r w:rsidR="00F94CCC" w:rsidRPr="00B30A26">
        <w:rPr>
          <w:lang w:val="es-ES"/>
        </w:rPr>
        <w:t>equisitos funcionales</w:t>
      </w:r>
      <w:r w:rsidR="00BF312C" w:rsidRPr="00B30A26">
        <w:rPr>
          <w:lang w:val="es-ES"/>
        </w:rPr>
        <w:t xml:space="preserve"> externos</w:t>
      </w:r>
      <w:r w:rsidR="00BF312C" w:rsidRPr="00B30A26">
        <w:rPr>
          <w:lang w:val="es-ES"/>
        </w:rPr>
        <w:fldChar w:fldCharType="begin"/>
      </w:r>
      <w:r w:rsidR="00BF312C" w:rsidRPr="00B30A26">
        <w:rPr>
          <w:lang w:val="es-ES"/>
        </w:rPr>
        <w:instrText xml:space="preserve"> XE "Requisitos funcionales:externos" </w:instrText>
      </w:r>
      <w:r w:rsidR="00BF312C" w:rsidRPr="00B30A26">
        <w:rPr>
          <w:lang w:val="es-ES"/>
        </w:rPr>
        <w:fldChar w:fldCharType="end"/>
      </w:r>
      <w:r w:rsidR="00F94CCC" w:rsidRPr="00B30A26">
        <w:rPr>
          <w:lang w:val="es-ES"/>
        </w:rPr>
        <w:t xml:space="preserve"> de primer nivel y se esquematizaron en un diagrama de caso de uso</w:t>
      </w:r>
      <w:r w:rsidR="00F94CCC" w:rsidRPr="00B30A26">
        <w:rPr>
          <w:lang w:val="es-ES"/>
        </w:rPr>
        <w:fldChar w:fldCharType="begin"/>
      </w:r>
      <w:r w:rsidR="00F94CCC" w:rsidRPr="00B30A26">
        <w:rPr>
          <w:lang w:val="es-ES"/>
        </w:rPr>
        <w:instrText xml:space="preserve"> XE "diagrama de caso de uso" </w:instrText>
      </w:r>
      <w:r w:rsidR="00F94CCC" w:rsidRPr="00B30A26">
        <w:rPr>
          <w:lang w:val="es-ES"/>
        </w:rPr>
        <w:fldChar w:fldCharType="end"/>
      </w:r>
      <w:r w:rsidR="00761AE3" w:rsidRPr="00B30A26">
        <w:rPr>
          <w:lang w:val="es-ES"/>
        </w:rPr>
        <w:t xml:space="preserve"> de primer nivel para identificar aque</w:t>
      </w:r>
      <w:r w:rsidR="00BF312C" w:rsidRPr="00B30A26">
        <w:rPr>
          <w:lang w:val="es-ES"/>
        </w:rPr>
        <w:t>llos C</w:t>
      </w:r>
      <w:r w:rsidR="00761AE3" w:rsidRPr="00B30A26">
        <w:rPr>
          <w:lang w:val="es-ES"/>
        </w:rPr>
        <w:t>asos de uso</w:t>
      </w:r>
      <w:r w:rsidR="00BF312C" w:rsidRPr="00B30A26">
        <w:rPr>
          <w:lang w:val="es-ES"/>
        </w:rPr>
        <w:fldChar w:fldCharType="begin"/>
      </w:r>
      <w:r w:rsidR="00BF312C" w:rsidRPr="00B30A26">
        <w:rPr>
          <w:lang w:val="es-ES"/>
        </w:rPr>
        <w:instrText xml:space="preserve"> XE "Casos de uso" </w:instrText>
      </w:r>
      <w:r w:rsidR="00BF312C" w:rsidRPr="00B30A26">
        <w:rPr>
          <w:lang w:val="es-ES"/>
        </w:rPr>
        <w:fldChar w:fldCharType="end"/>
      </w:r>
      <w:r w:rsidR="00761AE3" w:rsidRPr="00B30A26">
        <w:rPr>
          <w:lang w:val="es-ES"/>
        </w:rPr>
        <w:t xml:space="preserve"> </w:t>
      </w:r>
    </w:p>
    <w:p w14:paraId="5510A5A2" w14:textId="4FDB7997" w:rsidR="00AF52BC" w:rsidRPr="00B30A26" w:rsidRDefault="00761AE3" w:rsidP="009D45F3">
      <w:pPr>
        <w:rPr>
          <w:lang w:val="es-ES"/>
        </w:rPr>
      </w:pPr>
      <w:r w:rsidRPr="00B30A26">
        <w:rPr>
          <w:lang w:val="es-ES"/>
        </w:rPr>
        <w:t>externos primarios (CUEP</w:t>
      </w:r>
      <w:r w:rsidRPr="00B30A26">
        <w:rPr>
          <w:lang w:val="es-ES"/>
        </w:rPr>
        <w:fldChar w:fldCharType="begin"/>
      </w:r>
      <w:r w:rsidRPr="00B30A26">
        <w:rPr>
          <w:lang w:val="es-ES"/>
        </w:rPr>
        <w:instrText xml:space="preserve"> XE "CUEP" </w:instrText>
      </w:r>
      <w:r w:rsidRPr="00B30A26">
        <w:rPr>
          <w:lang w:val="es-ES"/>
        </w:rPr>
        <w:fldChar w:fldCharType="end"/>
      </w:r>
      <w:r w:rsidRPr="00B30A26">
        <w:rPr>
          <w:lang w:val="es-ES"/>
        </w:rPr>
        <w:t>) que son comunes en los sistemas TMS</w:t>
      </w:r>
      <w:r w:rsidR="004F6A81" w:rsidRPr="00B30A26">
        <w:rPr>
          <w:lang w:val="es-ES"/>
        </w:rPr>
        <w:fldChar w:fldCharType="begin"/>
      </w:r>
      <w:r w:rsidR="004F6A81" w:rsidRPr="00B30A26">
        <w:rPr>
          <w:lang w:val="es-ES"/>
        </w:rPr>
        <w:instrText xml:space="preserve"> XE "</w:instrText>
      </w:r>
      <w:r w:rsidR="004F6A81" w:rsidRPr="00B30A26">
        <w:rPr>
          <w:b/>
          <w:szCs w:val="28"/>
          <w:lang w:val="es-ES"/>
        </w:rPr>
        <w:instrText>TMS</w:instrText>
      </w:r>
      <w:r w:rsidR="004F6A81" w:rsidRPr="00B30A26">
        <w:rPr>
          <w:lang w:val="es-ES"/>
        </w:rPr>
        <w:instrText xml:space="preserve">" </w:instrText>
      </w:r>
      <w:r w:rsidR="004F6A81" w:rsidRPr="00B30A26">
        <w:rPr>
          <w:lang w:val="es-ES"/>
        </w:rPr>
        <w:fldChar w:fldCharType="end"/>
      </w:r>
      <w:r w:rsidRPr="00B30A26">
        <w:rPr>
          <w:lang w:val="es-ES"/>
        </w:rPr>
        <w:t xml:space="preserve"> y que se reconocen como diferenciadores generales entre los productos </w:t>
      </w:r>
      <w:r w:rsidR="00BF312C" w:rsidRPr="00B30A26">
        <w:rPr>
          <w:lang w:val="es-ES"/>
        </w:rPr>
        <w:t>TMS analizados.</w:t>
      </w:r>
    </w:p>
    <w:p w14:paraId="5CB4601F" w14:textId="77777777" w:rsidR="005F164B" w:rsidRPr="00B30A26" w:rsidRDefault="005F164B" w:rsidP="009D45F3">
      <w:pPr>
        <w:rPr>
          <w:lang w:val="es-ES"/>
        </w:rPr>
      </w:pPr>
    </w:p>
    <w:p w14:paraId="066AE212" w14:textId="4436E5CA" w:rsidR="005F164B" w:rsidRPr="00B30A26" w:rsidRDefault="005F164B" w:rsidP="005F164B">
      <w:pPr>
        <w:pStyle w:val="Heading3"/>
        <w:rPr>
          <w:lang w:val="es-ES"/>
        </w:rPr>
      </w:pPr>
      <w:bookmarkStart w:id="416" w:name="_Toc518466248"/>
      <w:r w:rsidRPr="00B30A26">
        <w:rPr>
          <w:lang w:val="es-ES"/>
        </w:rPr>
        <w:t>RFE Requisitos Funcionales Externos</w:t>
      </w:r>
      <w:bookmarkEnd w:id="416"/>
    </w:p>
    <w:p w14:paraId="48AAD4D9" w14:textId="77777777" w:rsidR="005F164B" w:rsidRPr="00B30A26" w:rsidRDefault="005F164B" w:rsidP="009D45F3">
      <w:pPr>
        <w:rPr>
          <w:lang w:val="es-ES"/>
        </w:rPr>
      </w:pPr>
    </w:p>
    <w:p w14:paraId="091A6222" w14:textId="0327788A" w:rsidR="005F164B" w:rsidRPr="00B30A26" w:rsidRDefault="005F164B" w:rsidP="009D45F3">
      <w:pPr>
        <w:rPr>
          <w:lang w:val="es-ES"/>
        </w:rPr>
      </w:pPr>
      <w:r w:rsidRPr="00B30A26">
        <w:rPr>
          <w:lang w:val="es-ES"/>
        </w:rPr>
        <w:t>Para el análisis de los RFE requisitos funcionales externos de primer nivel, se tomaron casos de uso</w:t>
      </w:r>
      <w:r w:rsidR="003237E6" w:rsidRPr="00B30A26">
        <w:rPr>
          <w:lang w:val="es-ES"/>
        </w:rPr>
        <w:t xml:space="preserve"> </w:t>
      </w:r>
      <w:r w:rsidR="008A2BAB" w:rsidRPr="00B30A26">
        <w:rPr>
          <w:lang w:val="es-ES"/>
        </w:rPr>
        <w:t xml:space="preserve">primarios o </w:t>
      </w:r>
      <w:r w:rsidRPr="00B30A26">
        <w:rPr>
          <w:lang w:val="es-ES"/>
        </w:rPr>
        <w:t>de negocio de hacen parte común de los sistemas TMS</w:t>
      </w:r>
      <w:r w:rsidR="004F6A81" w:rsidRPr="00B30A26">
        <w:rPr>
          <w:lang w:val="es-ES"/>
        </w:rPr>
        <w:fldChar w:fldCharType="begin"/>
      </w:r>
      <w:r w:rsidR="004F6A81" w:rsidRPr="00B30A26">
        <w:rPr>
          <w:lang w:val="es-ES"/>
        </w:rPr>
        <w:instrText xml:space="preserve"> XE "</w:instrText>
      </w:r>
      <w:r w:rsidR="004F6A81" w:rsidRPr="00B30A26">
        <w:rPr>
          <w:b/>
          <w:szCs w:val="28"/>
          <w:lang w:val="es-ES"/>
        </w:rPr>
        <w:instrText>TMS</w:instrText>
      </w:r>
      <w:r w:rsidR="004F6A81" w:rsidRPr="00B30A26">
        <w:rPr>
          <w:lang w:val="es-ES"/>
        </w:rPr>
        <w:instrText xml:space="preserve">" </w:instrText>
      </w:r>
      <w:r w:rsidR="004F6A81" w:rsidRPr="00B30A26">
        <w:rPr>
          <w:lang w:val="es-ES"/>
        </w:rPr>
        <w:fldChar w:fldCharType="end"/>
      </w:r>
      <w:r w:rsidRPr="00B30A26">
        <w:rPr>
          <w:lang w:val="es-ES"/>
        </w:rPr>
        <w:t>.</w:t>
      </w:r>
    </w:p>
    <w:p w14:paraId="2143D047" w14:textId="77777777" w:rsidR="005F164B" w:rsidRPr="00B30A26" w:rsidRDefault="005F164B" w:rsidP="009D45F3">
      <w:pPr>
        <w:rPr>
          <w:lang w:val="es-ES"/>
        </w:rPr>
      </w:pPr>
    </w:p>
    <w:p w14:paraId="64D380E4" w14:textId="5856B794" w:rsidR="008A2BAB" w:rsidRPr="00B30A26" w:rsidRDefault="00357C72" w:rsidP="00CE6E9B">
      <w:pPr>
        <w:keepNext/>
        <w:jc w:val="center"/>
        <w:rPr>
          <w:lang w:val="es-ES"/>
        </w:rPr>
      </w:pPr>
      <w:r w:rsidRPr="00B30A26">
        <w:rPr>
          <w:noProof/>
        </w:rPr>
        <w:drawing>
          <wp:inline distT="0" distB="0" distL="0" distR="0" wp14:anchorId="0BA76B68" wp14:editId="240E6C1F">
            <wp:extent cx="5937885" cy="7512050"/>
            <wp:effectExtent l="0" t="0" r="0" b="0"/>
            <wp:docPr id="13" name="Picture 13" descr="Requisitos/export/RFE/png/Requisitos%20LogCloud__RFE%20Requisitos%20Funcionales%20Externos__RFE%20Nivel%201__RFE%20Nivel%201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quisitos/export/RFE/png/Requisitos%20LogCloud__RFE%20Requisitos%20Funcionales%20Externos__RFE%20Nivel%201__RFE%20Nivel%201_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7885" cy="7512050"/>
                    </a:xfrm>
                    <a:prstGeom prst="rect">
                      <a:avLst/>
                    </a:prstGeom>
                    <a:noFill/>
                    <a:ln>
                      <a:noFill/>
                    </a:ln>
                  </pic:spPr>
                </pic:pic>
              </a:graphicData>
            </a:graphic>
          </wp:inline>
        </w:drawing>
      </w:r>
    </w:p>
    <w:p w14:paraId="48F3AC1C" w14:textId="752137B3" w:rsidR="005F164B" w:rsidRPr="00B30A26" w:rsidRDefault="008A2BAB" w:rsidP="00CE6E9B">
      <w:pPr>
        <w:pStyle w:val="Caption"/>
        <w:rPr>
          <w:sz w:val="20"/>
          <w:lang w:val="es-ES"/>
        </w:rPr>
      </w:pPr>
      <w:bookmarkStart w:id="417" w:name="_Toc477252565"/>
      <w:r w:rsidRPr="00B30A26">
        <w:rPr>
          <w:sz w:val="20"/>
          <w:lang w:val="es-ES"/>
        </w:rPr>
        <w:t xml:space="preserve">Figura </w:t>
      </w:r>
      <w:r w:rsidRPr="00B30A26">
        <w:rPr>
          <w:sz w:val="20"/>
          <w:lang w:val="es-ES"/>
        </w:rPr>
        <w:fldChar w:fldCharType="begin"/>
      </w:r>
      <w:r w:rsidRPr="00B30A26">
        <w:rPr>
          <w:sz w:val="20"/>
          <w:lang w:val="es-ES"/>
        </w:rPr>
        <w:instrText xml:space="preserve"> SEQ Figura \* ARABIC </w:instrText>
      </w:r>
      <w:r w:rsidRPr="00B30A26">
        <w:rPr>
          <w:sz w:val="20"/>
          <w:lang w:val="es-ES"/>
        </w:rPr>
        <w:fldChar w:fldCharType="separate"/>
      </w:r>
      <w:r w:rsidR="00515FE7">
        <w:rPr>
          <w:noProof/>
          <w:sz w:val="20"/>
          <w:lang w:val="es-ES"/>
        </w:rPr>
        <w:t>7</w:t>
      </w:r>
      <w:r w:rsidRPr="00B30A26">
        <w:rPr>
          <w:sz w:val="20"/>
          <w:lang w:val="es-ES"/>
        </w:rPr>
        <w:fldChar w:fldCharType="end"/>
      </w:r>
      <w:r w:rsidRPr="00B30A26">
        <w:rPr>
          <w:sz w:val="20"/>
          <w:lang w:val="es-ES"/>
        </w:rPr>
        <w:t xml:space="preserve"> RFE Requisitos Funcionales Externos Nivel 1</w:t>
      </w:r>
      <w:bookmarkEnd w:id="417"/>
    </w:p>
    <w:p w14:paraId="0367E54E" w14:textId="03A2FBB6" w:rsidR="003B7B32" w:rsidRPr="00B30A26" w:rsidRDefault="003B7B32" w:rsidP="003B7B32">
      <w:pPr>
        <w:rPr>
          <w:lang w:val="es-ES"/>
        </w:rPr>
      </w:pPr>
      <w:r w:rsidRPr="00B30A26">
        <w:rPr>
          <w:lang w:val="es-ES"/>
        </w:rPr>
        <w:lastRenderedPageBreak/>
        <w:t xml:space="preserve">Cada uno de los </w:t>
      </w:r>
      <w:r w:rsidR="00057D7C" w:rsidRPr="00B30A26">
        <w:rPr>
          <w:lang w:val="es-ES"/>
        </w:rPr>
        <w:t>CUEP</w:t>
      </w:r>
      <w:r w:rsidR="00057D7C" w:rsidRPr="00B30A26">
        <w:rPr>
          <w:lang w:val="es-ES"/>
        </w:rPr>
        <w:fldChar w:fldCharType="begin"/>
      </w:r>
      <w:r w:rsidR="00057D7C" w:rsidRPr="00B30A26">
        <w:rPr>
          <w:lang w:val="es-ES"/>
        </w:rPr>
        <w:instrText xml:space="preserve"> XE "CUEP" </w:instrText>
      </w:r>
      <w:r w:rsidR="00057D7C" w:rsidRPr="00B30A26">
        <w:rPr>
          <w:lang w:val="es-ES"/>
        </w:rPr>
        <w:fldChar w:fldCharType="end"/>
      </w:r>
      <w:r w:rsidR="003237E6" w:rsidRPr="00B30A26">
        <w:rPr>
          <w:lang w:val="es-ES"/>
        </w:rPr>
        <w:t xml:space="preserve"> </w:t>
      </w:r>
      <w:r w:rsidR="00057D7C" w:rsidRPr="00B30A26">
        <w:rPr>
          <w:lang w:val="es-ES"/>
        </w:rPr>
        <w:t xml:space="preserve">de Nivel 1 ha sido </w:t>
      </w:r>
      <w:r w:rsidR="00311062" w:rsidRPr="00B30A26">
        <w:rPr>
          <w:lang w:val="es-ES"/>
        </w:rPr>
        <w:t>especificado</w:t>
      </w:r>
      <w:r w:rsidR="00057D7C" w:rsidRPr="00B30A26">
        <w:rPr>
          <w:lang w:val="es-ES"/>
        </w:rPr>
        <w:t xml:space="preserve"> a nivel 2. En este nivel se especifica cada una de las funcionalidades que cumplen con el requisito de negocio propio</w:t>
      </w:r>
      <w:r w:rsidR="00CB5560" w:rsidRPr="00B30A26">
        <w:rPr>
          <w:lang w:val="es-ES"/>
        </w:rPr>
        <w:t>, para esto se utilizarán los estereotipos de los Casos de Uso Externos (CUE</w:t>
      </w:r>
      <w:r w:rsidR="00CB5560" w:rsidRPr="00B30A26">
        <w:rPr>
          <w:lang w:val="es-ES"/>
        </w:rPr>
        <w:fldChar w:fldCharType="begin"/>
      </w:r>
      <w:r w:rsidR="00CB5560" w:rsidRPr="00B30A26">
        <w:rPr>
          <w:lang w:val="es-ES"/>
        </w:rPr>
        <w:instrText xml:space="preserve"> XE "CUE" </w:instrText>
      </w:r>
      <w:r w:rsidR="00CB5560" w:rsidRPr="00B30A26">
        <w:rPr>
          <w:lang w:val="es-ES"/>
        </w:rPr>
        <w:fldChar w:fldCharType="end"/>
      </w:r>
      <w:r w:rsidR="00CB5560" w:rsidRPr="00B30A26">
        <w:rPr>
          <w:lang w:val="es-ES"/>
        </w:rPr>
        <w:t>)</w:t>
      </w:r>
      <w:r w:rsidR="00311062" w:rsidRPr="00B30A26">
        <w:rPr>
          <w:lang w:val="es-ES"/>
        </w:rPr>
        <w:t>. El propósito de este nivel es listar las funcionalidades de alto nivel que hacen parte de los sistemas TMS</w:t>
      </w:r>
      <w:r w:rsidR="004F6A81" w:rsidRPr="00B30A26">
        <w:rPr>
          <w:lang w:val="es-ES"/>
        </w:rPr>
        <w:fldChar w:fldCharType="begin"/>
      </w:r>
      <w:r w:rsidR="004F6A81" w:rsidRPr="00B30A26">
        <w:rPr>
          <w:lang w:val="es-ES"/>
        </w:rPr>
        <w:instrText xml:space="preserve"> XE "</w:instrText>
      </w:r>
      <w:r w:rsidR="004F6A81" w:rsidRPr="00B30A26">
        <w:rPr>
          <w:b/>
          <w:szCs w:val="28"/>
          <w:lang w:val="es-ES"/>
        </w:rPr>
        <w:instrText>TMS</w:instrText>
      </w:r>
      <w:r w:rsidR="004F6A81" w:rsidRPr="00B30A26">
        <w:rPr>
          <w:lang w:val="es-ES"/>
        </w:rPr>
        <w:instrText xml:space="preserve">" </w:instrText>
      </w:r>
      <w:r w:rsidR="004F6A81" w:rsidRPr="00B30A26">
        <w:rPr>
          <w:lang w:val="es-ES"/>
        </w:rPr>
        <w:fldChar w:fldCharType="end"/>
      </w:r>
      <w:r w:rsidR="00311062" w:rsidRPr="00B30A26">
        <w:rPr>
          <w:lang w:val="es-ES"/>
        </w:rPr>
        <w:t>, para poder establecer posteriormente un análisis de estas con</w:t>
      </w:r>
      <w:r w:rsidR="00441C20" w:rsidRPr="00B30A26">
        <w:rPr>
          <w:lang w:val="es-ES"/>
        </w:rPr>
        <w:t xml:space="preserve"> las funcionalidades del sistema LogCloud</w:t>
      </w:r>
      <w:r w:rsidR="00267BF3">
        <w:rPr>
          <w:lang w:val="es-ES"/>
        </w:rPr>
        <w:fldChar w:fldCharType="begin"/>
      </w:r>
      <w:r w:rsidR="00267BF3" w:rsidRPr="00267BF3">
        <w:rPr>
          <w:lang w:val="es-ES"/>
        </w:rPr>
        <w:instrText xml:space="preserve"> XE "</w:instrText>
      </w:r>
      <w:r w:rsidR="00267BF3">
        <w:rPr>
          <w:szCs w:val="28"/>
          <w:lang w:val="es-ES"/>
        </w:rPr>
        <w:instrText>LogCloud</w:instrText>
      </w:r>
      <w:r w:rsidR="00267BF3" w:rsidRPr="00267BF3">
        <w:rPr>
          <w:lang w:val="es-ES"/>
        </w:rPr>
        <w:instrText xml:space="preserve">" </w:instrText>
      </w:r>
      <w:r w:rsidR="00267BF3">
        <w:rPr>
          <w:lang w:val="es-ES"/>
        </w:rPr>
        <w:fldChar w:fldCharType="end"/>
      </w:r>
      <w:r w:rsidR="00441C20" w:rsidRPr="00B30A26">
        <w:rPr>
          <w:lang w:val="es-ES"/>
        </w:rPr>
        <w:t>.</w:t>
      </w:r>
    </w:p>
    <w:p w14:paraId="1122E2A7" w14:textId="77777777" w:rsidR="00441C20" w:rsidRPr="00B30A26" w:rsidRDefault="00441C20" w:rsidP="003B7B32">
      <w:pPr>
        <w:rPr>
          <w:lang w:val="es-ES"/>
        </w:rPr>
      </w:pPr>
    </w:p>
    <w:p w14:paraId="64FC5CF9" w14:textId="4975787F" w:rsidR="00441C20" w:rsidRPr="00B30A26" w:rsidRDefault="00441C20" w:rsidP="00441C20">
      <w:pPr>
        <w:pStyle w:val="Heading4"/>
        <w:rPr>
          <w:lang w:val="es-ES"/>
        </w:rPr>
      </w:pPr>
      <w:bookmarkStart w:id="418" w:name="_Toc518466249"/>
      <w:r w:rsidRPr="00B30A26">
        <w:rPr>
          <w:lang w:val="es-ES"/>
        </w:rPr>
        <w:t>Gestión de Envíos y pedidos</w:t>
      </w:r>
      <w:bookmarkEnd w:id="418"/>
    </w:p>
    <w:p w14:paraId="1013628E" w14:textId="1A2322EA" w:rsidR="00441C20" w:rsidRPr="00B30A26" w:rsidRDefault="00441C20" w:rsidP="00441C20">
      <w:pPr>
        <w:rPr>
          <w:lang w:val="es-ES"/>
        </w:rPr>
      </w:pPr>
      <w:r w:rsidRPr="00B30A26">
        <w:rPr>
          <w:lang w:val="es-ES"/>
        </w:rPr>
        <w:t>Los envíos son parte fundamental de los procesos logístico</w:t>
      </w:r>
      <w:r w:rsidR="00A4489B">
        <w:rPr>
          <w:lang w:val="es-ES"/>
        </w:rPr>
        <w:t>s</w:t>
      </w:r>
      <w:r w:rsidRPr="00B30A26">
        <w:rPr>
          <w:lang w:val="es-ES"/>
        </w:rPr>
        <w:t>, es por lo que operativamente un sistema TMS</w:t>
      </w:r>
      <w:r w:rsidR="004F6A81" w:rsidRPr="00B30A26">
        <w:rPr>
          <w:lang w:val="es-ES"/>
        </w:rPr>
        <w:fldChar w:fldCharType="begin"/>
      </w:r>
      <w:r w:rsidR="004F6A81" w:rsidRPr="00B30A26">
        <w:rPr>
          <w:lang w:val="es-ES"/>
        </w:rPr>
        <w:instrText xml:space="preserve"> XE "</w:instrText>
      </w:r>
      <w:r w:rsidR="004F6A81" w:rsidRPr="00B30A26">
        <w:rPr>
          <w:b/>
          <w:szCs w:val="28"/>
          <w:lang w:val="es-ES"/>
        </w:rPr>
        <w:instrText>TMS</w:instrText>
      </w:r>
      <w:r w:rsidR="004F6A81" w:rsidRPr="00B30A26">
        <w:rPr>
          <w:lang w:val="es-ES"/>
        </w:rPr>
        <w:instrText xml:space="preserve">" </w:instrText>
      </w:r>
      <w:r w:rsidR="004F6A81" w:rsidRPr="00B30A26">
        <w:rPr>
          <w:lang w:val="es-ES"/>
        </w:rPr>
        <w:fldChar w:fldCharType="end"/>
      </w:r>
      <w:r w:rsidRPr="00B30A26">
        <w:rPr>
          <w:lang w:val="es-ES"/>
        </w:rPr>
        <w:t xml:space="preserve"> debe ser capaz de gestionarlos durante su ciclo de vida y de facilitar su ubicación e información relacionada.</w:t>
      </w:r>
    </w:p>
    <w:p w14:paraId="1873A4AD" w14:textId="77777777" w:rsidR="00013D03" w:rsidRPr="00B30A26" w:rsidRDefault="00013D03" w:rsidP="00013D03">
      <w:pPr>
        <w:keepNext/>
        <w:rPr>
          <w:lang w:val="es-ES"/>
        </w:rPr>
      </w:pPr>
      <w:r w:rsidRPr="00B30A26">
        <w:rPr>
          <w:noProof/>
        </w:rPr>
        <w:drawing>
          <wp:inline distT="0" distB="0" distL="0" distR="0" wp14:anchorId="219F1A98" wp14:editId="54A2A9F5">
            <wp:extent cx="5930900" cy="4432300"/>
            <wp:effectExtent l="25400" t="25400" r="38100" b="38100"/>
            <wp:docPr id="14" name="Picture 14" descr="reqs/export/RFE/png/Requisitos%20LogCloud__RFE%20Requisitos%20Funcionales%20Externos__RFE%20Nivel%202%20Gestionar%20%20Envios%20y%20Pedidos__RFE%20Nivel%202%20Gestionar%20%20Envios%20y%20Pedidos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qs/export/RFE/png/Requisitos%20LogCloud__RFE%20Requisitos%20Funcionales%20Externos__RFE%20Nivel%202%20Gestionar%20%20Envios%20y%20Pedidos__RFE%20Nivel%202%20Gestionar%20%20Envios%20y%20Pedidos_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0900" cy="4432300"/>
                    </a:xfrm>
                    <a:prstGeom prst="rect">
                      <a:avLst/>
                    </a:prstGeom>
                    <a:noFill/>
                    <a:ln>
                      <a:solidFill>
                        <a:schemeClr val="accent6"/>
                      </a:solidFill>
                    </a:ln>
                  </pic:spPr>
                </pic:pic>
              </a:graphicData>
            </a:graphic>
          </wp:inline>
        </w:drawing>
      </w:r>
    </w:p>
    <w:p w14:paraId="664D7DC2" w14:textId="1C58E7A1" w:rsidR="00CB5560" w:rsidRPr="00B30A26" w:rsidRDefault="00013D03" w:rsidP="00CE6E9B">
      <w:pPr>
        <w:pStyle w:val="Caption"/>
        <w:rPr>
          <w:sz w:val="20"/>
          <w:lang w:val="es-ES"/>
        </w:rPr>
      </w:pPr>
      <w:bookmarkStart w:id="419" w:name="_Toc477252566"/>
      <w:r w:rsidRPr="00B30A26">
        <w:rPr>
          <w:sz w:val="20"/>
          <w:lang w:val="es-ES"/>
        </w:rPr>
        <w:t xml:space="preserve">Figura </w:t>
      </w:r>
      <w:r w:rsidRPr="00B30A26">
        <w:rPr>
          <w:sz w:val="20"/>
          <w:lang w:val="es-ES"/>
        </w:rPr>
        <w:fldChar w:fldCharType="begin"/>
      </w:r>
      <w:r w:rsidRPr="00B30A26">
        <w:rPr>
          <w:sz w:val="20"/>
          <w:lang w:val="es-ES"/>
        </w:rPr>
        <w:instrText xml:space="preserve"> SEQ Figura \* ARABIC </w:instrText>
      </w:r>
      <w:r w:rsidRPr="00B30A26">
        <w:rPr>
          <w:sz w:val="20"/>
          <w:lang w:val="es-ES"/>
        </w:rPr>
        <w:fldChar w:fldCharType="separate"/>
      </w:r>
      <w:r w:rsidR="00515FE7">
        <w:rPr>
          <w:noProof/>
          <w:sz w:val="20"/>
          <w:lang w:val="es-ES"/>
        </w:rPr>
        <w:t>8</w:t>
      </w:r>
      <w:r w:rsidRPr="00B30A26">
        <w:rPr>
          <w:sz w:val="20"/>
          <w:lang w:val="es-ES"/>
        </w:rPr>
        <w:fldChar w:fldCharType="end"/>
      </w:r>
      <w:r w:rsidRPr="00B30A26">
        <w:rPr>
          <w:sz w:val="20"/>
          <w:lang w:val="es-ES"/>
        </w:rPr>
        <w:t xml:space="preserve"> RFE Nivel 2 </w:t>
      </w:r>
      <w:r w:rsidR="00B70178" w:rsidRPr="00B30A26">
        <w:rPr>
          <w:sz w:val="20"/>
          <w:lang w:val="es-ES"/>
        </w:rPr>
        <w:t>Gestionar Envíos</w:t>
      </w:r>
      <w:r w:rsidRPr="00B30A26">
        <w:rPr>
          <w:sz w:val="20"/>
          <w:lang w:val="es-ES"/>
        </w:rPr>
        <w:t xml:space="preserve"> y Pedidos</w:t>
      </w:r>
      <w:bookmarkEnd w:id="419"/>
    </w:p>
    <w:p w14:paraId="45DE6B7F" w14:textId="77777777" w:rsidR="00CB5560" w:rsidRPr="00B30A26" w:rsidRDefault="00CB5560" w:rsidP="00441C20">
      <w:pPr>
        <w:rPr>
          <w:lang w:val="es-ES"/>
        </w:rPr>
      </w:pPr>
    </w:p>
    <w:p w14:paraId="18429487" w14:textId="421E3CF1" w:rsidR="00441C20" w:rsidRPr="00B30A26" w:rsidRDefault="00EA6B1B" w:rsidP="00EA6B1B">
      <w:pPr>
        <w:pStyle w:val="Heading4"/>
        <w:rPr>
          <w:lang w:val="es-ES"/>
        </w:rPr>
      </w:pPr>
      <w:bookmarkStart w:id="420" w:name="_Toc518466250"/>
      <w:r w:rsidRPr="00B30A26">
        <w:rPr>
          <w:lang w:val="es-ES"/>
        </w:rPr>
        <w:t>Planificar la Carga</w:t>
      </w:r>
      <w:bookmarkEnd w:id="420"/>
    </w:p>
    <w:p w14:paraId="3BE44061" w14:textId="77777777" w:rsidR="00013D03" w:rsidRPr="00B30A26" w:rsidRDefault="00013D03" w:rsidP="00441C20">
      <w:pPr>
        <w:rPr>
          <w:lang w:val="es-ES"/>
        </w:rPr>
      </w:pPr>
    </w:p>
    <w:p w14:paraId="671223F2" w14:textId="08881DF1" w:rsidR="00EB40BC" w:rsidRPr="00B30A26" w:rsidRDefault="00EB40BC" w:rsidP="00EB40BC">
      <w:pPr>
        <w:rPr>
          <w:lang w:val="es-ES"/>
        </w:rPr>
      </w:pPr>
      <w:r w:rsidRPr="00B30A26">
        <w:rPr>
          <w:lang w:val="es-ES"/>
        </w:rPr>
        <w:lastRenderedPageBreak/>
        <w:t>Esta característica permite optimizar la disposición de los productos en las pallets y contenedores. Con el fin de hacer éstos los TMS</w:t>
      </w:r>
      <w:r w:rsidR="004F6A81" w:rsidRPr="00B30A26">
        <w:rPr>
          <w:lang w:val="es-ES"/>
        </w:rPr>
        <w:fldChar w:fldCharType="begin"/>
      </w:r>
      <w:r w:rsidR="004F6A81" w:rsidRPr="00B30A26">
        <w:rPr>
          <w:lang w:val="es-ES"/>
        </w:rPr>
        <w:instrText xml:space="preserve"> XE "</w:instrText>
      </w:r>
      <w:r w:rsidR="004F6A81" w:rsidRPr="00B30A26">
        <w:rPr>
          <w:b/>
          <w:szCs w:val="28"/>
          <w:lang w:val="es-ES"/>
        </w:rPr>
        <w:instrText>TMS</w:instrText>
      </w:r>
      <w:r w:rsidR="004F6A81" w:rsidRPr="00B30A26">
        <w:rPr>
          <w:lang w:val="es-ES"/>
        </w:rPr>
        <w:instrText xml:space="preserve">" </w:instrText>
      </w:r>
      <w:r w:rsidR="004F6A81" w:rsidRPr="00B30A26">
        <w:rPr>
          <w:lang w:val="es-ES"/>
        </w:rPr>
        <w:fldChar w:fldCharType="end"/>
      </w:r>
      <w:r w:rsidRPr="00B30A26">
        <w:rPr>
          <w:lang w:val="es-ES"/>
        </w:rPr>
        <w:t xml:space="preserve"> están provistos de datos sobre las dimensiones del paquete, los requisitos de carga y las capacidades de los equipos y vehículos a utilizar en los procesos. Con estos datos, junto con las características de un envío específico, el sistema es capaz de encontrar la mejor manera de cargarlo. Mediante la implementación de esta</w:t>
      </w:r>
      <w:r w:rsidR="00F33D8B" w:rsidRPr="00B30A26">
        <w:rPr>
          <w:lang w:val="es-ES"/>
        </w:rPr>
        <w:t xml:space="preserve"> f</w:t>
      </w:r>
      <w:r w:rsidRPr="00B30A26">
        <w:rPr>
          <w:lang w:val="es-ES"/>
        </w:rPr>
        <w:t>uncionalidad, la empresa utiliza de una manera más eficiente de su espacio de carga, reduce las cargas que se envía, y los daños a los productos.</w:t>
      </w:r>
      <w:r w:rsidR="00F33D8B" w:rsidRPr="00B30A26">
        <w:rPr>
          <w:lang w:val="es-ES"/>
        </w:rPr>
        <w:t xml:space="preserve"> </w:t>
      </w:r>
      <w:sdt>
        <w:sdtPr>
          <w:rPr>
            <w:lang w:val="es-ES"/>
          </w:rPr>
          <w:id w:val="1834488613"/>
          <w:citation/>
        </w:sdtPr>
        <w:sdtContent>
          <w:r w:rsidR="00F33D8B" w:rsidRPr="00B30A26">
            <w:rPr>
              <w:lang w:val="es-ES"/>
            </w:rPr>
            <w:fldChar w:fldCharType="begin"/>
          </w:r>
          <w:r w:rsidR="00F33D8B" w:rsidRPr="00B30A26">
            <w:rPr>
              <w:lang w:val="es-ES"/>
            </w:rPr>
            <w:instrText xml:space="preserve"> CITATION Sot \l 3082 </w:instrText>
          </w:r>
          <w:r w:rsidR="00F33D8B" w:rsidRPr="00B30A26">
            <w:rPr>
              <w:lang w:val="es-ES"/>
            </w:rPr>
            <w:fldChar w:fldCharType="separate"/>
          </w:r>
          <w:ins w:id="421" w:author="felipe campo" w:date="2018-07-04T11:15:00Z">
            <w:r w:rsidR="00515FE7" w:rsidRPr="00515FE7">
              <w:rPr>
                <w:noProof/>
                <w:lang w:val="es-ES"/>
                <w:rPrChange w:id="422" w:author="felipe campo" w:date="2018-07-04T11:15:00Z">
                  <w:rPr>
                    <w:rFonts w:eastAsia="Times New Roman"/>
                  </w:rPr>
                </w:rPrChange>
              </w:rPr>
              <w:t>[8]</w:t>
            </w:r>
          </w:ins>
          <w:del w:id="423" w:author="felipe campo" w:date="2018-07-04T11:15:00Z">
            <w:r w:rsidR="0048189B" w:rsidRPr="00B30A26" w:rsidDel="00515FE7">
              <w:rPr>
                <w:noProof/>
                <w:lang w:val="es-ES"/>
              </w:rPr>
              <w:delText>[8]</w:delText>
            </w:r>
          </w:del>
          <w:r w:rsidR="00F33D8B" w:rsidRPr="00B30A26">
            <w:rPr>
              <w:lang w:val="es-ES"/>
            </w:rPr>
            <w:fldChar w:fldCharType="end"/>
          </w:r>
        </w:sdtContent>
      </w:sdt>
    </w:p>
    <w:p w14:paraId="3DF9FB0B" w14:textId="77777777" w:rsidR="00EB40BC" w:rsidRPr="00B30A26" w:rsidRDefault="00EB40BC" w:rsidP="00EB40BC">
      <w:pPr>
        <w:rPr>
          <w:lang w:val="es-ES"/>
        </w:rPr>
      </w:pPr>
    </w:p>
    <w:p w14:paraId="7A510B84" w14:textId="77777777" w:rsidR="00F33D8B" w:rsidRPr="00B30A26" w:rsidRDefault="00F33D8B" w:rsidP="00F33D8B">
      <w:pPr>
        <w:keepNext/>
        <w:rPr>
          <w:lang w:val="es-ES"/>
        </w:rPr>
      </w:pPr>
      <w:r w:rsidRPr="00B30A26">
        <w:rPr>
          <w:noProof/>
        </w:rPr>
        <w:drawing>
          <wp:inline distT="0" distB="0" distL="0" distR="0" wp14:anchorId="6D4B34A0" wp14:editId="792EC17A">
            <wp:extent cx="5930900" cy="5054600"/>
            <wp:effectExtent l="25400" t="25400" r="38100" b="25400"/>
            <wp:docPr id="15" name="Picture 15" descr="reqs/export/RFE/png/Requisitos%20LogCloud__RFE%20Requisitos%20Funcionales%20Externos__RFE%20Nivel%202%20Planificar%20la%20Carga__RFE%20Nivel%202%20Planificar%20la%20Carga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qs/export/RFE/png/Requisitos%20LogCloud__RFE%20Requisitos%20Funcionales%20Externos__RFE%20Nivel%202%20Planificar%20la%20Carga__RFE%20Nivel%202%20Planificar%20la%20Carga_1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0900" cy="5054600"/>
                    </a:xfrm>
                    <a:prstGeom prst="rect">
                      <a:avLst/>
                    </a:prstGeom>
                    <a:noFill/>
                    <a:ln>
                      <a:solidFill>
                        <a:schemeClr val="accent6"/>
                      </a:solidFill>
                    </a:ln>
                  </pic:spPr>
                </pic:pic>
              </a:graphicData>
            </a:graphic>
          </wp:inline>
        </w:drawing>
      </w:r>
    </w:p>
    <w:p w14:paraId="2102057C" w14:textId="2D51098B" w:rsidR="00013D03" w:rsidRPr="00B30A26" w:rsidRDefault="00F33D8B" w:rsidP="00CE6E9B">
      <w:pPr>
        <w:pStyle w:val="Caption"/>
        <w:rPr>
          <w:sz w:val="20"/>
          <w:lang w:val="es-ES"/>
        </w:rPr>
      </w:pPr>
      <w:bookmarkStart w:id="424" w:name="_Toc477252567"/>
      <w:r w:rsidRPr="00B30A26">
        <w:rPr>
          <w:sz w:val="20"/>
          <w:lang w:val="es-ES"/>
        </w:rPr>
        <w:t xml:space="preserve">Figura </w:t>
      </w:r>
      <w:r w:rsidRPr="00B30A26">
        <w:rPr>
          <w:sz w:val="20"/>
          <w:lang w:val="es-ES"/>
        </w:rPr>
        <w:fldChar w:fldCharType="begin"/>
      </w:r>
      <w:r w:rsidRPr="00B30A26">
        <w:rPr>
          <w:sz w:val="20"/>
          <w:lang w:val="es-ES"/>
        </w:rPr>
        <w:instrText xml:space="preserve"> SEQ Figura \* ARABIC </w:instrText>
      </w:r>
      <w:r w:rsidRPr="00B30A26">
        <w:rPr>
          <w:sz w:val="20"/>
          <w:lang w:val="es-ES"/>
        </w:rPr>
        <w:fldChar w:fldCharType="separate"/>
      </w:r>
      <w:r w:rsidR="00515FE7">
        <w:rPr>
          <w:noProof/>
          <w:sz w:val="20"/>
          <w:lang w:val="es-ES"/>
        </w:rPr>
        <w:t>9</w:t>
      </w:r>
      <w:r w:rsidRPr="00B30A26">
        <w:rPr>
          <w:sz w:val="20"/>
          <w:lang w:val="es-ES"/>
        </w:rPr>
        <w:fldChar w:fldCharType="end"/>
      </w:r>
      <w:r w:rsidRPr="00B30A26">
        <w:rPr>
          <w:sz w:val="20"/>
          <w:lang w:val="es-ES"/>
        </w:rPr>
        <w:t xml:space="preserve"> RFE Nivel 2 Planificar la Carga</w:t>
      </w:r>
      <w:bookmarkEnd w:id="424"/>
    </w:p>
    <w:p w14:paraId="00651A28" w14:textId="77777777" w:rsidR="00B70178" w:rsidRPr="00B30A26" w:rsidRDefault="00B70178" w:rsidP="00B70178">
      <w:pPr>
        <w:rPr>
          <w:lang w:val="es-ES"/>
        </w:rPr>
      </w:pPr>
    </w:p>
    <w:p w14:paraId="41A911F4" w14:textId="42EAF726" w:rsidR="00B70178" w:rsidRPr="00B30A26" w:rsidRDefault="00B70178" w:rsidP="00B70178">
      <w:pPr>
        <w:pStyle w:val="Heading4"/>
        <w:rPr>
          <w:lang w:val="es-ES"/>
        </w:rPr>
      </w:pPr>
      <w:bookmarkStart w:id="425" w:name="_Toc518466251"/>
      <w:r w:rsidRPr="00B30A26">
        <w:rPr>
          <w:lang w:val="es-ES"/>
        </w:rPr>
        <w:t>Gestión de Eventos</w:t>
      </w:r>
      <w:bookmarkEnd w:id="425"/>
    </w:p>
    <w:p w14:paraId="3F0CA8DF" w14:textId="77777777" w:rsidR="00B70178" w:rsidRPr="00B30A26" w:rsidRDefault="00B70178" w:rsidP="00B70178">
      <w:pPr>
        <w:rPr>
          <w:lang w:val="es-ES"/>
        </w:rPr>
      </w:pPr>
    </w:p>
    <w:p w14:paraId="06D8DDBB" w14:textId="7899F6F1" w:rsidR="00B70178" w:rsidRPr="00B30A26" w:rsidRDefault="00B70178" w:rsidP="00B70178">
      <w:pPr>
        <w:rPr>
          <w:lang w:val="es-ES"/>
        </w:rPr>
      </w:pPr>
      <w:r w:rsidRPr="00B30A26">
        <w:rPr>
          <w:lang w:val="es-ES"/>
        </w:rPr>
        <w:lastRenderedPageBreak/>
        <w:t>El transporte es un proceso complejo y delicado, una de las razones por las que es una fuente de sobrecostos y problemas es debido a las muchas veces que un producto es manejado por diferentes actores, lo cual aumenta la probabilidad de dañar el producto. Además, es un proceso susceptible de errores; es común ver errores en las cantidades entregadas, los productos, e inclusive en los puntos de entrega. Si sumamos a todo esto, el hecho de que los transportes son influenciados por muchas variables externas, como accidentes de tránsito, o el clima, es evidente que hay un gran número de problemas y eventos que se producen durante el proceso.</w:t>
      </w:r>
      <w:sdt>
        <w:sdtPr>
          <w:rPr>
            <w:lang w:val="es-ES"/>
          </w:rPr>
          <w:id w:val="-350030538"/>
          <w:citation/>
        </w:sdtPr>
        <w:sdtContent>
          <w:r w:rsidRPr="00B30A26">
            <w:rPr>
              <w:lang w:val="es-ES"/>
            </w:rPr>
            <w:fldChar w:fldCharType="begin"/>
          </w:r>
          <w:r w:rsidRPr="00B30A26">
            <w:rPr>
              <w:lang w:val="es-ES"/>
            </w:rPr>
            <w:instrText xml:space="preserve"> CITATION Cam17 \l 3082 </w:instrText>
          </w:r>
          <w:r w:rsidRPr="00B30A26">
            <w:rPr>
              <w:lang w:val="es-ES"/>
            </w:rPr>
            <w:fldChar w:fldCharType="separate"/>
          </w:r>
          <w:ins w:id="426" w:author="felipe campo" w:date="2018-07-04T11:15:00Z">
            <w:r w:rsidR="00515FE7">
              <w:rPr>
                <w:noProof/>
                <w:lang w:val="es-ES"/>
              </w:rPr>
              <w:t xml:space="preserve"> </w:t>
            </w:r>
            <w:r w:rsidR="00515FE7" w:rsidRPr="00515FE7">
              <w:rPr>
                <w:noProof/>
                <w:lang w:val="es-ES"/>
                <w:rPrChange w:id="427" w:author="felipe campo" w:date="2018-07-04T11:15:00Z">
                  <w:rPr>
                    <w:rFonts w:eastAsia="Times New Roman"/>
                  </w:rPr>
                </w:rPrChange>
              </w:rPr>
              <w:t>[6]</w:t>
            </w:r>
          </w:ins>
          <w:del w:id="428" w:author="felipe campo" w:date="2018-07-04T11:15:00Z">
            <w:r w:rsidR="0048189B" w:rsidRPr="00B30A26" w:rsidDel="00515FE7">
              <w:rPr>
                <w:noProof/>
                <w:lang w:val="es-ES"/>
              </w:rPr>
              <w:delText xml:space="preserve"> [6]</w:delText>
            </w:r>
          </w:del>
          <w:r w:rsidRPr="00B30A26">
            <w:rPr>
              <w:lang w:val="es-ES"/>
            </w:rPr>
            <w:fldChar w:fldCharType="end"/>
          </w:r>
        </w:sdtContent>
      </w:sdt>
    </w:p>
    <w:p w14:paraId="4B7BDE45" w14:textId="77777777" w:rsidR="00564C8B" w:rsidRPr="00B30A26" w:rsidRDefault="00564C8B" w:rsidP="00564C8B">
      <w:pPr>
        <w:rPr>
          <w:lang w:val="es-ES"/>
        </w:rPr>
      </w:pPr>
    </w:p>
    <w:p w14:paraId="6A0AE64D" w14:textId="77777777" w:rsidR="00564C8B" w:rsidRPr="00B30A26" w:rsidRDefault="00564C8B" w:rsidP="00564C8B">
      <w:pPr>
        <w:keepNext/>
        <w:rPr>
          <w:lang w:val="es-ES"/>
        </w:rPr>
      </w:pPr>
      <w:r w:rsidRPr="00B30A26">
        <w:rPr>
          <w:noProof/>
        </w:rPr>
        <w:drawing>
          <wp:inline distT="0" distB="0" distL="0" distR="0" wp14:anchorId="7DA0017E" wp14:editId="7E6644BE">
            <wp:extent cx="5969000" cy="1828800"/>
            <wp:effectExtent l="25400" t="25400" r="25400" b="25400"/>
            <wp:docPr id="16" name="Picture 16" descr="reqs/export/RFE/usados/Requisitos%20LogCloud__RFE%20Requisitos%20Funcionales%20Externos__RFE%20Nivel%202%20Gestionar%20Eventos__RFE%20Nivel%202%20Gestionar%20Eventos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qs/export/RFE/usados/Requisitos%20LogCloud__RFE%20Requisitos%20Funcionales%20Externos__RFE%20Nivel%202%20Gestionar%20Eventos__RFE%20Nivel%202%20Gestionar%20Eventos_1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69000" cy="1828800"/>
                    </a:xfrm>
                    <a:prstGeom prst="rect">
                      <a:avLst/>
                    </a:prstGeom>
                    <a:noFill/>
                    <a:ln>
                      <a:solidFill>
                        <a:schemeClr val="accent6"/>
                      </a:solidFill>
                    </a:ln>
                  </pic:spPr>
                </pic:pic>
              </a:graphicData>
            </a:graphic>
          </wp:inline>
        </w:drawing>
      </w:r>
    </w:p>
    <w:p w14:paraId="3F32096A" w14:textId="77777777" w:rsidR="00564C8B" w:rsidRPr="00B30A26" w:rsidRDefault="00564C8B" w:rsidP="00CE6E9B">
      <w:pPr>
        <w:pStyle w:val="Caption"/>
        <w:rPr>
          <w:sz w:val="20"/>
          <w:lang w:val="es-ES"/>
        </w:rPr>
      </w:pPr>
      <w:bookmarkStart w:id="429" w:name="_Toc477252568"/>
      <w:r w:rsidRPr="00B30A26">
        <w:rPr>
          <w:sz w:val="20"/>
          <w:lang w:val="es-ES"/>
        </w:rPr>
        <w:t xml:space="preserve">Figura </w:t>
      </w:r>
      <w:r w:rsidRPr="00B30A26">
        <w:rPr>
          <w:sz w:val="20"/>
          <w:lang w:val="es-ES"/>
        </w:rPr>
        <w:fldChar w:fldCharType="begin"/>
      </w:r>
      <w:r w:rsidRPr="00B30A26">
        <w:rPr>
          <w:sz w:val="20"/>
          <w:lang w:val="es-ES"/>
        </w:rPr>
        <w:instrText xml:space="preserve"> SEQ Figura \* ARABIC </w:instrText>
      </w:r>
      <w:r w:rsidRPr="00B30A26">
        <w:rPr>
          <w:sz w:val="20"/>
          <w:lang w:val="es-ES"/>
        </w:rPr>
        <w:fldChar w:fldCharType="separate"/>
      </w:r>
      <w:r w:rsidR="00515FE7">
        <w:rPr>
          <w:noProof/>
          <w:sz w:val="20"/>
          <w:lang w:val="es-ES"/>
        </w:rPr>
        <w:t>10</w:t>
      </w:r>
      <w:r w:rsidRPr="00B30A26">
        <w:rPr>
          <w:sz w:val="20"/>
          <w:lang w:val="es-ES"/>
        </w:rPr>
        <w:fldChar w:fldCharType="end"/>
      </w:r>
      <w:r w:rsidRPr="00B30A26">
        <w:rPr>
          <w:sz w:val="20"/>
          <w:lang w:val="es-ES"/>
        </w:rPr>
        <w:t xml:space="preserve"> RFE Nivel 2 Gestionar Eventos</w:t>
      </w:r>
      <w:bookmarkEnd w:id="429"/>
    </w:p>
    <w:p w14:paraId="123E3A39" w14:textId="2B6B2E3D" w:rsidR="00564C8B" w:rsidRPr="00B30A26" w:rsidRDefault="00564C8B" w:rsidP="00564C8B">
      <w:pPr>
        <w:pStyle w:val="Heading4"/>
        <w:rPr>
          <w:lang w:val="es-ES"/>
        </w:rPr>
      </w:pPr>
      <w:bookmarkStart w:id="430" w:name="_Toc518466252"/>
      <w:r w:rsidRPr="00B30A26">
        <w:rPr>
          <w:lang w:val="es-ES"/>
        </w:rPr>
        <w:t>Gestionar la operación</w:t>
      </w:r>
      <w:bookmarkEnd w:id="430"/>
    </w:p>
    <w:p w14:paraId="6F535D63" w14:textId="77777777" w:rsidR="00564C8B" w:rsidRPr="00B30A26" w:rsidRDefault="00564C8B" w:rsidP="00B70178">
      <w:pPr>
        <w:rPr>
          <w:lang w:val="es-ES"/>
        </w:rPr>
      </w:pPr>
    </w:p>
    <w:p w14:paraId="34682489" w14:textId="777F0734" w:rsidR="00564C8B" w:rsidRPr="00B30A26" w:rsidRDefault="00564C8B" w:rsidP="00B70178">
      <w:pPr>
        <w:rPr>
          <w:lang w:val="es-ES"/>
        </w:rPr>
      </w:pPr>
      <w:r w:rsidRPr="00B30A26">
        <w:rPr>
          <w:lang w:val="es-ES"/>
        </w:rPr>
        <w:t>Los TMS</w:t>
      </w:r>
      <w:r w:rsidR="004F6A81" w:rsidRPr="00B30A26">
        <w:rPr>
          <w:lang w:val="es-ES"/>
        </w:rPr>
        <w:fldChar w:fldCharType="begin"/>
      </w:r>
      <w:r w:rsidR="004F6A81" w:rsidRPr="00B30A26">
        <w:rPr>
          <w:lang w:val="es-ES"/>
        </w:rPr>
        <w:instrText xml:space="preserve"> XE "</w:instrText>
      </w:r>
      <w:r w:rsidR="004F6A81" w:rsidRPr="00B30A26">
        <w:rPr>
          <w:b/>
          <w:szCs w:val="28"/>
          <w:lang w:val="es-ES"/>
        </w:rPr>
        <w:instrText>TMS</w:instrText>
      </w:r>
      <w:r w:rsidR="004F6A81" w:rsidRPr="00B30A26">
        <w:rPr>
          <w:lang w:val="es-ES"/>
        </w:rPr>
        <w:instrText xml:space="preserve">" </w:instrText>
      </w:r>
      <w:r w:rsidR="004F6A81" w:rsidRPr="00B30A26">
        <w:rPr>
          <w:lang w:val="es-ES"/>
        </w:rPr>
        <w:fldChar w:fldCharType="end"/>
      </w:r>
      <w:r w:rsidRPr="00B30A26">
        <w:rPr>
          <w:lang w:val="es-ES"/>
        </w:rPr>
        <w:t xml:space="preserve"> también poseen funcionalidades analíticas y de gestión que permiten evaluar el desempeño transportador en términos de costos y servicio. Con el fin de lograr esto, los TMS recogen la información de los diferentes puntos de la cadena de suministro con los que tuvo contacto con el transportador, midiendo los KPI, brindando así los elementos para evaluar al transportador</w:t>
      </w:r>
    </w:p>
    <w:p w14:paraId="7992D91A" w14:textId="77777777" w:rsidR="00564C8B" w:rsidRPr="00B30A26" w:rsidRDefault="00564C8B" w:rsidP="00564C8B">
      <w:pPr>
        <w:keepNext/>
        <w:rPr>
          <w:lang w:val="es-ES"/>
        </w:rPr>
      </w:pPr>
      <w:r w:rsidRPr="00B30A26">
        <w:rPr>
          <w:noProof/>
        </w:rPr>
        <w:lastRenderedPageBreak/>
        <w:drawing>
          <wp:inline distT="0" distB="0" distL="0" distR="0" wp14:anchorId="6A08E949" wp14:editId="3B7FA4A3">
            <wp:extent cx="5973770" cy="6549399"/>
            <wp:effectExtent l="25400" t="25400" r="20955" b="29210"/>
            <wp:docPr id="17" name="Picture 17" descr="reqs/export/RFE/png/Requisitos%20LogCloud__RFE%20Requisitos%20Funcionales%20Externos__RFE%20Nivel%202%20Gestionar%20la%20operación__RFE%20Nivel%202%20Gestionar%20la%20operación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qs/export/RFE/png/Requisitos%20LogCloud__RFE%20Requisitos%20Funcionales%20Externos__RFE%20Nivel%202%20Gestionar%20la%20operación__RFE%20Nivel%202%20Gestionar%20la%20operación_1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04836" cy="6583458"/>
                    </a:xfrm>
                    <a:prstGeom prst="rect">
                      <a:avLst/>
                    </a:prstGeom>
                    <a:noFill/>
                    <a:ln>
                      <a:solidFill>
                        <a:schemeClr val="accent6"/>
                      </a:solidFill>
                    </a:ln>
                  </pic:spPr>
                </pic:pic>
              </a:graphicData>
            </a:graphic>
          </wp:inline>
        </w:drawing>
      </w:r>
    </w:p>
    <w:p w14:paraId="2E0B801B" w14:textId="0E88D96C" w:rsidR="00564C8B" w:rsidRPr="00B30A26" w:rsidRDefault="00564C8B" w:rsidP="00CE6E9B">
      <w:pPr>
        <w:pStyle w:val="Caption"/>
        <w:rPr>
          <w:sz w:val="20"/>
          <w:lang w:val="es-ES"/>
        </w:rPr>
      </w:pPr>
      <w:bookmarkStart w:id="431" w:name="_Toc477252569"/>
      <w:r w:rsidRPr="00B30A26">
        <w:rPr>
          <w:sz w:val="20"/>
          <w:lang w:val="es-ES"/>
        </w:rPr>
        <w:t xml:space="preserve">Figura </w:t>
      </w:r>
      <w:r w:rsidRPr="00B30A26">
        <w:rPr>
          <w:sz w:val="20"/>
          <w:lang w:val="es-ES"/>
        </w:rPr>
        <w:fldChar w:fldCharType="begin"/>
      </w:r>
      <w:r w:rsidRPr="00B30A26">
        <w:rPr>
          <w:sz w:val="20"/>
          <w:lang w:val="es-ES"/>
        </w:rPr>
        <w:instrText xml:space="preserve"> SEQ Figura \* ARABIC </w:instrText>
      </w:r>
      <w:r w:rsidRPr="00B30A26">
        <w:rPr>
          <w:sz w:val="20"/>
          <w:lang w:val="es-ES"/>
        </w:rPr>
        <w:fldChar w:fldCharType="separate"/>
      </w:r>
      <w:r w:rsidR="00515FE7">
        <w:rPr>
          <w:noProof/>
          <w:sz w:val="20"/>
          <w:lang w:val="es-ES"/>
        </w:rPr>
        <w:t>11</w:t>
      </w:r>
      <w:r w:rsidRPr="00B30A26">
        <w:rPr>
          <w:sz w:val="20"/>
          <w:lang w:val="es-ES"/>
        </w:rPr>
        <w:fldChar w:fldCharType="end"/>
      </w:r>
      <w:r w:rsidRPr="00B30A26">
        <w:rPr>
          <w:sz w:val="20"/>
          <w:lang w:val="es-ES"/>
        </w:rPr>
        <w:t xml:space="preserve"> Gestión de la Operación</w:t>
      </w:r>
      <w:bookmarkEnd w:id="431"/>
    </w:p>
    <w:p w14:paraId="0A3E4A74" w14:textId="77777777" w:rsidR="00564C8B" w:rsidRPr="00B30A26" w:rsidRDefault="00564C8B" w:rsidP="00B70178">
      <w:pPr>
        <w:rPr>
          <w:lang w:val="es-ES"/>
        </w:rPr>
      </w:pPr>
    </w:p>
    <w:p w14:paraId="34050A59" w14:textId="5E4345AC" w:rsidR="00564C8B" w:rsidRPr="00B30A26" w:rsidRDefault="00125E75" w:rsidP="00125E75">
      <w:pPr>
        <w:pStyle w:val="Heading4"/>
        <w:rPr>
          <w:lang w:val="es-ES"/>
        </w:rPr>
      </w:pPr>
      <w:bookmarkStart w:id="432" w:name="_Toc518466253"/>
      <w:r w:rsidRPr="00B30A26">
        <w:rPr>
          <w:lang w:val="es-ES"/>
        </w:rPr>
        <w:t>Visibilizar la Carga</w:t>
      </w:r>
      <w:bookmarkEnd w:id="432"/>
    </w:p>
    <w:p w14:paraId="7FD9B6B5" w14:textId="77777777" w:rsidR="00125E75" w:rsidRPr="00B30A26" w:rsidRDefault="00125E75" w:rsidP="00B70178">
      <w:pPr>
        <w:rPr>
          <w:lang w:val="es-ES"/>
        </w:rPr>
      </w:pPr>
    </w:p>
    <w:p w14:paraId="0C7562F1" w14:textId="08E55490" w:rsidR="00564C8B" w:rsidRPr="00B30A26" w:rsidRDefault="00125E75" w:rsidP="00B70178">
      <w:pPr>
        <w:rPr>
          <w:lang w:val="es-ES"/>
        </w:rPr>
      </w:pPr>
      <w:r w:rsidRPr="00B30A26">
        <w:rPr>
          <w:lang w:val="es-ES"/>
        </w:rPr>
        <w:t>Este tipo de soluciones ofrecen una visibilidad de extremo a extremo de la cadena de suministro para los actores, lo que permite un enfoque de colaboración en las actividades de ejecución.</w:t>
      </w:r>
      <w:sdt>
        <w:sdtPr>
          <w:rPr>
            <w:lang w:val="es-ES"/>
          </w:rPr>
          <w:id w:val="-1404284503"/>
          <w:citation/>
        </w:sdtPr>
        <w:sdtContent>
          <w:r w:rsidRPr="00B30A26">
            <w:rPr>
              <w:lang w:val="es-ES"/>
            </w:rPr>
            <w:fldChar w:fldCharType="begin"/>
          </w:r>
          <w:r w:rsidRPr="00B30A26">
            <w:rPr>
              <w:lang w:val="es-ES"/>
            </w:rPr>
            <w:instrText xml:space="preserve"> CITATION Sot \l 3082 </w:instrText>
          </w:r>
          <w:r w:rsidRPr="00B30A26">
            <w:rPr>
              <w:lang w:val="es-ES"/>
            </w:rPr>
            <w:fldChar w:fldCharType="separate"/>
          </w:r>
          <w:ins w:id="433" w:author="felipe campo" w:date="2018-07-04T11:15:00Z">
            <w:r w:rsidR="00515FE7">
              <w:rPr>
                <w:noProof/>
                <w:lang w:val="es-ES"/>
              </w:rPr>
              <w:t xml:space="preserve"> </w:t>
            </w:r>
            <w:r w:rsidR="00515FE7" w:rsidRPr="00515FE7">
              <w:rPr>
                <w:noProof/>
                <w:lang w:val="es-ES"/>
                <w:rPrChange w:id="434" w:author="felipe campo" w:date="2018-07-04T11:15:00Z">
                  <w:rPr>
                    <w:rFonts w:eastAsia="Times New Roman"/>
                  </w:rPr>
                </w:rPrChange>
              </w:rPr>
              <w:t>[8]</w:t>
            </w:r>
          </w:ins>
          <w:del w:id="435" w:author="felipe campo" w:date="2018-07-04T11:15:00Z">
            <w:r w:rsidR="0048189B" w:rsidRPr="00B30A26" w:rsidDel="00515FE7">
              <w:rPr>
                <w:noProof/>
                <w:lang w:val="es-ES"/>
              </w:rPr>
              <w:delText xml:space="preserve"> [8]</w:delText>
            </w:r>
          </w:del>
          <w:r w:rsidRPr="00B30A26">
            <w:rPr>
              <w:lang w:val="es-ES"/>
            </w:rPr>
            <w:fldChar w:fldCharType="end"/>
          </w:r>
        </w:sdtContent>
      </w:sdt>
    </w:p>
    <w:p w14:paraId="6F73EF5F" w14:textId="77777777" w:rsidR="00125E75" w:rsidRPr="00B30A26" w:rsidRDefault="00125E75" w:rsidP="00125E75">
      <w:pPr>
        <w:keepNext/>
        <w:rPr>
          <w:lang w:val="es-ES"/>
        </w:rPr>
      </w:pPr>
      <w:r w:rsidRPr="00B30A26">
        <w:rPr>
          <w:noProof/>
        </w:rPr>
        <w:lastRenderedPageBreak/>
        <w:drawing>
          <wp:inline distT="0" distB="0" distL="0" distR="0" wp14:anchorId="079DEACB" wp14:editId="3E585EE8">
            <wp:extent cx="5943600" cy="2360295"/>
            <wp:effectExtent l="25400" t="25400" r="25400" b="27305"/>
            <wp:docPr id="18" name="Picture 18" descr="reqs/export/RFE/usados/Requisitos%20LogCloud__RFE%20Requisitos%20Funcionales%20Externos__RFE%20Nivel%202%20Visibilizar%20la%20Carga__RFE%20Nivel%202%20Visibilizar%20la%20Carga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qs/export/RFE/usados/Requisitos%20LogCloud__RFE%20Requisitos%20Funcionales%20Externos__RFE%20Nivel%202%20Visibilizar%20la%20Carga__RFE%20Nivel%202%20Visibilizar%20la%20Carga_1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360295"/>
                    </a:xfrm>
                    <a:prstGeom prst="rect">
                      <a:avLst/>
                    </a:prstGeom>
                    <a:noFill/>
                    <a:ln>
                      <a:solidFill>
                        <a:schemeClr val="accent6"/>
                      </a:solidFill>
                    </a:ln>
                  </pic:spPr>
                </pic:pic>
              </a:graphicData>
            </a:graphic>
          </wp:inline>
        </w:drawing>
      </w:r>
    </w:p>
    <w:p w14:paraId="0E6172C0" w14:textId="11A10358" w:rsidR="00564C8B" w:rsidRPr="00B30A26" w:rsidRDefault="00125E75" w:rsidP="00CE6E9B">
      <w:pPr>
        <w:pStyle w:val="Caption"/>
        <w:rPr>
          <w:sz w:val="20"/>
          <w:lang w:val="es-ES"/>
        </w:rPr>
      </w:pPr>
      <w:bookmarkStart w:id="436" w:name="_Toc477252570"/>
      <w:r w:rsidRPr="00B30A26">
        <w:rPr>
          <w:sz w:val="20"/>
          <w:lang w:val="es-ES"/>
        </w:rPr>
        <w:t xml:space="preserve">Figura </w:t>
      </w:r>
      <w:r w:rsidRPr="00B30A26">
        <w:rPr>
          <w:sz w:val="20"/>
          <w:lang w:val="es-ES"/>
        </w:rPr>
        <w:fldChar w:fldCharType="begin"/>
      </w:r>
      <w:r w:rsidRPr="00B30A26">
        <w:rPr>
          <w:sz w:val="20"/>
          <w:lang w:val="es-ES"/>
        </w:rPr>
        <w:instrText xml:space="preserve"> SEQ Figura \* ARABIC </w:instrText>
      </w:r>
      <w:r w:rsidRPr="00B30A26">
        <w:rPr>
          <w:sz w:val="20"/>
          <w:lang w:val="es-ES"/>
        </w:rPr>
        <w:fldChar w:fldCharType="separate"/>
      </w:r>
      <w:r w:rsidR="00515FE7">
        <w:rPr>
          <w:noProof/>
          <w:sz w:val="20"/>
          <w:lang w:val="es-ES"/>
        </w:rPr>
        <w:t>12</w:t>
      </w:r>
      <w:r w:rsidRPr="00B30A26">
        <w:rPr>
          <w:sz w:val="20"/>
          <w:lang w:val="es-ES"/>
        </w:rPr>
        <w:fldChar w:fldCharType="end"/>
      </w:r>
      <w:r w:rsidRPr="00B30A26">
        <w:rPr>
          <w:sz w:val="20"/>
          <w:lang w:val="es-ES"/>
        </w:rPr>
        <w:t xml:space="preserve"> </w:t>
      </w:r>
      <w:r w:rsidRPr="00B30A26">
        <w:rPr>
          <w:noProof/>
          <w:sz w:val="20"/>
          <w:lang w:val="es-ES"/>
        </w:rPr>
        <w:t>RFE Nivel 2 Visibilizar la Carga</w:t>
      </w:r>
      <w:bookmarkEnd w:id="436"/>
    </w:p>
    <w:p w14:paraId="730E5368" w14:textId="77777777" w:rsidR="00125E75" w:rsidRPr="00B30A26" w:rsidRDefault="00125E75" w:rsidP="00B70178">
      <w:pPr>
        <w:rPr>
          <w:lang w:val="es-ES"/>
        </w:rPr>
      </w:pPr>
    </w:p>
    <w:p w14:paraId="06495DAA" w14:textId="30A1114C" w:rsidR="00125E75" w:rsidRPr="00B30A26" w:rsidRDefault="00D064BF" w:rsidP="00D064BF">
      <w:pPr>
        <w:pStyle w:val="Heading4"/>
        <w:rPr>
          <w:lang w:val="es-ES"/>
        </w:rPr>
      </w:pPr>
      <w:bookmarkStart w:id="437" w:name="_Toc518466254"/>
      <w:r w:rsidRPr="00B30A26">
        <w:rPr>
          <w:lang w:val="es-ES"/>
        </w:rPr>
        <w:t>Rut</w:t>
      </w:r>
      <w:r w:rsidR="00802051" w:rsidRPr="00B30A26">
        <w:rPr>
          <w:lang w:val="es-ES"/>
        </w:rPr>
        <w:t>e</w:t>
      </w:r>
      <w:r w:rsidRPr="00B30A26">
        <w:rPr>
          <w:lang w:val="es-ES"/>
        </w:rPr>
        <w:t>ar y programar envíos</w:t>
      </w:r>
      <w:bookmarkEnd w:id="437"/>
    </w:p>
    <w:p w14:paraId="5D8A231C" w14:textId="77777777" w:rsidR="00D064BF" w:rsidRPr="00B30A26" w:rsidRDefault="00D064BF" w:rsidP="00D064BF">
      <w:pPr>
        <w:rPr>
          <w:lang w:val="es-ES"/>
        </w:rPr>
      </w:pPr>
    </w:p>
    <w:p w14:paraId="6341EFB9" w14:textId="3C0B6041" w:rsidR="00D064BF" w:rsidRPr="00B30A26" w:rsidRDefault="00D064BF" w:rsidP="00D064BF">
      <w:pPr>
        <w:rPr>
          <w:lang w:val="es-ES"/>
        </w:rPr>
      </w:pPr>
      <w:r w:rsidRPr="00B30A26">
        <w:rPr>
          <w:lang w:val="es-ES"/>
        </w:rPr>
        <w:t>Los TMS</w:t>
      </w:r>
      <w:r w:rsidR="004F6A81" w:rsidRPr="00B30A26">
        <w:rPr>
          <w:lang w:val="es-ES"/>
        </w:rPr>
        <w:fldChar w:fldCharType="begin"/>
      </w:r>
      <w:r w:rsidR="004F6A81" w:rsidRPr="00B30A26">
        <w:rPr>
          <w:lang w:val="es-ES"/>
        </w:rPr>
        <w:instrText xml:space="preserve"> XE "</w:instrText>
      </w:r>
      <w:r w:rsidR="004F6A81" w:rsidRPr="00B30A26">
        <w:rPr>
          <w:b/>
          <w:szCs w:val="28"/>
          <w:lang w:val="es-ES"/>
        </w:rPr>
        <w:instrText>TMS</w:instrText>
      </w:r>
      <w:r w:rsidR="004F6A81" w:rsidRPr="00B30A26">
        <w:rPr>
          <w:lang w:val="es-ES"/>
        </w:rPr>
        <w:instrText xml:space="preserve">" </w:instrText>
      </w:r>
      <w:r w:rsidR="004F6A81" w:rsidRPr="00B30A26">
        <w:rPr>
          <w:lang w:val="es-ES"/>
        </w:rPr>
        <w:fldChar w:fldCharType="end"/>
      </w:r>
      <w:r w:rsidRPr="00B30A26">
        <w:rPr>
          <w:lang w:val="es-ES"/>
        </w:rPr>
        <w:t xml:space="preserve"> utiliza</w:t>
      </w:r>
      <w:r w:rsidR="00125592">
        <w:rPr>
          <w:lang w:val="es-ES"/>
        </w:rPr>
        <w:t>n</w:t>
      </w:r>
      <w:r w:rsidRPr="00B30A26">
        <w:rPr>
          <w:lang w:val="es-ES"/>
        </w:rPr>
        <w:t xml:space="preserve"> algoritmos de optimización y métodos matemáticos para encontrar una solución que ofrezca ofrece un costo o tiempo mínimo entre las diferentes rutas posibles. Utilizando como entrada las órdenes de entrega y teniendo en cuenta las limitaciones (capacidad, ventanas de entrega, etc.), un TMS devuelve como salida una programación de rutas, análisis de costos y mapas. La importancia de esta funcionalidad es el impacto que tiene en la satisfacción del cliente, así como el cumplimiento puntual y oportuno de la ordenes lo cual lleva al éxito de. Esta característica ofrece también una reducción de costos y un menor consumo de combustible, lo que afecta positivamente el medio ambiente debido a la reducción de las emisiones de CO2.</w:t>
      </w:r>
    </w:p>
    <w:p w14:paraId="0F0F9132" w14:textId="77777777" w:rsidR="00D064BF" w:rsidRPr="00B30A26" w:rsidRDefault="00D064BF" w:rsidP="00B70178">
      <w:pPr>
        <w:rPr>
          <w:lang w:val="es-ES"/>
        </w:rPr>
      </w:pPr>
    </w:p>
    <w:p w14:paraId="4767FF4D" w14:textId="77777777" w:rsidR="00C57794" w:rsidRPr="00B30A26" w:rsidRDefault="00C57794" w:rsidP="00C57794">
      <w:pPr>
        <w:keepNext/>
        <w:rPr>
          <w:lang w:val="es-ES"/>
        </w:rPr>
      </w:pPr>
      <w:r w:rsidRPr="00B30A26">
        <w:rPr>
          <w:noProof/>
        </w:rPr>
        <w:lastRenderedPageBreak/>
        <w:drawing>
          <wp:inline distT="0" distB="0" distL="0" distR="0" wp14:anchorId="2A1A6424" wp14:editId="010AC5D9">
            <wp:extent cx="5932805" cy="2594610"/>
            <wp:effectExtent l="25400" t="25400" r="36195" b="21590"/>
            <wp:docPr id="19" name="Picture 19" descr="reqs/export/RFE/png/Requisitos%20LogCloud__RFE%20Requisitos%20Funcionales%20Externos__RFE%20Nivel%202%20Rutear%20y%20programar%20envios__RFE%20Nivel%202%20Rutear%20y%20programar%20envios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qs/export/RFE/png/Requisitos%20LogCloud__RFE%20Requisitos%20Funcionales%20Externos__RFE%20Nivel%202%20Rutear%20y%20programar%20envios__RFE%20Nivel%202%20Rutear%20y%20programar%20envios_1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2805" cy="2594610"/>
                    </a:xfrm>
                    <a:prstGeom prst="rect">
                      <a:avLst/>
                    </a:prstGeom>
                    <a:noFill/>
                    <a:ln>
                      <a:solidFill>
                        <a:schemeClr val="accent6"/>
                      </a:solidFill>
                    </a:ln>
                  </pic:spPr>
                </pic:pic>
              </a:graphicData>
            </a:graphic>
          </wp:inline>
        </w:drawing>
      </w:r>
    </w:p>
    <w:p w14:paraId="5142124E" w14:textId="62DCA74E" w:rsidR="00D064BF" w:rsidRPr="00B30A26" w:rsidRDefault="00C57794" w:rsidP="00CE6E9B">
      <w:pPr>
        <w:pStyle w:val="Caption"/>
        <w:rPr>
          <w:sz w:val="20"/>
          <w:lang w:val="es-ES"/>
        </w:rPr>
      </w:pPr>
      <w:bookmarkStart w:id="438" w:name="_Toc477252571"/>
      <w:r w:rsidRPr="00B30A26">
        <w:rPr>
          <w:sz w:val="20"/>
          <w:lang w:val="es-ES"/>
        </w:rPr>
        <w:t xml:space="preserve">Figura </w:t>
      </w:r>
      <w:r w:rsidRPr="00B30A26">
        <w:rPr>
          <w:sz w:val="20"/>
          <w:lang w:val="es-ES"/>
        </w:rPr>
        <w:fldChar w:fldCharType="begin"/>
      </w:r>
      <w:r w:rsidRPr="00B30A26">
        <w:rPr>
          <w:sz w:val="20"/>
          <w:lang w:val="es-ES"/>
        </w:rPr>
        <w:instrText xml:space="preserve"> SEQ Figura \* ARABIC </w:instrText>
      </w:r>
      <w:r w:rsidRPr="00B30A26">
        <w:rPr>
          <w:sz w:val="20"/>
          <w:lang w:val="es-ES"/>
        </w:rPr>
        <w:fldChar w:fldCharType="separate"/>
      </w:r>
      <w:r w:rsidR="00515FE7">
        <w:rPr>
          <w:noProof/>
          <w:sz w:val="20"/>
          <w:lang w:val="es-ES"/>
        </w:rPr>
        <w:t>13</w:t>
      </w:r>
      <w:r w:rsidRPr="00B30A26">
        <w:rPr>
          <w:sz w:val="20"/>
          <w:lang w:val="es-ES"/>
        </w:rPr>
        <w:fldChar w:fldCharType="end"/>
      </w:r>
      <w:r w:rsidR="00BD7B3C" w:rsidRPr="00B30A26">
        <w:rPr>
          <w:sz w:val="20"/>
          <w:lang w:val="es-ES"/>
        </w:rPr>
        <w:t xml:space="preserve"> </w:t>
      </w:r>
      <w:r w:rsidRPr="00B30A26">
        <w:rPr>
          <w:sz w:val="20"/>
          <w:lang w:val="es-ES"/>
        </w:rPr>
        <w:t>RFE Nivel 2 Rutear y programar envíos</w:t>
      </w:r>
      <w:bookmarkEnd w:id="438"/>
    </w:p>
    <w:p w14:paraId="679FE677" w14:textId="11FD13C9" w:rsidR="00C57794" w:rsidRPr="00B30A26" w:rsidRDefault="00C57794" w:rsidP="00C57794">
      <w:pPr>
        <w:pStyle w:val="Heading4"/>
        <w:rPr>
          <w:lang w:val="es-ES"/>
        </w:rPr>
      </w:pPr>
      <w:bookmarkStart w:id="439" w:name="_Toc518466255"/>
      <w:r w:rsidRPr="00B30A26">
        <w:rPr>
          <w:lang w:val="es-ES"/>
        </w:rPr>
        <w:t xml:space="preserve">Finalizar </w:t>
      </w:r>
      <w:r w:rsidR="00E60402" w:rsidRPr="00B30A26">
        <w:rPr>
          <w:lang w:val="es-ES"/>
        </w:rPr>
        <w:t>Envíos</w:t>
      </w:r>
      <w:bookmarkEnd w:id="439"/>
    </w:p>
    <w:p w14:paraId="6E7F0628" w14:textId="77777777" w:rsidR="00C57794" w:rsidRPr="00B30A26" w:rsidRDefault="00C57794" w:rsidP="00C57794">
      <w:pPr>
        <w:rPr>
          <w:lang w:val="es-ES"/>
        </w:rPr>
      </w:pPr>
    </w:p>
    <w:p w14:paraId="1DD85EB3" w14:textId="77777777" w:rsidR="00C57794" w:rsidRPr="00B30A26" w:rsidRDefault="00C57794" w:rsidP="00C57794">
      <w:pPr>
        <w:rPr>
          <w:lang w:val="es-ES"/>
        </w:rPr>
      </w:pPr>
    </w:p>
    <w:p w14:paraId="60813572" w14:textId="39A85CCF" w:rsidR="00C57794" w:rsidRPr="00B30A26" w:rsidRDefault="00C57794" w:rsidP="00C57794">
      <w:pPr>
        <w:rPr>
          <w:lang w:val="es-ES"/>
        </w:rPr>
      </w:pPr>
      <w:r w:rsidRPr="00B30A26">
        <w:rPr>
          <w:lang w:val="es-ES"/>
        </w:rPr>
        <w:t>Los TMS</w:t>
      </w:r>
      <w:r w:rsidR="004F6A81" w:rsidRPr="00B30A26">
        <w:rPr>
          <w:lang w:val="es-ES"/>
        </w:rPr>
        <w:fldChar w:fldCharType="begin"/>
      </w:r>
      <w:r w:rsidR="004F6A81" w:rsidRPr="00B30A26">
        <w:rPr>
          <w:lang w:val="es-ES"/>
        </w:rPr>
        <w:instrText xml:space="preserve"> XE "</w:instrText>
      </w:r>
      <w:r w:rsidR="004F6A81" w:rsidRPr="00B30A26">
        <w:rPr>
          <w:b/>
          <w:szCs w:val="28"/>
          <w:lang w:val="es-ES"/>
        </w:rPr>
        <w:instrText>TMS</w:instrText>
      </w:r>
      <w:r w:rsidR="004F6A81" w:rsidRPr="00B30A26">
        <w:rPr>
          <w:lang w:val="es-ES"/>
        </w:rPr>
        <w:instrText xml:space="preserve">" </w:instrText>
      </w:r>
      <w:r w:rsidR="004F6A81" w:rsidRPr="00B30A26">
        <w:rPr>
          <w:lang w:val="es-ES"/>
        </w:rPr>
        <w:fldChar w:fldCharType="end"/>
      </w:r>
      <w:r w:rsidRPr="00B30A26">
        <w:rPr>
          <w:lang w:val="es-ES"/>
        </w:rPr>
        <w:t xml:space="preserve"> permiten apoyar la automatización de estos procesos, haciéndolos más rápidos y reduciendo los errores que se producen cuando se introducen manualmente la información de facturas y envíos en el sistema</w:t>
      </w:r>
    </w:p>
    <w:p w14:paraId="64D478D2" w14:textId="77777777" w:rsidR="00C57794" w:rsidRPr="00B30A26" w:rsidRDefault="00C57794" w:rsidP="00C57794">
      <w:pPr>
        <w:keepNext/>
        <w:rPr>
          <w:lang w:val="es-ES"/>
        </w:rPr>
      </w:pPr>
      <w:r w:rsidRPr="00B30A26">
        <w:rPr>
          <w:noProof/>
        </w:rPr>
        <w:drawing>
          <wp:inline distT="0" distB="0" distL="0" distR="0" wp14:anchorId="28BEDA1F" wp14:editId="21DCB269">
            <wp:extent cx="5943600" cy="3072765"/>
            <wp:effectExtent l="25400" t="25400" r="25400" b="26035"/>
            <wp:docPr id="20" name="Picture 20" descr="reqs/export/RFE/png/Requisitos%20LogCloud__RFE%20Requisitos%20Funcionales%20Externos__RFE%20Nivel%202%20Finalizar%20Envios__RFE%20Nivel%202%20Finalizar%20Envios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qs/export/RFE/png/Requisitos%20LogCloud__RFE%20Requisitos%20Funcionales%20Externos__RFE%20Nivel%202%20Finalizar%20Envios__RFE%20Nivel%202%20Finalizar%20Envios_1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072765"/>
                    </a:xfrm>
                    <a:prstGeom prst="rect">
                      <a:avLst/>
                    </a:prstGeom>
                    <a:noFill/>
                    <a:ln>
                      <a:solidFill>
                        <a:schemeClr val="accent6"/>
                      </a:solidFill>
                    </a:ln>
                  </pic:spPr>
                </pic:pic>
              </a:graphicData>
            </a:graphic>
          </wp:inline>
        </w:drawing>
      </w:r>
    </w:p>
    <w:p w14:paraId="543A0280" w14:textId="00A68F60" w:rsidR="00C57794" w:rsidRPr="00B30A26" w:rsidRDefault="00C57794" w:rsidP="00CE6E9B">
      <w:pPr>
        <w:pStyle w:val="Caption"/>
        <w:rPr>
          <w:noProof/>
          <w:sz w:val="20"/>
          <w:lang w:val="es-ES"/>
        </w:rPr>
      </w:pPr>
      <w:bookmarkStart w:id="440" w:name="_Toc477252572"/>
      <w:r w:rsidRPr="00B30A26">
        <w:rPr>
          <w:sz w:val="20"/>
          <w:lang w:val="es-ES"/>
        </w:rPr>
        <w:t xml:space="preserve">Figura </w:t>
      </w:r>
      <w:r w:rsidRPr="00B30A26">
        <w:rPr>
          <w:sz w:val="20"/>
          <w:lang w:val="es-ES"/>
        </w:rPr>
        <w:fldChar w:fldCharType="begin"/>
      </w:r>
      <w:r w:rsidRPr="00B30A26">
        <w:rPr>
          <w:sz w:val="20"/>
          <w:lang w:val="es-ES"/>
        </w:rPr>
        <w:instrText xml:space="preserve"> SEQ Figura \* ARABIC </w:instrText>
      </w:r>
      <w:r w:rsidRPr="00B30A26">
        <w:rPr>
          <w:sz w:val="20"/>
          <w:lang w:val="es-ES"/>
        </w:rPr>
        <w:fldChar w:fldCharType="separate"/>
      </w:r>
      <w:r w:rsidR="00515FE7">
        <w:rPr>
          <w:noProof/>
          <w:sz w:val="20"/>
          <w:lang w:val="es-ES"/>
        </w:rPr>
        <w:t>14</w:t>
      </w:r>
      <w:r w:rsidRPr="00B30A26">
        <w:rPr>
          <w:sz w:val="20"/>
          <w:lang w:val="es-ES"/>
        </w:rPr>
        <w:fldChar w:fldCharType="end"/>
      </w:r>
      <w:r w:rsidRPr="00B30A26">
        <w:rPr>
          <w:sz w:val="20"/>
          <w:lang w:val="es-ES"/>
        </w:rPr>
        <w:t xml:space="preserve"> </w:t>
      </w:r>
      <w:r w:rsidRPr="00B30A26">
        <w:rPr>
          <w:noProof/>
          <w:sz w:val="20"/>
          <w:lang w:val="es-ES"/>
        </w:rPr>
        <w:t>RFE Nivel 2 Finalizar Envíos</w:t>
      </w:r>
      <w:bookmarkEnd w:id="440"/>
    </w:p>
    <w:p w14:paraId="3087DC79" w14:textId="77777777" w:rsidR="00C57794" w:rsidRPr="00B30A26" w:rsidRDefault="00C57794" w:rsidP="00C57794">
      <w:pPr>
        <w:rPr>
          <w:lang w:val="es-ES"/>
        </w:rPr>
      </w:pPr>
    </w:p>
    <w:p w14:paraId="6721EA57" w14:textId="32D7722F" w:rsidR="00C57794" w:rsidRPr="00B30A26" w:rsidRDefault="00C57794" w:rsidP="00C57794">
      <w:pPr>
        <w:rPr>
          <w:lang w:val="es-ES"/>
        </w:rPr>
      </w:pPr>
      <w:r w:rsidRPr="00B30A26">
        <w:rPr>
          <w:lang w:val="es-ES"/>
        </w:rPr>
        <w:lastRenderedPageBreak/>
        <w:t xml:space="preserve">En </w:t>
      </w:r>
      <w:r w:rsidR="000D3F30" w:rsidRPr="00B30A26">
        <w:rPr>
          <w:lang w:val="es-ES"/>
        </w:rPr>
        <w:t>conclusión,</w:t>
      </w:r>
      <w:r w:rsidR="00A54959" w:rsidRPr="00B30A26">
        <w:rPr>
          <w:lang w:val="es-ES"/>
        </w:rPr>
        <w:t xml:space="preserve"> los </w:t>
      </w:r>
      <w:r w:rsidR="000D3F30" w:rsidRPr="00B30A26">
        <w:rPr>
          <w:lang w:val="es-ES"/>
        </w:rPr>
        <w:t>requisitos</w:t>
      </w:r>
      <w:r w:rsidR="00A54959" w:rsidRPr="00B30A26">
        <w:rPr>
          <w:lang w:val="es-ES"/>
        </w:rPr>
        <w:t xml:space="preserve"> funcionales externos se </w:t>
      </w:r>
      <w:r w:rsidR="000D3F30" w:rsidRPr="00B30A26">
        <w:rPr>
          <w:lang w:val="es-ES"/>
        </w:rPr>
        <w:t>han modelado de acuerdo a su precedencia y especificidad en los sistemas TMS</w:t>
      </w:r>
      <w:r w:rsidR="004F6A81" w:rsidRPr="00B30A26">
        <w:rPr>
          <w:lang w:val="es-ES"/>
        </w:rPr>
        <w:fldChar w:fldCharType="begin"/>
      </w:r>
      <w:r w:rsidR="004F6A81" w:rsidRPr="00B30A26">
        <w:rPr>
          <w:lang w:val="es-ES"/>
        </w:rPr>
        <w:instrText xml:space="preserve"> XE "</w:instrText>
      </w:r>
      <w:r w:rsidR="004F6A81" w:rsidRPr="00B30A26">
        <w:rPr>
          <w:b/>
          <w:szCs w:val="28"/>
          <w:lang w:val="es-ES"/>
        </w:rPr>
        <w:instrText>TMS</w:instrText>
      </w:r>
      <w:r w:rsidR="004F6A81" w:rsidRPr="00B30A26">
        <w:rPr>
          <w:lang w:val="es-ES"/>
        </w:rPr>
        <w:instrText xml:space="preserve">" </w:instrText>
      </w:r>
      <w:r w:rsidR="004F6A81" w:rsidRPr="00B30A26">
        <w:rPr>
          <w:lang w:val="es-ES"/>
        </w:rPr>
        <w:fldChar w:fldCharType="end"/>
      </w:r>
      <w:r w:rsidR="000D3F30" w:rsidRPr="00B30A26">
        <w:rPr>
          <w:lang w:val="es-ES"/>
        </w:rPr>
        <w:t xml:space="preserve">. En la </w:t>
      </w:r>
      <w:r w:rsidR="000D3F30" w:rsidRPr="00B30A26">
        <w:rPr>
          <w:lang w:val="es-ES"/>
        </w:rPr>
        <w:fldChar w:fldCharType="begin"/>
      </w:r>
      <w:r w:rsidR="000D3F30" w:rsidRPr="00B30A26">
        <w:rPr>
          <w:lang w:val="es-ES"/>
        </w:rPr>
        <w:instrText xml:space="preserve"> REF _Ref476583516 \h </w:instrText>
      </w:r>
      <w:r w:rsidR="008760D8">
        <w:rPr>
          <w:lang w:val="es-ES"/>
        </w:rPr>
        <w:instrText xml:space="preserve"> \* MERGEFORMAT </w:instrText>
      </w:r>
      <w:r w:rsidR="000D3F30" w:rsidRPr="00B30A26">
        <w:rPr>
          <w:lang w:val="es-ES"/>
        </w:rPr>
      </w:r>
      <w:r w:rsidR="000D3F30" w:rsidRPr="00B30A26">
        <w:rPr>
          <w:lang w:val="es-ES"/>
        </w:rPr>
        <w:fldChar w:fldCharType="separate"/>
      </w:r>
      <w:ins w:id="441" w:author="felipe campo" w:date="2018-07-04T11:15:00Z">
        <w:r w:rsidR="00515FE7" w:rsidRPr="00515FE7">
          <w:rPr>
            <w:lang w:val="es-ES"/>
            <w:rPrChange w:id="442" w:author="felipe campo" w:date="2018-07-04T11:15:00Z">
              <w:rPr>
                <w:sz w:val="20"/>
                <w:lang w:val="es-ES"/>
              </w:rPr>
            </w:rPrChange>
          </w:rPr>
          <w:t>Figura 15 Diagrama de Casos de Uso de Requisitos Funcionales Externos</w:t>
        </w:r>
      </w:ins>
      <w:del w:id="443" w:author="felipe campo" w:date="2018-07-04T11:15:00Z">
        <w:r w:rsidR="005863FA" w:rsidRPr="00855148" w:rsidDel="00515FE7">
          <w:rPr>
            <w:lang w:val="es-ES"/>
          </w:rPr>
          <w:delText>Figura 15 Diagrama de Casos de Uso de Requisitos Funcionales Externos</w:delText>
        </w:r>
      </w:del>
      <w:r w:rsidR="000D3F30" w:rsidRPr="00B30A26">
        <w:rPr>
          <w:lang w:val="es-ES"/>
        </w:rPr>
        <w:fldChar w:fldCharType="end"/>
      </w:r>
      <w:r w:rsidR="000D3F30" w:rsidRPr="00B30A26">
        <w:rPr>
          <w:lang w:val="es-ES"/>
        </w:rPr>
        <w:t>, podemos apreciar como todos los requisitos funcionales externos nos permiten caracterizar a los TMS nos permiten establecer una base funcional para evaluar al sistema LogCloud</w:t>
      </w:r>
      <w:r w:rsidR="00267BF3">
        <w:rPr>
          <w:lang w:val="es-ES"/>
        </w:rPr>
        <w:fldChar w:fldCharType="begin"/>
      </w:r>
      <w:r w:rsidR="00267BF3" w:rsidRPr="00267BF3">
        <w:rPr>
          <w:lang w:val="es-ES"/>
        </w:rPr>
        <w:instrText xml:space="preserve"> XE "</w:instrText>
      </w:r>
      <w:r w:rsidR="00267BF3">
        <w:rPr>
          <w:szCs w:val="28"/>
          <w:lang w:val="es-ES"/>
        </w:rPr>
        <w:instrText>LogCloud</w:instrText>
      </w:r>
      <w:r w:rsidR="00267BF3" w:rsidRPr="00267BF3">
        <w:rPr>
          <w:lang w:val="es-ES"/>
        </w:rPr>
        <w:instrText xml:space="preserve">" </w:instrText>
      </w:r>
      <w:r w:rsidR="00267BF3">
        <w:rPr>
          <w:lang w:val="es-ES"/>
        </w:rPr>
        <w:fldChar w:fldCharType="end"/>
      </w:r>
      <w:r w:rsidR="000D3F30" w:rsidRPr="00B30A26">
        <w:rPr>
          <w:lang w:val="es-ES"/>
        </w:rPr>
        <w:t xml:space="preserve"> dentro como parte de los sistemas de información TMS globales.</w:t>
      </w:r>
    </w:p>
    <w:p w14:paraId="6434C97A" w14:textId="77777777" w:rsidR="00C57794" w:rsidRPr="00B30A26" w:rsidRDefault="00C57794" w:rsidP="00C57794">
      <w:pPr>
        <w:rPr>
          <w:lang w:val="es-ES"/>
        </w:rPr>
      </w:pPr>
    </w:p>
    <w:p w14:paraId="0555DB08" w14:textId="77777777" w:rsidR="00E60402" w:rsidRPr="00B30A26" w:rsidRDefault="00E60402" w:rsidP="00A54959">
      <w:pPr>
        <w:keepNext/>
        <w:rPr>
          <w:lang w:val="es-ES"/>
        </w:rPr>
        <w:sectPr w:rsidR="00E60402" w:rsidRPr="00B30A26" w:rsidSect="0097050D">
          <w:type w:val="continuous"/>
          <w:pgSz w:w="12240" w:h="15840"/>
          <w:pgMar w:top="1440" w:right="1440" w:bottom="1440" w:left="1440" w:header="709" w:footer="709" w:gutter="0"/>
          <w:cols w:space="708"/>
          <w:titlePg/>
          <w:docGrid w:linePitch="360"/>
        </w:sectPr>
      </w:pPr>
    </w:p>
    <w:p w14:paraId="7935AD52" w14:textId="72036AAD" w:rsidR="00E60402" w:rsidRPr="00B30A26" w:rsidRDefault="00E60402" w:rsidP="00A54959">
      <w:pPr>
        <w:keepNext/>
        <w:rPr>
          <w:lang w:val="es-ES"/>
        </w:rPr>
      </w:pPr>
      <w:r w:rsidRPr="00B30A26">
        <w:rPr>
          <w:noProof/>
        </w:rPr>
        <w:lastRenderedPageBreak/>
        <w:drawing>
          <wp:inline distT="0" distB="0" distL="0" distR="0" wp14:anchorId="192DD631" wp14:editId="045417D0">
            <wp:extent cx="8242935" cy="5473065"/>
            <wp:effectExtent l="0" t="0" r="0" b="0"/>
            <wp:docPr id="22" name="Picture 22" descr="reqs/export/RFE/usados/Requisitos%20LogCloud__RFE%20Requisitos%20Funcionales%20Externos__RFE%20%20Diagrama%20Completo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qs/export/RFE/usados/Requisitos%20LogCloud__RFE%20Requisitos%20Funcionales%20Externos__RFE%20%20Diagrama%20Completo_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254567" cy="5480788"/>
                    </a:xfrm>
                    <a:prstGeom prst="rect">
                      <a:avLst/>
                    </a:prstGeom>
                    <a:noFill/>
                    <a:ln>
                      <a:noFill/>
                    </a:ln>
                  </pic:spPr>
                </pic:pic>
              </a:graphicData>
            </a:graphic>
          </wp:inline>
        </w:drawing>
      </w:r>
    </w:p>
    <w:p w14:paraId="09ABFAB4" w14:textId="166962DC" w:rsidR="00E60402" w:rsidRPr="00B30A26" w:rsidRDefault="00E60402" w:rsidP="00CE6E9B">
      <w:pPr>
        <w:pStyle w:val="Caption"/>
        <w:rPr>
          <w:sz w:val="20"/>
          <w:lang w:val="es-ES"/>
        </w:rPr>
        <w:sectPr w:rsidR="00E60402" w:rsidRPr="00B30A26" w:rsidSect="0097050D">
          <w:pgSz w:w="15842" w:h="12242" w:orient="landscape"/>
          <w:pgMar w:top="1440" w:right="1440" w:bottom="1440" w:left="1440" w:header="709" w:footer="709" w:gutter="0"/>
          <w:cols w:space="708"/>
          <w:docGrid w:linePitch="360"/>
        </w:sectPr>
      </w:pPr>
      <w:bookmarkStart w:id="444" w:name="_Ref476583516"/>
      <w:bookmarkStart w:id="445" w:name="_Toc477252573"/>
      <w:r w:rsidRPr="00B30A26">
        <w:rPr>
          <w:sz w:val="20"/>
          <w:lang w:val="es-ES"/>
        </w:rPr>
        <w:t xml:space="preserve">Figura </w:t>
      </w:r>
      <w:r w:rsidRPr="00B30A26">
        <w:rPr>
          <w:sz w:val="20"/>
          <w:lang w:val="es-ES"/>
        </w:rPr>
        <w:fldChar w:fldCharType="begin"/>
      </w:r>
      <w:r w:rsidRPr="00B30A26">
        <w:rPr>
          <w:sz w:val="20"/>
          <w:lang w:val="es-ES"/>
        </w:rPr>
        <w:instrText xml:space="preserve"> SEQ Figura \* ARABIC </w:instrText>
      </w:r>
      <w:r w:rsidRPr="00B30A26">
        <w:rPr>
          <w:sz w:val="20"/>
          <w:lang w:val="es-ES"/>
        </w:rPr>
        <w:fldChar w:fldCharType="separate"/>
      </w:r>
      <w:r w:rsidR="00515FE7">
        <w:rPr>
          <w:noProof/>
          <w:sz w:val="20"/>
          <w:lang w:val="es-ES"/>
        </w:rPr>
        <w:t>15</w:t>
      </w:r>
      <w:r w:rsidRPr="00B30A26">
        <w:rPr>
          <w:sz w:val="20"/>
          <w:lang w:val="es-ES"/>
        </w:rPr>
        <w:fldChar w:fldCharType="end"/>
      </w:r>
      <w:r w:rsidRPr="00B30A26">
        <w:rPr>
          <w:sz w:val="20"/>
          <w:lang w:val="es-ES"/>
        </w:rPr>
        <w:t xml:space="preserve"> Diagrama de Casos de Uso de Requisitos Funcionales Externos</w:t>
      </w:r>
      <w:bookmarkEnd w:id="444"/>
      <w:bookmarkEnd w:id="445"/>
    </w:p>
    <w:p w14:paraId="0AAEAACC" w14:textId="78D087C0" w:rsidR="009F1261" w:rsidRPr="00B30A26" w:rsidRDefault="009F1261" w:rsidP="00E60402">
      <w:pPr>
        <w:pStyle w:val="Heading2"/>
        <w:rPr>
          <w:lang w:val="es-ES"/>
        </w:rPr>
      </w:pPr>
      <w:bookmarkStart w:id="446" w:name="_Toc518466256"/>
      <w:r w:rsidRPr="00B30A26">
        <w:rPr>
          <w:lang w:val="es-ES"/>
        </w:rPr>
        <w:lastRenderedPageBreak/>
        <w:t>Funcionalidades y requisitos LogCloud</w:t>
      </w:r>
      <w:r w:rsidR="00267BF3">
        <w:rPr>
          <w:lang w:val="es-ES"/>
        </w:rPr>
        <w:fldChar w:fldCharType="begin"/>
      </w:r>
      <w:r w:rsidR="00267BF3" w:rsidRPr="00267BF3">
        <w:rPr>
          <w:lang w:val="es-ES"/>
        </w:rPr>
        <w:instrText xml:space="preserve"> XE "</w:instrText>
      </w:r>
      <w:r w:rsidR="00267BF3">
        <w:rPr>
          <w:szCs w:val="28"/>
          <w:lang w:val="es-ES"/>
        </w:rPr>
        <w:instrText>LogCloud</w:instrText>
      </w:r>
      <w:r w:rsidR="00267BF3" w:rsidRPr="00267BF3">
        <w:rPr>
          <w:lang w:val="es-ES"/>
        </w:rPr>
        <w:instrText xml:space="preserve">" </w:instrText>
      </w:r>
      <w:r w:rsidR="00267BF3">
        <w:rPr>
          <w:lang w:val="es-ES"/>
        </w:rPr>
        <w:fldChar w:fldCharType="end"/>
      </w:r>
      <w:r w:rsidR="007E45EF" w:rsidRPr="00B30A26">
        <w:rPr>
          <w:lang w:val="es-ES"/>
        </w:rPr>
        <w:t xml:space="preserve"> y sus subsistemas</w:t>
      </w:r>
      <w:bookmarkEnd w:id="446"/>
    </w:p>
    <w:p w14:paraId="35DF1AE2" w14:textId="77777777" w:rsidR="009360D2" w:rsidRPr="00B30A26" w:rsidRDefault="009360D2" w:rsidP="009360D2">
      <w:pPr>
        <w:rPr>
          <w:lang w:val="es-ES"/>
        </w:rPr>
      </w:pPr>
    </w:p>
    <w:p w14:paraId="2BB5FB84" w14:textId="538B4A65" w:rsidR="00802051" w:rsidRPr="00B30A26" w:rsidRDefault="003C3922" w:rsidP="003C3922">
      <w:pPr>
        <w:pStyle w:val="Heading3"/>
        <w:rPr>
          <w:lang w:val="es-ES"/>
        </w:rPr>
      </w:pPr>
      <w:bookmarkStart w:id="447" w:name="_Toc518466257"/>
      <w:r w:rsidRPr="00B30A26">
        <w:rPr>
          <w:lang w:val="es-ES"/>
        </w:rPr>
        <w:t xml:space="preserve">Requisitos Funcionales de </w:t>
      </w:r>
      <w:proofErr w:type="gramStart"/>
      <w:r w:rsidRPr="00B30A26">
        <w:rPr>
          <w:lang w:val="es-ES"/>
        </w:rPr>
        <w:t>Negocio</w:t>
      </w:r>
      <w:r w:rsidR="009360D2" w:rsidRPr="00B30A26">
        <w:rPr>
          <w:lang w:val="es-ES"/>
        </w:rPr>
        <w:t xml:space="preserve"> </w:t>
      </w:r>
      <w:r w:rsidRPr="00B30A26">
        <w:rPr>
          <w:lang w:val="es-ES"/>
        </w:rPr>
        <w:t xml:space="preserve"> Primarios</w:t>
      </w:r>
      <w:bookmarkEnd w:id="447"/>
      <w:proofErr w:type="gramEnd"/>
    </w:p>
    <w:p w14:paraId="0EC03AFB" w14:textId="77777777" w:rsidR="003C3922" w:rsidRPr="00B30A26" w:rsidRDefault="003C3922" w:rsidP="003C3922">
      <w:pPr>
        <w:rPr>
          <w:lang w:val="es-ES"/>
        </w:rPr>
      </w:pPr>
    </w:p>
    <w:p w14:paraId="7FA355B1" w14:textId="27AEB94E" w:rsidR="003C3922" w:rsidRPr="00B30A26" w:rsidRDefault="003C3922" w:rsidP="003C3922">
      <w:pPr>
        <w:rPr>
          <w:lang w:val="es-ES"/>
        </w:rPr>
      </w:pPr>
      <w:r w:rsidRPr="00B30A26">
        <w:rPr>
          <w:lang w:val="es-ES"/>
        </w:rPr>
        <w:t>Los requisitos funcionales primarios o de negocio conforman la base de funciones de negocio del sistema, estos requisitos serán modelados por medio del estereotipo de Casos de Uso primarios (CUP), los cuáles serán utilizar como insumo funcional dentro de la metodología ADD</w:t>
      </w:r>
      <w:r w:rsidR="004F6A81" w:rsidRPr="00B30A26">
        <w:rPr>
          <w:lang w:val="es-ES"/>
        </w:rPr>
        <w:fldChar w:fldCharType="begin"/>
      </w:r>
      <w:r w:rsidR="004F6A81" w:rsidRPr="00B30A26">
        <w:rPr>
          <w:lang w:val="es-ES"/>
        </w:rPr>
        <w:instrText xml:space="preserve"> XE "</w:instrText>
      </w:r>
      <w:r w:rsidR="004F6A81" w:rsidRPr="00B30A26">
        <w:rPr>
          <w:b/>
          <w:szCs w:val="28"/>
          <w:lang w:val="es-ES"/>
        </w:rPr>
        <w:instrText>ADD</w:instrText>
      </w:r>
      <w:r w:rsidR="004F6A81" w:rsidRPr="00B30A26">
        <w:rPr>
          <w:lang w:val="es-ES"/>
        </w:rPr>
        <w:instrText xml:space="preserve">" </w:instrText>
      </w:r>
      <w:r w:rsidR="004F6A81" w:rsidRPr="00B30A26">
        <w:rPr>
          <w:lang w:val="es-ES"/>
        </w:rPr>
        <w:fldChar w:fldCharType="end"/>
      </w:r>
      <w:r w:rsidRPr="00B30A26">
        <w:rPr>
          <w:lang w:val="es-ES"/>
        </w:rPr>
        <w:t xml:space="preserve">. </w:t>
      </w:r>
    </w:p>
    <w:p w14:paraId="22A4476D" w14:textId="77777777" w:rsidR="003C3922" w:rsidRPr="00B30A26" w:rsidRDefault="003C3922" w:rsidP="003C3922">
      <w:pPr>
        <w:keepNext/>
        <w:rPr>
          <w:lang w:val="es-ES"/>
        </w:rPr>
      </w:pPr>
    </w:p>
    <w:p w14:paraId="1354DA98" w14:textId="77777777" w:rsidR="003C3922" w:rsidRPr="00B30A26" w:rsidRDefault="003C3922" w:rsidP="003C3922">
      <w:pPr>
        <w:keepNext/>
        <w:rPr>
          <w:lang w:val="es-ES"/>
        </w:rPr>
      </w:pPr>
      <w:r w:rsidRPr="00B30A26">
        <w:rPr>
          <w:noProof/>
        </w:rPr>
        <w:drawing>
          <wp:inline distT="0" distB="0" distL="0" distR="0" wp14:anchorId="371C1348" wp14:editId="5AC422D0">
            <wp:extent cx="5140149" cy="5451322"/>
            <wp:effectExtent l="0" t="0" r="0" b="0"/>
            <wp:docPr id="6" name="Picture 6" descr="Requisitos/export/RFE/png/Requisitos%20LogCloud__RF%20Requisitos%20Funcionales%20__RF%20Nivel%202%20Requisitos%20Funcionales%20Primarios__RF%20Nivel%202%20Requisitos%20Funcionales%20Primarios_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quisitos/export/RFE/png/Requisitos%20LogCloud__RF%20Requisitos%20Funcionales%20__RF%20Nivel%202%20Requisitos%20Funcionales%20Primarios__RF%20Nivel%202%20Requisitos%20Funcionales%20Primarios_45.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54385" cy="5466420"/>
                    </a:xfrm>
                    <a:prstGeom prst="rect">
                      <a:avLst/>
                    </a:prstGeom>
                    <a:noFill/>
                    <a:ln>
                      <a:noFill/>
                    </a:ln>
                  </pic:spPr>
                </pic:pic>
              </a:graphicData>
            </a:graphic>
          </wp:inline>
        </w:drawing>
      </w:r>
    </w:p>
    <w:p w14:paraId="3952C353" w14:textId="77777777" w:rsidR="003C3922" w:rsidRPr="00B30A26" w:rsidRDefault="003C3922" w:rsidP="003C3922">
      <w:pPr>
        <w:pStyle w:val="Caption"/>
        <w:jc w:val="both"/>
        <w:rPr>
          <w:lang w:val="es-ES"/>
        </w:rPr>
      </w:pPr>
      <w:bookmarkStart w:id="448" w:name="_Toc477252574"/>
      <w:r w:rsidRPr="00B30A26">
        <w:rPr>
          <w:lang w:val="es-ES"/>
        </w:rPr>
        <w:t xml:space="preserve">Figura </w:t>
      </w:r>
      <w:r w:rsidRPr="00B30A26">
        <w:rPr>
          <w:lang w:val="es-ES"/>
        </w:rPr>
        <w:fldChar w:fldCharType="begin"/>
      </w:r>
      <w:r w:rsidRPr="00B30A26">
        <w:rPr>
          <w:lang w:val="es-ES"/>
        </w:rPr>
        <w:instrText xml:space="preserve"> SEQ Figura \* ARABIC </w:instrText>
      </w:r>
      <w:r w:rsidRPr="00B30A26">
        <w:rPr>
          <w:lang w:val="es-ES"/>
        </w:rPr>
        <w:fldChar w:fldCharType="separate"/>
      </w:r>
      <w:r w:rsidR="00515FE7">
        <w:rPr>
          <w:noProof/>
          <w:lang w:val="es-ES"/>
        </w:rPr>
        <w:t>16</w:t>
      </w:r>
      <w:r w:rsidRPr="00B30A26">
        <w:rPr>
          <w:lang w:val="es-ES"/>
        </w:rPr>
        <w:fldChar w:fldCharType="end"/>
      </w:r>
      <w:r w:rsidRPr="00B30A26">
        <w:rPr>
          <w:lang w:val="es-ES"/>
        </w:rPr>
        <w:t xml:space="preserve"> Nivel 2 Requisitos Funcionales Primarios</w:t>
      </w:r>
      <w:bookmarkEnd w:id="448"/>
    </w:p>
    <w:p w14:paraId="0080EE43" w14:textId="77777777" w:rsidR="003C3922" w:rsidRPr="00B30A26" w:rsidRDefault="003C3922" w:rsidP="003C3922">
      <w:pPr>
        <w:rPr>
          <w:lang w:val="es-ES"/>
        </w:rPr>
      </w:pPr>
    </w:p>
    <w:p w14:paraId="7797AF62" w14:textId="73C26F23" w:rsidR="003C3922" w:rsidRDefault="003C3922" w:rsidP="003C3922">
      <w:pPr>
        <w:rPr>
          <w:lang w:val="es-ES"/>
        </w:rPr>
      </w:pPr>
      <w:r w:rsidRPr="00B30A26">
        <w:rPr>
          <w:lang w:val="es-ES"/>
        </w:rPr>
        <w:t>Dentro del modelo de requisitos de este documento, los CUP serán detallados por medio de diagramas más específicos</w:t>
      </w:r>
    </w:p>
    <w:p w14:paraId="7AAEBECE" w14:textId="77777777" w:rsidR="00284489" w:rsidRPr="00B30A26" w:rsidRDefault="00284489" w:rsidP="003C3922">
      <w:pPr>
        <w:rPr>
          <w:lang w:val="es-ES"/>
        </w:rPr>
      </w:pPr>
    </w:p>
    <w:p w14:paraId="27627661" w14:textId="31828BE0" w:rsidR="00DB6E66" w:rsidRPr="00B30A26" w:rsidRDefault="00DB6E66" w:rsidP="00802051">
      <w:pPr>
        <w:pStyle w:val="Heading3"/>
        <w:rPr>
          <w:rFonts w:eastAsiaTheme="minorHAnsi"/>
          <w:lang w:val="es-ES"/>
        </w:rPr>
      </w:pPr>
      <w:bookmarkStart w:id="449" w:name="_Toc518466258"/>
      <w:r w:rsidRPr="00B30A26">
        <w:rPr>
          <w:rFonts w:eastAsiaTheme="minorHAnsi"/>
          <w:lang w:val="es-ES"/>
        </w:rPr>
        <w:t>Requisitos Funcionales</w:t>
      </w:r>
      <w:r w:rsidR="007C32FC" w:rsidRPr="00B30A26">
        <w:rPr>
          <w:rFonts w:eastAsiaTheme="minorHAnsi"/>
          <w:lang w:val="es-ES"/>
        </w:rPr>
        <w:t xml:space="preserve"> Detallados</w:t>
      </w:r>
      <w:bookmarkEnd w:id="449"/>
    </w:p>
    <w:p w14:paraId="025F49C4" w14:textId="77777777" w:rsidR="003C3922" w:rsidRPr="00B30A26" w:rsidRDefault="003C3922" w:rsidP="003C3922">
      <w:pPr>
        <w:rPr>
          <w:lang w:val="es-ES"/>
        </w:rPr>
      </w:pPr>
    </w:p>
    <w:p w14:paraId="0FA39DF1" w14:textId="2F982E8C" w:rsidR="00DB6E66" w:rsidRPr="00B30A26" w:rsidRDefault="00DB6E66" w:rsidP="00DB6E66">
      <w:pPr>
        <w:pStyle w:val="Heading4"/>
        <w:rPr>
          <w:lang w:val="es-ES"/>
        </w:rPr>
      </w:pPr>
      <w:bookmarkStart w:id="450" w:name="_Toc518466259"/>
      <w:r w:rsidRPr="00B30A26">
        <w:rPr>
          <w:lang w:val="es-ES"/>
        </w:rPr>
        <w:t>Cargo Modal</w:t>
      </w:r>
      <w:bookmarkEnd w:id="450"/>
      <w:r w:rsidR="004F6A81" w:rsidRPr="00B30A26">
        <w:rPr>
          <w:lang w:val="es-ES"/>
        </w:rPr>
        <w:fldChar w:fldCharType="begin"/>
      </w:r>
      <w:r w:rsidR="004F6A81" w:rsidRPr="00B30A26">
        <w:rPr>
          <w:lang w:val="es-ES"/>
        </w:rPr>
        <w:instrText xml:space="preserve"> XE "</w:instrText>
      </w:r>
      <w:r w:rsidR="004F6A81" w:rsidRPr="00B30A26">
        <w:rPr>
          <w:b w:val="0"/>
          <w:szCs w:val="28"/>
          <w:lang w:val="es-ES"/>
        </w:rPr>
        <w:instrText>Cargo Modal</w:instrText>
      </w:r>
      <w:r w:rsidR="004F6A81" w:rsidRPr="00B30A26">
        <w:rPr>
          <w:lang w:val="es-ES"/>
        </w:rPr>
        <w:instrText xml:space="preserve">" </w:instrText>
      </w:r>
      <w:r w:rsidR="004F6A81" w:rsidRPr="00B30A26">
        <w:rPr>
          <w:lang w:val="es-ES"/>
        </w:rPr>
        <w:fldChar w:fldCharType="end"/>
      </w:r>
    </w:p>
    <w:p w14:paraId="5CC7D9DC" w14:textId="77777777" w:rsidR="003C3922" w:rsidRPr="00B30A26" w:rsidRDefault="003C3922" w:rsidP="003C3922">
      <w:pPr>
        <w:rPr>
          <w:lang w:val="es-ES"/>
        </w:rPr>
      </w:pPr>
    </w:p>
    <w:p w14:paraId="79FDABA1" w14:textId="77777777" w:rsidR="003C3922" w:rsidRPr="00B30A26" w:rsidRDefault="003C3922" w:rsidP="003C3922">
      <w:pPr>
        <w:keepNext/>
        <w:rPr>
          <w:lang w:val="es-ES"/>
        </w:rPr>
      </w:pPr>
      <w:r w:rsidRPr="00B30A26">
        <w:rPr>
          <w:noProof/>
        </w:rPr>
        <w:lastRenderedPageBreak/>
        <w:drawing>
          <wp:inline distT="0" distB="0" distL="0" distR="0" wp14:anchorId="5473D8A7" wp14:editId="7B4B62B2">
            <wp:extent cx="5937885" cy="6343015"/>
            <wp:effectExtent l="0" t="0" r="0" b="0"/>
            <wp:docPr id="8" name="Picture 8" descr="Requisitos/export/RFE/png/Requisitos%20LogCloud__RF%20Requisitos%20Funcionales%20__RF%20Nivel%203%20Requisitos%20Funcionales%20Cargo%20Modal__RF%20Nivel%203%20Actor%20Cargo%20Modal_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quisitos/export/RFE/png/Requisitos%20LogCloud__RF%20Requisitos%20Funcionales%20__RF%20Nivel%203%20Requisitos%20Funcionales%20Cargo%20Modal__RF%20Nivel%203%20Actor%20Cargo%20Modal_4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7885" cy="6343015"/>
                    </a:xfrm>
                    <a:prstGeom prst="rect">
                      <a:avLst/>
                    </a:prstGeom>
                    <a:noFill/>
                    <a:ln>
                      <a:noFill/>
                    </a:ln>
                  </pic:spPr>
                </pic:pic>
              </a:graphicData>
            </a:graphic>
          </wp:inline>
        </w:drawing>
      </w:r>
    </w:p>
    <w:p w14:paraId="13AE301C" w14:textId="239EA558" w:rsidR="003C3922" w:rsidRPr="00B30A26" w:rsidRDefault="003C3922" w:rsidP="003C3922">
      <w:pPr>
        <w:pStyle w:val="Caption"/>
        <w:jc w:val="both"/>
        <w:rPr>
          <w:lang w:val="es-ES"/>
        </w:rPr>
      </w:pPr>
      <w:bookmarkStart w:id="451" w:name="_Toc477252575"/>
      <w:r w:rsidRPr="00B30A26">
        <w:rPr>
          <w:lang w:val="es-ES"/>
        </w:rPr>
        <w:t xml:space="preserve">Figura </w:t>
      </w:r>
      <w:r w:rsidRPr="00B30A26">
        <w:rPr>
          <w:lang w:val="es-ES"/>
        </w:rPr>
        <w:fldChar w:fldCharType="begin"/>
      </w:r>
      <w:r w:rsidRPr="00B30A26">
        <w:rPr>
          <w:lang w:val="es-ES"/>
        </w:rPr>
        <w:instrText xml:space="preserve"> SEQ Figura \* ARABIC </w:instrText>
      </w:r>
      <w:r w:rsidRPr="00B30A26">
        <w:rPr>
          <w:lang w:val="es-ES"/>
        </w:rPr>
        <w:fldChar w:fldCharType="separate"/>
      </w:r>
      <w:r w:rsidR="00515FE7">
        <w:rPr>
          <w:noProof/>
          <w:lang w:val="es-ES"/>
        </w:rPr>
        <w:t>17</w:t>
      </w:r>
      <w:r w:rsidRPr="00B30A26">
        <w:rPr>
          <w:lang w:val="es-ES"/>
        </w:rPr>
        <w:fldChar w:fldCharType="end"/>
      </w:r>
      <w:r w:rsidRPr="00B30A26">
        <w:rPr>
          <w:lang w:val="es-ES"/>
        </w:rPr>
        <w:t xml:space="preserve"> Casos de Uso Nivel 2 para el Actor Cargo Modal</w:t>
      </w:r>
      <w:bookmarkEnd w:id="451"/>
      <w:r w:rsidR="004F6A81" w:rsidRPr="00B30A26">
        <w:rPr>
          <w:lang w:val="es-ES"/>
        </w:rPr>
        <w:fldChar w:fldCharType="begin"/>
      </w:r>
      <w:r w:rsidR="004F6A81" w:rsidRPr="00B30A26">
        <w:rPr>
          <w:lang w:val="es-ES"/>
        </w:rPr>
        <w:instrText xml:space="preserve"> XE "</w:instrText>
      </w:r>
      <w:r w:rsidR="004F6A81" w:rsidRPr="00B30A26">
        <w:rPr>
          <w:b/>
          <w:szCs w:val="28"/>
          <w:lang w:val="es-ES"/>
        </w:rPr>
        <w:instrText>Cargo Modal</w:instrText>
      </w:r>
      <w:r w:rsidR="004F6A81" w:rsidRPr="00B30A26">
        <w:rPr>
          <w:lang w:val="es-ES"/>
        </w:rPr>
        <w:instrText xml:space="preserve">" </w:instrText>
      </w:r>
      <w:r w:rsidR="004F6A81" w:rsidRPr="00B30A26">
        <w:rPr>
          <w:lang w:val="es-ES"/>
        </w:rPr>
        <w:fldChar w:fldCharType="end"/>
      </w:r>
    </w:p>
    <w:p w14:paraId="1C7855F3" w14:textId="77777777" w:rsidR="003C3922" w:rsidRPr="00B30A26" w:rsidRDefault="003C3922" w:rsidP="003C3922">
      <w:pPr>
        <w:rPr>
          <w:lang w:val="es-ES"/>
        </w:rPr>
      </w:pPr>
    </w:p>
    <w:p w14:paraId="4F861275" w14:textId="77777777" w:rsidR="003C3922" w:rsidRPr="00B30A26" w:rsidRDefault="003C3922" w:rsidP="003C3922">
      <w:pPr>
        <w:keepNext/>
        <w:rPr>
          <w:lang w:val="es-ES"/>
        </w:rPr>
      </w:pPr>
      <w:r w:rsidRPr="00B30A26">
        <w:rPr>
          <w:noProof/>
        </w:rPr>
        <w:lastRenderedPageBreak/>
        <w:drawing>
          <wp:inline distT="0" distB="0" distL="0" distR="0" wp14:anchorId="16163350" wp14:editId="6CBB4639">
            <wp:extent cx="5937885" cy="5393690"/>
            <wp:effectExtent l="0" t="0" r="0" b="0"/>
            <wp:docPr id="9" name="Picture 9" descr="Requisitos/export/RFE/png/Requisitos%20LogCloud__RF%20Requisitos%20Funcionales%20__RF%20Nivel%203%20Requisitos%20Funcionales%20Cargo%20Modal__RF%20Nivel%203%20Requisitos%20Funcionales%20Cargo%20Modal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quisitos/export/RFE/png/Requisitos%20LogCloud__RF%20Requisitos%20Funcionales%20__RF%20Nivel%203%20Requisitos%20Funcionales%20Cargo%20Modal__RF%20Nivel%203%20Requisitos%20Funcionales%20Cargo%20Modal_4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7885" cy="5393690"/>
                    </a:xfrm>
                    <a:prstGeom prst="rect">
                      <a:avLst/>
                    </a:prstGeom>
                    <a:noFill/>
                    <a:ln>
                      <a:noFill/>
                    </a:ln>
                  </pic:spPr>
                </pic:pic>
              </a:graphicData>
            </a:graphic>
          </wp:inline>
        </w:drawing>
      </w:r>
    </w:p>
    <w:p w14:paraId="657F01C5" w14:textId="304BAA43" w:rsidR="003C3922" w:rsidRPr="00B30A26" w:rsidRDefault="003C3922" w:rsidP="003C3922">
      <w:pPr>
        <w:pStyle w:val="Caption"/>
        <w:jc w:val="both"/>
        <w:rPr>
          <w:lang w:val="es-ES"/>
        </w:rPr>
      </w:pPr>
      <w:bookmarkStart w:id="452" w:name="_Toc477252576"/>
      <w:r w:rsidRPr="00B30A26">
        <w:rPr>
          <w:lang w:val="es-ES"/>
        </w:rPr>
        <w:t xml:space="preserve">Figura </w:t>
      </w:r>
      <w:r w:rsidRPr="00B30A26">
        <w:rPr>
          <w:lang w:val="es-ES"/>
        </w:rPr>
        <w:fldChar w:fldCharType="begin"/>
      </w:r>
      <w:r w:rsidRPr="00B30A26">
        <w:rPr>
          <w:lang w:val="es-ES"/>
        </w:rPr>
        <w:instrText xml:space="preserve"> SEQ Figura \* ARABIC </w:instrText>
      </w:r>
      <w:r w:rsidRPr="00B30A26">
        <w:rPr>
          <w:lang w:val="es-ES"/>
        </w:rPr>
        <w:fldChar w:fldCharType="separate"/>
      </w:r>
      <w:r w:rsidR="00515FE7">
        <w:rPr>
          <w:noProof/>
          <w:lang w:val="es-ES"/>
        </w:rPr>
        <w:t>18</w:t>
      </w:r>
      <w:r w:rsidRPr="00B30A26">
        <w:rPr>
          <w:lang w:val="es-ES"/>
        </w:rPr>
        <w:fldChar w:fldCharType="end"/>
      </w:r>
      <w:r w:rsidRPr="00B30A26">
        <w:rPr>
          <w:lang w:val="es-ES"/>
        </w:rPr>
        <w:t xml:space="preserve">  Casos de Uso Nivel 2 para usuario de Cargo Modal</w:t>
      </w:r>
      <w:bookmarkEnd w:id="452"/>
      <w:r w:rsidR="004F6A81" w:rsidRPr="00B30A26">
        <w:rPr>
          <w:lang w:val="es-ES"/>
        </w:rPr>
        <w:fldChar w:fldCharType="begin"/>
      </w:r>
      <w:r w:rsidR="004F6A81" w:rsidRPr="00B30A26">
        <w:rPr>
          <w:lang w:val="es-ES"/>
        </w:rPr>
        <w:instrText xml:space="preserve"> XE "</w:instrText>
      </w:r>
      <w:r w:rsidR="004F6A81" w:rsidRPr="00B30A26">
        <w:rPr>
          <w:b/>
          <w:szCs w:val="28"/>
          <w:lang w:val="es-ES"/>
        </w:rPr>
        <w:instrText>Cargo Modal</w:instrText>
      </w:r>
      <w:r w:rsidR="004F6A81" w:rsidRPr="00B30A26">
        <w:rPr>
          <w:lang w:val="es-ES"/>
        </w:rPr>
        <w:instrText xml:space="preserve">" </w:instrText>
      </w:r>
      <w:r w:rsidR="004F6A81" w:rsidRPr="00B30A26">
        <w:rPr>
          <w:lang w:val="es-ES"/>
        </w:rPr>
        <w:fldChar w:fldCharType="end"/>
      </w:r>
    </w:p>
    <w:p w14:paraId="5F717545" w14:textId="77777777" w:rsidR="00357C72" w:rsidRPr="00B30A26" w:rsidRDefault="00357C72" w:rsidP="00357C72">
      <w:pPr>
        <w:keepNext/>
        <w:rPr>
          <w:lang w:val="es-ES"/>
        </w:rPr>
      </w:pPr>
      <w:r w:rsidRPr="00B30A26">
        <w:rPr>
          <w:noProof/>
        </w:rPr>
        <w:lastRenderedPageBreak/>
        <w:drawing>
          <wp:inline distT="0" distB="0" distL="0" distR="0" wp14:anchorId="0EEE9F38" wp14:editId="0ADAD5B2">
            <wp:extent cx="5937885" cy="7558413"/>
            <wp:effectExtent l="0" t="0" r="0" b="0"/>
            <wp:docPr id="11" name="Picture 11" descr="Requisitos/export/RFE/png/Requisitos%20LogCloud__RF%20Requisitos%20Funcionales%20__RF%20Nivel%203%20Requisitos%20Funcionales%20Cargo%20Modal__RF%20Nivel%204%20Requisitos%20Detallados%20de%20Cargo%20Modal__RF%20Nivel%204%20Requisitos%20Detallados%20de%20Cargo%20Modal_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quisitos/export/RFE/png/Requisitos%20LogCloud__RF%20Requisitos%20Funcionales%20__RF%20Nivel%203%20Requisitos%20Funcionales%20Cargo%20Modal__RF%20Nivel%204%20Requisitos%20Detallados%20de%20Cargo%20Modal__RF%20Nivel%204%20Requisitos%20Detallados%20de%20Cargo%20Modal_49.png"/>
                    <pic:cNvPicPr>
                      <a:picLocks noChangeAspect="1" noChangeArrowheads="1"/>
                    </pic:cNvPicPr>
                  </pic:nvPicPr>
                  <pic:blipFill rotWithShape="1">
                    <a:blip r:embed="rId41">
                      <a:extLst>
                        <a:ext uri="{28A0092B-C50C-407E-A947-70E740481C1C}">
                          <a14:useLocalDpi xmlns:a14="http://schemas.microsoft.com/office/drawing/2010/main" val="0"/>
                        </a:ext>
                      </a:extLst>
                    </a:blip>
                    <a:srcRect t="8028"/>
                    <a:stretch/>
                  </pic:blipFill>
                  <pic:spPr bwMode="auto">
                    <a:xfrm>
                      <a:off x="0" y="0"/>
                      <a:ext cx="5937885" cy="7558413"/>
                    </a:xfrm>
                    <a:prstGeom prst="rect">
                      <a:avLst/>
                    </a:prstGeom>
                    <a:noFill/>
                    <a:ln>
                      <a:noFill/>
                    </a:ln>
                    <a:extLst>
                      <a:ext uri="{53640926-AAD7-44D8-BBD7-CCE9431645EC}">
                        <a14:shadowObscured xmlns:a14="http://schemas.microsoft.com/office/drawing/2010/main"/>
                      </a:ext>
                    </a:extLst>
                  </pic:spPr>
                </pic:pic>
              </a:graphicData>
            </a:graphic>
          </wp:inline>
        </w:drawing>
      </w:r>
    </w:p>
    <w:p w14:paraId="12EED409" w14:textId="78593C54" w:rsidR="00DB6E66" w:rsidRPr="00B30A26" w:rsidRDefault="00357C72" w:rsidP="00357C72">
      <w:pPr>
        <w:pStyle w:val="Caption"/>
        <w:jc w:val="both"/>
        <w:rPr>
          <w:lang w:val="es-ES"/>
        </w:rPr>
      </w:pPr>
      <w:bookmarkStart w:id="453" w:name="_Toc477252577"/>
      <w:r w:rsidRPr="00B30A26">
        <w:rPr>
          <w:lang w:val="es-ES"/>
        </w:rPr>
        <w:t xml:space="preserve">Figura </w:t>
      </w:r>
      <w:r w:rsidRPr="00B30A26">
        <w:rPr>
          <w:lang w:val="es-ES"/>
        </w:rPr>
        <w:fldChar w:fldCharType="begin"/>
      </w:r>
      <w:r w:rsidRPr="00B30A26">
        <w:rPr>
          <w:lang w:val="es-ES"/>
        </w:rPr>
        <w:instrText xml:space="preserve"> SEQ Figura \* ARABIC </w:instrText>
      </w:r>
      <w:r w:rsidRPr="00B30A26">
        <w:rPr>
          <w:lang w:val="es-ES"/>
        </w:rPr>
        <w:fldChar w:fldCharType="separate"/>
      </w:r>
      <w:r w:rsidR="00515FE7">
        <w:rPr>
          <w:noProof/>
          <w:lang w:val="es-ES"/>
        </w:rPr>
        <w:t>19</w:t>
      </w:r>
      <w:r w:rsidRPr="00B30A26">
        <w:rPr>
          <w:lang w:val="es-ES"/>
        </w:rPr>
        <w:fldChar w:fldCharType="end"/>
      </w:r>
      <w:r w:rsidRPr="00B30A26">
        <w:rPr>
          <w:lang w:val="es-ES"/>
        </w:rPr>
        <w:t xml:space="preserve"> Requisitos funcionales detallados de Cargo Modal</w:t>
      </w:r>
      <w:bookmarkEnd w:id="453"/>
      <w:r w:rsidR="004F6A81" w:rsidRPr="00B30A26">
        <w:rPr>
          <w:lang w:val="es-ES"/>
        </w:rPr>
        <w:fldChar w:fldCharType="begin"/>
      </w:r>
      <w:r w:rsidR="004F6A81" w:rsidRPr="00B30A26">
        <w:rPr>
          <w:lang w:val="es-ES"/>
        </w:rPr>
        <w:instrText xml:space="preserve"> XE "</w:instrText>
      </w:r>
      <w:r w:rsidR="004F6A81" w:rsidRPr="00B30A26">
        <w:rPr>
          <w:b/>
          <w:szCs w:val="28"/>
          <w:lang w:val="es-ES"/>
        </w:rPr>
        <w:instrText>Cargo Modal</w:instrText>
      </w:r>
      <w:r w:rsidR="004F6A81" w:rsidRPr="00B30A26">
        <w:rPr>
          <w:lang w:val="es-ES"/>
        </w:rPr>
        <w:instrText xml:space="preserve">" </w:instrText>
      </w:r>
      <w:r w:rsidR="004F6A81" w:rsidRPr="00B30A26">
        <w:rPr>
          <w:lang w:val="es-ES"/>
        </w:rPr>
        <w:fldChar w:fldCharType="end"/>
      </w:r>
    </w:p>
    <w:p w14:paraId="24B93851" w14:textId="5EC95251" w:rsidR="00DB6E66" w:rsidRPr="00B30A26" w:rsidRDefault="00B80A54" w:rsidP="00B80A54">
      <w:pPr>
        <w:pStyle w:val="Heading5"/>
        <w:rPr>
          <w:lang w:val="es-ES"/>
        </w:rPr>
      </w:pPr>
      <w:bookmarkStart w:id="454" w:name="_Toc518466260"/>
      <w:r w:rsidRPr="00B30A26">
        <w:rPr>
          <w:lang w:val="es-ES"/>
        </w:rPr>
        <w:lastRenderedPageBreak/>
        <w:t>Solicitudes</w:t>
      </w:r>
      <w:bookmarkEnd w:id="454"/>
    </w:p>
    <w:p w14:paraId="70B23BB6" w14:textId="41DCDFF6" w:rsidR="00DB6E66" w:rsidRPr="00B30A26" w:rsidRDefault="00D541A2" w:rsidP="00B80A54">
      <w:pPr>
        <w:pStyle w:val="Heading6"/>
        <w:rPr>
          <w:lang w:val="es-ES"/>
        </w:rPr>
      </w:pPr>
      <w:r w:rsidRPr="00B30A26">
        <w:rPr>
          <w:lang w:val="es-ES"/>
        </w:rPr>
        <w:t>RFCM-</w:t>
      </w:r>
      <w:r w:rsidR="00DB6E66" w:rsidRPr="00B30A26">
        <w:rPr>
          <w:lang w:val="es-ES"/>
        </w:rPr>
        <w:t>031</w:t>
      </w:r>
      <w:r w:rsidR="003237E6" w:rsidRPr="00B30A26">
        <w:rPr>
          <w:lang w:val="es-ES"/>
        </w:rPr>
        <w:t xml:space="preserve"> </w:t>
      </w:r>
      <w:r w:rsidR="00DB6E66" w:rsidRPr="00B30A26">
        <w:rPr>
          <w:lang w:val="es-ES"/>
        </w:rPr>
        <w:t>Registrar</w:t>
      </w:r>
      <w:r w:rsidR="003237E6" w:rsidRPr="00B30A26">
        <w:rPr>
          <w:lang w:val="es-ES"/>
        </w:rPr>
        <w:t xml:space="preserve"> </w:t>
      </w:r>
      <w:r w:rsidR="00DB6E66" w:rsidRPr="00B30A26">
        <w:rPr>
          <w:lang w:val="es-ES"/>
        </w:rPr>
        <w:t>solicitud</w:t>
      </w:r>
      <w:r w:rsidR="003237E6" w:rsidRPr="00B30A26">
        <w:rPr>
          <w:lang w:val="es-ES"/>
        </w:rPr>
        <w:t xml:space="preserve"> </w:t>
      </w:r>
      <w:r w:rsidR="00DB6E66" w:rsidRPr="00B30A26">
        <w:rPr>
          <w:lang w:val="es-ES"/>
        </w:rPr>
        <w:t>de</w:t>
      </w:r>
      <w:r w:rsidR="003237E6" w:rsidRPr="00B30A26">
        <w:rPr>
          <w:lang w:val="es-ES"/>
        </w:rPr>
        <w:t xml:space="preserve"> </w:t>
      </w:r>
      <w:r w:rsidR="00DB6E66" w:rsidRPr="00B30A26">
        <w:rPr>
          <w:lang w:val="es-ES"/>
        </w:rPr>
        <w:t>vehículo</w:t>
      </w:r>
    </w:p>
    <w:p w14:paraId="5311CA39" w14:textId="24682EE0" w:rsidR="00DB6E66" w:rsidRPr="00B30A26" w:rsidRDefault="00DB6E66" w:rsidP="00DB6E66">
      <w:pPr>
        <w:rPr>
          <w:lang w:val="es-ES"/>
        </w:rPr>
      </w:pPr>
      <w:r w:rsidRPr="00B30A26">
        <w:rPr>
          <w:lang w:val="es-ES"/>
        </w:rPr>
        <w:t>Permite</w:t>
      </w:r>
      <w:r w:rsidR="003237E6" w:rsidRPr="00B30A26">
        <w:rPr>
          <w:lang w:val="es-ES"/>
        </w:rPr>
        <w:t xml:space="preserve"> </w:t>
      </w:r>
      <w:r w:rsidRPr="00B30A26">
        <w:rPr>
          <w:lang w:val="es-ES"/>
        </w:rPr>
        <w:t>al</w:t>
      </w:r>
      <w:r w:rsidR="003237E6" w:rsidRPr="00B30A26">
        <w:rPr>
          <w:lang w:val="es-ES"/>
        </w:rPr>
        <w:t xml:space="preserve"> </w:t>
      </w:r>
      <w:r w:rsidRPr="00B30A26">
        <w:rPr>
          <w:lang w:val="es-ES"/>
        </w:rPr>
        <w:t>usuario</w:t>
      </w:r>
      <w:r w:rsidR="003237E6" w:rsidRPr="00B30A26">
        <w:rPr>
          <w:lang w:val="es-ES"/>
        </w:rPr>
        <w:t xml:space="preserve"> </w:t>
      </w:r>
      <w:r w:rsidRPr="00B30A26">
        <w:rPr>
          <w:lang w:val="es-ES"/>
        </w:rPr>
        <w:t>del</w:t>
      </w:r>
      <w:r w:rsidR="003237E6" w:rsidRPr="00B30A26">
        <w:rPr>
          <w:lang w:val="es-ES"/>
        </w:rPr>
        <w:t xml:space="preserve"> </w:t>
      </w:r>
      <w:r w:rsidRPr="00B30A26">
        <w:rPr>
          <w:lang w:val="es-ES"/>
        </w:rPr>
        <w:t>generador</w:t>
      </w:r>
      <w:r w:rsidR="003237E6" w:rsidRPr="00B30A26">
        <w:rPr>
          <w:lang w:val="es-ES"/>
        </w:rPr>
        <w:t xml:space="preserve"> </w:t>
      </w:r>
      <w:r w:rsidRPr="00B30A26">
        <w:rPr>
          <w:lang w:val="es-ES"/>
        </w:rPr>
        <w:t>de</w:t>
      </w:r>
      <w:r w:rsidR="003237E6" w:rsidRPr="00B30A26">
        <w:rPr>
          <w:lang w:val="es-ES"/>
        </w:rPr>
        <w:t xml:space="preserve"> </w:t>
      </w:r>
      <w:r w:rsidRPr="00B30A26">
        <w:rPr>
          <w:lang w:val="es-ES"/>
        </w:rPr>
        <w:t>carga</w:t>
      </w:r>
      <w:r w:rsidR="003237E6" w:rsidRPr="00B30A26">
        <w:rPr>
          <w:lang w:val="es-ES"/>
        </w:rPr>
        <w:t xml:space="preserve"> </w:t>
      </w:r>
      <w:r w:rsidRPr="00B30A26">
        <w:rPr>
          <w:lang w:val="es-ES"/>
        </w:rPr>
        <w:t>ingresar</w:t>
      </w:r>
      <w:r w:rsidR="003237E6" w:rsidRPr="00B30A26">
        <w:rPr>
          <w:lang w:val="es-ES"/>
        </w:rPr>
        <w:t xml:space="preserve"> </w:t>
      </w:r>
      <w:r w:rsidRPr="00B30A26">
        <w:rPr>
          <w:lang w:val="es-ES"/>
        </w:rPr>
        <w:t>la</w:t>
      </w:r>
      <w:r w:rsidR="003237E6" w:rsidRPr="00B30A26">
        <w:rPr>
          <w:lang w:val="es-ES"/>
        </w:rPr>
        <w:t xml:space="preserve"> </w:t>
      </w:r>
      <w:r w:rsidRPr="00B30A26">
        <w:rPr>
          <w:lang w:val="es-ES"/>
        </w:rPr>
        <w:t>necesidad</w:t>
      </w:r>
      <w:r w:rsidR="003237E6" w:rsidRPr="00B30A26">
        <w:rPr>
          <w:lang w:val="es-ES"/>
        </w:rPr>
        <w:t xml:space="preserve"> </w:t>
      </w:r>
      <w:r w:rsidRPr="00B30A26">
        <w:rPr>
          <w:lang w:val="es-ES"/>
        </w:rPr>
        <w:t>de</w:t>
      </w:r>
      <w:r w:rsidR="003237E6" w:rsidRPr="00B30A26">
        <w:rPr>
          <w:lang w:val="es-ES"/>
        </w:rPr>
        <w:t xml:space="preserve"> </w:t>
      </w:r>
      <w:r w:rsidRPr="00B30A26">
        <w:rPr>
          <w:lang w:val="es-ES"/>
        </w:rPr>
        <w:t>vehículo</w:t>
      </w:r>
      <w:r w:rsidR="003237E6" w:rsidRPr="00B30A26">
        <w:rPr>
          <w:lang w:val="es-ES"/>
        </w:rPr>
        <w:t xml:space="preserve"> </w:t>
      </w:r>
      <w:r w:rsidRPr="00B30A26">
        <w:rPr>
          <w:lang w:val="es-ES"/>
        </w:rPr>
        <w:t>y</w:t>
      </w:r>
      <w:r w:rsidR="003237E6" w:rsidRPr="00B30A26">
        <w:rPr>
          <w:lang w:val="es-ES"/>
        </w:rPr>
        <w:t xml:space="preserve"> </w:t>
      </w:r>
      <w:r w:rsidRPr="00B30A26">
        <w:rPr>
          <w:lang w:val="es-ES"/>
        </w:rPr>
        <w:t>ofertar</w:t>
      </w:r>
      <w:r w:rsidR="003237E6" w:rsidRPr="00B30A26">
        <w:rPr>
          <w:lang w:val="es-ES"/>
        </w:rPr>
        <w:t xml:space="preserve"> </w:t>
      </w:r>
      <w:r w:rsidRPr="00B30A26">
        <w:rPr>
          <w:lang w:val="es-ES"/>
        </w:rPr>
        <w:t>la</w:t>
      </w:r>
      <w:r w:rsidR="003237E6" w:rsidRPr="00B30A26">
        <w:rPr>
          <w:lang w:val="es-ES"/>
        </w:rPr>
        <w:t xml:space="preserve"> </w:t>
      </w:r>
      <w:r w:rsidRPr="00B30A26">
        <w:rPr>
          <w:lang w:val="es-ES"/>
        </w:rPr>
        <w:t>carga que</w:t>
      </w:r>
      <w:r w:rsidR="003237E6" w:rsidRPr="00B30A26">
        <w:rPr>
          <w:lang w:val="es-ES"/>
        </w:rPr>
        <w:t xml:space="preserve"> </w:t>
      </w:r>
      <w:r w:rsidRPr="00B30A26">
        <w:rPr>
          <w:lang w:val="es-ES"/>
        </w:rPr>
        <w:t>tiene</w:t>
      </w:r>
      <w:r w:rsidR="003237E6" w:rsidRPr="00B30A26">
        <w:rPr>
          <w:lang w:val="es-ES"/>
        </w:rPr>
        <w:t xml:space="preserve"> </w:t>
      </w:r>
      <w:r w:rsidRPr="00B30A26">
        <w:rPr>
          <w:lang w:val="es-ES"/>
        </w:rPr>
        <w:t>disponible</w:t>
      </w:r>
      <w:r w:rsidR="003237E6" w:rsidRPr="00B30A26">
        <w:rPr>
          <w:lang w:val="es-ES"/>
        </w:rPr>
        <w:t xml:space="preserve"> </w:t>
      </w:r>
      <w:r w:rsidRPr="00B30A26">
        <w:rPr>
          <w:lang w:val="es-ES"/>
        </w:rPr>
        <w:t>para</w:t>
      </w:r>
      <w:r w:rsidR="003237E6" w:rsidRPr="00B30A26">
        <w:rPr>
          <w:lang w:val="es-ES"/>
        </w:rPr>
        <w:t xml:space="preserve"> </w:t>
      </w:r>
      <w:r w:rsidRPr="00B30A26">
        <w:rPr>
          <w:lang w:val="es-ES"/>
        </w:rPr>
        <w:t>ser</w:t>
      </w:r>
      <w:r w:rsidR="003237E6" w:rsidRPr="00B30A26">
        <w:rPr>
          <w:lang w:val="es-ES"/>
        </w:rPr>
        <w:t xml:space="preserve"> </w:t>
      </w:r>
      <w:r w:rsidRPr="00B30A26">
        <w:rPr>
          <w:lang w:val="es-ES"/>
        </w:rPr>
        <w:t>transportada.</w:t>
      </w:r>
    </w:p>
    <w:p w14:paraId="77BD7290" w14:textId="77777777" w:rsidR="00DB6E66" w:rsidRPr="00B30A26" w:rsidRDefault="00DB6E66" w:rsidP="00DB6E66">
      <w:pPr>
        <w:rPr>
          <w:lang w:val="es-ES"/>
        </w:rPr>
      </w:pPr>
    </w:p>
    <w:p w14:paraId="6C87C678" w14:textId="08E74CC8" w:rsidR="00DB6E66" w:rsidRPr="00B30A26" w:rsidRDefault="00D541A2" w:rsidP="00B80A54">
      <w:pPr>
        <w:pStyle w:val="Heading6"/>
        <w:rPr>
          <w:lang w:val="es-ES"/>
        </w:rPr>
      </w:pPr>
      <w:r w:rsidRPr="00B30A26">
        <w:rPr>
          <w:lang w:val="es-ES"/>
        </w:rPr>
        <w:t>RFCM-</w:t>
      </w:r>
      <w:r w:rsidR="00DB6E66" w:rsidRPr="00B30A26">
        <w:rPr>
          <w:lang w:val="es-ES"/>
        </w:rPr>
        <w:t>032</w:t>
      </w:r>
      <w:r w:rsidR="003237E6" w:rsidRPr="00B30A26">
        <w:rPr>
          <w:lang w:val="es-ES"/>
        </w:rPr>
        <w:t xml:space="preserve"> </w:t>
      </w:r>
      <w:r w:rsidR="00DB6E66" w:rsidRPr="00B30A26">
        <w:rPr>
          <w:lang w:val="es-ES"/>
        </w:rPr>
        <w:t>Registrarlo</w:t>
      </w:r>
      <w:r w:rsidR="003237E6" w:rsidRPr="00B30A26">
        <w:rPr>
          <w:lang w:val="es-ES"/>
        </w:rPr>
        <w:t xml:space="preserve"> </w:t>
      </w:r>
      <w:r w:rsidR="00DB6E66" w:rsidRPr="00B30A26">
        <w:rPr>
          <w:lang w:val="es-ES"/>
        </w:rPr>
        <w:t>en</w:t>
      </w:r>
      <w:r w:rsidR="003237E6" w:rsidRPr="00B30A26">
        <w:rPr>
          <w:lang w:val="es-ES"/>
        </w:rPr>
        <w:t xml:space="preserve"> </w:t>
      </w:r>
      <w:r w:rsidR="00DB6E66" w:rsidRPr="00B30A26">
        <w:rPr>
          <w:lang w:val="es-ES"/>
        </w:rPr>
        <w:t>formato</w:t>
      </w:r>
      <w:r w:rsidR="003237E6" w:rsidRPr="00B30A26">
        <w:rPr>
          <w:lang w:val="es-ES"/>
        </w:rPr>
        <w:t xml:space="preserve"> </w:t>
      </w:r>
      <w:r w:rsidR="00DB6E66" w:rsidRPr="00B30A26">
        <w:rPr>
          <w:lang w:val="es-ES"/>
        </w:rPr>
        <w:t>en</w:t>
      </w:r>
      <w:r w:rsidR="003237E6" w:rsidRPr="00B30A26">
        <w:rPr>
          <w:lang w:val="es-ES"/>
        </w:rPr>
        <w:t xml:space="preserve"> </w:t>
      </w:r>
      <w:r w:rsidR="00DB6E66" w:rsidRPr="00B30A26">
        <w:rPr>
          <w:lang w:val="es-ES"/>
        </w:rPr>
        <w:t>Wizard</w:t>
      </w:r>
    </w:p>
    <w:p w14:paraId="56B5009D" w14:textId="1D719C89" w:rsidR="00DB6E66" w:rsidRPr="00B30A26" w:rsidRDefault="00DB6E66" w:rsidP="00DB6E66">
      <w:pPr>
        <w:rPr>
          <w:lang w:val="es-ES"/>
        </w:rPr>
      </w:pPr>
      <w:r w:rsidRPr="00B30A26">
        <w:rPr>
          <w:lang w:val="es-ES"/>
        </w:rPr>
        <w:t>Permite</w:t>
      </w:r>
      <w:r w:rsidR="003237E6" w:rsidRPr="00B30A26">
        <w:rPr>
          <w:lang w:val="es-ES"/>
        </w:rPr>
        <w:t xml:space="preserve"> </w:t>
      </w:r>
      <w:r w:rsidRPr="00B30A26">
        <w:rPr>
          <w:lang w:val="es-ES"/>
        </w:rPr>
        <w:t>al</w:t>
      </w:r>
      <w:r w:rsidR="003237E6" w:rsidRPr="00B30A26">
        <w:rPr>
          <w:lang w:val="es-ES"/>
        </w:rPr>
        <w:t xml:space="preserve"> </w:t>
      </w:r>
      <w:r w:rsidRPr="00B30A26">
        <w:rPr>
          <w:lang w:val="es-ES"/>
        </w:rPr>
        <w:t>usuario</w:t>
      </w:r>
      <w:r w:rsidR="003237E6" w:rsidRPr="00B30A26">
        <w:rPr>
          <w:lang w:val="es-ES"/>
        </w:rPr>
        <w:t xml:space="preserve"> </w:t>
      </w:r>
      <w:r w:rsidRPr="00B30A26">
        <w:rPr>
          <w:lang w:val="es-ES"/>
        </w:rPr>
        <w:t>del</w:t>
      </w:r>
      <w:r w:rsidR="003237E6" w:rsidRPr="00B30A26">
        <w:rPr>
          <w:lang w:val="es-ES"/>
        </w:rPr>
        <w:t xml:space="preserve"> </w:t>
      </w:r>
      <w:r w:rsidRPr="00B30A26">
        <w:rPr>
          <w:lang w:val="es-ES"/>
        </w:rPr>
        <w:t>generador</w:t>
      </w:r>
      <w:r w:rsidR="003237E6" w:rsidRPr="00B30A26">
        <w:rPr>
          <w:lang w:val="es-ES"/>
        </w:rPr>
        <w:t xml:space="preserve"> </w:t>
      </w:r>
      <w:r w:rsidRPr="00B30A26">
        <w:rPr>
          <w:lang w:val="es-ES"/>
        </w:rPr>
        <w:t>de</w:t>
      </w:r>
      <w:r w:rsidR="003237E6" w:rsidRPr="00B30A26">
        <w:rPr>
          <w:lang w:val="es-ES"/>
        </w:rPr>
        <w:t xml:space="preserve"> </w:t>
      </w:r>
      <w:r w:rsidRPr="00B30A26">
        <w:rPr>
          <w:lang w:val="es-ES"/>
        </w:rPr>
        <w:t>carga</w:t>
      </w:r>
      <w:r w:rsidR="003237E6" w:rsidRPr="00B30A26">
        <w:rPr>
          <w:lang w:val="es-ES"/>
        </w:rPr>
        <w:t xml:space="preserve"> </w:t>
      </w:r>
      <w:r w:rsidRPr="00B30A26">
        <w:rPr>
          <w:lang w:val="es-ES"/>
        </w:rPr>
        <w:t>ingresar</w:t>
      </w:r>
      <w:r w:rsidR="003237E6" w:rsidRPr="00B30A26">
        <w:rPr>
          <w:lang w:val="es-ES"/>
        </w:rPr>
        <w:t xml:space="preserve"> </w:t>
      </w:r>
      <w:r w:rsidRPr="00B30A26">
        <w:rPr>
          <w:lang w:val="es-ES"/>
        </w:rPr>
        <w:t>la</w:t>
      </w:r>
      <w:r w:rsidR="003237E6" w:rsidRPr="00B30A26">
        <w:rPr>
          <w:lang w:val="es-ES"/>
        </w:rPr>
        <w:t xml:space="preserve"> </w:t>
      </w:r>
      <w:r w:rsidRPr="00B30A26">
        <w:rPr>
          <w:lang w:val="es-ES"/>
        </w:rPr>
        <w:t>necesidad</w:t>
      </w:r>
      <w:r w:rsidR="003237E6" w:rsidRPr="00B30A26">
        <w:rPr>
          <w:lang w:val="es-ES"/>
        </w:rPr>
        <w:t xml:space="preserve"> </w:t>
      </w:r>
      <w:r w:rsidRPr="00B30A26">
        <w:rPr>
          <w:lang w:val="es-ES"/>
        </w:rPr>
        <w:t>de</w:t>
      </w:r>
      <w:r w:rsidR="003237E6" w:rsidRPr="00B30A26">
        <w:rPr>
          <w:lang w:val="es-ES"/>
        </w:rPr>
        <w:t xml:space="preserve"> </w:t>
      </w:r>
      <w:r w:rsidRPr="00B30A26">
        <w:rPr>
          <w:lang w:val="es-ES"/>
        </w:rPr>
        <w:t>vehículo</w:t>
      </w:r>
      <w:r w:rsidR="003237E6" w:rsidRPr="00B30A26">
        <w:rPr>
          <w:lang w:val="es-ES"/>
        </w:rPr>
        <w:t xml:space="preserve"> </w:t>
      </w:r>
      <w:r w:rsidRPr="00B30A26">
        <w:rPr>
          <w:lang w:val="es-ES"/>
        </w:rPr>
        <w:t>y</w:t>
      </w:r>
      <w:r w:rsidR="003237E6" w:rsidRPr="00B30A26">
        <w:rPr>
          <w:lang w:val="es-ES"/>
        </w:rPr>
        <w:t xml:space="preserve"> </w:t>
      </w:r>
      <w:r w:rsidRPr="00B30A26">
        <w:rPr>
          <w:lang w:val="es-ES"/>
        </w:rPr>
        <w:t>ofertar</w:t>
      </w:r>
      <w:r w:rsidR="003237E6" w:rsidRPr="00B30A26">
        <w:rPr>
          <w:lang w:val="es-ES"/>
        </w:rPr>
        <w:t xml:space="preserve"> </w:t>
      </w:r>
      <w:r w:rsidRPr="00B30A26">
        <w:rPr>
          <w:lang w:val="es-ES"/>
        </w:rPr>
        <w:t>la</w:t>
      </w:r>
      <w:r w:rsidR="003237E6" w:rsidRPr="00B30A26">
        <w:rPr>
          <w:lang w:val="es-ES"/>
        </w:rPr>
        <w:t xml:space="preserve"> </w:t>
      </w:r>
      <w:r w:rsidRPr="00B30A26">
        <w:rPr>
          <w:lang w:val="es-ES"/>
        </w:rPr>
        <w:t>carga que</w:t>
      </w:r>
      <w:r w:rsidR="003237E6" w:rsidRPr="00B30A26">
        <w:rPr>
          <w:lang w:val="es-ES"/>
        </w:rPr>
        <w:t xml:space="preserve"> </w:t>
      </w:r>
      <w:r w:rsidRPr="00B30A26">
        <w:rPr>
          <w:lang w:val="es-ES"/>
        </w:rPr>
        <w:t>tiene</w:t>
      </w:r>
      <w:r w:rsidR="003237E6" w:rsidRPr="00B30A26">
        <w:rPr>
          <w:lang w:val="es-ES"/>
        </w:rPr>
        <w:t xml:space="preserve"> </w:t>
      </w:r>
      <w:r w:rsidRPr="00B30A26">
        <w:rPr>
          <w:lang w:val="es-ES"/>
        </w:rPr>
        <w:t>disponible</w:t>
      </w:r>
      <w:r w:rsidR="003237E6" w:rsidRPr="00B30A26">
        <w:rPr>
          <w:lang w:val="es-ES"/>
        </w:rPr>
        <w:t xml:space="preserve"> </w:t>
      </w:r>
      <w:r w:rsidRPr="00B30A26">
        <w:rPr>
          <w:lang w:val="es-ES"/>
        </w:rPr>
        <w:t>para</w:t>
      </w:r>
      <w:r w:rsidR="003237E6" w:rsidRPr="00B30A26">
        <w:rPr>
          <w:lang w:val="es-ES"/>
        </w:rPr>
        <w:t xml:space="preserve"> </w:t>
      </w:r>
      <w:r w:rsidRPr="00B30A26">
        <w:rPr>
          <w:lang w:val="es-ES"/>
        </w:rPr>
        <w:t>ser</w:t>
      </w:r>
      <w:r w:rsidR="003237E6" w:rsidRPr="00B30A26">
        <w:rPr>
          <w:lang w:val="es-ES"/>
        </w:rPr>
        <w:t xml:space="preserve"> </w:t>
      </w:r>
      <w:r w:rsidRPr="00B30A26">
        <w:rPr>
          <w:lang w:val="es-ES"/>
        </w:rPr>
        <w:t>transportada</w:t>
      </w:r>
      <w:r w:rsidR="003237E6" w:rsidRPr="00B30A26">
        <w:rPr>
          <w:lang w:val="es-ES"/>
        </w:rPr>
        <w:t xml:space="preserve"> </w:t>
      </w:r>
      <w:r w:rsidRPr="00B30A26">
        <w:rPr>
          <w:lang w:val="es-ES"/>
        </w:rPr>
        <w:t>paso</w:t>
      </w:r>
      <w:r w:rsidR="003237E6" w:rsidRPr="00B30A26">
        <w:rPr>
          <w:lang w:val="es-ES"/>
        </w:rPr>
        <w:t xml:space="preserve"> </w:t>
      </w:r>
      <w:r w:rsidRPr="00B30A26">
        <w:rPr>
          <w:lang w:val="es-ES"/>
        </w:rPr>
        <w:t>a</w:t>
      </w:r>
      <w:r w:rsidR="003237E6" w:rsidRPr="00B30A26">
        <w:rPr>
          <w:lang w:val="es-ES"/>
        </w:rPr>
        <w:t xml:space="preserve"> </w:t>
      </w:r>
      <w:r w:rsidRPr="00B30A26">
        <w:rPr>
          <w:lang w:val="es-ES"/>
        </w:rPr>
        <w:t>paso,</w:t>
      </w:r>
      <w:r w:rsidR="003237E6" w:rsidRPr="00B30A26">
        <w:rPr>
          <w:lang w:val="es-ES"/>
        </w:rPr>
        <w:t xml:space="preserve"> </w:t>
      </w:r>
      <w:r w:rsidRPr="00B30A26">
        <w:rPr>
          <w:lang w:val="es-ES"/>
        </w:rPr>
        <w:t>esta</w:t>
      </w:r>
      <w:r w:rsidR="003237E6" w:rsidRPr="00B30A26">
        <w:rPr>
          <w:lang w:val="es-ES"/>
        </w:rPr>
        <w:t xml:space="preserve"> </w:t>
      </w:r>
      <w:r w:rsidRPr="00B30A26">
        <w:rPr>
          <w:lang w:val="es-ES"/>
        </w:rPr>
        <w:t>alternativa</w:t>
      </w:r>
      <w:r w:rsidR="003237E6" w:rsidRPr="00B30A26">
        <w:rPr>
          <w:lang w:val="es-ES"/>
        </w:rPr>
        <w:t xml:space="preserve"> </w:t>
      </w:r>
      <w:r w:rsidRPr="00B30A26">
        <w:rPr>
          <w:lang w:val="es-ES"/>
        </w:rPr>
        <w:t>de</w:t>
      </w:r>
      <w:r w:rsidR="003237E6" w:rsidRPr="00B30A26">
        <w:rPr>
          <w:lang w:val="es-ES"/>
        </w:rPr>
        <w:t xml:space="preserve"> </w:t>
      </w:r>
      <w:r w:rsidRPr="00B30A26">
        <w:rPr>
          <w:lang w:val="es-ES"/>
        </w:rPr>
        <w:t>la</w:t>
      </w:r>
      <w:r w:rsidR="003237E6" w:rsidRPr="00B30A26">
        <w:rPr>
          <w:lang w:val="es-ES"/>
        </w:rPr>
        <w:t xml:space="preserve"> </w:t>
      </w:r>
      <w:r w:rsidRPr="00B30A26">
        <w:rPr>
          <w:lang w:val="es-ES"/>
        </w:rPr>
        <w:t>solicitud</w:t>
      </w:r>
      <w:r w:rsidR="003237E6" w:rsidRPr="00B30A26">
        <w:rPr>
          <w:lang w:val="es-ES"/>
        </w:rPr>
        <w:t xml:space="preserve"> </w:t>
      </w:r>
      <w:r w:rsidRPr="00B30A26">
        <w:rPr>
          <w:lang w:val="es-ES"/>
        </w:rPr>
        <w:t>de vehículo</w:t>
      </w:r>
      <w:r w:rsidR="003237E6" w:rsidRPr="00B30A26">
        <w:rPr>
          <w:lang w:val="es-ES"/>
        </w:rPr>
        <w:t xml:space="preserve"> </w:t>
      </w:r>
      <w:r w:rsidRPr="00B30A26">
        <w:rPr>
          <w:lang w:val="es-ES"/>
        </w:rPr>
        <w:t>tendrá</w:t>
      </w:r>
      <w:r w:rsidR="003237E6" w:rsidRPr="00B30A26">
        <w:rPr>
          <w:lang w:val="es-ES"/>
        </w:rPr>
        <w:t xml:space="preserve"> </w:t>
      </w:r>
      <w:r w:rsidRPr="00B30A26">
        <w:rPr>
          <w:lang w:val="es-ES"/>
        </w:rPr>
        <w:t>mucha</w:t>
      </w:r>
      <w:r w:rsidR="003237E6" w:rsidRPr="00B30A26">
        <w:rPr>
          <w:lang w:val="es-ES"/>
        </w:rPr>
        <w:t xml:space="preserve"> </w:t>
      </w:r>
      <w:r w:rsidRPr="00B30A26">
        <w:rPr>
          <w:lang w:val="es-ES"/>
        </w:rPr>
        <w:t>más</w:t>
      </w:r>
      <w:r w:rsidR="003237E6" w:rsidRPr="00B30A26">
        <w:rPr>
          <w:lang w:val="es-ES"/>
        </w:rPr>
        <w:t xml:space="preserve"> </w:t>
      </w:r>
      <w:r w:rsidRPr="00B30A26">
        <w:rPr>
          <w:lang w:val="es-ES"/>
        </w:rPr>
        <w:t>información</w:t>
      </w:r>
      <w:r w:rsidR="003237E6" w:rsidRPr="00B30A26">
        <w:rPr>
          <w:lang w:val="es-ES"/>
        </w:rPr>
        <w:t xml:space="preserve"> </w:t>
      </w:r>
      <w:r w:rsidRPr="00B30A26">
        <w:rPr>
          <w:lang w:val="es-ES"/>
        </w:rPr>
        <w:t>de</w:t>
      </w:r>
      <w:r w:rsidR="003237E6" w:rsidRPr="00B30A26">
        <w:rPr>
          <w:lang w:val="es-ES"/>
        </w:rPr>
        <w:t xml:space="preserve"> </w:t>
      </w:r>
      <w:r w:rsidRPr="00B30A26">
        <w:rPr>
          <w:lang w:val="es-ES"/>
        </w:rPr>
        <w:t>ayuda</w:t>
      </w:r>
      <w:r w:rsidR="003237E6" w:rsidRPr="00B30A26">
        <w:rPr>
          <w:lang w:val="es-ES"/>
        </w:rPr>
        <w:t xml:space="preserve"> </w:t>
      </w:r>
      <w:r w:rsidRPr="00B30A26">
        <w:rPr>
          <w:lang w:val="es-ES"/>
        </w:rPr>
        <w:t>al</w:t>
      </w:r>
      <w:r w:rsidR="003237E6" w:rsidRPr="00B30A26">
        <w:rPr>
          <w:lang w:val="es-ES"/>
        </w:rPr>
        <w:t xml:space="preserve"> </w:t>
      </w:r>
      <w:r w:rsidRPr="00B30A26">
        <w:rPr>
          <w:lang w:val="es-ES"/>
        </w:rPr>
        <w:t>usuario.</w:t>
      </w:r>
    </w:p>
    <w:p w14:paraId="78E5709B" w14:textId="1943B44D" w:rsidR="00DB6E66" w:rsidRPr="00B30A26" w:rsidRDefault="00D541A2" w:rsidP="00B80A54">
      <w:pPr>
        <w:pStyle w:val="Heading6"/>
        <w:rPr>
          <w:lang w:val="es-ES"/>
        </w:rPr>
      </w:pPr>
      <w:r w:rsidRPr="00B30A26">
        <w:rPr>
          <w:lang w:val="es-ES"/>
        </w:rPr>
        <w:t>RFCM-</w:t>
      </w:r>
      <w:r w:rsidR="00DB6E66" w:rsidRPr="00B30A26">
        <w:rPr>
          <w:lang w:val="es-ES"/>
        </w:rPr>
        <w:t>033</w:t>
      </w:r>
      <w:r w:rsidR="003237E6" w:rsidRPr="00B30A26">
        <w:rPr>
          <w:lang w:val="es-ES"/>
        </w:rPr>
        <w:t xml:space="preserve"> </w:t>
      </w:r>
      <w:r w:rsidR="00DB6E66" w:rsidRPr="00B30A26">
        <w:rPr>
          <w:lang w:val="es-ES"/>
        </w:rPr>
        <w:t>Permitir</w:t>
      </w:r>
      <w:r w:rsidR="003237E6" w:rsidRPr="00B30A26">
        <w:rPr>
          <w:lang w:val="es-ES"/>
        </w:rPr>
        <w:t xml:space="preserve"> </w:t>
      </w:r>
      <w:r w:rsidR="00DB6E66" w:rsidRPr="00B30A26">
        <w:rPr>
          <w:lang w:val="es-ES"/>
        </w:rPr>
        <w:t>consulta</w:t>
      </w:r>
      <w:r w:rsidR="003237E6" w:rsidRPr="00B30A26">
        <w:rPr>
          <w:lang w:val="es-ES"/>
        </w:rPr>
        <w:t xml:space="preserve"> </w:t>
      </w:r>
      <w:r w:rsidR="00DB6E66" w:rsidRPr="00B30A26">
        <w:rPr>
          <w:lang w:val="es-ES"/>
        </w:rPr>
        <w:t>de</w:t>
      </w:r>
      <w:r w:rsidR="003237E6" w:rsidRPr="00B30A26">
        <w:rPr>
          <w:lang w:val="es-ES"/>
        </w:rPr>
        <w:t xml:space="preserve"> </w:t>
      </w:r>
      <w:r w:rsidR="00DB6E66" w:rsidRPr="00B30A26">
        <w:rPr>
          <w:lang w:val="es-ES"/>
        </w:rPr>
        <w:t>solicitudes</w:t>
      </w:r>
    </w:p>
    <w:p w14:paraId="7390EA8E" w14:textId="03F2EC5C" w:rsidR="00DB6E66" w:rsidRPr="00B30A26" w:rsidRDefault="00DB6E66" w:rsidP="00DB6E66">
      <w:pPr>
        <w:rPr>
          <w:lang w:val="es-ES"/>
        </w:rPr>
      </w:pPr>
      <w:r w:rsidRPr="00B30A26">
        <w:rPr>
          <w:lang w:val="es-ES"/>
        </w:rPr>
        <w:t>Permite</w:t>
      </w:r>
      <w:r w:rsidR="003237E6" w:rsidRPr="00B30A26">
        <w:rPr>
          <w:lang w:val="es-ES"/>
        </w:rPr>
        <w:t xml:space="preserve"> </w:t>
      </w:r>
      <w:r w:rsidRPr="00B30A26">
        <w:rPr>
          <w:lang w:val="es-ES"/>
        </w:rPr>
        <w:t>al</w:t>
      </w:r>
      <w:r w:rsidR="003237E6" w:rsidRPr="00B30A26">
        <w:rPr>
          <w:lang w:val="es-ES"/>
        </w:rPr>
        <w:t xml:space="preserve"> </w:t>
      </w:r>
      <w:r w:rsidRPr="00B30A26">
        <w:rPr>
          <w:lang w:val="es-ES"/>
        </w:rPr>
        <w:t>usuario</w:t>
      </w:r>
      <w:r w:rsidR="003237E6" w:rsidRPr="00B30A26">
        <w:rPr>
          <w:lang w:val="es-ES"/>
        </w:rPr>
        <w:t xml:space="preserve"> </w:t>
      </w:r>
      <w:r w:rsidRPr="00B30A26">
        <w:rPr>
          <w:lang w:val="es-ES"/>
        </w:rPr>
        <w:t>del</w:t>
      </w:r>
      <w:r w:rsidR="003237E6" w:rsidRPr="00B30A26">
        <w:rPr>
          <w:lang w:val="es-ES"/>
        </w:rPr>
        <w:t xml:space="preserve"> </w:t>
      </w:r>
      <w:r w:rsidRPr="00B30A26">
        <w:rPr>
          <w:lang w:val="es-ES"/>
        </w:rPr>
        <w:t>generador</w:t>
      </w:r>
      <w:r w:rsidR="003237E6" w:rsidRPr="00B30A26">
        <w:rPr>
          <w:lang w:val="es-ES"/>
        </w:rPr>
        <w:t xml:space="preserve"> </w:t>
      </w:r>
      <w:r w:rsidRPr="00B30A26">
        <w:rPr>
          <w:lang w:val="es-ES"/>
        </w:rPr>
        <w:t>de</w:t>
      </w:r>
      <w:r w:rsidR="003237E6" w:rsidRPr="00B30A26">
        <w:rPr>
          <w:lang w:val="es-ES"/>
        </w:rPr>
        <w:t xml:space="preserve"> </w:t>
      </w:r>
      <w:r w:rsidRPr="00B30A26">
        <w:rPr>
          <w:lang w:val="es-ES"/>
        </w:rPr>
        <w:t>carga</w:t>
      </w:r>
      <w:r w:rsidR="003237E6" w:rsidRPr="00B30A26">
        <w:rPr>
          <w:lang w:val="es-ES"/>
        </w:rPr>
        <w:t xml:space="preserve"> </w:t>
      </w:r>
      <w:r w:rsidRPr="00B30A26">
        <w:rPr>
          <w:lang w:val="es-ES"/>
        </w:rPr>
        <w:t>y</w:t>
      </w:r>
      <w:r w:rsidR="003237E6" w:rsidRPr="00B30A26">
        <w:rPr>
          <w:lang w:val="es-ES"/>
        </w:rPr>
        <w:t xml:space="preserve"> </w:t>
      </w:r>
      <w:r w:rsidRPr="00B30A26">
        <w:rPr>
          <w:lang w:val="es-ES"/>
        </w:rPr>
        <w:t>consultar</w:t>
      </w:r>
      <w:r w:rsidR="003237E6" w:rsidRPr="00B30A26">
        <w:rPr>
          <w:lang w:val="es-ES"/>
        </w:rPr>
        <w:t xml:space="preserve"> </w:t>
      </w:r>
      <w:r w:rsidRPr="00B30A26">
        <w:rPr>
          <w:lang w:val="es-ES"/>
        </w:rPr>
        <w:t>las</w:t>
      </w:r>
      <w:r w:rsidR="003237E6" w:rsidRPr="00B30A26">
        <w:rPr>
          <w:lang w:val="es-ES"/>
        </w:rPr>
        <w:t xml:space="preserve"> </w:t>
      </w:r>
      <w:r w:rsidRPr="00B30A26">
        <w:rPr>
          <w:lang w:val="es-ES"/>
        </w:rPr>
        <w:t>solicitudes</w:t>
      </w:r>
      <w:r w:rsidR="003237E6" w:rsidRPr="00B30A26">
        <w:rPr>
          <w:lang w:val="es-ES"/>
        </w:rPr>
        <w:t xml:space="preserve"> </w:t>
      </w:r>
      <w:r w:rsidRPr="00B30A26">
        <w:rPr>
          <w:lang w:val="es-ES"/>
        </w:rPr>
        <w:t>que</w:t>
      </w:r>
      <w:r w:rsidR="003237E6" w:rsidRPr="00B30A26">
        <w:rPr>
          <w:lang w:val="es-ES"/>
        </w:rPr>
        <w:t xml:space="preserve"> </w:t>
      </w:r>
      <w:r w:rsidRPr="00B30A26">
        <w:rPr>
          <w:lang w:val="es-ES"/>
        </w:rPr>
        <w:t>ha</w:t>
      </w:r>
      <w:r w:rsidR="003237E6" w:rsidRPr="00B30A26">
        <w:rPr>
          <w:lang w:val="es-ES"/>
        </w:rPr>
        <w:t xml:space="preserve"> </w:t>
      </w:r>
      <w:r w:rsidRPr="00B30A26">
        <w:rPr>
          <w:lang w:val="es-ES"/>
        </w:rPr>
        <w:t>registrado. También</w:t>
      </w:r>
      <w:r w:rsidR="003237E6" w:rsidRPr="00B30A26">
        <w:rPr>
          <w:lang w:val="es-ES"/>
        </w:rPr>
        <w:t xml:space="preserve"> </w:t>
      </w:r>
      <w:r w:rsidRPr="00B30A26">
        <w:rPr>
          <w:lang w:val="es-ES"/>
        </w:rPr>
        <w:t>al</w:t>
      </w:r>
      <w:r w:rsidR="003237E6" w:rsidRPr="00B30A26">
        <w:rPr>
          <w:lang w:val="es-ES"/>
        </w:rPr>
        <w:t xml:space="preserve"> </w:t>
      </w:r>
      <w:r w:rsidRPr="00B30A26">
        <w:rPr>
          <w:lang w:val="es-ES"/>
        </w:rPr>
        <w:t>administrador</w:t>
      </w:r>
      <w:r w:rsidR="003237E6" w:rsidRPr="00B30A26">
        <w:rPr>
          <w:lang w:val="es-ES"/>
        </w:rPr>
        <w:t xml:space="preserve"> </w:t>
      </w:r>
      <w:r w:rsidRPr="00B30A26">
        <w:rPr>
          <w:lang w:val="es-ES"/>
        </w:rPr>
        <w:t>de</w:t>
      </w:r>
      <w:r w:rsidR="003237E6" w:rsidRPr="00B30A26">
        <w:rPr>
          <w:lang w:val="es-ES"/>
        </w:rPr>
        <w:t xml:space="preserve"> </w:t>
      </w:r>
      <w:r w:rsidRPr="00B30A26">
        <w:rPr>
          <w:lang w:val="es-ES"/>
        </w:rPr>
        <w:t>la</w:t>
      </w:r>
      <w:r w:rsidR="003237E6" w:rsidRPr="00B30A26">
        <w:rPr>
          <w:lang w:val="es-ES"/>
        </w:rPr>
        <w:t xml:space="preserve"> </w:t>
      </w:r>
      <w:r w:rsidRPr="00B30A26">
        <w:rPr>
          <w:lang w:val="es-ES"/>
        </w:rPr>
        <w:t>plataforma</w:t>
      </w:r>
      <w:r w:rsidR="003237E6" w:rsidRPr="00B30A26">
        <w:rPr>
          <w:lang w:val="es-ES"/>
        </w:rPr>
        <w:t xml:space="preserve"> </w:t>
      </w:r>
      <w:r w:rsidRPr="00B30A26">
        <w:rPr>
          <w:lang w:val="es-ES"/>
        </w:rPr>
        <w:t>consultar</w:t>
      </w:r>
      <w:r w:rsidR="003237E6" w:rsidRPr="00B30A26">
        <w:rPr>
          <w:lang w:val="es-ES"/>
        </w:rPr>
        <w:t xml:space="preserve"> </w:t>
      </w:r>
      <w:r w:rsidRPr="00B30A26">
        <w:rPr>
          <w:lang w:val="es-ES"/>
        </w:rPr>
        <w:t>todas</w:t>
      </w:r>
      <w:r w:rsidR="003237E6" w:rsidRPr="00B30A26">
        <w:rPr>
          <w:lang w:val="es-ES"/>
        </w:rPr>
        <w:t xml:space="preserve"> </w:t>
      </w:r>
      <w:r w:rsidRPr="00B30A26">
        <w:rPr>
          <w:lang w:val="es-ES"/>
        </w:rPr>
        <w:t>las</w:t>
      </w:r>
      <w:r w:rsidR="003237E6" w:rsidRPr="00B30A26">
        <w:rPr>
          <w:lang w:val="es-ES"/>
        </w:rPr>
        <w:t xml:space="preserve"> </w:t>
      </w:r>
      <w:r w:rsidRPr="00B30A26">
        <w:rPr>
          <w:lang w:val="es-ES"/>
        </w:rPr>
        <w:t>solicitudes</w:t>
      </w:r>
      <w:r w:rsidR="003237E6" w:rsidRPr="00B30A26">
        <w:rPr>
          <w:lang w:val="es-ES"/>
        </w:rPr>
        <w:t xml:space="preserve"> </w:t>
      </w:r>
      <w:r w:rsidRPr="00B30A26">
        <w:rPr>
          <w:lang w:val="es-ES"/>
        </w:rPr>
        <w:t>se</w:t>
      </w:r>
      <w:r w:rsidR="003237E6" w:rsidRPr="00B30A26">
        <w:rPr>
          <w:lang w:val="es-ES"/>
        </w:rPr>
        <w:t xml:space="preserve"> </w:t>
      </w:r>
      <w:r w:rsidRPr="00B30A26">
        <w:rPr>
          <w:lang w:val="es-ES"/>
        </w:rPr>
        <w:t>han</w:t>
      </w:r>
      <w:r w:rsidR="003237E6" w:rsidRPr="00B30A26">
        <w:rPr>
          <w:lang w:val="es-ES"/>
        </w:rPr>
        <w:t xml:space="preserve"> </w:t>
      </w:r>
      <w:r w:rsidRPr="00B30A26">
        <w:rPr>
          <w:lang w:val="es-ES"/>
        </w:rPr>
        <w:t>registrado independiente</w:t>
      </w:r>
      <w:r w:rsidR="003237E6" w:rsidRPr="00B30A26">
        <w:rPr>
          <w:lang w:val="es-ES"/>
        </w:rPr>
        <w:t xml:space="preserve"> </w:t>
      </w:r>
      <w:r w:rsidRPr="00B30A26">
        <w:rPr>
          <w:lang w:val="es-ES"/>
        </w:rPr>
        <w:t>del generador de carga.</w:t>
      </w:r>
    </w:p>
    <w:p w14:paraId="5EC88386" w14:textId="77777777" w:rsidR="00DB6E66" w:rsidRPr="00B30A26" w:rsidRDefault="00DB6E66" w:rsidP="00DB6E66">
      <w:pPr>
        <w:rPr>
          <w:lang w:val="es-ES"/>
        </w:rPr>
      </w:pPr>
    </w:p>
    <w:p w14:paraId="4D6A830C" w14:textId="6614FAB1" w:rsidR="00DB6E66" w:rsidRPr="00B30A26" w:rsidRDefault="00D541A2" w:rsidP="003B4C75">
      <w:pPr>
        <w:pStyle w:val="Heading6"/>
        <w:rPr>
          <w:lang w:val="es-ES"/>
        </w:rPr>
      </w:pPr>
      <w:r w:rsidRPr="00B30A26">
        <w:rPr>
          <w:lang w:val="es-ES"/>
        </w:rPr>
        <w:t>RFCM-</w:t>
      </w:r>
      <w:r w:rsidR="00DB6E66" w:rsidRPr="00B30A26">
        <w:rPr>
          <w:lang w:val="es-ES"/>
        </w:rPr>
        <w:t>034</w:t>
      </w:r>
      <w:r w:rsidR="003237E6" w:rsidRPr="00B30A26">
        <w:rPr>
          <w:lang w:val="es-ES"/>
        </w:rPr>
        <w:t xml:space="preserve"> </w:t>
      </w:r>
      <w:r w:rsidR="00DB6E66" w:rsidRPr="00B30A26">
        <w:rPr>
          <w:lang w:val="es-ES"/>
        </w:rPr>
        <w:t>Aceptación</w:t>
      </w:r>
      <w:r w:rsidR="003237E6" w:rsidRPr="00B30A26">
        <w:rPr>
          <w:lang w:val="es-ES"/>
        </w:rPr>
        <w:t xml:space="preserve"> </w:t>
      </w:r>
      <w:r w:rsidR="00DB6E66" w:rsidRPr="00B30A26">
        <w:rPr>
          <w:lang w:val="es-ES"/>
        </w:rPr>
        <w:t>de</w:t>
      </w:r>
      <w:r w:rsidR="003237E6" w:rsidRPr="00B30A26">
        <w:rPr>
          <w:lang w:val="es-ES"/>
        </w:rPr>
        <w:t xml:space="preserve"> </w:t>
      </w:r>
      <w:r w:rsidR="00DB6E66" w:rsidRPr="00B30A26">
        <w:rPr>
          <w:lang w:val="es-ES"/>
        </w:rPr>
        <w:t>cotizaciones</w:t>
      </w:r>
    </w:p>
    <w:p w14:paraId="4331ECE8" w14:textId="7A06127B" w:rsidR="00DB6E66" w:rsidRPr="00B30A26" w:rsidRDefault="00DB6E66" w:rsidP="00DB6E66">
      <w:pPr>
        <w:rPr>
          <w:lang w:val="es-ES"/>
        </w:rPr>
      </w:pPr>
      <w:r w:rsidRPr="00B30A26">
        <w:rPr>
          <w:lang w:val="es-ES"/>
        </w:rPr>
        <w:t>Permitirá</w:t>
      </w:r>
      <w:r w:rsidR="003237E6" w:rsidRPr="00B30A26">
        <w:rPr>
          <w:lang w:val="es-ES"/>
        </w:rPr>
        <w:t xml:space="preserve"> </w:t>
      </w:r>
      <w:r w:rsidRPr="00B30A26">
        <w:rPr>
          <w:lang w:val="es-ES"/>
        </w:rPr>
        <w:t>al</w:t>
      </w:r>
      <w:r w:rsidR="003237E6" w:rsidRPr="00B30A26">
        <w:rPr>
          <w:lang w:val="es-ES"/>
        </w:rPr>
        <w:t xml:space="preserve"> </w:t>
      </w:r>
      <w:r w:rsidRPr="00B30A26">
        <w:rPr>
          <w:lang w:val="es-ES"/>
        </w:rPr>
        <w:t>generador</w:t>
      </w:r>
      <w:r w:rsidR="003237E6" w:rsidRPr="00B30A26">
        <w:rPr>
          <w:lang w:val="es-ES"/>
        </w:rPr>
        <w:t xml:space="preserve"> </w:t>
      </w:r>
      <w:r w:rsidRPr="00B30A26">
        <w:rPr>
          <w:lang w:val="es-ES"/>
        </w:rPr>
        <w:t>de</w:t>
      </w:r>
      <w:r w:rsidR="003237E6" w:rsidRPr="00B30A26">
        <w:rPr>
          <w:lang w:val="es-ES"/>
        </w:rPr>
        <w:t xml:space="preserve"> </w:t>
      </w:r>
      <w:r w:rsidRPr="00B30A26">
        <w:rPr>
          <w:lang w:val="es-ES"/>
        </w:rPr>
        <w:t>carga</w:t>
      </w:r>
      <w:r w:rsidR="003237E6" w:rsidRPr="00B30A26">
        <w:rPr>
          <w:lang w:val="es-ES"/>
        </w:rPr>
        <w:t xml:space="preserve"> </w:t>
      </w:r>
      <w:r w:rsidRPr="00B30A26">
        <w:rPr>
          <w:lang w:val="es-ES"/>
        </w:rPr>
        <w:t>revisar,</w:t>
      </w:r>
      <w:r w:rsidR="003237E6" w:rsidRPr="00B30A26">
        <w:rPr>
          <w:lang w:val="es-ES"/>
        </w:rPr>
        <w:t xml:space="preserve"> </w:t>
      </w:r>
      <w:r w:rsidRPr="00B30A26">
        <w:rPr>
          <w:lang w:val="es-ES"/>
        </w:rPr>
        <w:t>seleccionar</w:t>
      </w:r>
      <w:r w:rsidR="003237E6" w:rsidRPr="00B30A26">
        <w:rPr>
          <w:lang w:val="es-ES"/>
        </w:rPr>
        <w:t xml:space="preserve"> </w:t>
      </w:r>
      <w:r w:rsidRPr="00B30A26">
        <w:rPr>
          <w:lang w:val="es-ES"/>
        </w:rPr>
        <w:t>y</w:t>
      </w:r>
      <w:r w:rsidR="003237E6" w:rsidRPr="00B30A26">
        <w:rPr>
          <w:lang w:val="es-ES"/>
        </w:rPr>
        <w:t xml:space="preserve"> </w:t>
      </w:r>
      <w:r w:rsidRPr="00B30A26">
        <w:rPr>
          <w:lang w:val="es-ES"/>
        </w:rPr>
        <w:t>aceptar</w:t>
      </w:r>
      <w:r w:rsidR="003237E6" w:rsidRPr="00B30A26">
        <w:rPr>
          <w:lang w:val="es-ES"/>
        </w:rPr>
        <w:t xml:space="preserve"> </w:t>
      </w:r>
      <w:r w:rsidRPr="00B30A26">
        <w:rPr>
          <w:lang w:val="es-ES"/>
        </w:rPr>
        <w:t>una</w:t>
      </w:r>
      <w:r w:rsidR="003237E6" w:rsidRPr="00B30A26">
        <w:rPr>
          <w:lang w:val="es-ES"/>
        </w:rPr>
        <w:t xml:space="preserve"> </w:t>
      </w:r>
      <w:r w:rsidRPr="00B30A26">
        <w:rPr>
          <w:lang w:val="es-ES"/>
        </w:rPr>
        <w:t>cotización</w:t>
      </w:r>
      <w:r w:rsidR="003237E6" w:rsidRPr="00B30A26">
        <w:rPr>
          <w:lang w:val="es-ES"/>
        </w:rPr>
        <w:t xml:space="preserve"> </w:t>
      </w:r>
      <w:r w:rsidRPr="00B30A26">
        <w:rPr>
          <w:lang w:val="es-ES"/>
        </w:rPr>
        <w:t>de</w:t>
      </w:r>
      <w:r w:rsidR="003237E6" w:rsidRPr="00B30A26">
        <w:rPr>
          <w:lang w:val="es-ES"/>
        </w:rPr>
        <w:t xml:space="preserve"> </w:t>
      </w:r>
      <w:r w:rsidRPr="00B30A26">
        <w:rPr>
          <w:lang w:val="es-ES"/>
        </w:rPr>
        <w:t>servicios</w:t>
      </w:r>
      <w:r w:rsidR="003237E6" w:rsidRPr="00B30A26">
        <w:rPr>
          <w:lang w:val="es-ES"/>
        </w:rPr>
        <w:t xml:space="preserve"> </w:t>
      </w:r>
      <w:r w:rsidRPr="00B30A26">
        <w:rPr>
          <w:lang w:val="es-ES"/>
        </w:rPr>
        <w:t>de entre</w:t>
      </w:r>
      <w:r w:rsidR="003237E6" w:rsidRPr="00B30A26">
        <w:rPr>
          <w:lang w:val="es-ES"/>
        </w:rPr>
        <w:t xml:space="preserve"> </w:t>
      </w:r>
      <w:r w:rsidRPr="00B30A26">
        <w:rPr>
          <w:lang w:val="es-ES"/>
        </w:rPr>
        <w:t>todas</w:t>
      </w:r>
      <w:r w:rsidR="003237E6" w:rsidRPr="00B30A26">
        <w:rPr>
          <w:lang w:val="es-ES"/>
        </w:rPr>
        <w:t xml:space="preserve"> </w:t>
      </w:r>
      <w:r w:rsidRPr="00B30A26">
        <w:rPr>
          <w:lang w:val="es-ES"/>
        </w:rPr>
        <w:t>las</w:t>
      </w:r>
      <w:r w:rsidR="003237E6" w:rsidRPr="00B30A26">
        <w:rPr>
          <w:lang w:val="es-ES"/>
        </w:rPr>
        <w:t xml:space="preserve"> </w:t>
      </w:r>
      <w:r w:rsidRPr="00B30A26">
        <w:rPr>
          <w:lang w:val="es-ES"/>
        </w:rPr>
        <w:t>que</w:t>
      </w:r>
      <w:r w:rsidR="003237E6" w:rsidRPr="00B30A26">
        <w:rPr>
          <w:lang w:val="es-ES"/>
        </w:rPr>
        <w:t xml:space="preserve"> </w:t>
      </w:r>
      <w:r w:rsidRPr="00B30A26">
        <w:rPr>
          <w:lang w:val="es-ES"/>
        </w:rPr>
        <w:t>registren</w:t>
      </w:r>
      <w:r w:rsidR="003237E6" w:rsidRPr="00B30A26">
        <w:rPr>
          <w:lang w:val="es-ES"/>
        </w:rPr>
        <w:t xml:space="preserve"> </w:t>
      </w:r>
      <w:r w:rsidRPr="00B30A26">
        <w:rPr>
          <w:lang w:val="es-ES"/>
        </w:rPr>
        <w:t>las</w:t>
      </w:r>
      <w:r w:rsidR="003237E6" w:rsidRPr="00B30A26">
        <w:rPr>
          <w:lang w:val="es-ES"/>
        </w:rPr>
        <w:t xml:space="preserve"> </w:t>
      </w:r>
      <w:r w:rsidRPr="00B30A26">
        <w:rPr>
          <w:lang w:val="es-ES"/>
        </w:rPr>
        <w:t>empresas</w:t>
      </w:r>
      <w:r w:rsidR="003237E6" w:rsidRPr="00B30A26">
        <w:rPr>
          <w:lang w:val="es-ES"/>
        </w:rPr>
        <w:t xml:space="preserve"> </w:t>
      </w:r>
      <w:r w:rsidRPr="00B30A26">
        <w:rPr>
          <w:lang w:val="es-ES"/>
        </w:rPr>
        <w:t>de</w:t>
      </w:r>
      <w:r w:rsidR="003237E6" w:rsidRPr="00B30A26">
        <w:rPr>
          <w:lang w:val="es-ES"/>
        </w:rPr>
        <w:t xml:space="preserve"> </w:t>
      </w:r>
      <w:r w:rsidRPr="00B30A26">
        <w:rPr>
          <w:lang w:val="es-ES"/>
        </w:rPr>
        <w:t>transporte</w:t>
      </w:r>
      <w:r w:rsidR="003237E6" w:rsidRPr="00B30A26">
        <w:rPr>
          <w:lang w:val="es-ES"/>
        </w:rPr>
        <w:t xml:space="preserve"> </w:t>
      </w:r>
      <w:r w:rsidRPr="00B30A26">
        <w:rPr>
          <w:lang w:val="es-ES"/>
        </w:rPr>
        <w:t>dentro</w:t>
      </w:r>
      <w:r w:rsidR="003237E6" w:rsidRPr="00B30A26">
        <w:rPr>
          <w:lang w:val="es-ES"/>
        </w:rPr>
        <w:t xml:space="preserve"> </w:t>
      </w:r>
      <w:r w:rsidRPr="00B30A26">
        <w:rPr>
          <w:lang w:val="es-ES"/>
        </w:rPr>
        <w:t>de</w:t>
      </w:r>
      <w:r w:rsidR="003237E6" w:rsidRPr="00B30A26">
        <w:rPr>
          <w:lang w:val="es-ES"/>
        </w:rPr>
        <w:t xml:space="preserve"> </w:t>
      </w:r>
      <w:r w:rsidRPr="00B30A26">
        <w:rPr>
          <w:lang w:val="es-ES"/>
        </w:rPr>
        <w:t>la</w:t>
      </w:r>
      <w:r w:rsidR="003237E6" w:rsidRPr="00B30A26">
        <w:rPr>
          <w:lang w:val="es-ES"/>
        </w:rPr>
        <w:t xml:space="preserve"> </w:t>
      </w:r>
      <w:r w:rsidRPr="00B30A26">
        <w:rPr>
          <w:lang w:val="es-ES"/>
        </w:rPr>
        <w:t>plataforma.</w:t>
      </w:r>
    </w:p>
    <w:p w14:paraId="44281CE1" w14:textId="77777777" w:rsidR="00DB6E66" w:rsidRPr="00B30A26" w:rsidRDefault="00DB6E66" w:rsidP="00DB6E66">
      <w:pPr>
        <w:rPr>
          <w:lang w:val="es-ES"/>
        </w:rPr>
      </w:pPr>
    </w:p>
    <w:p w14:paraId="51E8B5C9" w14:textId="71271250" w:rsidR="00DB6E66" w:rsidRPr="00B30A26" w:rsidRDefault="00D541A2" w:rsidP="00B80A54">
      <w:pPr>
        <w:pStyle w:val="Heading6"/>
        <w:rPr>
          <w:lang w:val="es-ES"/>
        </w:rPr>
      </w:pPr>
      <w:r w:rsidRPr="00B30A26">
        <w:rPr>
          <w:lang w:val="es-ES"/>
        </w:rPr>
        <w:t>RFCM-</w:t>
      </w:r>
      <w:r w:rsidR="00DB6E66" w:rsidRPr="00B30A26">
        <w:rPr>
          <w:lang w:val="es-ES"/>
        </w:rPr>
        <w:t>035</w:t>
      </w:r>
      <w:r w:rsidR="003237E6" w:rsidRPr="00B30A26">
        <w:rPr>
          <w:lang w:val="es-ES"/>
        </w:rPr>
        <w:t xml:space="preserve"> </w:t>
      </w:r>
      <w:r w:rsidR="00DB6E66" w:rsidRPr="00B30A26">
        <w:rPr>
          <w:lang w:val="es-ES"/>
        </w:rPr>
        <w:t>Anulación</w:t>
      </w:r>
      <w:r w:rsidR="003237E6" w:rsidRPr="00B30A26">
        <w:rPr>
          <w:lang w:val="es-ES"/>
        </w:rPr>
        <w:t xml:space="preserve"> </w:t>
      </w:r>
      <w:r w:rsidR="00DB6E66" w:rsidRPr="00B30A26">
        <w:rPr>
          <w:lang w:val="es-ES"/>
        </w:rPr>
        <w:t>de</w:t>
      </w:r>
      <w:r w:rsidR="003237E6" w:rsidRPr="00B30A26">
        <w:rPr>
          <w:lang w:val="es-ES"/>
        </w:rPr>
        <w:t xml:space="preserve"> </w:t>
      </w:r>
      <w:r w:rsidR="00DB6E66" w:rsidRPr="00B30A26">
        <w:rPr>
          <w:lang w:val="es-ES"/>
        </w:rPr>
        <w:t>solicitudes</w:t>
      </w:r>
    </w:p>
    <w:p w14:paraId="1DCFFA68" w14:textId="7063A8F5" w:rsidR="00DB6E66" w:rsidRPr="00B30A26" w:rsidRDefault="00DB6E66" w:rsidP="00DB6E66">
      <w:pPr>
        <w:rPr>
          <w:lang w:val="es-ES"/>
        </w:rPr>
      </w:pPr>
      <w:r w:rsidRPr="00B30A26">
        <w:rPr>
          <w:lang w:val="es-ES"/>
        </w:rPr>
        <w:t>Permitirá</w:t>
      </w:r>
      <w:r w:rsidR="003237E6" w:rsidRPr="00B30A26">
        <w:rPr>
          <w:lang w:val="es-ES"/>
        </w:rPr>
        <w:t xml:space="preserve"> </w:t>
      </w:r>
      <w:r w:rsidRPr="00B30A26">
        <w:rPr>
          <w:lang w:val="es-ES"/>
        </w:rPr>
        <w:t>al</w:t>
      </w:r>
      <w:r w:rsidR="003237E6" w:rsidRPr="00B30A26">
        <w:rPr>
          <w:lang w:val="es-ES"/>
        </w:rPr>
        <w:t xml:space="preserve"> </w:t>
      </w:r>
      <w:r w:rsidRPr="00B30A26">
        <w:rPr>
          <w:lang w:val="es-ES"/>
        </w:rPr>
        <w:t>generador</w:t>
      </w:r>
      <w:r w:rsidR="003237E6" w:rsidRPr="00B30A26">
        <w:rPr>
          <w:lang w:val="es-ES"/>
        </w:rPr>
        <w:t xml:space="preserve"> </w:t>
      </w:r>
      <w:r w:rsidRPr="00B30A26">
        <w:rPr>
          <w:lang w:val="es-ES"/>
        </w:rPr>
        <w:t>de</w:t>
      </w:r>
      <w:r w:rsidR="003237E6" w:rsidRPr="00B30A26">
        <w:rPr>
          <w:lang w:val="es-ES"/>
        </w:rPr>
        <w:t xml:space="preserve"> </w:t>
      </w:r>
      <w:r w:rsidRPr="00B30A26">
        <w:rPr>
          <w:lang w:val="es-ES"/>
        </w:rPr>
        <w:t>carga</w:t>
      </w:r>
      <w:r w:rsidR="003237E6" w:rsidRPr="00B30A26">
        <w:rPr>
          <w:lang w:val="es-ES"/>
        </w:rPr>
        <w:t xml:space="preserve"> </w:t>
      </w:r>
      <w:r w:rsidRPr="00B30A26">
        <w:rPr>
          <w:lang w:val="es-ES"/>
        </w:rPr>
        <w:t>anular</w:t>
      </w:r>
      <w:r w:rsidR="003237E6" w:rsidRPr="00B30A26">
        <w:rPr>
          <w:lang w:val="es-ES"/>
        </w:rPr>
        <w:t xml:space="preserve"> </w:t>
      </w:r>
      <w:r w:rsidRPr="00B30A26">
        <w:rPr>
          <w:lang w:val="es-ES"/>
        </w:rPr>
        <w:t>la</w:t>
      </w:r>
      <w:r w:rsidR="003237E6" w:rsidRPr="00B30A26">
        <w:rPr>
          <w:lang w:val="es-ES"/>
        </w:rPr>
        <w:t xml:space="preserve"> </w:t>
      </w:r>
      <w:r w:rsidRPr="00B30A26">
        <w:rPr>
          <w:lang w:val="es-ES"/>
        </w:rPr>
        <w:t>solicitud</w:t>
      </w:r>
      <w:r w:rsidR="003237E6" w:rsidRPr="00B30A26">
        <w:rPr>
          <w:lang w:val="es-ES"/>
        </w:rPr>
        <w:t xml:space="preserve"> </w:t>
      </w:r>
      <w:r w:rsidRPr="00B30A26">
        <w:rPr>
          <w:lang w:val="es-ES"/>
        </w:rPr>
        <w:t>de</w:t>
      </w:r>
      <w:r w:rsidR="003237E6" w:rsidRPr="00B30A26">
        <w:rPr>
          <w:lang w:val="es-ES"/>
        </w:rPr>
        <w:t xml:space="preserve"> </w:t>
      </w:r>
      <w:r w:rsidRPr="00B30A26">
        <w:rPr>
          <w:lang w:val="es-ES"/>
        </w:rPr>
        <w:t>vehículo</w:t>
      </w:r>
      <w:r w:rsidR="003237E6" w:rsidRPr="00B30A26">
        <w:rPr>
          <w:lang w:val="es-ES"/>
        </w:rPr>
        <w:t xml:space="preserve"> </w:t>
      </w:r>
      <w:r w:rsidRPr="00B30A26">
        <w:rPr>
          <w:lang w:val="es-ES"/>
        </w:rPr>
        <w:t>que</w:t>
      </w:r>
      <w:r w:rsidR="003237E6" w:rsidRPr="00B30A26">
        <w:rPr>
          <w:lang w:val="es-ES"/>
        </w:rPr>
        <w:t xml:space="preserve"> </w:t>
      </w:r>
      <w:r w:rsidRPr="00B30A26">
        <w:rPr>
          <w:lang w:val="es-ES"/>
        </w:rPr>
        <w:t>ha</w:t>
      </w:r>
      <w:r w:rsidR="003237E6" w:rsidRPr="00B30A26">
        <w:rPr>
          <w:lang w:val="es-ES"/>
        </w:rPr>
        <w:t xml:space="preserve"> </w:t>
      </w:r>
      <w:r w:rsidRPr="00B30A26">
        <w:rPr>
          <w:lang w:val="es-ES"/>
        </w:rPr>
        <w:t>registrado</w:t>
      </w:r>
      <w:r w:rsidR="003237E6" w:rsidRPr="00B30A26">
        <w:rPr>
          <w:lang w:val="es-ES"/>
        </w:rPr>
        <w:t xml:space="preserve"> </w:t>
      </w:r>
      <w:r w:rsidRPr="00B30A26">
        <w:rPr>
          <w:lang w:val="es-ES"/>
        </w:rPr>
        <w:t>en</w:t>
      </w:r>
      <w:r w:rsidR="003237E6" w:rsidRPr="00B30A26">
        <w:rPr>
          <w:lang w:val="es-ES"/>
        </w:rPr>
        <w:t xml:space="preserve"> </w:t>
      </w:r>
      <w:r w:rsidRPr="00B30A26">
        <w:rPr>
          <w:lang w:val="es-ES"/>
        </w:rPr>
        <w:t>caso</w:t>
      </w:r>
      <w:r w:rsidR="003237E6" w:rsidRPr="00B30A26">
        <w:rPr>
          <w:lang w:val="es-ES"/>
        </w:rPr>
        <w:t xml:space="preserve"> </w:t>
      </w:r>
      <w:r w:rsidRPr="00B30A26">
        <w:rPr>
          <w:lang w:val="es-ES"/>
        </w:rPr>
        <w:t>de que</w:t>
      </w:r>
      <w:r w:rsidR="003237E6" w:rsidRPr="00B30A26">
        <w:rPr>
          <w:lang w:val="es-ES"/>
        </w:rPr>
        <w:t xml:space="preserve"> </w:t>
      </w:r>
      <w:r w:rsidRPr="00B30A26">
        <w:rPr>
          <w:lang w:val="es-ES"/>
        </w:rPr>
        <w:t>no</w:t>
      </w:r>
      <w:r w:rsidR="003237E6" w:rsidRPr="00B30A26">
        <w:rPr>
          <w:lang w:val="es-ES"/>
        </w:rPr>
        <w:t xml:space="preserve"> </w:t>
      </w:r>
      <w:r w:rsidRPr="00B30A26">
        <w:rPr>
          <w:lang w:val="es-ES"/>
        </w:rPr>
        <w:t>desee</w:t>
      </w:r>
      <w:r w:rsidR="003237E6" w:rsidRPr="00B30A26">
        <w:rPr>
          <w:lang w:val="es-ES"/>
        </w:rPr>
        <w:t xml:space="preserve"> </w:t>
      </w:r>
      <w:r w:rsidRPr="00B30A26">
        <w:rPr>
          <w:lang w:val="es-ES"/>
        </w:rPr>
        <w:t>continuar</w:t>
      </w:r>
      <w:r w:rsidR="003237E6" w:rsidRPr="00B30A26">
        <w:rPr>
          <w:lang w:val="es-ES"/>
        </w:rPr>
        <w:t xml:space="preserve"> </w:t>
      </w:r>
      <w:r w:rsidRPr="00B30A26">
        <w:rPr>
          <w:lang w:val="es-ES"/>
        </w:rPr>
        <w:t>con</w:t>
      </w:r>
      <w:r w:rsidR="003237E6" w:rsidRPr="00B30A26">
        <w:rPr>
          <w:lang w:val="es-ES"/>
        </w:rPr>
        <w:t xml:space="preserve"> </w:t>
      </w:r>
      <w:r w:rsidRPr="00B30A26">
        <w:rPr>
          <w:lang w:val="es-ES"/>
        </w:rPr>
        <w:t>el</w:t>
      </w:r>
      <w:r w:rsidR="003237E6" w:rsidRPr="00B30A26">
        <w:rPr>
          <w:lang w:val="es-ES"/>
        </w:rPr>
        <w:t xml:space="preserve"> </w:t>
      </w:r>
      <w:r w:rsidRPr="00B30A26">
        <w:rPr>
          <w:lang w:val="es-ES"/>
        </w:rPr>
        <w:t>proceso.</w:t>
      </w:r>
      <w:r w:rsidR="003237E6" w:rsidRPr="00B30A26">
        <w:rPr>
          <w:lang w:val="es-ES"/>
        </w:rPr>
        <w:t xml:space="preserve"> </w:t>
      </w:r>
      <w:r w:rsidRPr="00B30A26">
        <w:rPr>
          <w:lang w:val="es-ES"/>
        </w:rPr>
        <w:t xml:space="preserve">Esto </w:t>
      </w:r>
      <w:r w:rsidR="003237E6" w:rsidRPr="00B30A26">
        <w:rPr>
          <w:lang w:val="es-ES"/>
        </w:rPr>
        <w:t xml:space="preserve">se permitirá </w:t>
      </w:r>
      <w:r w:rsidRPr="00B30A26">
        <w:rPr>
          <w:lang w:val="es-ES"/>
        </w:rPr>
        <w:t>siempre</w:t>
      </w:r>
      <w:r w:rsidR="003237E6" w:rsidRPr="00B30A26">
        <w:rPr>
          <w:lang w:val="es-ES"/>
        </w:rPr>
        <w:t xml:space="preserve"> </w:t>
      </w:r>
      <w:r w:rsidRPr="00B30A26">
        <w:rPr>
          <w:lang w:val="es-ES"/>
        </w:rPr>
        <w:t>y</w:t>
      </w:r>
      <w:r w:rsidR="003237E6" w:rsidRPr="00B30A26">
        <w:rPr>
          <w:lang w:val="es-ES"/>
        </w:rPr>
        <w:t xml:space="preserve"> </w:t>
      </w:r>
      <w:r w:rsidRPr="00B30A26">
        <w:rPr>
          <w:lang w:val="es-ES"/>
        </w:rPr>
        <w:t>cuando</w:t>
      </w:r>
      <w:r w:rsidR="003237E6" w:rsidRPr="00B30A26">
        <w:rPr>
          <w:lang w:val="es-ES"/>
        </w:rPr>
        <w:t xml:space="preserve"> </w:t>
      </w:r>
      <w:r w:rsidRPr="00B30A26">
        <w:rPr>
          <w:lang w:val="es-ES"/>
        </w:rPr>
        <w:t>no</w:t>
      </w:r>
      <w:r w:rsidR="003237E6" w:rsidRPr="00B30A26">
        <w:rPr>
          <w:lang w:val="es-ES"/>
        </w:rPr>
        <w:t xml:space="preserve"> </w:t>
      </w:r>
      <w:r w:rsidRPr="00B30A26">
        <w:rPr>
          <w:lang w:val="es-ES"/>
        </w:rPr>
        <w:t>tenga</w:t>
      </w:r>
      <w:r w:rsidR="003237E6" w:rsidRPr="00B30A26">
        <w:rPr>
          <w:lang w:val="es-ES"/>
        </w:rPr>
        <w:t xml:space="preserve"> </w:t>
      </w:r>
      <w:r w:rsidRPr="00B30A26">
        <w:rPr>
          <w:lang w:val="es-ES"/>
        </w:rPr>
        <w:t>una cotización</w:t>
      </w:r>
      <w:r w:rsidR="003237E6" w:rsidRPr="00B30A26">
        <w:rPr>
          <w:lang w:val="es-ES"/>
        </w:rPr>
        <w:t xml:space="preserve"> </w:t>
      </w:r>
      <w:r w:rsidRPr="00B30A26">
        <w:rPr>
          <w:lang w:val="es-ES"/>
        </w:rPr>
        <w:t>ya</w:t>
      </w:r>
      <w:r w:rsidR="003237E6" w:rsidRPr="00B30A26">
        <w:rPr>
          <w:lang w:val="es-ES"/>
        </w:rPr>
        <w:t xml:space="preserve"> </w:t>
      </w:r>
      <w:r w:rsidRPr="00B30A26">
        <w:rPr>
          <w:lang w:val="es-ES"/>
        </w:rPr>
        <w:t>aceptada.</w:t>
      </w:r>
    </w:p>
    <w:p w14:paraId="4204E65C" w14:textId="77777777" w:rsidR="00DB6E66" w:rsidRPr="00B30A26" w:rsidRDefault="00DB6E66" w:rsidP="00DB6E66">
      <w:pPr>
        <w:rPr>
          <w:lang w:val="es-ES"/>
        </w:rPr>
      </w:pPr>
    </w:p>
    <w:p w14:paraId="33408D25" w14:textId="26204A96" w:rsidR="00DB6E66" w:rsidRPr="00B30A26" w:rsidRDefault="00D541A2" w:rsidP="00B80A54">
      <w:pPr>
        <w:pStyle w:val="Heading6"/>
        <w:rPr>
          <w:lang w:val="es-ES"/>
        </w:rPr>
      </w:pPr>
      <w:r w:rsidRPr="00B30A26">
        <w:rPr>
          <w:lang w:val="es-ES"/>
        </w:rPr>
        <w:t>RFCM-</w:t>
      </w:r>
      <w:r w:rsidR="00DB6E66" w:rsidRPr="00B30A26">
        <w:rPr>
          <w:lang w:val="es-ES"/>
        </w:rPr>
        <w:t>036</w:t>
      </w:r>
      <w:r w:rsidR="003237E6" w:rsidRPr="00B30A26">
        <w:rPr>
          <w:lang w:val="es-ES"/>
        </w:rPr>
        <w:t xml:space="preserve"> </w:t>
      </w:r>
      <w:r w:rsidR="00DB6E66" w:rsidRPr="00B30A26">
        <w:rPr>
          <w:lang w:val="es-ES"/>
        </w:rPr>
        <w:t>Visualizar</w:t>
      </w:r>
      <w:r w:rsidR="003237E6" w:rsidRPr="00B30A26">
        <w:rPr>
          <w:lang w:val="es-ES"/>
        </w:rPr>
        <w:t xml:space="preserve"> </w:t>
      </w:r>
      <w:r w:rsidR="00DB6E66" w:rsidRPr="00B30A26">
        <w:rPr>
          <w:lang w:val="es-ES"/>
        </w:rPr>
        <w:t>las</w:t>
      </w:r>
      <w:r w:rsidR="003237E6" w:rsidRPr="00B30A26">
        <w:rPr>
          <w:lang w:val="es-ES"/>
        </w:rPr>
        <w:t xml:space="preserve"> </w:t>
      </w:r>
      <w:r w:rsidR="00DB6E66" w:rsidRPr="00B30A26">
        <w:rPr>
          <w:lang w:val="es-ES"/>
        </w:rPr>
        <w:t>solicitudes</w:t>
      </w:r>
    </w:p>
    <w:p w14:paraId="4E73924B" w14:textId="0E325AD7" w:rsidR="00DB6E66" w:rsidRPr="00B30A26" w:rsidRDefault="00DB6E66" w:rsidP="00DB6E66">
      <w:pPr>
        <w:rPr>
          <w:lang w:val="es-ES"/>
        </w:rPr>
      </w:pPr>
      <w:r w:rsidRPr="00B30A26">
        <w:rPr>
          <w:lang w:val="es-ES"/>
        </w:rPr>
        <w:t>Formulario</w:t>
      </w:r>
      <w:r w:rsidR="003237E6" w:rsidRPr="00B30A26">
        <w:rPr>
          <w:lang w:val="es-ES"/>
        </w:rPr>
        <w:t xml:space="preserve"> </w:t>
      </w:r>
      <w:r w:rsidRPr="00B30A26">
        <w:rPr>
          <w:lang w:val="es-ES"/>
        </w:rPr>
        <w:t>que</w:t>
      </w:r>
      <w:r w:rsidR="003237E6" w:rsidRPr="00B30A26">
        <w:rPr>
          <w:lang w:val="es-ES"/>
        </w:rPr>
        <w:t xml:space="preserve"> </w:t>
      </w:r>
      <w:r w:rsidRPr="00B30A26">
        <w:rPr>
          <w:lang w:val="es-ES"/>
        </w:rPr>
        <w:t>permite</w:t>
      </w:r>
      <w:r w:rsidR="003237E6" w:rsidRPr="00B30A26">
        <w:rPr>
          <w:lang w:val="es-ES"/>
        </w:rPr>
        <w:t xml:space="preserve"> </w:t>
      </w:r>
      <w:r w:rsidRPr="00B30A26">
        <w:rPr>
          <w:lang w:val="es-ES"/>
        </w:rPr>
        <w:t>visualizar</w:t>
      </w:r>
      <w:r w:rsidR="003237E6" w:rsidRPr="00B30A26">
        <w:rPr>
          <w:lang w:val="es-ES"/>
        </w:rPr>
        <w:t xml:space="preserve"> </w:t>
      </w:r>
      <w:r w:rsidRPr="00B30A26">
        <w:rPr>
          <w:lang w:val="es-ES"/>
        </w:rPr>
        <w:t>el</w:t>
      </w:r>
      <w:r w:rsidR="003237E6" w:rsidRPr="00B30A26">
        <w:rPr>
          <w:lang w:val="es-ES"/>
        </w:rPr>
        <w:t xml:space="preserve"> </w:t>
      </w:r>
      <w:r w:rsidRPr="00B30A26">
        <w:rPr>
          <w:lang w:val="es-ES"/>
        </w:rPr>
        <w:t>contenido</w:t>
      </w:r>
      <w:r w:rsidR="003237E6" w:rsidRPr="00B30A26">
        <w:rPr>
          <w:lang w:val="es-ES"/>
        </w:rPr>
        <w:t xml:space="preserve"> </w:t>
      </w:r>
      <w:r w:rsidRPr="00B30A26">
        <w:rPr>
          <w:lang w:val="es-ES"/>
        </w:rPr>
        <w:t>de</w:t>
      </w:r>
      <w:r w:rsidR="003237E6" w:rsidRPr="00B30A26">
        <w:rPr>
          <w:lang w:val="es-ES"/>
        </w:rPr>
        <w:t xml:space="preserve"> </w:t>
      </w:r>
      <w:r w:rsidRPr="00B30A26">
        <w:rPr>
          <w:lang w:val="es-ES"/>
        </w:rPr>
        <w:t>una</w:t>
      </w:r>
      <w:r w:rsidR="003237E6" w:rsidRPr="00B30A26">
        <w:rPr>
          <w:lang w:val="es-ES"/>
        </w:rPr>
        <w:t xml:space="preserve"> </w:t>
      </w:r>
      <w:r w:rsidRPr="00B30A26">
        <w:rPr>
          <w:lang w:val="es-ES"/>
        </w:rPr>
        <w:t>solicitud</w:t>
      </w:r>
      <w:r w:rsidR="003237E6" w:rsidRPr="00B30A26">
        <w:rPr>
          <w:lang w:val="es-ES"/>
        </w:rPr>
        <w:t xml:space="preserve"> </w:t>
      </w:r>
      <w:r w:rsidRPr="00B30A26">
        <w:rPr>
          <w:lang w:val="es-ES"/>
        </w:rPr>
        <w:t>previamente</w:t>
      </w:r>
      <w:r w:rsidR="003237E6" w:rsidRPr="00B30A26">
        <w:rPr>
          <w:lang w:val="es-ES"/>
        </w:rPr>
        <w:t xml:space="preserve"> </w:t>
      </w:r>
      <w:r w:rsidRPr="00B30A26">
        <w:rPr>
          <w:lang w:val="es-ES"/>
        </w:rPr>
        <w:t>registrada.</w:t>
      </w:r>
    </w:p>
    <w:p w14:paraId="0EB06EBA" w14:textId="77777777" w:rsidR="003B4C75" w:rsidRPr="00B30A26" w:rsidRDefault="003B4C75" w:rsidP="00DB6E66">
      <w:pPr>
        <w:rPr>
          <w:lang w:val="es-ES"/>
        </w:rPr>
      </w:pPr>
    </w:p>
    <w:p w14:paraId="51062B44" w14:textId="6C67C799" w:rsidR="00DB6E66" w:rsidRPr="00B30A26" w:rsidRDefault="00B80A54" w:rsidP="00B80A54">
      <w:pPr>
        <w:pStyle w:val="Heading5"/>
        <w:rPr>
          <w:lang w:val="es-ES"/>
        </w:rPr>
      </w:pPr>
      <w:bookmarkStart w:id="455" w:name="_Toc518466261"/>
      <w:r w:rsidRPr="00B30A26">
        <w:rPr>
          <w:lang w:val="es-ES"/>
        </w:rPr>
        <w:t>Clientes</w:t>
      </w:r>
      <w:bookmarkEnd w:id="455"/>
    </w:p>
    <w:p w14:paraId="00ACCF5D" w14:textId="77777777" w:rsidR="003B4C75" w:rsidRPr="00B30A26" w:rsidRDefault="003B4C75" w:rsidP="003B4C75">
      <w:pPr>
        <w:rPr>
          <w:lang w:val="es-ES"/>
        </w:rPr>
      </w:pPr>
    </w:p>
    <w:p w14:paraId="43376E0B" w14:textId="7669DEB9" w:rsidR="003237E6" w:rsidRPr="00B30A26" w:rsidRDefault="00D541A2" w:rsidP="00B80A54">
      <w:pPr>
        <w:pStyle w:val="Heading6"/>
        <w:rPr>
          <w:lang w:val="es-ES"/>
        </w:rPr>
      </w:pPr>
      <w:r w:rsidRPr="00B30A26">
        <w:rPr>
          <w:lang w:val="es-ES"/>
        </w:rPr>
        <w:t>RFCM-</w:t>
      </w:r>
      <w:r w:rsidR="003237E6" w:rsidRPr="00B30A26">
        <w:rPr>
          <w:lang w:val="es-ES"/>
        </w:rPr>
        <w:t>056 Creación de clientes</w:t>
      </w:r>
    </w:p>
    <w:p w14:paraId="5A00D02E" w14:textId="0CFB6434" w:rsidR="003237E6" w:rsidRPr="00B30A26" w:rsidRDefault="003237E6" w:rsidP="003237E6">
      <w:pPr>
        <w:rPr>
          <w:lang w:val="es-ES"/>
        </w:rPr>
      </w:pPr>
      <w:r w:rsidRPr="00B30A26">
        <w:rPr>
          <w:lang w:val="es-ES"/>
        </w:rPr>
        <w:t>Permite al usuario de Cargo Modal</w:t>
      </w:r>
      <w:r w:rsidR="004F6A81" w:rsidRPr="00B30A26">
        <w:rPr>
          <w:lang w:val="es-ES"/>
        </w:rPr>
        <w:fldChar w:fldCharType="begin"/>
      </w:r>
      <w:r w:rsidR="004F6A81" w:rsidRPr="00B30A26">
        <w:rPr>
          <w:lang w:val="es-ES"/>
        </w:rPr>
        <w:instrText xml:space="preserve"> XE "</w:instrText>
      </w:r>
      <w:r w:rsidR="004F6A81" w:rsidRPr="00B30A26">
        <w:rPr>
          <w:b/>
          <w:szCs w:val="28"/>
          <w:lang w:val="es-ES"/>
        </w:rPr>
        <w:instrText>Cargo Modal</w:instrText>
      </w:r>
      <w:r w:rsidR="004F6A81" w:rsidRPr="00B30A26">
        <w:rPr>
          <w:lang w:val="es-ES"/>
        </w:rPr>
        <w:instrText xml:space="preserve">" </w:instrText>
      </w:r>
      <w:r w:rsidR="004F6A81" w:rsidRPr="00B30A26">
        <w:rPr>
          <w:lang w:val="es-ES"/>
        </w:rPr>
        <w:fldChar w:fldCharType="end"/>
      </w:r>
      <w:r w:rsidRPr="00B30A26">
        <w:rPr>
          <w:lang w:val="es-ES"/>
        </w:rPr>
        <w:t xml:space="preserve"> crear clientes (generadores de carga y empresas de transporte, conductores, propietarios) en la plataforma.</w:t>
      </w:r>
    </w:p>
    <w:p w14:paraId="5A460DE7" w14:textId="77777777" w:rsidR="003237E6" w:rsidRPr="00B30A26" w:rsidRDefault="003237E6" w:rsidP="003237E6">
      <w:pPr>
        <w:rPr>
          <w:lang w:val="es-ES"/>
        </w:rPr>
      </w:pPr>
    </w:p>
    <w:p w14:paraId="56AD85FA" w14:textId="311E4AF0" w:rsidR="003237E6" w:rsidRPr="00B30A26" w:rsidRDefault="00D541A2" w:rsidP="00B80A54">
      <w:pPr>
        <w:pStyle w:val="Heading6"/>
        <w:rPr>
          <w:lang w:val="es-ES"/>
        </w:rPr>
      </w:pPr>
      <w:r w:rsidRPr="00B30A26">
        <w:rPr>
          <w:lang w:val="es-ES"/>
        </w:rPr>
        <w:lastRenderedPageBreak/>
        <w:t>RFCM-</w:t>
      </w:r>
      <w:r w:rsidR="003237E6" w:rsidRPr="00B30A26">
        <w:rPr>
          <w:lang w:val="es-ES"/>
        </w:rPr>
        <w:t>057 Actualizar información de clientes</w:t>
      </w:r>
    </w:p>
    <w:p w14:paraId="5C6797C7" w14:textId="74510447" w:rsidR="003237E6" w:rsidRPr="00B30A26" w:rsidRDefault="003237E6" w:rsidP="003237E6">
      <w:pPr>
        <w:rPr>
          <w:lang w:val="es-ES"/>
        </w:rPr>
      </w:pPr>
      <w:r w:rsidRPr="00B30A26">
        <w:rPr>
          <w:lang w:val="es-ES"/>
        </w:rPr>
        <w:t>Formulario permite al usuario del cliente actualizar información de contacto dentro de la plataforma.</w:t>
      </w:r>
    </w:p>
    <w:p w14:paraId="009BDD9C" w14:textId="77777777" w:rsidR="003B4C75" w:rsidRPr="00B30A26" w:rsidRDefault="003B4C75" w:rsidP="003237E6">
      <w:pPr>
        <w:rPr>
          <w:lang w:val="es-ES"/>
        </w:rPr>
      </w:pPr>
    </w:p>
    <w:p w14:paraId="64613CC1" w14:textId="3E662A51" w:rsidR="00B80A54" w:rsidRPr="00B30A26" w:rsidRDefault="00B80A54" w:rsidP="00B80A54">
      <w:pPr>
        <w:pStyle w:val="Heading5"/>
        <w:rPr>
          <w:lang w:val="es-ES"/>
        </w:rPr>
      </w:pPr>
      <w:bookmarkStart w:id="456" w:name="_Toc518466262"/>
      <w:r w:rsidRPr="00B30A26">
        <w:rPr>
          <w:lang w:val="es-ES"/>
        </w:rPr>
        <w:t>Configuración</w:t>
      </w:r>
      <w:bookmarkEnd w:id="456"/>
    </w:p>
    <w:p w14:paraId="29FD186A" w14:textId="77777777" w:rsidR="003B4C75" w:rsidRPr="00B30A26" w:rsidRDefault="003B4C75" w:rsidP="003B4C75">
      <w:pPr>
        <w:rPr>
          <w:lang w:val="es-ES"/>
        </w:rPr>
      </w:pPr>
    </w:p>
    <w:p w14:paraId="42BE8CAB" w14:textId="7483D934" w:rsidR="003237E6" w:rsidRPr="00B30A26" w:rsidRDefault="00D541A2" w:rsidP="00B80A54">
      <w:pPr>
        <w:pStyle w:val="Heading6"/>
        <w:rPr>
          <w:lang w:val="es-ES"/>
        </w:rPr>
      </w:pPr>
      <w:r w:rsidRPr="00B30A26">
        <w:rPr>
          <w:lang w:val="es-ES"/>
        </w:rPr>
        <w:t>RFCM-</w:t>
      </w:r>
      <w:r w:rsidR="003237E6" w:rsidRPr="00B30A26">
        <w:rPr>
          <w:lang w:val="es-ES"/>
        </w:rPr>
        <w:t>058 Configuración de parámetros del sistema</w:t>
      </w:r>
    </w:p>
    <w:p w14:paraId="74B691C4" w14:textId="219A0BAB" w:rsidR="003237E6" w:rsidRPr="00B30A26" w:rsidRDefault="003237E6" w:rsidP="003237E6">
      <w:pPr>
        <w:rPr>
          <w:lang w:val="es-ES"/>
        </w:rPr>
      </w:pPr>
      <w:r w:rsidRPr="00B30A26">
        <w:rPr>
          <w:lang w:val="es-ES"/>
        </w:rPr>
        <w:t>Se permitirá la configuración de tablas de parámetros necesarias para el funcionamiento de la plataforma. Serán formularios CRUD con los cuales se podrán mantener actualizados los parámetros del sistema.</w:t>
      </w:r>
    </w:p>
    <w:p w14:paraId="4DFAB899" w14:textId="77777777" w:rsidR="003237E6" w:rsidRPr="00B30A26" w:rsidRDefault="003237E6" w:rsidP="003237E6">
      <w:pPr>
        <w:rPr>
          <w:lang w:val="es-ES"/>
        </w:rPr>
      </w:pPr>
    </w:p>
    <w:p w14:paraId="2688AAE3" w14:textId="5BDB29EF" w:rsidR="003237E6" w:rsidRPr="00B30A26" w:rsidRDefault="00D541A2" w:rsidP="00B80A54">
      <w:pPr>
        <w:pStyle w:val="Heading6"/>
        <w:rPr>
          <w:lang w:val="es-ES"/>
        </w:rPr>
      </w:pPr>
      <w:r w:rsidRPr="00B30A26">
        <w:rPr>
          <w:lang w:val="es-ES"/>
        </w:rPr>
        <w:t>RFCM-</w:t>
      </w:r>
      <w:r w:rsidR="003237E6" w:rsidRPr="00B30A26">
        <w:rPr>
          <w:lang w:val="es-ES"/>
        </w:rPr>
        <w:t>059 Autorización de conductores</w:t>
      </w:r>
    </w:p>
    <w:p w14:paraId="1817BEB9" w14:textId="1123ED48" w:rsidR="003237E6" w:rsidRPr="00B30A26" w:rsidRDefault="003237E6" w:rsidP="003237E6">
      <w:pPr>
        <w:rPr>
          <w:lang w:val="es-ES"/>
        </w:rPr>
      </w:pPr>
      <w:r w:rsidRPr="00B30A26">
        <w:rPr>
          <w:lang w:val="es-ES"/>
        </w:rPr>
        <w:t>Permite al propietario de un vehículo autorizar o desautorizar a un conductor para que tenga la facultad de ofertar fletes dentro de la plataforma</w:t>
      </w:r>
    </w:p>
    <w:p w14:paraId="4B0DA260" w14:textId="77777777" w:rsidR="003237E6" w:rsidRPr="00B30A26" w:rsidRDefault="003237E6" w:rsidP="003237E6">
      <w:pPr>
        <w:rPr>
          <w:lang w:val="es-ES"/>
        </w:rPr>
      </w:pPr>
    </w:p>
    <w:p w14:paraId="4DE20568" w14:textId="09C1F151" w:rsidR="00280882" w:rsidRPr="00B30A26" w:rsidRDefault="00D541A2" w:rsidP="00B80A54">
      <w:pPr>
        <w:pStyle w:val="Heading6"/>
        <w:rPr>
          <w:lang w:val="es-ES"/>
        </w:rPr>
      </w:pPr>
      <w:r w:rsidRPr="00B30A26">
        <w:rPr>
          <w:lang w:val="es-ES"/>
        </w:rPr>
        <w:t>RFCM-</w:t>
      </w:r>
      <w:r w:rsidR="00280882" w:rsidRPr="00B30A26">
        <w:rPr>
          <w:lang w:val="es-ES"/>
        </w:rPr>
        <w:t xml:space="preserve">060 Modificar </w:t>
      </w:r>
      <w:r w:rsidR="0078629B" w:rsidRPr="00B30A26">
        <w:rPr>
          <w:lang w:val="es-ES"/>
        </w:rPr>
        <w:t>semirremolque</w:t>
      </w:r>
    </w:p>
    <w:p w14:paraId="4F4030C6" w14:textId="4E872A81" w:rsidR="003237E6" w:rsidRPr="00B30A26" w:rsidRDefault="003237E6" w:rsidP="003237E6">
      <w:pPr>
        <w:rPr>
          <w:lang w:val="es-ES"/>
        </w:rPr>
      </w:pPr>
      <w:r w:rsidRPr="00B30A26">
        <w:rPr>
          <w:lang w:val="es-ES"/>
        </w:rPr>
        <w:t>Permite</w:t>
      </w:r>
      <w:r w:rsidR="00280882" w:rsidRPr="00B30A26">
        <w:rPr>
          <w:lang w:val="es-ES"/>
        </w:rPr>
        <w:t xml:space="preserve"> </w:t>
      </w:r>
      <w:r w:rsidRPr="00B30A26">
        <w:rPr>
          <w:lang w:val="es-ES"/>
        </w:rPr>
        <w:t>al</w:t>
      </w:r>
      <w:r w:rsidR="00280882" w:rsidRPr="00B30A26">
        <w:rPr>
          <w:lang w:val="es-ES"/>
        </w:rPr>
        <w:t xml:space="preserve"> </w:t>
      </w:r>
      <w:r w:rsidRPr="00B30A26">
        <w:rPr>
          <w:lang w:val="es-ES"/>
        </w:rPr>
        <w:t>propietario</w:t>
      </w:r>
      <w:r w:rsidR="00280882" w:rsidRPr="00B30A26">
        <w:rPr>
          <w:lang w:val="es-ES"/>
        </w:rPr>
        <w:t xml:space="preserve"> </w:t>
      </w:r>
      <w:r w:rsidRPr="00B30A26">
        <w:rPr>
          <w:lang w:val="es-ES"/>
        </w:rPr>
        <w:t>o</w:t>
      </w:r>
      <w:r w:rsidR="00280882" w:rsidRPr="00B30A26">
        <w:rPr>
          <w:lang w:val="es-ES"/>
        </w:rPr>
        <w:t xml:space="preserve"> </w:t>
      </w:r>
      <w:r w:rsidRPr="00B30A26">
        <w:rPr>
          <w:lang w:val="es-ES"/>
        </w:rPr>
        <w:t>al</w:t>
      </w:r>
      <w:r w:rsidR="00280882" w:rsidRPr="00B30A26">
        <w:rPr>
          <w:lang w:val="es-ES"/>
        </w:rPr>
        <w:t xml:space="preserve"> </w:t>
      </w:r>
      <w:r w:rsidRPr="00B30A26">
        <w:rPr>
          <w:lang w:val="es-ES"/>
        </w:rPr>
        <w:t>conductor</w:t>
      </w:r>
      <w:r w:rsidR="00280882" w:rsidRPr="00B30A26">
        <w:rPr>
          <w:lang w:val="es-ES"/>
        </w:rPr>
        <w:t xml:space="preserve"> </w:t>
      </w:r>
      <w:r w:rsidRPr="00B30A26">
        <w:rPr>
          <w:lang w:val="es-ES"/>
        </w:rPr>
        <w:t>de</w:t>
      </w:r>
      <w:r w:rsidR="00280882" w:rsidRPr="00B30A26">
        <w:rPr>
          <w:lang w:val="es-ES"/>
        </w:rPr>
        <w:t xml:space="preserve"> </w:t>
      </w:r>
      <w:r w:rsidR="0078629B" w:rsidRPr="00B30A26">
        <w:rPr>
          <w:lang w:val="es-ES"/>
        </w:rPr>
        <w:t>tracto camiones</w:t>
      </w:r>
      <w:r w:rsidR="00280882" w:rsidRPr="00B30A26">
        <w:rPr>
          <w:lang w:val="es-ES"/>
        </w:rPr>
        <w:t xml:space="preserve"> </w:t>
      </w:r>
      <w:r w:rsidRPr="00B30A26">
        <w:rPr>
          <w:lang w:val="es-ES"/>
        </w:rPr>
        <w:t>modificar</w:t>
      </w:r>
      <w:r w:rsidR="00280882" w:rsidRPr="00B30A26">
        <w:rPr>
          <w:lang w:val="es-ES"/>
        </w:rPr>
        <w:t xml:space="preserve"> </w:t>
      </w:r>
      <w:r w:rsidRPr="00B30A26">
        <w:rPr>
          <w:lang w:val="es-ES"/>
        </w:rPr>
        <w:t>la</w:t>
      </w:r>
      <w:r w:rsidR="00280882" w:rsidRPr="00B30A26">
        <w:rPr>
          <w:lang w:val="es-ES"/>
        </w:rPr>
        <w:t xml:space="preserve"> </w:t>
      </w:r>
      <w:r w:rsidRPr="00B30A26">
        <w:rPr>
          <w:lang w:val="es-ES"/>
        </w:rPr>
        <w:t>placa</w:t>
      </w:r>
      <w:r w:rsidR="00280882" w:rsidRPr="00B30A26">
        <w:rPr>
          <w:lang w:val="es-ES"/>
        </w:rPr>
        <w:t xml:space="preserve"> </w:t>
      </w:r>
      <w:r w:rsidRPr="00B30A26">
        <w:rPr>
          <w:lang w:val="es-ES"/>
        </w:rPr>
        <w:t>de</w:t>
      </w:r>
      <w:r w:rsidR="00280882" w:rsidRPr="00B30A26">
        <w:rPr>
          <w:lang w:val="es-ES"/>
        </w:rPr>
        <w:t xml:space="preserve"> </w:t>
      </w:r>
      <w:r w:rsidRPr="00B30A26">
        <w:rPr>
          <w:lang w:val="es-ES"/>
        </w:rPr>
        <w:t>semirremolque</w:t>
      </w:r>
      <w:r w:rsidR="00280882" w:rsidRPr="00B30A26">
        <w:rPr>
          <w:lang w:val="es-ES"/>
        </w:rPr>
        <w:t xml:space="preserve"> </w:t>
      </w:r>
      <w:r w:rsidRPr="00B30A26">
        <w:rPr>
          <w:lang w:val="es-ES"/>
        </w:rPr>
        <w:t>con</w:t>
      </w:r>
      <w:r w:rsidR="00280882" w:rsidRPr="00B30A26">
        <w:rPr>
          <w:lang w:val="es-ES"/>
        </w:rPr>
        <w:t xml:space="preserve"> </w:t>
      </w:r>
      <w:r w:rsidRPr="00B30A26">
        <w:rPr>
          <w:lang w:val="es-ES"/>
        </w:rPr>
        <w:t>la</w:t>
      </w:r>
      <w:r w:rsidR="00280882" w:rsidRPr="00B30A26">
        <w:rPr>
          <w:lang w:val="es-ES"/>
        </w:rPr>
        <w:t xml:space="preserve"> </w:t>
      </w:r>
      <w:r w:rsidRPr="00B30A26">
        <w:rPr>
          <w:lang w:val="es-ES"/>
        </w:rPr>
        <w:t>que</w:t>
      </w:r>
      <w:r w:rsidR="00280882" w:rsidRPr="00B30A26">
        <w:rPr>
          <w:lang w:val="es-ES"/>
        </w:rPr>
        <w:t xml:space="preserve"> </w:t>
      </w:r>
      <w:r w:rsidRPr="00B30A26">
        <w:rPr>
          <w:lang w:val="es-ES"/>
        </w:rPr>
        <w:t>estar</w:t>
      </w:r>
      <w:r w:rsidR="00280882" w:rsidRPr="00B30A26">
        <w:rPr>
          <w:lang w:val="es-ES"/>
        </w:rPr>
        <w:t xml:space="preserve"> </w:t>
      </w:r>
      <w:r w:rsidRPr="00B30A26">
        <w:rPr>
          <w:lang w:val="es-ES"/>
        </w:rPr>
        <w:t>trabajando</w:t>
      </w:r>
      <w:r w:rsidR="00280882" w:rsidRPr="00B30A26">
        <w:rPr>
          <w:lang w:val="es-ES"/>
        </w:rPr>
        <w:t xml:space="preserve"> </w:t>
      </w:r>
      <w:r w:rsidRPr="00B30A26">
        <w:rPr>
          <w:lang w:val="es-ES"/>
        </w:rPr>
        <w:t>en</w:t>
      </w:r>
      <w:r w:rsidR="00280882" w:rsidRPr="00B30A26">
        <w:rPr>
          <w:lang w:val="es-ES"/>
        </w:rPr>
        <w:t xml:space="preserve"> </w:t>
      </w:r>
      <w:r w:rsidRPr="00B30A26">
        <w:rPr>
          <w:lang w:val="es-ES"/>
        </w:rPr>
        <w:t>la</w:t>
      </w:r>
      <w:r w:rsidR="00280882" w:rsidRPr="00B30A26">
        <w:rPr>
          <w:lang w:val="es-ES"/>
        </w:rPr>
        <w:t xml:space="preserve"> </w:t>
      </w:r>
      <w:r w:rsidRPr="00B30A26">
        <w:rPr>
          <w:lang w:val="es-ES"/>
        </w:rPr>
        <w:t>actualidad.</w:t>
      </w:r>
      <w:r w:rsidR="00280882" w:rsidRPr="00B30A26">
        <w:rPr>
          <w:lang w:val="es-ES"/>
        </w:rPr>
        <w:t xml:space="preserve"> </w:t>
      </w:r>
      <w:r w:rsidRPr="00B30A26">
        <w:rPr>
          <w:lang w:val="es-ES"/>
        </w:rPr>
        <w:t>El</w:t>
      </w:r>
      <w:r w:rsidR="00280882" w:rsidRPr="00B30A26">
        <w:rPr>
          <w:lang w:val="es-ES"/>
        </w:rPr>
        <w:t xml:space="preserve"> </w:t>
      </w:r>
      <w:r w:rsidRPr="00B30A26">
        <w:rPr>
          <w:lang w:val="es-ES"/>
        </w:rPr>
        <w:t>semirremolque</w:t>
      </w:r>
      <w:r w:rsidR="00280882" w:rsidRPr="00B30A26">
        <w:rPr>
          <w:lang w:val="es-ES"/>
        </w:rPr>
        <w:t xml:space="preserve"> </w:t>
      </w:r>
      <w:r w:rsidRPr="00B30A26">
        <w:rPr>
          <w:lang w:val="es-ES"/>
        </w:rPr>
        <w:t>debe</w:t>
      </w:r>
      <w:r w:rsidR="00280882" w:rsidRPr="00B30A26">
        <w:rPr>
          <w:lang w:val="es-ES"/>
        </w:rPr>
        <w:t xml:space="preserve"> </w:t>
      </w:r>
      <w:r w:rsidRPr="00B30A26">
        <w:rPr>
          <w:lang w:val="es-ES"/>
        </w:rPr>
        <w:t>estar</w:t>
      </w:r>
      <w:r w:rsidR="00280882" w:rsidRPr="00B30A26">
        <w:rPr>
          <w:lang w:val="es-ES"/>
        </w:rPr>
        <w:t xml:space="preserve"> </w:t>
      </w:r>
      <w:r w:rsidRPr="00B30A26">
        <w:rPr>
          <w:lang w:val="es-ES"/>
        </w:rPr>
        <w:t>previamente</w:t>
      </w:r>
      <w:r w:rsidR="00280882" w:rsidRPr="00B30A26">
        <w:rPr>
          <w:lang w:val="es-ES"/>
        </w:rPr>
        <w:t xml:space="preserve"> </w:t>
      </w:r>
      <w:r w:rsidRPr="00B30A26">
        <w:rPr>
          <w:lang w:val="es-ES"/>
        </w:rPr>
        <w:t>registrado.</w:t>
      </w:r>
    </w:p>
    <w:p w14:paraId="73A945CA" w14:textId="77777777" w:rsidR="003237E6" w:rsidRPr="00B30A26" w:rsidRDefault="003237E6" w:rsidP="003237E6">
      <w:pPr>
        <w:rPr>
          <w:lang w:val="es-ES"/>
        </w:rPr>
      </w:pPr>
    </w:p>
    <w:p w14:paraId="3FE75862" w14:textId="469B0AC7" w:rsidR="003237E6" w:rsidRPr="00B30A26" w:rsidRDefault="00D541A2" w:rsidP="00B80A54">
      <w:pPr>
        <w:pStyle w:val="Heading6"/>
        <w:rPr>
          <w:lang w:val="es-ES"/>
        </w:rPr>
      </w:pPr>
      <w:r w:rsidRPr="00B30A26">
        <w:rPr>
          <w:lang w:val="es-ES"/>
        </w:rPr>
        <w:t>RFCM-</w:t>
      </w:r>
      <w:r w:rsidR="003237E6" w:rsidRPr="00B30A26">
        <w:rPr>
          <w:lang w:val="es-ES"/>
        </w:rPr>
        <w:t>061</w:t>
      </w:r>
      <w:r w:rsidR="00280882" w:rsidRPr="00B30A26">
        <w:rPr>
          <w:lang w:val="es-ES"/>
        </w:rPr>
        <w:t xml:space="preserve"> </w:t>
      </w:r>
      <w:r w:rsidR="003237E6" w:rsidRPr="00B30A26">
        <w:rPr>
          <w:lang w:val="es-ES"/>
        </w:rPr>
        <w:t>Modificar</w:t>
      </w:r>
      <w:r w:rsidR="00280882" w:rsidRPr="00B30A26">
        <w:rPr>
          <w:lang w:val="es-ES"/>
        </w:rPr>
        <w:t xml:space="preserve"> </w:t>
      </w:r>
      <w:r w:rsidR="003237E6" w:rsidRPr="00B30A26">
        <w:rPr>
          <w:lang w:val="es-ES"/>
        </w:rPr>
        <w:t>conductor</w:t>
      </w:r>
    </w:p>
    <w:p w14:paraId="2BEB13E5" w14:textId="197BC511" w:rsidR="003237E6" w:rsidRPr="00B30A26" w:rsidRDefault="003237E6" w:rsidP="003237E6">
      <w:pPr>
        <w:rPr>
          <w:lang w:val="es-ES"/>
        </w:rPr>
      </w:pPr>
      <w:r w:rsidRPr="00B30A26">
        <w:rPr>
          <w:lang w:val="es-ES"/>
        </w:rPr>
        <w:t>Permite</w:t>
      </w:r>
      <w:r w:rsidR="00280882" w:rsidRPr="00B30A26">
        <w:rPr>
          <w:lang w:val="es-ES"/>
        </w:rPr>
        <w:t xml:space="preserve"> </w:t>
      </w:r>
      <w:r w:rsidRPr="00B30A26">
        <w:rPr>
          <w:lang w:val="es-ES"/>
        </w:rPr>
        <w:t>al</w:t>
      </w:r>
      <w:r w:rsidR="00280882" w:rsidRPr="00B30A26">
        <w:rPr>
          <w:lang w:val="es-ES"/>
        </w:rPr>
        <w:t xml:space="preserve"> </w:t>
      </w:r>
      <w:r w:rsidRPr="00B30A26">
        <w:rPr>
          <w:lang w:val="es-ES"/>
        </w:rPr>
        <w:t>propietario</w:t>
      </w:r>
      <w:r w:rsidR="00280882" w:rsidRPr="00B30A26">
        <w:rPr>
          <w:lang w:val="es-ES"/>
        </w:rPr>
        <w:t xml:space="preserve"> </w:t>
      </w:r>
      <w:r w:rsidRPr="00B30A26">
        <w:rPr>
          <w:lang w:val="es-ES"/>
        </w:rPr>
        <w:t>de</w:t>
      </w:r>
      <w:r w:rsidR="00280882" w:rsidRPr="00B30A26">
        <w:rPr>
          <w:lang w:val="es-ES"/>
        </w:rPr>
        <w:t xml:space="preserve"> </w:t>
      </w:r>
      <w:r w:rsidRPr="00B30A26">
        <w:rPr>
          <w:lang w:val="es-ES"/>
        </w:rPr>
        <w:t>un</w:t>
      </w:r>
      <w:r w:rsidR="00280882" w:rsidRPr="00B30A26">
        <w:rPr>
          <w:lang w:val="es-ES"/>
        </w:rPr>
        <w:t xml:space="preserve"> </w:t>
      </w:r>
      <w:r w:rsidRPr="00B30A26">
        <w:rPr>
          <w:lang w:val="es-ES"/>
        </w:rPr>
        <w:t>vehículo</w:t>
      </w:r>
      <w:r w:rsidR="00280882" w:rsidRPr="00B30A26">
        <w:rPr>
          <w:lang w:val="es-ES"/>
        </w:rPr>
        <w:t xml:space="preserve"> </w:t>
      </w:r>
      <w:r w:rsidRPr="00B30A26">
        <w:rPr>
          <w:lang w:val="es-ES"/>
        </w:rPr>
        <w:t>modificar</w:t>
      </w:r>
      <w:r w:rsidR="00280882" w:rsidRPr="00B30A26">
        <w:rPr>
          <w:lang w:val="es-ES"/>
        </w:rPr>
        <w:t xml:space="preserve"> </w:t>
      </w:r>
      <w:r w:rsidRPr="00B30A26">
        <w:rPr>
          <w:lang w:val="es-ES"/>
        </w:rPr>
        <w:t>el</w:t>
      </w:r>
      <w:r w:rsidR="00280882" w:rsidRPr="00B30A26">
        <w:rPr>
          <w:lang w:val="es-ES"/>
        </w:rPr>
        <w:t xml:space="preserve"> </w:t>
      </w:r>
      <w:r w:rsidRPr="00B30A26">
        <w:rPr>
          <w:lang w:val="es-ES"/>
        </w:rPr>
        <w:t>conductor</w:t>
      </w:r>
      <w:r w:rsidR="00280882" w:rsidRPr="00B30A26">
        <w:rPr>
          <w:lang w:val="es-ES"/>
        </w:rPr>
        <w:t xml:space="preserve"> </w:t>
      </w:r>
      <w:r w:rsidRPr="00B30A26">
        <w:rPr>
          <w:lang w:val="es-ES"/>
        </w:rPr>
        <w:t>que</w:t>
      </w:r>
      <w:r w:rsidR="00280882" w:rsidRPr="00B30A26">
        <w:rPr>
          <w:lang w:val="es-ES"/>
        </w:rPr>
        <w:t xml:space="preserve"> </w:t>
      </w:r>
      <w:r w:rsidRPr="00B30A26">
        <w:rPr>
          <w:lang w:val="es-ES"/>
        </w:rPr>
        <w:t>usa</w:t>
      </w:r>
      <w:r w:rsidR="00280882" w:rsidRPr="00B30A26">
        <w:rPr>
          <w:lang w:val="es-ES"/>
        </w:rPr>
        <w:t xml:space="preserve"> </w:t>
      </w:r>
      <w:r w:rsidRPr="00B30A26">
        <w:rPr>
          <w:lang w:val="es-ES"/>
        </w:rPr>
        <w:t>para</w:t>
      </w:r>
      <w:r w:rsidR="00280882" w:rsidRPr="00B30A26">
        <w:rPr>
          <w:lang w:val="es-ES"/>
        </w:rPr>
        <w:t xml:space="preserve"> </w:t>
      </w:r>
      <w:r w:rsidRPr="00B30A26">
        <w:rPr>
          <w:lang w:val="es-ES"/>
        </w:rPr>
        <w:t>su</w:t>
      </w:r>
      <w:r w:rsidR="00280882" w:rsidRPr="00B30A26">
        <w:rPr>
          <w:lang w:val="es-ES"/>
        </w:rPr>
        <w:t xml:space="preserve"> </w:t>
      </w:r>
      <w:r w:rsidRPr="00B30A26">
        <w:rPr>
          <w:lang w:val="es-ES"/>
        </w:rPr>
        <w:t>vehículo.</w:t>
      </w:r>
      <w:r w:rsidR="00280882" w:rsidRPr="00B30A26">
        <w:rPr>
          <w:lang w:val="es-ES"/>
        </w:rPr>
        <w:t xml:space="preserve"> </w:t>
      </w:r>
      <w:r w:rsidRPr="00B30A26">
        <w:rPr>
          <w:lang w:val="es-ES"/>
        </w:rPr>
        <w:t>El</w:t>
      </w:r>
      <w:r w:rsidR="00280882" w:rsidRPr="00B30A26">
        <w:rPr>
          <w:lang w:val="es-ES"/>
        </w:rPr>
        <w:t xml:space="preserve"> </w:t>
      </w:r>
      <w:r w:rsidRPr="00B30A26">
        <w:rPr>
          <w:lang w:val="es-ES"/>
        </w:rPr>
        <w:t>conductor</w:t>
      </w:r>
      <w:r w:rsidR="00280882" w:rsidRPr="00B30A26">
        <w:rPr>
          <w:lang w:val="es-ES"/>
        </w:rPr>
        <w:t xml:space="preserve"> </w:t>
      </w:r>
      <w:r w:rsidRPr="00B30A26">
        <w:rPr>
          <w:lang w:val="es-ES"/>
        </w:rPr>
        <w:t>debe</w:t>
      </w:r>
      <w:r w:rsidR="00280882" w:rsidRPr="00B30A26">
        <w:rPr>
          <w:lang w:val="es-ES"/>
        </w:rPr>
        <w:t xml:space="preserve"> </w:t>
      </w:r>
      <w:r w:rsidRPr="00B30A26">
        <w:rPr>
          <w:lang w:val="es-ES"/>
        </w:rPr>
        <w:t>estar</w:t>
      </w:r>
      <w:r w:rsidR="00280882" w:rsidRPr="00B30A26">
        <w:rPr>
          <w:lang w:val="es-ES"/>
        </w:rPr>
        <w:t xml:space="preserve"> </w:t>
      </w:r>
      <w:r w:rsidRPr="00B30A26">
        <w:rPr>
          <w:lang w:val="es-ES"/>
        </w:rPr>
        <w:t>previamente</w:t>
      </w:r>
      <w:r w:rsidR="00280882" w:rsidRPr="00B30A26">
        <w:rPr>
          <w:lang w:val="es-ES"/>
        </w:rPr>
        <w:t xml:space="preserve"> </w:t>
      </w:r>
      <w:r w:rsidRPr="00B30A26">
        <w:rPr>
          <w:lang w:val="es-ES"/>
        </w:rPr>
        <w:t>registrado</w:t>
      </w:r>
      <w:r w:rsidR="00280882" w:rsidRPr="00B30A26">
        <w:rPr>
          <w:lang w:val="es-ES"/>
        </w:rPr>
        <w:t xml:space="preserve"> </w:t>
      </w:r>
      <w:r w:rsidRPr="00B30A26">
        <w:rPr>
          <w:lang w:val="es-ES"/>
        </w:rPr>
        <w:t>en</w:t>
      </w:r>
      <w:r w:rsidR="00280882" w:rsidRPr="00B30A26">
        <w:rPr>
          <w:lang w:val="es-ES"/>
        </w:rPr>
        <w:t xml:space="preserve"> </w:t>
      </w:r>
      <w:r w:rsidRPr="00B30A26">
        <w:rPr>
          <w:lang w:val="es-ES"/>
        </w:rPr>
        <w:t>la</w:t>
      </w:r>
      <w:r w:rsidR="00280882" w:rsidRPr="00B30A26">
        <w:rPr>
          <w:lang w:val="es-ES"/>
        </w:rPr>
        <w:t xml:space="preserve"> </w:t>
      </w:r>
      <w:r w:rsidRPr="00B30A26">
        <w:rPr>
          <w:lang w:val="es-ES"/>
        </w:rPr>
        <w:t>plataforma.</w:t>
      </w:r>
    </w:p>
    <w:p w14:paraId="360AA382" w14:textId="77777777" w:rsidR="003237E6" w:rsidRPr="00B30A26" w:rsidRDefault="003237E6" w:rsidP="003237E6">
      <w:pPr>
        <w:rPr>
          <w:lang w:val="es-ES"/>
        </w:rPr>
      </w:pPr>
    </w:p>
    <w:p w14:paraId="512F8805" w14:textId="7ABA9F26" w:rsidR="003237E6" w:rsidRPr="00B30A26" w:rsidRDefault="00D541A2" w:rsidP="00B80A54">
      <w:pPr>
        <w:pStyle w:val="Heading6"/>
        <w:rPr>
          <w:lang w:val="es-ES"/>
        </w:rPr>
      </w:pPr>
      <w:r w:rsidRPr="00B30A26">
        <w:rPr>
          <w:lang w:val="es-ES"/>
        </w:rPr>
        <w:t>RFCM-</w:t>
      </w:r>
      <w:r w:rsidR="003237E6" w:rsidRPr="00B30A26">
        <w:rPr>
          <w:lang w:val="es-ES"/>
        </w:rPr>
        <w:t>062</w:t>
      </w:r>
      <w:r w:rsidR="00280882" w:rsidRPr="00B30A26">
        <w:rPr>
          <w:lang w:val="es-ES"/>
        </w:rPr>
        <w:t xml:space="preserve"> </w:t>
      </w:r>
      <w:r w:rsidR="003237E6" w:rsidRPr="00B30A26">
        <w:rPr>
          <w:lang w:val="es-ES"/>
        </w:rPr>
        <w:t>Creación</w:t>
      </w:r>
      <w:r w:rsidR="00280882" w:rsidRPr="00B30A26">
        <w:rPr>
          <w:lang w:val="es-ES"/>
        </w:rPr>
        <w:t xml:space="preserve"> </w:t>
      </w:r>
      <w:r w:rsidR="003237E6" w:rsidRPr="00B30A26">
        <w:rPr>
          <w:lang w:val="es-ES"/>
        </w:rPr>
        <w:t>de</w:t>
      </w:r>
      <w:r w:rsidR="00280882" w:rsidRPr="00B30A26">
        <w:rPr>
          <w:lang w:val="es-ES"/>
        </w:rPr>
        <w:t xml:space="preserve"> </w:t>
      </w:r>
      <w:r w:rsidR="003237E6" w:rsidRPr="00B30A26">
        <w:rPr>
          <w:lang w:val="es-ES"/>
        </w:rPr>
        <w:t>terceros</w:t>
      </w:r>
    </w:p>
    <w:p w14:paraId="463311A7" w14:textId="1C2AB7E8" w:rsidR="003237E6" w:rsidRPr="00B30A26" w:rsidRDefault="003237E6" w:rsidP="003237E6">
      <w:pPr>
        <w:rPr>
          <w:lang w:val="es-ES"/>
        </w:rPr>
      </w:pPr>
      <w:r w:rsidRPr="00B30A26">
        <w:rPr>
          <w:lang w:val="es-ES"/>
        </w:rPr>
        <w:t>Permite</w:t>
      </w:r>
      <w:r w:rsidR="00280882" w:rsidRPr="00B30A26">
        <w:rPr>
          <w:lang w:val="es-ES"/>
        </w:rPr>
        <w:t xml:space="preserve"> </w:t>
      </w:r>
      <w:r w:rsidRPr="00B30A26">
        <w:rPr>
          <w:lang w:val="es-ES"/>
        </w:rPr>
        <w:t>al</w:t>
      </w:r>
      <w:r w:rsidR="00280882" w:rsidRPr="00B30A26">
        <w:rPr>
          <w:lang w:val="es-ES"/>
        </w:rPr>
        <w:t xml:space="preserve"> </w:t>
      </w:r>
      <w:r w:rsidRPr="00B30A26">
        <w:rPr>
          <w:lang w:val="es-ES"/>
        </w:rPr>
        <w:t>usuario</w:t>
      </w:r>
      <w:r w:rsidR="00280882" w:rsidRPr="00B30A26">
        <w:rPr>
          <w:lang w:val="es-ES"/>
        </w:rPr>
        <w:t xml:space="preserve"> </w:t>
      </w:r>
      <w:r w:rsidRPr="00B30A26">
        <w:rPr>
          <w:lang w:val="es-ES"/>
        </w:rPr>
        <w:t>de</w:t>
      </w:r>
      <w:r w:rsidR="00280882" w:rsidRPr="00B30A26">
        <w:rPr>
          <w:lang w:val="es-ES"/>
        </w:rPr>
        <w:t xml:space="preserve"> </w:t>
      </w:r>
      <w:r w:rsidR="0078629B" w:rsidRPr="00B30A26">
        <w:rPr>
          <w:lang w:val="es-ES"/>
        </w:rPr>
        <w:t>Cargo Modal</w:t>
      </w:r>
      <w:r w:rsidR="004F6A81" w:rsidRPr="00B30A26">
        <w:rPr>
          <w:lang w:val="es-ES"/>
        </w:rPr>
        <w:fldChar w:fldCharType="begin"/>
      </w:r>
      <w:r w:rsidR="004F6A81" w:rsidRPr="00B30A26">
        <w:rPr>
          <w:lang w:val="es-ES"/>
        </w:rPr>
        <w:instrText xml:space="preserve"> XE "</w:instrText>
      </w:r>
      <w:r w:rsidR="004F6A81" w:rsidRPr="00B30A26">
        <w:rPr>
          <w:b/>
          <w:szCs w:val="28"/>
          <w:lang w:val="es-ES"/>
        </w:rPr>
        <w:instrText>Cargo Modal</w:instrText>
      </w:r>
      <w:r w:rsidR="004F6A81" w:rsidRPr="00B30A26">
        <w:rPr>
          <w:lang w:val="es-ES"/>
        </w:rPr>
        <w:instrText xml:space="preserve">" </w:instrText>
      </w:r>
      <w:r w:rsidR="004F6A81" w:rsidRPr="00B30A26">
        <w:rPr>
          <w:lang w:val="es-ES"/>
        </w:rPr>
        <w:fldChar w:fldCharType="end"/>
      </w:r>
      <w:r w:rsidR="00280882" w:rsidRPr="00B30A26">
        <w:rPr>
          <w:lang w:val="es-ES"/>
        </w:rPr>
        <w:t xml:space="preserve"> </w:t>
      </w:r>
      <w:r w:rsidRPr="00B30A26">
        <w:rPr>
          <w:lang w:val="es-ES"/>
        </w:rPr>
        <w:t>la</w:t>
      </w:r>
      <w:r w:rsidR="00280882" w:rsidRPr="00B30A26">
        <w:rPr>
          <w:lang w:val="es-ES"/>
        </w:rPr>
        <w:t xml:space="preserve"> </w:t>
      </w:r>
      <w:r w:rsidRPr="00B30A26">
        <w:rPr>
          <w:lang w:val="es-ES"/>
        </w:rPr>
        <w:t>creación</w:t>
      </w:r>
      <w:r w:rsidR="00280882" w:rsidRPr="00B30A26">
        <w:rPr>
          <w:lang w:val="es-ES"/>
        </w:rPr>
        <w:t xml:space="preserve"> </w:t>
      </w:r>
      <w:r w:rsidRPr="00B30A26">
        <w:rPr>
          <w:lang w:val="es-ES"/>
        </w:rPr>
        <w:t>de</w:t>
      </w:r>
      <w:r w:rsidR="00280882" w:rsidRPr="00B30A26">
        <w:rPr>
          <w:lang w:val="es-ES"/>
        </w:rPr>
        <w:t xml:space="preserve"> </w:t>
      </w:r>
      <w:r w:rsidRPr="00B30A26">
        <w:rPr>
          <w:lang w:val="es-ES"/>
        </w:rPr>
        <w:t>propietarios,</w:t>
      </w:r>
      <w:r w:rsidR="00280882" w:rsidRPr="00B30A26">
        <w:rPr>
          <w:lang w:val="es-ES"/>
        </w:rPr>
        <w:t xml:space="preserve"> </w:t>
      </w:r>
      <w:r w:rsidRPr="00B30A26">
        <w:rPr>
          <w:lang w:val="es-ES"/>
        </w:rPr>
        <w:t>tenedores</w:t>
      </w:r>
      <w:r w:rsidR="00280882" w:rsidRPr="00B30A26">
        <w:rPr>
          <w:lang w:val="es-ES"/>
        </w:rPr>
        <w:t xml:space="preserve"> </w:t>
      </w:r>
      <w:r w:rsidRPr="00B30A26">
        <w:rPr>
          <w:lang w:val="es-ES"/>
        </w:rPr>
        <w:t>y</w:t>
      </w:r>
      <w:r w:rsidR="00280882" w:rsidRPr="00B30A26">
        <w:rPr>
          <w:lang w:val="es-ES"/>
        </w:rPr>
        <w:t xml:space="preserve"> </w:t>
      </w:r>
      <w:r w:rsidRPr="00B30A26">
        <w:rPr>
          <w:lang w:val="es-ES"/>
        </w:rPr>
        <w:t>conductores.</w:t>
      </w:r>
    </w:p>
    <w:p w14:paraId="3038FFCC" w14:textId="77777777" w:rsidR="003237E6" w:rsidRPr="00B30A26" w:rsidRDefault="003237E6" w:rsidP="003237E6">
      <w:pPr>
        <w:rPr>
          <w:lang w:val="es-ES"/>
        </w:rPr>
      </w:pPr>
    </w:p>
    <w:p w14:paraId="15B9FD91" w14:textId="181E75E6" w:rsidR="003237E6" w:rsidRPr="00B30A26" w:rsidRDefault="00D541A2" w:rsidP="00B80A54">
      <w:pPr>
        <w:pStyle w:val="Heading6"/>
        <w:rPr>
          <w:lang w:val="es-ES"/>
        </w:rPr>
      </w:pPr>
      <w:r w:rsidRPr="00B30A26">
        <w:rPr>
          <w:lang w:val="es-ES"/>
        </w:rPr>
        <w:t>RFCM-</w:t>
      </w:r>
      <w:r w:rsidR="003237E6" w:rsidRPr="00B30A26">
        <w:rPr>
          <w:lang w:val="es-ES"/>
        </w:rPr>
        <w:t>063</w:t>
      </w:r>
      <w:r w:rsidR="00280882" w:rsidRPr="00B30A26">
        <w:rPr>
          <w:lang w:val="es-ES"/>
        </w:rPr>
        <w:t xml:space="preserve"> </w:t>
      </w:r>
      <w:r w:rsidR="003237E6" w:rsidRPr="00B30A26">
        <w:rPr>
          <w:lang w:val="es-ES"/>
        </w:rPr>
        <w:t>Registro</w:t>
      </w:r>
      <w:r w:rsidR="00280882" w:rsidRPr="00B30A26">
        <w:rPr>
          <w:lang w:val="es-ES"/>
        </w:rPr>
        <w:t xml:space="preserve"> </w:t>
      </w:r>
      <w:r w:rsidR="003237E6" w:rsidRPr="00B30A26">
        <w:rPr>
          <w:lang w:val="es-ES"/>
        </w:rPr>
        <w:t>de</w:t>
      </w:r>
      <w:r w:rsidR="00280882" w:rsidRPr="00B30A26">
        <w:rPr>
          <w:lang w:val="es-ES"/>
        </w:rPr>
        <w:t xml:space="preserve"> </w:t>
      </w:r>
      <w:r w:rsidR="003237E6" w:rsidRPr="00B30A26">
        <w:rPr>
          <w:lang w:val="es-ES"/>
        </w:rPr>
        <w:t>vehículos</w:t>
      </w:r>
    </w:p>
    <w:p w14:paraId="3870BA09" w14:textId="3D8F68EE" w:rsidR="003237E6" w:rsidRPr="00B30A26" w:rsidRDefault="003237E6" w:rsidP="003237E6">
      <w:pPr>
        <w:rPr>
          <w:lang w:val="es-ES"/>
        </w:rPr>
      </w:pPr>
      <w:r w:rsidRPr="00B30A26">
        <w:rPr>
          <w:lang w:val="es-ES"/>
        </w:rPr>
        <w:t>Permite</w:t>
      </w:r>
      <w:r w:rsidR="00280882" w:rsidRPr="00B30A26">
        <w:rPr>
          <w:lang w:val="es-ES"/>
        </w:rPr>
        <w:t xml:space="preserve"> </w:t>
      </w:r>
      <w:r w:rsidRPr="00B30A26">
        <w:rPr>
          <w:lang w:val="es-ES"/>
        </w:rPr>
        <w:t>al</w:t>
      </w:r>
      <w:r w:rsidR="00280882" w:rsidRPr="00B30A26">
        <w:rPr>
          <w:lang w:val="es-ES"/>
        </w:rPr>
        <w:t xml:space="preserve"> </w:t>
      </w:r>
      <w:r w:rsidRPr="00B30A26">
        <w:rPr>
          <w:lang w:val="es-ES"/>
        </w:rPr>
        <w:t>usuario</w:t>
      </w:r>
      <w:r w:rsidR="00280882" w:rsidRPr="00B30A26">
        <w:rPr>
          <w:lang w:val="es-ES"/>
        </w:rPr>
        <w:t xml:space="preserve"> </w:t>
      </w:r>
      <w:r w:rsidRPr="00B30A26">
        <w:rPr>
          <w:lang w:val="es-ES"/>
        </w:rPr>
        <w:t>de</w:t>
      </w:r>
      <w:r w:rsidR="00280882" w:rsidRPr="00B30A26">
        <w:rPr>
          <w:lang w:val="es-ES"/>
        </w:rPr>
        <w:t xml:space="preserve"> </w:t>
      </w:r>
      <w:r w:rsidR="0078629B" w:rsidRPr="00B30A26">
        <w:rPr>
          <w:lang w:val="es-ES"/>
        </w:rPr>
        <w:t>Cargo Modal</w:t>
      </w:r>
      <w:r w:rsidR="004F6A81" w:rsidRPr="00B30A26">
        <w:rPr>
          <w:lang w:val="es-ES"/>
        </w:rPr>
        <w:fldChar w:fldCharType="begin"/>
      </w:r>
      <w:r w:rsidR="004F6A81" w:rsidRPr="00B30A26">
        <w:rPr>
          <w:lang w:val="es-ES"/>
        </w:rPr>
        <w:instrText xml:space="preserve"> XE "</w:instrText>
      </w:r>
      <w:r w:rsidR="004F6A81" w:rsidRPr="00B30A26">
        <w:rPr>
          <w:b/>
          <w:szCs w:val="28"/>
          <w:lang w:val="es-ES"/>
        </w:rPr>
        <w:instrText>Cargo Modal</w:instrText>
      </w:r>
      <w:r w:rsidR="004F6A81" w:rsidRPr="00B30A26">
        <w:rPr>
          <w:lang w:val="es-ES"/>
        </w:rPr>
        <w:instrText xml:space="preserve">" </w:instrText>
      </w:r>
      <w:r w:rsidR="004F6A81" w:rsidRPr="00B30A26">
        <w:rPr>
          <w:lang w:val="es-ES"/>
        </w:rPr>
        <w:fldChar w:fldCharType="end"/>
      </w:r>
      <w:r w:rsidR="00280882" w:rsidRPr="00B30A26">
        <w:rPr>
          <w:lang w:val="es-ES"/>
        </w:rPr>
        <w:t xml:space="preserve"> </w:t>
      </w:r>
      <w:r w:rsidRPr="00B30A26">
        <w:rPr>
          <w:lang w:val="es-ES"/>
        </w:rPr>
        <w:t>la</w:t>
      </w:r>
      <w:r w:rsidR="00280882" w:rsidRPr="00B30A26">
        <w:rPr>
          <w:lang w:val="es-ES"/>
        </w:rPr>
        <w:t xml:space="preserve"> </w:t>
      </w:r>
      <w:r w:rsidRPr="00B30A26">
        <w:rPr>
          <w:lang w:val="es-ES"/>
        </w:rPr>
        <w:t>creación</w:t>
      </w:r>
      <w:r w:rsidR="00280882" w:rsidRPr="00B30A26">
        <w:rPr>
          <w:lang w:val="es-ES"/>
        </w:rPr>
        <w:t xml:space="preserve"> </w:t>
      </w:r>
      <w:r w:rsidRPr="00B30A26">
        <w:rPr>
          <w:lang w:val="es-ES"/>
        </w:rPr>
        <w:t>y</w:t>
      </w:r>
      <w:r w:rsidR="00280882" w:rsidRPr="00B30A26">
        <w:rPr>
          <w:lang w:val="es-ES"/>
        </w:rPr>
        <w:t xml:space="preserve"> </w:t>
      </w:r>
      <w:r w:rsidRPr="00B30A26">
        <w:rPr>
          <w:lang w:val="es-ES"/>
        </w:rPr>
        <w:t>actualización</w:t>
      </w:r>
      <w:r w:rsidR="00280882" w:rsidRPr="00B30A26">
        <w:rPr>
          <w:lang w:val="es-ES"/>
        </w:rPr>
        <w:t xml:space="preserve"> </w:t>
      </w:r>
      <w:r w:rsidRPr="00B30A26">
        <w:rPr>
          <w:lang w:val="es-ES"/>
        </w:rPr>
        <w:t>de</w:t>
      </w:r>
      <w:r w:rsidR="00280882" w:rsidRPr="00B30A26">
        <w:rPr>
          <w:lang w:val="es-ES"/>
        </w:rPr>
        <w:t xml:space="preserve"> </w:t>
      </w:r>
      <w:r w:rsidRPr="00B30A26">
        <w:rPr>
          <w:lang w:val="es-ES"/>
        </w:rPr>
        <w:t>los</w:t>
      </w:r>
      <w:r w:rsidR="00280882" w:rsidRPr="00B30A26">
        <w:rPr>
          <w:lang w:val="es-ES"/>
        </w:rPr>
        <w:t xml:space="preserve"> </w:t>
      </w:r>
      <w:r w:rsidRPr="00B30A26">
        <w:rPr>
          <w:lang w:val="es-ES"/>
        </w:rPr>
        <w:t>vehículos</w:t>
      </w:r>
      <w:r w:rsidR="00280882" w:rsidRPr="00B30A26">
        <w:rPr>
          <w:lang w:val="es-ES"/>
        </w:rPr>
        <w:t xml:space="preserve"> </w:t>
      </w:r>
      <w:r w:rsidRPr="00B30A26">
        <w:rPr>
          <w:lang w:val="es-ES"/>
        </w:rPr>
        <w:t>y</w:t>
      </w:r>
      <w:r w:rsidR="00280882" w:rsidRPr="00B30A26">
        <w:rPr>
          <w:lang w:val="es-ES"/>
        </w:rPr>
        <w:t xml:space="preserve"> </w:t>
      </w:r>
      <w:r w:rsidRPr="00B30A26">
        <w:rPr>
          <w:lang w:val="es-ES"/>
        </w:rPr>
        <w:t>sus</w:t>
      </w:r>
      <w:r w:rsidR="00280882" w:rsidRPr="00B30A26">
        <w:rPr>
          <w:lang w:val="es-ES"/>
        </w:rPr>
        <w:t xml:space="preserve"> </w:t>
      </w:r>
      <w:r w:rsidRPr="00B30A26">
        <w:rPr>
          <w:lang w:val="es-ES"/>
        </w:rPr>
        <w:t>características</w:t>
      </w:r>
      <w:r w:rsidR="00280882" w:rsidRPr="00B30A26">
        <w:rPr>
          <w:lang w:val="es-ES"/>
        </w:rPr>
        <w:t xml:space="preserve"> </w:t>
      </w:r>
      <w:r w:rsidRPr="00B30A26">
        <w:rPr>
          <w:lang w:val="es-ES"/>
        </w:rPr>
        <w:t>que</w:t>
      </w:r>
      <w:r w:rsidR="00280882" w:rsidRPr="00B30A26">
        <w:rPr>
          <w:lang w:val="es-ES"/>
        </w:rPr>
        <w:t xml:space="preserve"> </w:t>
      </w:r>
      <w:r w:rsidRPr="00B30A26">
        <w:rPr>
          <w:lang w:val="es-ES"/>
        </w:rPr>
        <w:t>trabajaran</w:t>
      </w:r>
      <w:r w:rsidR="00280882" w:rsidRPr="00B30A26">
        <w:rPr>
          <w:lang w:val="es-ES"/>
        </w:rPr>
        <w:t xml:space="preserve"> </w:t>
      </w:r>
      <w:r w:rsidRPr="00B30A26">
        <w:rPr>
          <w:lang w:val="es-ES"/>
        </w:rPr>
        <w:t>con</w:t>
      </w:r>
      <w:r w:rsidR="00280882" w:rsidRPr="00B30A26">
        <w:rPr>
          <w:lang w:val="es-ES"/>
        </w:rPr>
        <w:t xml:space="preserve"> </w:t>
      </w:r>
      <w:r w:rsidRPr="00B30A26">
        <w:rPr>
          <w:lang w:val="es-ES"/>
        </w:rPr>
        <w:t>la</w:t>
      </w:r>
      <w:r w:rsidR="00280882" w:rsidRPr="00B30A26">
        <w:rPr>
          <w:lang w:val="es-ES"/>
        </w:rPr>
        <w:t xml:space="preserve"> </w:t>
      </w:r>
      <w:r w:rsidRPr="00B30A26">
        <w:rPr>
          <w:lang w:val="es-ES"/>
        </w:rPr>
        <w:t>plataforma.</w:t>
      </w:r>
    </w:p>
    <w:p w14:paraId="5494CA24" w14:textId="77777777" w:rsidR="003237E6" w:rsidRPr="00B30A26" w:rsidRDefault="003237E6" w:rsidP="003237E6">
      <w:pPr>
        <w:rPr>
          <w:lang w:val="es-ES"/>
        </w:rPr>
      </w:pPr>
    </w:p>
    <w:p w14:paraId="6B1BAE2D" w14:textId="1FB55C56" w:rsidR="003237E6" w:rsidRPr="00B30A26" w:rsidRDefault="00D541A2" w:rsidP="00B80A54">
      <w:pPr>
        <w:pStyle w:val="Heading6"/>
        <w:rPr>
          <w:lang w:val="es-ES"/>
        </w:rPr>
      </w:pPr>
      <w:r w:rsidRPr="00B30A26">
        <w:rPr>
          <w:lang w:val="es-ES"/>
        </w:rPr>
        <w:t>RFCM-</w:t>
      </w:r>
      <w:r w:rsidR="003237E6" w:rsidRPr="00B30A26">
        <w:rPr>
          <w:lang w:val="es-ES"/>
        </w:rPr>
        <w:t>064</w:t>
      </w:r>
      <w:r w:rsidR="00280882" w:rsidRPr="00B30A26">
        <w:rPr>
          <w:lang w:val="es-ES"/>
        </w:rPr>
        <w:t xml:space="preserve"> </w:t>
      </w:r>
      <w:r w:rsidR="003237E6" w:rsidRPr="00B30A26">
        <w:rPr>
          <w:lang w:val="es-ES"/>
        </w:rPr>
        <w:t>Actualización</w:t>
      </w:r>
      <w:r w:rsidR="00280882" w:rsidRPr="00B30A26">
        <w:rPr>
          <w:lang w:val="es-ES"/>
        </w:rPr>
        <w:t xml:space="preserve"> </w:t>
      </w:r>
      <w:r w:rsidR="003237E6" w:rsidRPr="00B30A26">
        <w:rPr>
          <w:lang w:val="es-ES"/>
        </w:rPr>
        <w:t>de</w:t>
      </w:r>
      <w:r w:rsidR="00280882" w:rsidRPr="00B30A26">
        <w:rPr>
          <w:lang w:val="es-ES"/>
        </w:rPr>
        <w:t xml:space="preserve"> </w:t>
      </w:r>
      <w:r w:rsidR="003237E6" w:rsidRPr="00B30A26">
        <w:rPr>
          <w:lang w:val="es-ES"/>
        </w:rPr>
        <w:t>datos</w:t>
      </w:r>
      <w:r w:rsidR="00280882" w:rsidRPr="00B30A26">
        <w:rPr>
          <w:lang w:val="es-ES"/>
        </w:rPr>
        <w:t xml:space="preserve"> </w:t>
      </w:r>
      <w:r w:rsidR="003237E6" w:rsidRPr="00B30A26">
        <w:rPr>
          <w:lang w:val="es-ES"/>
        </w:rPr>
        <w:t>de</w:t>
      </w:r>
      <w:r w:rsidR="00280882" w:rsidRPr="00B30A26">
        <w:rPr>
          <w:lang w:val="es-ES"/>
        </w:rPr>
        <w:t xml:space="preserve"> </w:t>
      </w:r>
      <w:r w:rsidR="003237E6" w:rsidRPr="00B30A26">
        <w:rPr>
          <w:lang w:val="es-ES"/>
        </w:rPr>
        <w:t>Terceros</w:t>
      </w:r>
    </w:p>
    <w:p w14:paraId="39579B1C" w14:textId="5BB9D758" w:rsidR="003237E6" w:rsidRPr="00B30A26" w:rsidRDefault="003237E6" w:rsidP="003237E6">
      <w:pPr>
        <w:rPr>
          <w:lang w:val="es-ES"/>
        </w:rPr>
      </w:pPr>
      <w:r w:rsidRPr="00B30A26">
        <w:rPr>
          <w:lang w:val="es-ES"/>
        </w:rPr>
        <w:t>Permite</w:t>
      </w:r>
      <w:r w:rsidR="00280882" w:rsidRPr="00B30A26">
        <w:rPr>
          <w:lang w:val="es-ES"/>
        </w:rPr>
        <w:t xml:space="preserve"> </w:t>
      </w:r>
      <w:r w:rsidRPr="00B30A26">
        <w:rPr>
          <w:lang w:val="es-ES"/>
        </w:rPr>
        <w:t>la</w:t>
      </w:r>
      <w:r w:rsidR="00280882" w:rsidRPr="00B30A26">
        <w:rPr>
          <w:lang w:val="es-ES"/>
        </w:rPr>
        <w:t xml:space="preserve"> </w:t>
      </w:r>
      <w:r w:rsidRPr="00B30A26">
        <w:rPr>
          <w:lang w:val="es-ES"/>
        </w:rPr>
        <w:t>actualización</w:t>
      </w:r>
      <w:r w:rsidR="00280882" w:rsidRPr="00B30A26">
        <w:rPr>
          <w:lang w:val="es-ES"/>
        </w:rPr>
        <w:t xml:space="preserve"> </w:t>
      </w:r>
      <w:r w:rsidRPr="00B30A26">
        <w:rPr>
          <w:lang w:val="es-ES"/>
        </w:rPr>
        <w:t>de</w:t>
      </w:r>
      <w:r w:rsidR="00280882" w:rsidRPr="00B30A26">
        <w:rPr>
          <w:lang w:val="es-ES"/>
        </w:rPr>
        <w:t xml:space="preserve"> </w:t>
      </w:r>
      <w:r w:rsidRPr="00B30A26">
        <w:rPr>
          <w:lang w:val="es-ES"/>
        </w:rPr>
        <w:t>los</w:t>
      </w:r>
      <w:r w:rsidR="00280882" w:rsidRPr="00B30A26">
        <w:rPr>
          <w:lang w:val="es-ES"/>
        </w:rPr>
        <w:t xml:space="preserve"> </w:t>
      </w:r>
      <w:r w:rsidRPr="00B30A26">
        <w:rPr>
          <w:lang w:val="es-ES"/>
        </w:rPr>
        <w:t>datos</w:t>
      </w:r>
      <w:r w:rsidR="00280882" w:rsidRPr="00B30A26">
        <w:rPr>
          <w:lang w:val="es-ES"/>
        </w:rPr>
        <w:t xml:space="preserve"> </w:t>
      </w:r>
      <w:r w:rsidRPr="00B30A26">
        <w:rPr>
          <w:lang w:val="es-ES"/>
        </w:rPr>
        <w:t>de</w:t>
      </w:r>
      <w:r w:rsidR="00280882" w:rsidRPr="00B30A26">
        <w:rPr>
          <w:lang w:val="es-ES"/>
        </w:rPr>
        <w:t xml:space="preserve"> </w:t>
      </w:r>
      <w:r w:rsidRPr="00B30A26">
        <w:rPr>
          <w:lang w:val="es-ES"/>
        </w:rPr>
        <w:t>conductores,</w:t>
      </w:r>
      <w:r w:rsidR="00280882" w:rsidRPr="00B30A26">
        <w:rPr>
          <w:lang w:val="es-ES"/>
        </w:rPr>
        <w:t xml:space="preserve"> </w:t>
      </w:r>
      <w:r w:rsidRPr="00B30A26">
        <w:rPr>
          <w:lang w:val="es-ES"/>
        </w:rPr>
        <w:t>propietarios</w:t>
      </w:r>
      <w:r w:rsidR="00280882" w:rsidRPr="00B30A26">
        <w:rPr>
          <w:lang w:val="es-ES"/>
        </w:rPr>
        <w:t xml:space="preserve"> </w:t>
      </w:r>
      <w:r w:rsidRPr="00B30A26">
        <w:rPr>
          <w:lang w:val="es-ES"/>
        </w:rPr>
        <w:t>y</w:t>
      </w:r>
      <w:r w:rsidR="00280882" w:rsidRPr="00B30A26">
        <w:rPr>
          <w:lang w:val="es-ES"/>
        </w:rPr>
        <w:t xml:space="preserve"> </w:t>
      </w:r>
      <w:r w:rsidRPr="00B30A26">
        <w:rPr>
          <w:lang w:val="es-ES"/>
        </w:rPr>
        <w:t>tenedores</w:t>
      </w:r>
      <w:r w:rsidR="00280882" w:rsidRPr="00B30A26">
        <w:rPr>
          <w:lang w:val="es-ES"/>
        </w:rPr>
        <w:t xml:space="preserve"> </w:t>
      </w:r>
      <w:r w:rsidRPr="00B30A26">
        <w:rPr>
          <w:lang w:val="es-ES"/>
        </w:rPr>
        <w:t>dentro</w:t>
      </w:r>
      <w:r w:rsidR="00280882" w:rsidRPr="00B30A26">
        <w:rPr>
          <w:lang w:val="es-ES"/>
        </w:rPr>
        <w:t xml:space="preserve"> </w:t>
      </w:r>
      <w:r w:rsidRPr="00B30A26">
        <w:rPr>
          <w:lang w:val="es-ES"/>
        </w:rPr>
        <w:t>de</w:t>
      </w:r>
      <w:r w:rsidR="00280882" w:rsidRPr="00B30A26">
        <w:rPr>
          <w:lang w:val="es-ES"/>
        </w:rPr>
        <w:t xml:space="preserve"> </w:t>
      </w:r>
      <w:r w:rsidRPr="00B30A26">
        <w:rPr>
          <w:lang w:val="es-ES"/>
        </w:rPr>
        <w:t>la</w:t>
      </w:r>
      <w:r w:rsidR="00280882" w:rsidRPr="00B30A26">
        <w:rPr>
          <w:lang w:val="es-ES"/>
        </w:rPr>
        <w:t xml:space="preserve"> </w:t>
      </w:r>
      <w:r w:rsidRPr="00B30A26">
        <w:rPr>
          <w:lang w:val="es-ES"/>
        </w:rPr>
        <w:t>plataforma.</w:t>
      </w:r>
    </w:p>
    <w:p w14:paraId="125841C7" w14:textId="77777777" w:rsidR="003237E6" w:rsidRPr="00B30A26" w:rsidRDefault="003237E6" w:rsidP="003237E6">
      <w:pPr>
        <w:rPr>
          <w:lang w:val="es-ES"/>
        </w:rPr>
      </w:pPr>
    </w:p>
    <w:p w14:paraId="5EE021DE" w14:textId="3B053BCC" w:rsidR="003237E6" w:rsidRPr="00B30A26" w:rsidRDefault="00D541A2" w:rsidP="00B80A54">
      <w:pPr>
        <w:pStyle w:val="Heading6"/>
        <w:rPr>
          <w:lang w:val="es-ES"/>
        </w:rPr>
      </w:pPr>
      <w:r w:rsidRPr="00B30A26">
        <w:rPr>
          <w:lang w:val="es-ES"/>
        </w:rPr>
        <w:lastRenderedPageBreak/>
        <w:t>RFCM-</w:t>
      </w:r>
      <w:r w:rsidR="003237E6" w:rsidRPr="00B30A26">
        <w:rPr>
          <w:lang w:val="es-ES"/>
        </w:rPr>
        <w:t>065</w:t>
      </w:r>
      <w:r w:rsidR="00280882" w:rsidRPr="00B30A26">
        <w:rPr>
          <w:lang w:val="es-ES"/>
        </w:rPr>
        <w:t xml:space="preserve"> </w:t>
      </w:r>
      <w:r w:rsidR="003237E6" w:rsidRPr="00B30A26">
        <w:rPr>
          <w:lang w:val="es-ES"/>
        </w:rPr>
        <w:t>Cambio</w:t>
      </w:r>
      <w:r w:rsidR="00280882" w:rsidRPr="00B30A26">
        <w:rPr>
          <w:lang w:val="es-ES"/>
        </w:rPr>
        <w:t xml:space="preserve"> </w:t>
      </w:r>
      <w:r w:rsidR="003237E6" w:rsidRPr="00B30A26">
        <w:rPr>
          <w:lang w:val="es-ES"/>
        </w:rPr>
        <w:t>de</w:t>
      </w:r>
      <w:r w:rsidR="00280882" w:rsidRPr="00B30A26">
        <w:rPr>
          <w:lang w:val="es-ES"/>
        </w:rPr>
        <w:t xml:space="preserve"> </w:t>
      </w:r>
      <w:r w:rsidR="003237E6" w:rsidRPr="00B30A26">
        <w:rPr>
          <w:lang w:val="es-ES"/>
        </w:rPr>
        <w:t>datos</w:t>
      </w:r>
      <w:r w:rsidR="00280882" w:rsidRPr="00B30A26">
        <w:rPr>
          <w:lang w:val="es-ES"/>
        </w:rPr>
        <w:t xml:space="preserve"> </w:t>
      </w:r>
      <w:r w:rsidR="003237E6" w:rsidRPr="00B30A26">
        <w:rPr>
          <w:lang w:val="es-ES"/>
        </w:rPr>
        <w:t>de</w:t>
      </w:r>
      <w:r w:rsidR="00280882" w:rsidRPr="00B30A26">
        <w:rPr>
          <w:lang w:val="es-ES"/>
        </w:rPr>
        <w:t xml:space="preserve"> </w:t>
      </w:r>
      <w:r w:rsidR="003237E6" w:rsidRPr="00B30A26">
        <w:rPr>
          <w:lang w:val="es-ES"/>
        </w:rPr>
        <w:t>autenticación</w:t>
      </w:r>
    </w:p>
    <w:p w14:paraId="578032CA" w14:textId="0DE328FF" w:rsidR="003237E6" w:rsidRPr="00B30A26" w:rsidRDefault="003237E6" w:rsidP="003237E6">
      <w:pPr>
        <w:rPr>
          <w:lang w:val="es-ES"/>
        </w:rPr>
      </w:pPr>
      <w:r w:rsidRPr="00B30A26">
        <w:rPr>
          <w:lang w:val="es-ES"/>
        </w:rPr>
        <w:t>Permite</w:t>
      </w:r>
      <w:r w:rsidR="00280882" w:rsidRPr="00B30A26">
        <w:rPr>
          <w:lang w:val="es-ES"/>
        </w:rPr>
        <w:t xml:space="preserve"> </w:t>
      </w:r>
      <w:r w:rsidRPr="00B30A26">
        <w:rPr>
          <w:lang w:val="es-ES"/>
        </w:rPr>
        <w:t>que</w:t>
      </w:r>
      <w:r w:rsidR="00280882" w:rsidRPr="00B30A26">
        <w:rPr>
          <w:lang w:val="es-ES"/>
        </w:rPr>
        <w:t xml:space="preserve"> </w:t>
      </w:r>
      <w:r w:rsidRPr="00B30A26">
        <w:rPr>
          <w:lang w:val="es-ES"/>
        </w:rPr>
        <w:t>un</w:t>
      </w:r>
      <w:r w:rsidR="00280882" w:rsidRPr="00B30A26">
        <w:rPr>
          <w:lang w:val="es-ES"/>
        </w:rPr>
        <w:t xml:space="preserve"> </w:t>
      </w:r>
      <w:r w:rsidRPr="00B30A26">
        <w:rPr>
          <w:lang w:val="es-ES"/>
        </w:rPr>
        <w:t>usuario</w:t>
      </w:r>
      <w:r w:rsidR="00280882" w:rsidRPr="00B30A26">
        <w:rPr>
          <w:lang w:val="es-ES"/>
        </w:rPr>
        <w:t xml:space="preserve"> </w:t>
      </w:r>
      <w:r w:rsidRPr="00B30A26">
        <w:rPr>
          <w:lang w:val="es-ES"/>
        </w:rPr>
        <w:t>pueda</w:t>
      </w:r>
      <w:r w:rsidR="00280882" w:rsidRPr="00B30A26">
        <w:rPr>
          <w:lang w:val="es-ES"/>
        </w:rPr>
        <w:t xml:space="preserve"> </w:t>
      </w:r>
      <w:r w:rsidRPr="00B30A26">
        <w:rPr>
          <w:lang w:val="es-ES"/>
        </w:rPr>
        <w:t>cambiar</w:t>
      </w:r>
      <w:r w:rsidR="00280882" w:rsidRPr="00B30A26">
        <w:rPr>
          <w:lang w:val="es-ES"/>
        </w:rPr>
        <w:t xml:space="preserve"> </w:t>
      </w:r>
      <w:r w:rsidRPr="00B30A26">
        <w:rPr>
          <w:lang w:val="es-ES"/>
        </w:rPr>
        <w:t>su contraseña de ingreso</w:t>
      </w:r>
      <w:r w:rsidR="00280882" w:rsidRPr="00B30A26">
        <w:rPr>
          <w:lang w:val="es-ES"/>
        </w:rPr>
        <w:t xml:space="preserve"> </w:t>
      </w:r>
      <w:r w:rsidRPr="00B30A26">
        <w:rPr>
          <w:lang w:val="es-ES"/>
        </w:rPr>
        <w:t>a</w:t>
      </w:r>
      <w:r w:rsidR="00280882" w:rsidRPr="00B30A26">
        <w:rPr>
          <w:lang w:val="es-ES"/>
        </w:rPr>
        <w:t xml:space="preserve"> </w:t>
      </w:r>
      <w:r w:rsidRPr="00B30A26">
        <w:rPr>
          <w:lang w:val="es-ES"/>
        </w:rPr>
        <w:t>la</w:t>
      </w:r>
      <w:r w:rsidR="00280882" w:rsidRPr="00B30A26">
        <w:rPr>
          <w:lang w:val="es-ES"/>
        </w:rPr>
        <w:t xml:space="preserve"> </w:t>
      </w:r>
      <w:r w:rsidRPr="00B30A26">
        <w:rPr>
          <w:lang w:val="es-ES"/>
        </w:rPr>
        <w:t>plataforma</w:t>
      </w:r>
    </w:p>
    <w:p w14:paraId="25AB30BE" w14:textId="77777777" w:rsidR="00B80A54" w:rsidRPr="00B30A26" w:rsidRDefault="00B80A54" w:rsidP="00B80A54">
      <w:pPr>
        <w:pStyle w:val="Heading5"/>
        <w:rPr>
          <w:lang w:val="es-ES"/>
        </w:rPr>
      </w:pPr>
      <w:bookmarkStart w:id="457" w:name="_Toc518466263"/>
      <w:r w:rsidRPr="00B30A26">
        <w:rPr>
          <w:lang w:val="es-ES"/>
        </w:rPr>
        <w:t>Dashboard</w:t>
      </w:r>
      <w:bookmarkEnd w:id="457"/>
    </w:p>
    <w:p w14:paraId="72517EA5" w14:textId="77777777" w:rsidR="003237E6" w:rsidRPr="00B30A26" w:rsidRDefault="003237E6" w:rsidP="0062345F">
      <w:pPr>
        <w:rPr>
          <w:lang w:val="es-ES"/>
        </w:rPr>
      </w:pPr>
    </w:p>
    <w:p w14:paraId="7D120B8A" w14:textId="29BD8B06" w:rsidR="00280882" w:rsidRPr="00B30A26" w:rsidRDefault="00D541A2" w:rsidP="00B80A54">
      <w:pPr>
        <w:pStyle w:val="Heading6"/>
        <w:rPr>
          <w:lang w:val="es-ES"/>
        </w:rPr>
      </w:pPr>
      <w:r w:rsidRPr="00B30A26">
        <w:rPr>
          <w:lang w:val="es-ES"/>
        </w:rPr>
        <w:t>RFCM-</w:t>
      </w:r>
      <w:r w:rsidR="00280882" w:rsidRPr="00B30A26">
        <w:rPr>
          <w:lang w:val="es-ES"/>
        </w:rPr>
        <w:t>037 Permitir visualizar indicadores de los subsistemas</w:t>
      </w:r>
    </w:p>
    <w:p w14:paraId="3851A133" w14:textId="10384320" w:rsidR="00280882" w:rsidRPr="00B30A26" w:rsidRDefault="00280882" w:rsidP="0062345F">
      <w:pPr>
        <w:rPr>
          <w:lang w:val="es-ES"/>
        </w:rPr>
      </w:pPr>
      <w:r w:rsidRPr="00B30A26">
        <w:rPr>
          <w:lang w:val="es-ES"/>
        </w:rPr>
        <w:t>Formulario que permite visualizar los indicadores predefinidos para cada tipo de usuario.</w:t>
      </w:r>
    </w:p>
    <w:p w14:paraId="727510EA" w14:textId="77777777" w:rsidR="003B4C75" w:rsidRPr="00B30A26" w:rsidRDefault="003B4C75" w:rsidP="00280882">
      <w:pPr>
        <w:rPr>
          <w:lang w:val="es-ES"/>
        </w:rPr>
      </w:pPr>
    </w:p>
    <w:p w14:paraId="33799E26" w14:textId="76671550" w:rsidR="00B80A54" w:rsidRPr="00B30A26" w:rsidRDefault="00B80A54" w:rsidP="00B80A54">
      <w:pPr>
        <w:pStyle w:val="Heading5"/>
        <w:rPr>
          <w:lang w:val="es-ES"/>
        </w:rPr>
      </w:pPr>
      <w:bookmarkStart w:id="458" w:name="_Toc518466264"/>
      <w:r w:rsidRPr="00B30A26">
        <w:rPr>
          <w:lang w:val="es-ES"/>
        </w:rPr>
        <w:t>Informes</w:t>
      </w:r>
      <w:bookmarkEnd w:id="458"/>
    </w:p>
    <w:p w14:paraId="63B098E0" w14:textId="77777777" w:rsidR="003B4C75" w:rsidRPr="00B30A26" w:rsidRDefault="003B4C75" w:rsidP="003B4C75">
      <w:pPr>
        <w:rPr>
          <w:lang w:val="es-ES"/>
        </w:rPr>
      </w:pPr>
    </w:p>
    <w:p w14:paraId="48E60467" w14:textId="3518BF28" w:rsidR="00280882" w:rsidRPr="00B30A26" w:rsidRDefault="00D541A2" w:rsidP="00B80A54">
      <w:pPr>
        <w:pStyle w:val="Heading6"/>
        <w:rPr>
          <w:lang w:val="es-ES"/>
        </w:rPr>
      </w:pPr>
      <w:r w:rsidRPr="00B30A26">
        <w:rPr>
          <w:lang w:val="es-ES"/>
        </w:rPr>
        <w:t>RFCM-</w:t>
      </w:r>
      <w:r w:rsidR="00280882" w:rsidRPr="00B30A26">
        <w:rPr>
          <w:lang w:val="es-ES"/>
        </w:rPr>
        <w:t>066 Visualización de informes</w:t>
      </w:r>
    </w:p>
    <w:p w14:paraId="322A8E5B" w14:textId="3BB133A6" w:rsidR="00280882" w:rsidRPr="00B30A26" w:rsidRDefault="00280882" w:rsidP="00280882">
      <w:pPr>
        <w:rPr>
          <w:lang w:val="es-ES"/>
        </w:rPr>
      </w:pPr>
      <w:r w:rsidRPr="00B30A26">
        <w:rPr>
          <w:lang w:val="es-ES"/>
        </w:rPr>
        <w:t>Formulario que permite visualizar e imprimir informes predefinidos para cada tipo de usuario dentro de la plataforma.</w:t>
      </w:r>
    </w:p>
    <w:p w14:paraId="6D9E717F" w14:textId="77777777" w:rsidR="003B4C75" w:rsidRPr="00B30A26" w:rsidRDefault="003B4C75" w:rsidP="00280882">
      <w:pPr>
        <w:rPr>
          <w:lang w:val="es-ES"/>
        </w:rPr>
      </w:pPr>
    </w:p>
    <w:p w14:paraId="6BA99772" w14:textId="6A10D058" w:rsidR="00B80A54" w:rsidRPr="00B30A26" w:rsidRDefault="00B80A54" w:rsidP="00B80A54">
      <w:pPr>
        <w:pStyle w:val="Heading5"/>
        <w:rPr>
          <w:lang w:val="es-ES"/>
        </w:rPr>
      </w:pPr>
      <w:bookmarkStart w:id="459" w:name="_Toc518466265"/>
      <w:r w:rsidRPr="00B30A26">
        <w:rPr>
          <w:lang w:val="es-ES"/>
        </w:rPr>
        <w:t>Ofertas</w:t>
      </w:r>
      <w:bookmarkEnd w:id="459"/>
    </w:p>
    <w:p w14:paraId="060622F5" w14:textId="77777777" w:rsidR="00280882" w:rsidRPr="00B30A26" w:rsidRDefault="00280882" w:rsidP="00280882">
      <w:pPr>
        <w:rPr>
          <w:lang w:val="es-ES"/>
        </w:rPr>
      </w:pPr>
    </w:p>
    <w:p w14:paraId="3477CAD9" w14:textId="303C1CEB" w:rsidR="00280882" w:rsidRPr="00B30A26" w:rsidRDefault="00D541A2" w:rsidP="00B80A54">
      <w:pPr>
        <w:pStyle w:val="Heading6"/>
        <w:rPr>
          <w:lang w:val="es-ES"/>
        </w:rPr>
      </w:pPr>
      <w:r w:rsidRPr="00B30A26">
        <w:rPr>
          <w:lang w:val="es-ES"/>
        </w:rPr>
        <w:t>RFCM-</w:t>
      </w:r>
      <w:r w:rsidR="00280882" w:rsidRPr="00B30A26">
        <w:rPr>
          <w:lang w:val="es-ES"/>
        </w:rPr>
        <w:t>040 Registro de ofertas por aplicación móvil</w:t>
      </w:r>
    </w:p>
    <w:p w14:paraId="075B59B4" w14:textId="4E711E17" w:rsidR="00280882" w:rsidRPr="00B30A26" w:rsidRDefault="00280882" w:rsidP="00280882">
      <w:pPr>
        <w:rPr>
          <w:lang w:val="es-ES"/>
        </w:rPr>
      </w:pPr>
      <w:r w:rsidRPr="00B30A26">
        <w:rPr>
          <w:lang w:val="es-ES"/>
        </w:rPr>
        <w:t>Permite al conductor del vehículo, si está autorizado por el propietario, registrar ofertas de flete a solicitudes colocadas por los generadores de carga. Estas ofertas serán usadas por las empresas de transporte para la realización de las cotizaciones, que eventualmente, serán aceptadas por los generadores de carga.</w:t>
      </w:r>
    </w:p>
    <w:p w14:paraId="568CF068" w14:textId="77777777" w:rsidR="00280882" w:rsidRPr="00B30A26" w:rsidRDefault="00280882" w:rsidP="00280882">
      <w:pPr>
        <w:rPr>
          <w:lang w:val="es-ES"/>
        </w:rPr>
      </w:pPr>
    </w:p>
    <w:p w14:paraId="77EFB173" w14:textId="44F5131F" w:rsidR="00280882" w:rsidRPr="00B30A26" w:rsidRDefault="00D541A2" w:rsidP="00B80A54">
      <w:pPr>
        <w:pStyle w:val="Heading6"/>
        <w:rPr>
          <w:lang w:val="es-ES"/>
        </w:rPr>
      </w:pPr>
      <w:r w:rsidRPr="00B30A26">
        <w:rPr>
          <w:lang w:val="es-ES"/>
        </w:rPr>
        <w:t>RFCM-</w:t>
      </w:r>
      <w:r w:rsidR="00280882" w:rsidRPr="00B30A26">
        <w:rPr>
          <w:lang w:val="es-ES"/>
        </w:rPr>
        <w:t>041 Registro de ofertas por aplicación web</w:t>
      </w:r>
    </w:p>
    <w:p w14:paraId="778F21F6" w14:textId="0FB2F0B7" w:rsidR="00280882" w:rsidRPr="00B30A26" w:rsidRDefault="00280882" w:rsidP="00280882">
      <w:pPr>
        <w:rPr>
          <w:lang w:val="es-ES"/>
        </w:rPr>
      </w:pPr>
      <w:r w:rsidRPr="00B30A26">
        <w:rPr>
          <w:lang w:val="es-ES"/>
        </w:rPr>
        <w:t xml:space="preserve">Permite al propietario de </w:t>
      </w:r>
      <w:r w:rsidR="00B80A54" w:rsidRPr="00B30A26">
        <w:rPr>
          <w:lang w:val="es-ES"/>
        </w:rPr>
        <w:t>vehículo</w:t>
      </w:r>
      <w:r w:rsidRPr="00B30A26">
        <w:rPr>
          <w:lang w:val="es-ES"/>
        </w:rPr>
        <w:t xml:space="preserve">(s) registrar oferta de fletes colocadas por los generadores de carga. Estas ofertas serán </w:t>
      </w:r>
      <w:r w:rsidR="00B80A54" w:rsidRPr="00B30A26">
        <w:rPr>
          <w:lang w:val="es-ES"/>
        </w:rPr>
        <w:t>usadas</w:t>
      </w:r>
      <w:r w:rsidRPr="00B30A26">
        <w:rPr>
          <w:lang w:val="es-ES"/>
        </w:rPr>
        <w:t xml:space="preserve"> por las empresas de transporte para realizar las cotizaciones de servicio que serán aceptadas por el generador de carga.</w:t>
      </w:r>
    </w:p>
    <w:p w14:paraId="2033840A" w14:textId="77777777" w:rsidR="00280882" w:rsidRPr="00B30A26" w:rsidRDefault="00280882" w:rsidP="00280882">
      <w:pPr>
        <w:rPr>
          <w:lang w:val="es-ES"/>
        </w:rPr>
      </w:pPr>
    </w:p>
    <w:p w14:paraId="735D4381" w14:textId="5965B61D" w:rsidR="00280882" w:rsidRPr="00B30A26" w:rsidRDefault="00D541A2" w:rsidP="00B80A54">
      <w:pPr>
        <w:pStyle w:val="Heading6"/>
        <w:rPr>
          <w:lang w:val="es-ES"/>
        </w:rPr>
      </w:pPr>
      <w:r w:rsidRPr="00B30A26">
        <w:rPr>
          <w:lang w:val="es-ES"/>
        </w:rPr>
        <w:t>RFCM-</w:t>
      </w:r>
      <w:r w:rsidR="00280882" w:rsidRPr="00B30A26">
        <w:rPr>
          <w:lang w:val="es-ES"/>
        </w:rPr>
        <w:t>042 Permitir consultas por aplicación móvil</w:t>
      </w:r>
    </w:p>
    <w:p w14:paraId="2BFAB27F" w14:textId="2A7749E3" w:rsidR="00280882" w:rsidRPr="00B30A26" w:rsidRDefault="00280882" w:rsidP="00280882">
      <w:pPr>
        <w:rPr>
          <w:lang w:val="es-ES"/>
        </w:rPr>
      </w:pPr>
      <w:r w:rsidRPr="00B30A26">
        <w:rPr>
          <w:lang w:val="es-ES"/>
        </w:rPr>
        <w:t>Permite al conductor consultar, desde la aplicación móvil, las ofertas realizadas y viajes realizados a través de la aplicación web.</w:t>
      </w:r>
    </w:p>
    <w:p w14:paraId="7F97EBE2" w14:textId="77777777" w:rsidR="00280882" w:rsidRPr="00B30A26" w:rsidRDefault="00280882" w:rsidP="00280882">
      <w:pPr>
        <w:rPr>
          <w:lang w:val="es-ES"/>
        </w:rPr>
      </w:pPr>
    </w:p>
    <w:p w14:paraId="02414B8B" w14:textId="2DE8E441" w:rsidR="00280882" w:rsidRPr="00B30A26" w:rsidRDefault="00D541A2" w:rsidP="00B80A54">
      <w:pPr>
        <w:pStyle w:val="Heading6"/>
        <w:rPr>
          <w:lang w:val="es-ES"/>
        </w:rPr>
      </w:pPr>
      <w:r w:rsidRPr="00B30A26">
        <w:rPr>
          <w:lang w:val="es-ES"/>
        </w:rPr>
        <w:t>RFCM-</w:t>
      </w:r>
      <w:r w:rsidR="00280882" w:rsidRPr="00B30A26">
        <w:rPr>
          <w:lang w:val="es-ES"/>
        </w:rPr>
        <w:t>043 Permitir consultas por aplicación web</w:t>
      </w:r>
    </w:p>
    <w:p w14:paraId="1DFBD283" w14:textId="50EEDFD7" w:rsidR="00280882" w:rsidRPr="00B30A26" w:rsidRDefault="00280882" w:rsidP="00280882">
      <w:pPr>
        <w:rPr>
          <w:lang w:val="es-ES"/>
        </w:rPr>
      </w:pPr>
      <w:r w:rsidRPr="00B30A26">
        <w:rPr>
          <w:lang w:val="es-ES"/>
        </w:rPr>
        <w:t>Permite consultar al propietario del vehículo las ofertas realizadas.</w:t>
      </w:r>
    </w:p>
    <w:p w14:paraId="3B7482C4" w14:textId="77777777" w:rsidR="003237E6" w:rsidRPr="00B30A26" w:rsidRDefault="003237E6" w:rsidP="003237E6">
      <w:pPr>
        <w:rPr>
          <w:lang w:val="es-ES"/>
        </w:rPr>
      </w:pPr>
    </w:p>
    <w:p w14:paraId="562856BC" w14:textId="5CF02A2B" w:rsidR="00D541A2" w:rsidRPr="00B30A26" w:rsidRDefault="00D541A2" w:rsidP="00D541A2">
      <w:pPr>
        <w:pStyle w:val="Heading6"/>
        <w:rPr>
          <w:lang w:val="es-ES"/>
        </w:rPr>
      </w:pPr>
      <w:r w:rsidRPr="00B30A26">
        <w:rPr>
          <w:lang w:val="es-ES"/>
        </w:rPr>
        <w:lastRenderedPageBreak/>
        <w:t>RFCM-044 Anulación de ofertas</w:t>
      </w:r>
      <w:r w:rsidR="003B4C75" w:rsidRPr="00B30A26">
        <w:rPr>
          <w:lang w:val="es-ES"/>
        </w:rPr>
        <w:t xml:space="preserve"> </w:t>
      </w:r>
    </w:p>
    <w:p w14:paraId="28235796" w14:textId="6CCFCE49" w:rsidR="00D541A2" w:rsidRPr="00B30A26" w:rsidRDefault="00D541A2" w:rsidP="00D541A2">
      <w:pPr>
        <w:rPr>
          <w:lang w:val="es-ES"/>
        </w:rPr>
      </w:pPr>
      <w:r w:rsidRPr="00B30A26">
        <w:rPr>
          <w:lang w:val="es-ES"/>
        </w:rPr>
        <w:t>Permite al propietario anular ofertas realizadas por el conductor, siempre y cuando estás no</w:t>
      </w:r>
      <w:r w:rsidR="003B4C75" w:rsidRPr="00B30A26">
        <w:rPr>
          <w:lang w:val="es-ES"/>
        </w:rPr>
        <w:t xml:space="preserve"> </w:t>
      </w:r>
      <w:r w:rsidRPr="00B30A26">
        <w:rPr>
          <w:lang w:val="es-ES"/>
        </w:rPr>
        <w:t>hayan sido aceptadas dentro de una cotización.</w:t>
      </w:r>
    </w:p>
    <w:p w14:paraId="0F017D05" w14:textId="77777777" w:rsidR="00D541A2" w:rsidRPr="00B30A26" w:rsidRDefault="00D541A2" w:rsidP="00D541A2">
      <w:pPr>
        <w:rPr>
          <w:lang w:val="es-ES"/>
        </w:rPr>
      </w:pPr>
    </w:p>
    <w:p w14:paraId="4725D8D8" w14:textId="77777777" w:rsidR="00D541A2" w:rsidRPr="00B30A26" w:rsidRDefault="00D541A2" w:rsidP="00D541A2">
      <w:pPr>
        <w:pStyle w:val="Heading5"/>
        <w:rPr>
          <w:lang w:val="es-ES"/>
        </w:rPr>
      </w:pPr>
      <w:bookmarkStart w:id="460" w:name="_Toc518466266"/>
      <w:r w:rsidRPr="00B30A26">
        <w:rPr>
          <w:lang w:val="es-ES"/>
        </w:rPr>
        <w:t>Seguridad</w:t>
      </w:r>
      <w:bookmarkEnd w:id="460"/>
    </w:p>
    <w:p w14:paraId="11FCC0DF" w14:textId="77777777" w:rsidR="00D541A2" w:rsidRPr="00B30A26" w:rsidRDefault="00D541A2" w:rsidP="00D541A2">
      <w:pPr>
        <w:rPr>
          <w:lang w:val="es-ES"/>
        </w:rPr>
      </w:pPr>
    </w:p>
    <w:p w14:paraId="7ABEF476" w14:textId="0AAB708D" w:rsidR="00D541A2" w:rsidRPr="00B30A26" w:rsidRDefault="00D541A2" w:rsidP="00D541A2">
      <w:pPr>
        <w:pStyle w:val="Heading6"/>
        <w:rPr>
          <w:lang w:val="es-ES"/>
        </w:rPr>
      </w:pPr>
      <w:r w:rsidRPr="00B30A26">
        <w:rPr>
          <w:lang w:val="es-ES"/>
        </w:rPr>
        <w:t>RFCM-067 Creación de usuarios</w:t>
      </w:r>
      <w:r w:rsidR="003B4C75" w:rsidRPr="00B30A26">
        <w:rPr>
          <w:lang w:val="es-ES"/>
        </w:rPr>
        <w:t xml:space="preserve"> </w:t>
      </w:r>
    </w:p>
    <w:p w14:paraId="0AB55219" w14:textId="096F6C73" w:rsidR="00D541A2" w:rsidRPr="00B30A26" w:rsidRDefault="00D541A2" w:rsidP="00D541A2">
      <w:pPr>
        <w:rPr>
          <w:lang w:val="es-ES"/>
        </w:rPr>
      </w:pPr>
      <w:r w:rsidRPr="00B30A26">
        <w:rPr>
          <w:lang w:val="es-ES"/>
        </w:rPr>
        <w:t xml:space="preserve">Permite al usuario de </w:t>
      </w:r>
      <w:r w:rsidR="0062345F" w:rsidRPr="00B30A26">
        <w:rPr>
          <w:lang w:val="es-ES"/>
        </w:rPr>
        <w:t>Cargo Modal</w:t>
      </w:r>
      <w:r w:rsidR="004F6A81" w:rsidRPr="00B30A26">
        <w:rPr>
          <w:lang w:val="es-ES"/>
        </w:rPr>
        <w:fldChar w:fldCharType="begin"/>
      </w:r>
      <w:r w:rsidR="004F6A81" w:rsidRPr="00B30A26">
        <w:rPr>
          <w:lang w:val="es-ES"/>
        </w:rPr>
        <w:instrText xml:space="preserve"> XE "</w:instrText>
      </w:r>
      <w:r w:rsidR="004F6A81" w:rsidRPr="00B30A26">
        <w:rPr>
          <w:b/>
          <w:szCs w:val="28"/>
          <w:lang w:val="es-ES"/>
        </w:rPr>
        <w:instrText>Cargo Modal</w:instrText>
      </w:r>
      <w:r w:rsidR="004F6A81" w:rsidRPr="00B30A26">
        <w:rPr>
          <w:lang w:val="es-ES"/>
        </w:rPr>
        <w:instrText xml:space="preserve">" </w:instrText>
      </w:r>
      <w:r w:rsidR="004F6A81" w:rsidRPr="00B30A26">
        <w:rPr>
          <w:lang w:val="es-ES"/>
        </w:rPr>
        <w:fldChar w:fldCharType="end"/>
      </w:r>
      <w:r w:rsidR="0062345F" w:rsidRPr="00B30A26">
        <w:rPr>
          <w:lang w:val="es-ES"/>
        </w:rPr>
        <w:t xml:space="preserve"> </w:t>
      </w:r>
      <w:r w:rsidRPr="00B30A26">
        <w:rPr>
          <w:lang w:val="es-ES"/>
        </w:rPr>
        <w:t>la creación y actualización de cuentas de usuario.</w:t>
      </w:r>
    </w:p>
    <w:p w14:paraId="1E770F01" w14:textId="77777777" w:rsidR="00D541A2" w:rsidRPr="00B30A26" w:rsidRDefault="00D541A2" w:rsidP="00D541A2">
      <w:pPr>
        <w:rPr>
          <w:lang w:val="es-ES"/>
        </w:rPr>
      </w:pPr>
    </w:p>
    <w:p w14:paraId="58875D9F" w14:textId="7C2F2FF9" w:rsidR="00D541A2" w:rsidRPr="00B30A26" w:rsidRDefault="00D541A2" w:rsidP="00D541A2">
      <w:pPr>
        <w:pStyle w:val="Heading6"/>
        <w:rPr>
          <w:lang w:val="es-ES"/>
        </w:rPr>
      </w:pPr>
      <w:r w:rsidRPr="00B30A26">
        <w:rPr>
          <w:lang w:val="es-ES"/>
        </w:rPr>
        <w:t>RFCM-068 Creación de módulos</w:t>
      </w:r>
      <w:r w:rsidR="003B4C75" w:rsidRPr="00B30A26">
        <w:rPr>
          <w:lang w:val="es-ES"/>
        </w:rPr>
        <w:t xml:space="preserve"> </w:t>
      </w:r>
    </w:p>
    <w:p w14:paraId="5C1F88CF" w14:textId="5B8A91E7" w:rsidR="00D541A2" w:rsidRPr="00B30A26" w:rsidRDefault="00D541A2" w:rsidP="00D541A2">
      <w:pPr>
        <w:rPr>
          <w:lang w:val="es-ES"/>
        </w:rPr>
      </w:pPr>
      <w:r w:rsidRPr="00B30A26">
        <w:rPr>
          <w:lang w:val="es-ES"/>
        </w:rPr>
        <w:t xml:space="preserve">Permite al usuario de </w:t>
      </w:r>
      <w:r w:rsidR="0062345F" w:rsidRPr="00B30A26">
        <w:rPr>
          <w:lang w:val="es-ES"/>
        </w:rPr>
        <w:t>Cargo Modal</w:t>
      </w:r>
      <w:r w:rsidR="004F6A81" w:rsidRPr="00B30A26">
        <w:rPr>
          <w:lang w:val="es-ES"/>
        </w:rPr>
        <w:fldChar w:fldCharType="begin"/>
      </w:r>
      <w:r w:rsidR="004F6A81" w:rsidRPr="00B30A26">
        <w:rPr>
          <w:lang w:val="es-ES"/>
        </w:rPr>
        <w:instrText xml:space="preserve"> XE "</w:instrText>
      </w:r>
      <w:r w:rsidR="004F6A81" w:rsidRPr="00B30A26">
        <w:rPr>
          <w:b/>
          <w:szCs w:val="28"/>
          <w:lang w:val="es-ES"/>
        </w:rPr>
        <w:instrText>Cargo Modal</w:instrText>
      </w:r>
      <w:r w:rsidR="004F6A81" w:rsidRPr="00B30A26">
        <w:rPr>
          <w:lang w:val="es-ES"/>
        </w:rPr>
        <w:instrText xml:space="preserve">" </w:instrText>
      </w:r>
      <w:r w:rsidR="004F6A81" w:rsidRPr="00B30A26">
        <w:rPr>
          <w:lang w:val="es-ES"/>
        </w:rPr>
        <w:fldChar w:fldCharType="end"/>
      </w:r>
      <w:r w:rsidR="0062345F" w:rsidRPr="00B30A26">
        <w:rPr>
          <w:lang w:val="es-ES"/>
        </w:rPr>
        <w:t xml:space="preserve"> </w:t>
      </w:r>
      <w:r w:rsidRPr="00B30A26">
        <w:rPr>
          <w:lang w:val="es-ES"/>
        </w:rPr>
        <w:t xml:space="preserve">la creación y actualización de </w:t>
      </w:r>
      <w:r w:rsidR="0062345F" w:rsidRPr="00B30A26">
        <w:rPr>
          <w:lang w:val="es-ES"/>
        </w:rPr>
        <w:t>módulos</w:t>
      </w:r>
      <w:r w:rsidRPr="00B30A26">
        <w:rPr>
          <w:lang w:val="es-ES"/>
        </w:rPr>
        <w:t xml:space="preserve"> dentro del sistema.</w:t>
      </w:r>
    </w:p>
    <w:p w14:paraId="59A88717" w14:textId="77777777" w:rsidR="00D541A2" w:rsidRPr="00B30A26" w:rsidRDefault="00D541A2" w:rsidP="00D541A2">
      <w:pPr>
        <w:rPr>
          <w:lang w:val="es-ES"/>
        </w:rPr>
      </w:pPr>
    </w:p>
    <w:p w14:paraId="31535BD7" w14:textId="5DEF066A" w:rsidR="00D541A2" w:rsidRPr="00B30A26" w:rsidRDefault="00D541A2" w:rsidP="00D541A2">
      <w:pPr>
        <w:pStyle w:val="Heading6"/>
        <w:rPr>
          <w:lang w:val="es-ES"/>
        </w:rPr>
      </w:pPr>
      <w:r w:rsidRPr="00B30A26">
        <w:rPr>
          <w:lang w:val="es-ES"/>
        </w:rPr>
        <w:t>RFCM-069 Creación de perfiles</w:t>
      </w:r>
      <w:r w:rsidR="003B4C75" w:rsidRPr="00B30A26">
        <w:rPr>
          <w:lang w:val="es-ES"/>
        </w:rPr>
        <w:t xml:space="preserve"> </w:t>
      </w:r>
    </w:p>
    <w:p w14:paraId="54FF925A" w14:textId="0EF431F4" w:rsidR="00D541A2" w:rsidRPr="00B30A26" w:rsidRDefault="00D541A2" w:rsidP="00D541A2">
      <w:pPr>
        <w:rPr>
          <w:lang w:val="es-ES"/>
        </w:rPr>
      </w:pPr>
      <w:r w:rsidRPr="00B30A26">
        <w:rPr>
          <w:lang w:val="es-ES"/>
        </w:rPr>
        <w:t xml:space="preserve">Permite al usuario de </w:t>
      </w:r>
      <w:r w:rsidR="0062345F" w:rsidRPr="00B30A26">
        <w:rPr>
          <w:lang w:val="es-ES"/>
        </w:rPr>
        <w:t>Cargo Modal</w:t>
      </w:r>
      <w:r w:rsidR="004F6A81" w:rsidRPr="00B30A26">
        <w:rPr>
          <w:lang w:val="es-ES"/>
        </w:rPr>
        <w:fldChar w:fldCharType="begin"/>
      </w:r>
      <w:r w:rsidR="004F6A81" w:rsidRPr="00B30A26">
        <w:rPr>
          <w:lang w:val="es-ES"/>
        </w:rPr>
        <w:instrText xml:space="preserve"> XE "</w:instrText>
      </w:r>
      <w:r w:rsidR="004F6A81" w:rsidRPr="00B30A26">
        <w:rPr>
          <w:b/>
          <w:szCs w:val="28"/>
          <w:lang w:val="es-ES"/>
        </w:rPr>
        <w:instrText>Cargo Modal</w:instrText>
      </w:r>
      <w:r w:rsidR="004F6A81" w:rsidRPr="00B30A26">
        <w:rPr>
          <w:lang w:val="es-ES"/>
        </w:rPr>
        <w:instrText xml:space="preserve">" </w:instrText>
      </w:r>
      <w:r w:rsidR="004F6A81" w:rsidRPr="00B30A26">
        <w:rPr>
          <w:lang w:val="es-ES"/>
        </w:rPr>
        <w:fldChar w:fldCharType="end"/>
      </w:r>
      <w:r w:rsidR="0062345F" w:rsidRPr="00B30A26">
        <w:rPr>
          <w:lang w:val="es-ES"/>
        </w:rPr>
        <w:t xml:space="preserve"> </w:t>
      </w:r>
      <w:r w:rsidRPr="00B30A26">
        <w:rPr>
          <w:lang w:val="es-ES"/>
        </w:rPr>
        <w:t>la creación y actualización de perfiles de usuario dentro del</w:t>
      </w:r>
      <w:r w:rsidR="003B4C75" w:rsidRPr="00B30A26">
        <w:rPr>
          <w:lang w:val="es-ES"/>
        </w:rPr>
        <w:t xml:space="preserve"> </w:t>
      </w:r>
      <w:r w:rsidRPr="00B30A26">
        <w:rPr>
          <w:lang w:val="es-ES"/>
        </w:rPr>
        <w:t>sistema.</w:t>
      </w:r>
    </w:p>
    <w:p w14:paraId="13BF2F30" w14:textId="77777777" w:rsidR="00D541A2" w:rsidRPr="00B30A26" w:rsidRDefault="00D541A2" w:rsidP="00D541A2">
      <w:pPr>
        <w:rPr>
          <w:lang w:val="es-ES"/>
        </w:rPr>
      </w:pPr>
    </w:p>
    <w:p w14:paraId="54C10DA1" w14:textId="2593141D" w:rsidR="00D541A2" w:rsidRPr="00B30A26" w:rsidRDefault="00D541A2" w:rsidP="00D541A2">
      <w:pPr>
        <w:pStyle w:val="Heading6"/>
        <w:rPr>
          <w:lang w:val="es-ES"/>
        </w:rPr>
      </w:pPr>
      <w:r w:rsidRPr="00B30A26">
        <w:rPr>
          <w:lang w:val="es-ES"/>
        </w:rPr>
        <w:t>RFCM-070 Creación de tipos perfiles</w:t>
      </w:r>
      <w:r w:rsidR="003B4C75" w:rsidRPr="00B30A26">
        <w:rPr>
          <w:lang w:val="es-ES"/>
        </w:rPr>
        <w:t xml:space="preserve"> </w:t>
      </w:r>
    </w:p>
    <w:p w14:paraId="45FFBF8F" w14:textId="7F27BC80" w:rsidR="00D541A2" w:rsidRPr="00B30A26" w:rsidRDefault="00D541A2" w:rsidP="00D541A2">
      <w:pPr>
        <w:rPr>
          <w:lang w:val="es-ES"/>
        </w:rPr>
      </w:pPr>
      <w:r w:rsidRPr="00B30A26">
        <w:rPr>
          <w:lang w:val="es-ES"/>
        </w:rPr>
        <w:t>Funcionalidad que permite Creación de tipos perfiles</w:t>
      </w:r>
      <w:r w:rsidR="003B4C75" w:rsidRPr="00B30A26">
        <w:rPr>
          <w:lang w:val="es-ES"/>
        </w:rPr>
        <w:t xml:space="preserve"> </w:t>
      </w:r>
    </w:p>
    <w:p w14:paraId="200DF568" w14:textId="77777777" w:rsidR="00D541A2" w:rsidRPr="00B30A26" w:rsidRDefault="00D541A2" w:rsidP="00D541A2">
      <w:pPr>
        <w:rPr>
          <w:lang w:val="es-ES"/>
        </w:rPr>
      </w:pPr>
    </w:p>
    <w:p w14:paraId="528C4A42" w14:textId="2E296BDD" w:rsidR="00D541A2" w:rsidRPr="00B30A26" w:rsidRDefault="00D541A2" w:rsidP="00D541A2">
      <w:pPr>
        <w:pStyle w:val="Heading6"/>
        <w:rPr>
          <w:lang w:val="es-ES"/>
        </w:rPr>
      </w:pPr>
      <w:r w:rsidRPr="00B30A26">
        <w:rPr>
          <w:lang w:val="es-ES"/>
        </w:rPr>
        <w:t>RFCM-071 Permitir autenticación de usuarios</w:t>
      </w:r>
      <w:r w:rsidR="003B4C75" w:rsidRPr="00B30A26">
        <w:rPr>
          <w:lang w:val="es-ES"/>
        </w:rPr>
        <w:t xml:space="preserve"> </w:t>
      </w:r>
    </w:p>
    <w:p w14:paraId="6B0997A5" w14:textId="77777777" w:rsidR="00D541A2" w:rsidRPr="00B30A26" w:rsidRDefault="00D541A2" w:rsidP="00D541A2">
      <w:pPr>
        <w:rPr>
          <w:lang w:val="es-ES"/>
        </w:rPr>
      </w:pPr>
      <w:r w:rsidRPr="00B30A26">
        <w:rPr>
          <w:lang w:val="es-ES"/>
        </w:rPr>
        <w:t>Formulario de inicio de sesión que se encargará de la autenticación de usuarios.</w:t>
      </w:r>
    </w:p>
    <w:p w14:paraId="78E795FE" w14:textId="77777777" w:rsidR="00D541A2" w:rsidRPr="00B30A26" w:rsidRDefault="00D541A2" w:rsidP="00D541A2">
      <w:pPr>
        <w:rPr>
          <w:lang w:val="es-ES"/>
        </w:rPr>
      </w:pPr>
    </w:p>
    <w:p w14:paraId="677238E4" w14:textId="7360EC15" w:rsidR="00D541A2" w:rsidRPr="00B30A26" w:rsidRDefault="00D541A2" w:rsidP="00D541A2">
      <w:pPr>
        <w:rPr>
          <w:lang w:val="es-ES"/>
        </w:rPr>
      </w:pPr>
      <w:r w:rsidRPr="00B30A26">
        <w:rPr>
          <w:lang w:val="es-ES"/>
        </w:rPr>
        <w:t>RFCM-072 Bloqueo de cuentas</w:t>
      </w:r>
      <w:r w:rsidR="003B4C75" w:rsidRPr="00B30A26">
        <w:rPr>
          <w:lang w:val="es-ES"/>
        </w:rPr>
        <w:t xml:space="preserve"> </w:t>
      </w:r>
    </w:p>
    <w:p w14:paraId="4E4B2A94" w14:textId="0B8D8035" w:rsidR="00D541A2" w:rsidRPr="00B30A26" w:rsidRDefault="00D541A2" w:rsidP="00D541A2">
      <w:pPr>
        <w:rPr>
          <w:lang w:val="es-ES"/>
        </w:rPr>
      </w:pPr>
      <w:r w:rsidRPr="00B30A26">
        <w:rPr>
          <w:lang w:val="es-ES"/>
        </w:rPr>
        <w:t>Funcionalidad que bloqueará las cuentas de usuario cuando un usuario intente de manera</w:t>
      </w:r>
      <w:r w:rsidR="003B4C75" w:rsidRPr="00B30A26">
        <w:rPr>
          <w:lang w:val="es-ES"/>
        </w:rPr>
        <w:t xml:space="preserve"> </w:t>
      </w:r>
      <w:r w:rsidRPr="00B30A26">
        <w:rPr>
          <w:lang w:val="es-ES"/>
        </w:rPr>
        <w:t>fallida 3 inicios de sesión.</w:t>
      </w:r>
    </w:p>
    <w:p w14:paraId="5DE9A2BA" w14:textId="77777777" w:rsidR="00D541A2" w:rsidRPr="00B30A26" w:rsidRDefault="00D541A2" w:rsidP="00D541A2">
      <w:pPr>
        <w:rPr>
          <w:lang w:val="es-ES"/>
        </w:rPr>
      </w:pPr>
    </w:p>
    <w:p w14:paraId="1EE30CBA" w14:textId="77777777" w:rsidR="00D541A2" w:rsidRPr="00B30A26" w:rsidRDefault="00D541A2" w:rsidP="00D541A2">
      <w:pPr>
        <w:pStyle w:val="Heading5"/>
        <w:rPr>
          <w:lang w:val="es-ES"/>
        </w:rPr>
      </w:pPr>
      <w:bookmarkStart w:id="461" w:name="_Toc518466267"/>
      <w:r w:rsidRPr="00B30A26">
        <w:rPr>
          <w:lang w:val="es-ES"/>
        </w:rPr>
        <w:t>Servicios</w:t>
      </w:r>
      <w:bookmarkEnd w:id="461"/>
    </w:p>
    <w:p w14:paraId="41486D62" w14:textId="77777777" w:rsidR="00D541A2" w:rsidRPr="00B30A26" w:rsidRDefault="00D541A2" w:rsidP="00D541A2">
      <w:pPr>
        <w:rPr>
          <w:lang w:val="es-ES"/>
        </w:rPr>
      </w:pPr>
    </w:p>
    <w:p w14:paraId="12991242" w14:textId="09BFA0F3" w:rsidR="00D541A2" w:rsidRPr="00B30A26" w:rsidRDefault="00D541A2" w:rsidP="00D541A2">
      <w:pPr>
        <w:pStyle w:val="Heading6"/>
        <w:rPr>
          <w:lang w:val="es-ES"/>
        </w:rPr>
      </w:pPr>
      <w:r w:rsidRPr="00B30A26">
        <w:rPr>
          <w:lang w:val="es-ES"/>
        </w:rPr>
        <w:t>RFCM-051 Registrar cotizaciones</w:t>
      </w:r>
      <w:r w:rsidR="003B4C75" w:rsidRPr="00B30A26">
        <w:rPr>
          <w:lang w:val="es-ES"/>
        </w:rPr>
        <w:t xml:space="preserve"> </w:t>
      </w:r>
    </w:p>
    <w:p w14:paraId="1E6CB807" w14:textId="79742A8F" w:rsidR="00D541A2" w:rsidRPr="00B30A26" w:rsidRDefault="00D541A2" w:rsidP="00D541A2">
      <w:pPr>
        <w:rPr>
          <w:lang w:val="es-ES"/>
        </w:rPr>
      </w:pPr>
      <w:r w:rsidRPr="00B30A26">
        <w:rPr>
          <w:lang w:val="es-ES"/>
        </w:rPr>
        <w:t>Permite a la empresa de transporte registrar las cotizaciones, seleccionando una de las</w:t>
      </w:r>
      <w:r w:rsidR="003B4C75" w:rsidRPr="00B30A26">
        <w:rPr>
          <w:lang w:val="es-ES"/>
        </w:rPr>
        <w:t xml:space="preserve"> </w:t>
      </w:r>
      <w:r w:rsidRPr="00B30A26">
        <w:rPr>
          <w:lang w:val="es-ES"/>
        </w:rPr>
        <w:t>ofertas de fletes realizadas por los conductores y/o propietarios. También permitirán a la</w:t>
      </w:r>
      <w:r w:rsidR="003B4C75" w:rsidRPr="00B30A26">
        <w:rPr>
          <w:lang w:val="es-ES"/>
        </w:rPr>
        <w:t xml:space="preserve"> </w:t>
      </w:r>
      <w:r w:rsidRPr="00B30A26">
        <w:rPr>
          <w:lang w:val="es-ES"/>
        </w:rPr>
        <w:t>empresa de transporte agregar sus servicios y el valor a cobrar por ellos.</w:t>
      </w:r>
    </w:p>
    <w:p w14:paraId="4BDCB517" w14:textId="77777777" w:rsidR="00D541A2" w:rsidRPr="00B30A26" w:rsidRDefault="00D541A2" w:rsidP="00D541A2">
      <w:pPr>
        <w:rPr>
          <w:lang w:val="es-ES"/>
        </w:rPr>
      </w:pPr>
    </w:p>
    <w:p w14:paraId="6D1C174F" w14:textId="08DA7170" w:rsidR="00D541A2" w:rsidRPr="00B30A26" w:rsidRDefault="00D541A2" w:rsidP="00D541A2">
      <w:pPr>
        <w:pStyle w:val="Heading6"/>
        <w:rPr>
          <w:lang w:val="es-ES"/>
        </w:rPr>
      </w:pPr>
      <w:r w:rsidRPr="00B30A26">
        <w:rPr>
          <w:lang w:val="es-ES"/>
        </w:rPr>
        <w:lastRenderedPageBreak/>
        <w:t>RFCM-052 Realizar el registro de servicio</w:t>
      </w:r>
      <w:r w:rsidR="003B4C75" w:rsidRPr="00B30A26">
        <w:rPr>
          <w:lang w:val="es-ES"/>
        </w:rPr>
        <w:t xml:space="preserve"> </w:t>
      </w:r>
    </w:p>
    <w:p w14:paraId="59E22F39" w14:textId="0B9D9DC1" w:rsidR="00D541A2" w:rsidRPr="00B30A26" w:rsidRDefault="00D541A2" w:rsidP="00D541A2">
      <w:pPr>
        <w:rPr>
          <w:lang w:val="es-ES"/>
        </w:rPr>
      </w:pPr>
      <w:r w:rsidRPr="00B30A26">
        <w:rPr>
          <w:lang w:val="es-ES"/>
        </w:rPr>
        <w:t xml:space="preserve">Permite al usuario de </w:t>
      </w:r>
      <w:r w:rsidR="0062345F" w:rsidRPr="00B30A26">
        <w:rPr>
          <w:lang w:val="es-ES"/>
        </w:rPr>
        <w:t>Cargo Modal</w:t>
      </w:r>
      <w:r w:rsidR="004F6A81" w:rsidRPr="00B30A26">
        <w:rPr>
          <w:lang w:val="es-ES"/>
        </w:rPr>
        <w:fldChar w:fldCharType="begin"/>
      </w:r>
      <w:r w:rsidR="004F6A81" w:rsidRPr="00B30A26">
        <w:rPr>
          <w:lang w:val="es-ES"/>
        </w:rPr>
        <w:instrText xml:space="preserve"> XE "</w:instrText>
      </w:r>
      <w:r w:rsidR="004F6A81" w:rsidRPr="00B30A26">
        <w:rPr>
          <w:b/>
          <w:szCs w:val="28"/>
          <w:lang w:val="es-ES"/>
        </w:rPr>
        <w:instrText>Cargo Modal</w:instrText>
      </w:r>
      <w:r w:rsidR="004F6A81" w:rsidRPr="00B30A26">
        <w:rPr>
          <w:lang w:val="es-ES"/>
        </w:rPr>
        <w:instrText xml:space="preserve">" </w:instrText>
      </w:r>
      <w:r w:rsidR="004F6A81" w:rsidRPr="00B30A26">
        <w:rPr>
          <w:lang w:val="es-ES"/>
        </w:rPr>
        <w:fldChar w:fldCharType="end"/>
      </w:r>
      <w:r w:rsidR="0062345F" w:rsidRPr="00B30A26">
        <w:rPr>
          <w:lang w:val="es-ES"/>
        </w:rPr>
        <w:t xml:space="preserve"> </w:t>
      </w:r>
      <w:r w:rsidRPr="00B30A26">
        <w:rPr>
          <w:lang w:val="es-ES"/>
        </w:rPr>
        <w:t>registrar y actualizar el catálogo de servicios que ofrece una</w:t>
      </w:r>
      <w:r w:rsidR="003B4C75" w:rsidRPr="00B30A26">
        <w:rPr>
          <w:lang w:val="es-ES"/>
        </w:rPr>
        <w:t xml:space="preserve"> </w:t>
      </w:r>
      <w:r w:rsidRPr="00B30A26">
        <w:rPr>
          <w:lang w:val="es-ES"/>
        </w:rPr>
        <w:t xml:space="preserve">empresa de transportes. También la plataforma debe permitir al usuario de </w:t>
      </w:r>
      <w:r w:rsidR="0062345F" w:rsidRPr="00B30A26">
        <w:rPr>
          <w:lang w:val="es-ES"/>
        </w:rPr>
        <w:t xml:space="preserve">Cargo Modal </w:t>
      </w:r>
      <w:r w:rsidRPr="00B30A26">
        <w:rPr>
          <w:lang w:val="es-ES"/>
        </w:rPr>
        <w:t>el</w:t>
      </w:r>
      <w:r w:rsidR="003B4C75" w:rsidRPr="00B30A26">
        <w:rPr>
          <w:lang w:val="es-ES"/>
        </w:rPr>
        <w:t xml:space="preserve"> </w:t>
      </w:r>
      <w:r w:rsidRPr="00B30A26">
        <w:rPr>
          <w:lang w:val="es-ES"/>
        </w:rPr>
        <w:t xml:space="preserve">registro y actualización del catálogo de servicios que presta </w:t>
      </w:r>
      <w:r w:rsidR="0062345F" w:rsidRPr="00B30A26">
        <w:rPr>
          <w:lang w:val="es-ES"/>
        </w:rPr>
        <w:t xml:space="preserve">Cargo Modal </w:t>
      </w:r>
      <w:r w:rsidRPr="00B30A26">
        <w:rPr>
          <w:lang w:val="es-ES"/>
        </w:rPr>
        <w:t>y que serán cobrados</w:t>
      </w:r>
      <w:r w:rsidR="003B4C75" w:rsidRPr="00B30A26">
        <w:rPr>
          <w:lang w:val="es-ES"/>
        </w:rPr>
        <w:t xml:space="preserve"> </w:t>
      </w:r>
      <w:r w:rsidRPr="00B30A26">
        <w:rPr>
          <w:lang w:val="es-ES"/>
        </w:rPr>
        <w:t>por el uso de la plataforma.</w:t>
      </w:r>
    </w:p>
    <w:p w14:paraId="6DFA2408" w14:textId="77777777" w:rsidR="00D541A2" w:rsidRPr="00B30A26" w:rsidRDefault="00D541A2" w:rsidP="00D541A2">
      <w:pPr>
        <w:rPr>
          <w:lang w:val="es-ES"/>
        </w:rPr>
      </w:pPr>
      <w:r w:rsidRPr="00B30A26">
        <w:rPr>
          <w:lang w:val="es-ES"/>
        </w:rPr>
        <w:t xml:space="preserve">Catálogo de servicios </w:t>
      </w:r>
    </w:p>
    <w:p w14:paraId="30452FBB" w14:textId="77777777" w:rsidR="00D541A2" w:rsidRPr="00B30A26" w:rsidRDefault="00D541A2" w:rsidP="00D541A2">
      <w:pPr>
        <w:rPr>
          <w:lang w:val="es-ES"/>
        </w:rPr>
      </w:pPr>
    </w:p>
    <w:p w14:paraId="6944F744" w14:textId="58119704" w:rsidR="00D541A2" w:rsidRPr="00B30A26" w:rsidRDefault="00D541A2" w:rsidP="00D541A2">
      <w:pPr>
        <w:pStyle w:val="Heading6"/>
        <w:rPr>
          <w:lang w:val="es-ES"/>
        </w:rPr>
      </w:pPr>
      <w:r w:rsidRPr="00B30A26">
        <w:rPr>
          <w:lang w:val="es-ES"/>
        </w:rPr>
        <w:t>RFCM-053 Modificación de</w:t>
      </w:r>
      <w:r w:rsidR="003B4C75" w:rsidRPr="00B30A26">
        <w:rPr>
          <w:lang w:val="es-ES"/>
        </w:rPr>
        <w:t xml:space="preserve"> </w:t>
      </w:r>
      <w:r w:rsidRPr="00B30A26">
        <w:rPr>
          <w:lang w:val="es-ES"/>
        </w:rPr>
        <w:t>oferta a cotización</w:t>
      </w:r>
      <w:r w:rsidR="003B4C75" w:rsidRPr="00B30A26">
        <w:rPr>
          <w:lang w:val="es-ES"/>
        </w:rPr>
        <w:t xml:space="preserve"> </w:t>
      </w:r>
    </w:p>
    <w:p w14:paraId="28BEA67D" w14:textId="619B2CE5" w:rsidR="00D541A2" w:rsidRPr="00B30A26" w:rsidRDefault="00D541A2" w:rsidP="00D541A2">
      <w:pPr>
        <w:rPr>
          <w:lang w:val="es-ES"/>
        </w:rPr>
      </w:pPr>
      <w:r w:rsidRPr="00B30A26">
        <w:rPr>
          <w:lang w:val="es-ES"/>
        </w:rPr>
        <w:t>Permite a la empresa de transporte modificar la oferta que seleccionó para realizar una</w:t>
      </w:r>
      <w:r w:rsidR="003B4C75" w:rsidRPr="00B30A26">
        <w:rPr>
          <w:lang w:val="es-ES"/>
        </w:rPr>
        <w:t xml:space="preserve"> </w:t>
      </w:r>
      <w:r w:rsidRPr="00B30A26">
        <w:rPr>
          <w:lang w:val="es-ES"/>
        </w:rPr>
        <w:t>cotización. Si la cotización es aceptada se permitirá el cambio de la oferta siempre y cuando el</w:t>
      </w:r>
      <w:r w:rsidR="003B4C75" w:rsidRPr="00B30A26">
        <w:rPr>
          <w:lang w:val="es-ES"/>
        </w:rPr>
        <w:t xml:space="preserve"> </w:t>
      </w:r>
      <w:r w:rsidRPr="00B30A26">
        <w:rPr>
          <w:lang w:val="es-ES"/>
        </w:rPr>
        <w:t>valor de la cotización no se vea afectado, esto podría implicar que la empresa de transporte</w:t>
      </w:r>
      <w:r w:rsidR="003B4C75" w:rsidRPr="00B30A26">
        <w:rPr>
          <w:lang w:val="es-ES"/>
        </w:rPr>
        <w:t xml:space="preserve"> </w:t>
      </w:r>
      <w:r w:rsidRPr="00B30A26">
        <w:rPr>
          <w:lang w:val="es-ES"/>
        </w:rPr>
        <w:t>modifique los servicios de su cotización.</w:t>
      </w:r>
    </w:p>
    <w:p w14:paraId="65DA5ED1" w14:textId="77777777" w:rsidR="00D541A2" w:rsidRPr="00B30A26" w:rsidRDefault="00D541A2" w:rsidP="00D541A2">
      <w:pPr>
        <w:rPr>
          <w:lang w:val="es-ES"/>
        </w:rPr>
      </w:pPr>
    </w:p>
    <w:p w14:paraId="05745BF5" w14:textId="02D5A4B8" w:rsidR="00D541A2" w:rsidRPr="00B30A26" w:rsidRDefault="00D541A2" w:rsidP="00D541A2">
      <w:pPr>
        <w:pStyle w:val="Heading6"/>
        <w:rPr>
          <w:lang w:val="es-ES"/>
        </w:rPr>
      </w:pPr>
      <w:r w:rsidRPr="00B30A26">
        <w:rPr>
          <w:lang w:val="es-ES"/>
        </w:rPr>
        <w:t>RFCM-054 Facturar servicios del lado del administrador</w:t>
      </w:r>
      <w:r w:rsidR="003B4C75" w:rsidRPr="00B30A26">
        <w:rPr>
          <w:lang w:val="es-ES"/>
        </w:rPr>
        <w:t xml:space="preserve"> </w:t>
      </w:r>
    </w:p>
    <w:p w14:paraId="692AB4E4" w14:textId="79D03F0D" w:rsidR="00D541A2" w:rsidRPr="00B30A26" w:rsidRDefault="00D541A2" w:rsidP="00D541A2">
      <w:pPr>
        <w:rPr>
          <w:lang w:val="es-ES"/>
        </w:rPr>
      </w:pPr>
      <w:r w:rsidRPr="00B30A26">
        <w:rPr>
          <w:lang w:val="es-ES"/>
        </w:rPr>
        <w:t xml:space="preserve">Permite al usuario de </w:t>
      </w:r>
      <w:r w:rsidR="0062345F" w:rsidRPr="00B30A26">
        <w:rPr>
          <w:lang w:val="es-ES"/>
        </w:rPr>
        <w:t>Cargo Modal</w:t>
      </w:r>
      <w:r w:rsidR="004F6A81" w:rsidRPr="00B30A26">
        <w:rPr>
          <w:lang w:val="es-ES"/>
        </w:rPr>
        <w:fldChar w:fldCharType="begin"/>
      </w:r>
      <w:r w:rsidR="004F6A81" w:rsidRPr="00B30A26">
        <w:rPr>
          <w:lang w:val="es-ES"/>
        </w:rPr>
        <w:instrText xml:space="preserve"> XE "</w:instrText>
      </w:r>
      <w:r w:rsidR="004F6A81" w:rsidRPr="00B30A26">
        <w:rPr>
          <w:b/>
          <w:szCs w:val="28"/>
          <w:lang w:val="es-ES"/>
        </w:rPr>
        <w:instrText>Cargo Modal</w:instrText>
      </w:r>
      <w:r w:rsidR="004F6A81" w:rsidRPr="00B30A26">
        <w:rPr>
          <w:lang w:val="es-ES"/>
        </w:rPr>
        <w:instrText xml:space="preserve">" </w:instrText>
      </w:r>
      <w:r w:rsidR="004F6A81" w:rsidRPr="00B30A26">
        <w:rPr>
          <w:lang w:val="es-ES"/>
        </w:rPr>
        <w:fldChar w:fldCharType="end"/>
      </w:r>
      <w:r w:rsidR="0062345F" w:rsidRPr="00B30A26">
        <w:rPr>
          <w:lang w:val="es-ES"/>
        </w:rPr>
        <w:t xml:space="preserve"> </w:t>
      </w:r>
      <w:r w:rsidRPr="00B30A26">
        <w:rPr>
          <w:lang w:val="es-ES"/>
        </w:rPr>
        <w:t>generar un listado de facturación a partir de los servicios</w:t>
      </w:r>
      <w:r w:rsidR="003B4C75" w:rsidRPr="00B30A26">
        <w:rPr>
          <w:lang w:val="es-ES"/>
        </w:rPr>
        <w:t xml:space="preserve"> </w:t>
      </w:r>
      <w:r w:rsidRPr="00B30A26">
        <w:rPr>
          <w:lang w:val="es-ES"/>
        </w:rPr>
        <w:t>que se han generado por las transacciones en la plataforma.</w:t>
      </w:r>
    </w:p>
    <w:p w14:paraId="44785964" w14:textId="77777777" w:rsidR="00D541A2" w:rsidRPr="00B30A26" w:rsidRDefault="00D541A2" w:rsidP="00D541A2">
      <w:pPr>
        <w:rPr>
          <w:lang w:val="es-ES"/>
        </w:rPr>
      </w:pPr>
    </w:p>
    <w:p w14:paraId="580A3C06" w14:textId="2FF863DA" w:rsidR="00D541A2" w:rsidRPr="00B30A26" w:rsidRDefault="00D541A2" w:rsidP="00D541A2">
      <w:pPr>
        <w:pStyle w:val="Heading6"/>
        <w:rPr>
          <w:lang w:val="es-ES"/>
        </w:rPr>
      </w:pPr>
      <w:r w:rsidRPr="00B30A26">
        <w:rPr>
          <w:lang w:val="es-ES"/>
        </w:rPr>
        <w:t>RFCM-055 Anulación de servicios generados</w:t>
      </w:r>
      <w:r w:rsidR="003B4C75" w:rsidRPr="00B30A26">
        <w:rPr>
          <w:lang w:val="es-ES"/>
        </w:rPr>
        <w:t xml:space="preserve"> </w:t>
      </w:r>
    </w:p>
    <w:p w14:paraId="6FA74208" w14:textId="76DBB051" w:rsidR="00D541A2" w:rsidRPr="00B30A26" w:rsidRDefault="00D541A2" w:rsidP="00D541A2">
      <w:pPr>
        <w:rPr>
          <w:lang w:val="es-ES"/>
        </w:rPr>
      </w:pPr>
      <w:r w:rsidRPr="00B30A26">
        <w:rPr>
          <w:lang w:val="es-ES"/>
        </w:rPr>
        <w:t xml:space="preserve">Permite al usuario de </w:t>
      </w:r>
      <w:r w:rsidR="0062345F" w:rsidRPr="00B30A26">
        <w:rPr>
          <w:lang w:val="es-ES"/>
        </w:rPr>
        <w:t>Cargo Modal</w:t>
      </w:r>
      <w:r w:rsidR="004F6A81" w:rsidRPr="00B30A26">
        <w:rPr>
          <w:lang w:val="es-ES"/>
        </w:rPr>
        <w:fldChar w:fldCharType="begin"/>
      </w:r>
      <w:r w:rsidR="004F6A81" w:rsidRPr="00B30A26">
        <w:rPr>
          <w:lang w:val="es-ES"/>
        </w:rPr>
        <w:instrText xml:space="preserve"> XE "</w:instrText>
      </w:r>
      <w:r w:rsidR="004F6A81" w:rsidRPr="00B30A26">
        <w:rPr>
          <w:b/>
          <w:szCs w:val="28"/>
          <w:lang w:val="es-ES"/>
        </w:rPr>
        <w:instrText>Cargo Modal</w:instrText>
      </w:r>
      <w:r w:rsidR="004F6A81" w:rsidRPr="00B30A26">
        <w:rPr>
          <w:lang w:val="es-ES"/>
        </w:rPr>
        <w:instrText xml:space="preserve">" </w:instrText>
      </w:r>
      <w:r w:rsidR="004F6A81" w:rsidRPr="00B30A26">
        <w:rPr>
          <w:lang w:val="es-ES"/>
        </w:rPr>
        <w:fldChar w:fldCharType="end"/>
      </w:r>
      <w:r w:rsidR="0062345F" w:rsidRPr="00B30A26">
        <w:rPr>
          <w:lang w:val="es-ES"/>
        </w:rPr>
        <w:t xml:space="preserve"> </w:t>
      </w:r>
      <w:r w:rsidRPr="00B30A26">
        <w:rPr>
          <w:lang w:val="es-ES"/>
        </w:rPr>
        <w:t>anular servicios que hayan generado por las transacciones en la plataforma.</w:t>
      </w:r>
    </w:p>
    <w:p w14:paraId="54C15C08" w14:textId="77777777" w:rsidR="00D541A2" w:rsidRPr="00B30A26" w:rsidRDefault="00D541A2" w:rsidP="00D541A2">
      <w:pPr>
        <w:rPr>
          <w:lang w:val="es-ES"/>
        </w:rPr>
      </w:pPr>
    </w:p>
    <w:p w14:paraId="7F8B0054" w14:textId="77777777" w:rsidR="00D541A2" w:rsidRPr="00B30A26" w:rsidRDefault="00D541A2" w:rsidP="00D541A2">
      <w:pPr>
        <w:pStyle w:val="Heading5"/>
        <w:rPr>
          <w:lang w:val="es-ES"/>
        </w:rPr>
      </w:pPr>
      <w:bookmarkStart w:id="462" w:name="_Toc518466268"/>
      <w:r w:rsidRPr="00B30A26">
        <w:rPr>
          <w:lang w:val="es-ES"/>
        </w:rPr>
        <w:t>Viajes</w:t>
      </w:r>
      <w:bookmarkEnd w:id="462"/>
    </w:p>
    <w:p w14:paraId="12989898" w14:textId="77777777" w:rsidR="00D541A2" w:rsidRPr="00B30A26" w:rsidRDefault="00D541A2" w:rsidP="00D541A2">
      <w:pPr>
        <w:rPr>
          <w:lang w:val="es-ES"/>
        </w:rPr>
      </w:pPr>
    </w:p>
    <w:p w14:paraId="61CD9E4E" w14:textId="2075C4DB" w:rsidR="00D541A2" w:rsidRPr="00B30A26" w:rsidRDefault="00D541A2" w:rsidP="00D541A2">
      <w:pPr>
        <w:pStyle w:val="Heading6"/>
        <w:rPr>
          <w:lang w:val="es-ES"/>
        </w:rPr>
      </w:pPr>
      <w:r w:rsidRPr="00B30A26">
        <w:rPr>
          <w:lang w:val="es-ES"/>
        </w:rPr>
        <w:t>RFCM-045 Registro de documentos de transporte</w:t>
      </w:r>
      <w:r w:rsidR="003B4C75" w:rsidRPr="00B30A26">
        <w:rPr>
          <w:lang w:val="es-ES"/>
        </w:rPr>
        <w:t xml:space="preserve"> </w:t>
      </w:r>
    </w:p>
    <w:p w14:paraId="140363D4" w14:textId="673577CB" w:rsidR="00D541A2" w:rsidRPr="00B30A26" w:rsidRDefault="00D541A2" w:rsidP="00D541A2">
      <w:pPr>
        <w:rPr>
          <w:lang w:val="es-ES"/>
        </w:rPr>
      </w:pPr>
      <w:r w:rsidRPr="00B30A26">
        <w:rPr>
          <w:lang w:val="es-ES"/>
        </w:rPr>
        <w:t>Permite a la empresa de transporte adjuntar los documentos (manifiestos y soporte de</w:t>
      </w:r>
      <w:r w:rsidR="003B4C75" w:rsidRPr="00B30A26">
        <w:rPr>
          <w:lang w:val="es-ES"/>
        </w:rPr>
        <w:t xml:space="preserve"> </w:t>
      </w:r>
      <w:r w:rsidRPr="00B30A26">
        <w:rPr>
          <w:lang w:val="es-ES"/>
        </w:rPr>
        <w:t>anticipo) que legalizan el viaje de la cotización que le aceptaron.</w:t>
      </w:r>
    </w:p>
    <w:p w14:paraId="2AAC5445" w14:textId="77777777" w:rsidR="00D541A2" w:rsidRPr="00B30A26" w:rsidRDefault="00D541A2" w:rsidP="00D541A2">
      <w:pPr>
        <w:rPr>
          <w:lang w:val="es-ES"/>
        </w:rPr>
      </w:pPr>
    </w:p>
    <w:p w14:paraId="3029AE50" w14:textId="32339D8D" w:rsidR="00D541A2" w:rsidRPr="00B30A26" w:rsidRDefault="00D541A2" w:rsidP="00D541A2">
      <w:pPr>
        <w:pStyle w:val="Heading6"/>
        <w:rPr>
          <w:lang w:val="es-ES"/>
        </w:rPr>
      </w:pPr>
      <w:r w:rsidRPr="00B30A26">
        <w:rPr>
          <w:lang w:val="es-ES"/>
        </w:rPr>
        <w:t xml:space="preserve"> RFCM-046 Cambio de los documentos de transporte</w:t>
      </w:r>
      <w:r w:rsidR="003B4C75" w:rsidRPr="00B30A26">
        <w:rPr>
          <w:lang w:val="es-ES"/>
        </w:rPr>
        <w:t xml:space="preserve"> </w:t>
      </w:r>
    </w:p>
    <w:p w14:paraId="0A0678A8" w14:textId="293B5572" w:rsidR="00D541A2" w:rsidRPr="00B30A26" w:rsidRDefault="00D541A2" w:rsidP="00D541A2">
      <w:pPr>
        <w:rPr>
          <w:lang w:val="es-ES"/>
        </w:rPr>
      </w:pPr>
      <w:r w:rsidRPr="00B30A26">
        <w:rPr>
          <w:lang w:val="es-ES"/>
        </w:rPr>
        <w:t>Permite a la empresa de transporte modificar los documentos de transporte adjuntados a una</w:t>
      </w:r>
      <w:r w:rsidR="003B4C75" w:rsidRPr="00B30A26">
        <w:rPr>
          <w:lang w:val="es-ES"/>
        </w:rPr>
        <w:t xml:space="preserve"> </w:t>
      </w:r>
      <w:r w:rsidRPr="00B30A26">
        <w:rPr>
          <w:lang w:val="es-ES"/>
        </w:rPr>
        <w:t>cotización aceptada.</w:t>
      </w:r>
    </w:p>
    <w:p w14:paraId="5048254F" w14:textId="77777777" w:rsidR="00D541A2" w:rsidRPr="00B30A26" w:rsidRDefault="00D541A2" w:rsidP="00D541A2">
      <w:pPr>
        <w:rPr>
          <w:lang w:val="es-ES"/>
        </w:rPr>
      </w:pPr>
    </w:p>
    <w:p w14:paraId="7ACC2B33" w14:textId="7A85BBCC" w:rsidR="00D541A2" w:rsidRPr="00B30A26" w:rsidRDefault="00D541A2" w:rsidP="00D541A2">
      <w:pPr>
        <w:pStyle w:val="Heading6"/>
        <w:rPr>
          <w:lang w:val="es-ES"/>
        </w:rPr>
      </w:pPr>
      <w:r w:rsidRPr="00B30A26">
        <w:rPr>
          <w:lang w:val="es-ES"/>
        </w:rPr>
        <w:t>RFCM-047 Permitir realizar seguimiento del viaje</w:t>
      </w:r>
      <w:r w:rsidR="003B4C75" w:rsidRPr="00B30A26">
        <w:rPr>
          <w:lang w:val="es-ES"/>
        </w:rPr>
        <w:t xml:space="preserve"> </w:t>
      </w:r>
    </w:p>
    <w:p w14:paraId="7C92FD52" w14:textId="09FF6806" w:rsidR="00D541A2" w:rsidRPr="00B30A26" w:rsidRDefault="00D541A2" w:rsidP="00D541A2">
      <w:pPr>
        <w:rPr>
          <w:lang w:val="es-ES"/>
        </w:rPr>
      </w:pPr>
      <w:r w:rsidRPr="00B30A26">
        <w:rPr>
          <w:lang w:val="es-ES"/>
        </w:rPr>
        <w:t>Permite a la empresa de transporte, generador de carga y propietario del vehículo hacer</w:t>
      </w:r>
      <w:r w:rsidR="003B4C75" w:rsidRPr="00B30A26">
        <w:rPr>
          <w:lang w:val="es-ES"/>
        </w:rPr>
        <w:t xml:space="preserve"> </w:t>
      </w:r>
      <w:r w:rsidRPr="00B30A26">
        <w:rPr>
          <w:lang w:val="es-ES"/>
        </w:rPr>
        <w:t xml:space="preserve">seguimiento del viaje con georreferenciación proveída por el </w:t>
      </w:r>
      <w:r w:rsidRPr="00B30A26">
        <w:rPr>
          <w:lang w:val="es-ES"/>
        </w:rPr>
        <w:lastRenderedPageBreak/>
        <w:t>GPS del dispositivo móvil del</w:t>
      </w:r>
      <w:r w:rsidR="003B4C75" w:rsidRPr="00B30A26">
        <w:rPr>
          <w:lang w:val="es-ES"/>
        </w:rPr>
        <w:t xml:space="preserve"> </w:t>
      </w:r>
      <w:r w:rsidRPr="00B30A26">
        <w:rPr>
          <w:lang w:val="es-ES"/>
        </w:rPr>
        <w:t xml:space="preserve">conductor con </w:t>
      </w:r>
      <w:proofErr w:type="gramStart"/>
      <w:r w:rsidRPr="00B30A26">
        <w:rPr>
          <w:lang w:val="es-ES"/>
        </w:rPr>
        <w:t>el app móvil</w:t>
      </w:r>
      <w:proofErr w:type="gramEnd"/>
      <w:r w:rsidRPr="00B30A26">
        <w:rPr>
          <w:lang w:val="es-ES"/>
        </w:rPr>
        <w:t xml:space="preserve"> de </w:t>
      </w:r>
      <w:r w:rsidR="0062345F" w:rsidRPr="00B30A26">
        <w:rPr>
          <w:lang w:val="es-ES"/>
        </w:rPr>
        <w:t>Cargo Modal</w:t>
      </w:r>
      <w:r w:rsidR="004F6A81" w:rsidRPr="00B30A26">
        <w:rPr>
          <w:lang w:val="es-ES"/>
        </w:rPr>
        <w:fldChar w:fldCharType="begin"/>
      </w:r>
      <w:r w:rsidR="004F6A81" w:rsidRPr="00B30A26">
        <w:rPr>
          <w:lang w:val="es-ES"/>
        </w:rPr>
        <w:instrText xml:space="preserve"> XE "</w:instrText>
      </w:r>
      <w:r w:rsidR="004F6A81" w:rsidRPr="00B30A26">
        <w:rPr>
          <w:b/>
          <w:szCs w:val="28"/>
          <w:lang w:val="es-ES"/>
        </w:rPr>
        <w:instrText>Cargo Modal</w:instrText>
      </w:r>
      <w:r w:rsidR="004F6A81" w:rsidRPr="00B30A26">
        <w:rPr>
          <w:lang w:val="es-ES"/>
        </w:rPr>
        <w:instrText xml:space="preserve">" </w:instrText>
      </w:r>
      <w:r w:rsidR="004F6A81" w:rsidRPr="00B30A26">
        <w:rPr>
          <w:lang w:val="es-ES"/>
        </w:rPr>
        <w:fldChar w:fldCharType="end"/>
      </w:r>
      <w:r w:rsidR="0062345F" w:rsidRPr="00B30A26">
        <w:rPr>
          <w:lang w:val="es-ES"/>
        </w:rPr>
        <w:t xml:space="preserve"> </w:t>
      </w:r>
      <w:r w:rsidRPr="00B30A26">
        <w:rPr>
          <w:lang w:val="es-ES"/>
        </w:rPr>
        <w:t>instalada.</w:t>
      </w:r>
    </w:p>
    <w:p w14:paraId="0D98128E" w14:textId="77777777" w:rsidR="00D541A2" w:rsidRPr="00B30A26" w:rsidRDefault="00D541A2" w:rsidP="00D541A2">
      <w:pPr>
        <w:rPr>
          <w:lang w:val="es-ES"/>
        </w:rPr>
      </w:pPr>
    </w:p>
    <w:p w14:paraId="1E0C76D4" w14:textId="463FA7FC" w:rsidR="00D541A2" w:rsidRPr="00B30A26" w:rsidRDefault="00D541A2" w:rsidP="00D541A2">
      <w:pPr>
        <w:pStyle w:val="Heading6"/>
        <w:rPr>
          <w:lang w:val="es-ES"/>
        </w:rPr>
      </w:pPr>
      <w:r w:rsidRPr="00B30A26">
        <w:rPr>
          <w:lang w:val="es-ES"/>
        </w:rPr>
        <w:t xml:space="preserve"> RFCM-048 Anulación de los documentos de transporte</w:t>
      </w:r>
      <w:r w:rsidR="003B4C75" w:rsidRPr="00B30A26">
        <w:rPr>
          <w:lang w:val="es-ES"/>
        </w:rPr>
        <w:t xml:space="preserve"> </w:t>
      </w:r>
    </w:p>
    <w:p w14:paraId="6A933F35" w14:textId="3FBE47E1" w:rsidR="00D541A2" w:rsidRPr="00B30A26" w:rsidRDefault="00D541A2" w:rsidP="00D541A2">
      <w:pPr>
        <w:rPr>
          <w:lang w:val="es-ES"/>
        </w:rPr>
      </w:pPr>
      <w:r w:rsidRPr="00B30A26">
        <w:rPr>
          <w:lang w:val="es-ES"/>
        </w:rPr>
        <w:t>Permite al usuario anular los documentos de transporte adjuntados por la empresa de</w:t>
      </w:r>
      <w:r w:rsidR="003B4C75" w:rsidRPr="00B30A26">
        <w:rPr>
          <w:lang w:val="es-ES"/>
        </w:rPr>
        <w:t xml:space="preserve"> </w:t>
      </w:r>
      <w:r w:rsidRPr="00B30A26">
        <w:rPr>
          <w:lang w:val="es-ES"/>
        </w:rPr>
        <w:t>transporte.</w:t>
      </w:r>
    </w:p>
    <w:p w14:paraId="25A53C98" w14:textId="77777777" w:rsidR="00D541A2" w:rsidRPr="00B30A26" w:rsidRDefault="00D541A2" w:rsidP="00D541A2">
      <w:pPr>
        <w:rPr>
          <w:lang w:val="es-ES"/>
        </w:rPr>
      </w:pPr>
    </w:p>
    <w:p w14:paraId="01CD65E7" w14:textId="21F5720C" w:rsidR="00D541A2" w:rsidRPr="00B30A26" w:rsidRDefault="00D541A2" w:rsidP="00D541A2">
      <w:pPr>
        <w:pStyle w:val="Heading6"/>
        <w:rPr>
          <w:lang w:val="es-ES"/>
        </w:rPr>
      </w:pPr>
      <w:r w:rsidRPr="00B30A26">
        <w:rPr>
          <w:lang w:val="es-ES"/>
        </w:rPr>
        <w:t>RFCM-049 Permitir pagar viajes (Empresa de transporte hacia al</w:t>
      </w:r>
      <w:r w:rsidR="003B4C75" w:rsidRPr="00B30A26">
        <w:rPr>
          <w:lang w:val="es-ES"/>
        </w:rPr>
        <w:t xml:space="preserve"> </w:t>
      </w:r>
      <w:r w:rsidRPr="00B30A26">
        <w:rPr>
          <w:lang w:val="es-ES"/>
        </w:rPr>
        <w:t>Conductor)</w:t>
      </w:r>
      <w:r w:rsidR="003B4C75" w:rsidRPr="00B30A26">
        <w:rPr>
          <w:lang w:val="es-ES"/>
        </w:rPr>
        <w:t xml:space="preserve"> </w:t>
      </w:r>
    </w:p>
    <w:p w14:paraId="201E30B5" w14:textId="08362E5A" w:rsidR="00D541A2" w:rsidRPr="00B30A26" w:rsidRDefault="00D541A2" w:rsidP="00D541A2">
      <w:pPr>
        <w:rPr>
          <w:lang w:val="es-ES"/>
        </w:rPr>
      </w:pPr>
      <w:r w:rsidRPr="00B30A26">
        <w:rPr>
          <w:lang w:val="es-ES"/>
        </w:rPr>
        <w:t>Permite a la empresa de transporte tener una herramienta de pago electrónico de anticipos y</w:t>
      </w:r>
      <w:r w:rsidR="003B4C75" w:rsidRPr="00B30A26">
        <w:rPr>
          <w:lang w:val="es-ES"/>
        </w:rPr>
        <w:t xml:space="preserve"> </w:t>
      </w:r>
      <w:r w:rsidRPr="00B30A26">
        <w:rPr>
          <w:lang w:val="es-ES"/>
        </w:rPr>
        <w:t>saldos a los conductores y propietarios. Se pueda conectar a una entidad financiera (PSE)</w:t>
      </w:r>
    </w:p>
    <w:p w14:paraId="413F6493" w14:textId="77777777" w:rsidR="00D541A2" w:rsidRPr="00B30A26" w:rsidRDefault="00D541A2" w:rsidP="00D541A2">
      <w:pPr>
        <w:rPr>
          <w:lang w:val="es-ES"/>
        </w:rPr>
      </w:pPr>
    </w:p>
    <w:p w14:paraId="458DF68B" w14:textId="3C10F11D" w:rsidR="00D541A2" w:rsidRPr="00B30A26" w:rsidRDefault="00D541A2" w:rsidP="00D541A2">
      <w:pPr>
        <w:pStyle w:val="Heading6"/>
        <w:rPr>
          <w:lang w:val="es-ES"/>
        </w:rPr>
      </w:pPr>
      <w:r w:rsidRPr="00B30A26">
        <w:rPr>
          <w:lang w:val="es-ES"/>
        </w:rPr>
        <w:t>RFCM-050 Permitir pagar viajes (Generador de Transporte a la Empresa de</w:t>
      </w:r>
      <w:r w:rsidR="003B4C75" w:rsidRPr="00B30A26">
        <w:rPr>
          <w:lang w:val="es-ES"/>
        </w:rPr>
        <w:t xml:space="preserve"> </w:t>
      </w:r>
      <w:r w:rsidRPr="00B30A26">
        <w:rPr>
          <w:lang w:val="es-ES"/>
        </w:rPr>
        <w:t>Transporte)</w:t>
      </w:r>
      <w:r w:rsidR="003B4C75" w:rsidRPr="00B30A26">
        <w:rPr>
          <w:lang w:val="es-ES"/>
        </w:rPr>
        <w:t xml:space="preserve"> </w:t>
      </w:r>
    </w:p>
    <w:p w14:paraId="6B7D4E11" w14:textId="789EB06E" w:rsidR="00D541A2" w:rsidRPr="00B30A26" w:rsidRDefault="00D541A2" w:rsidP="00D541A2">
      <w:pPr>
        <w:rPr>
          <w:lang w:val="es-ES"/>
        </w:rPr>
      </w:pPr>
      <w:r w:rsidRPr="00B30A26">
        <w:rPr>
          <w:lang w:val="es-ES"/>
        </w:rPr>
        <w:t>Permite al generador de carga tener una herramienta de pago electrónico para que pague los</w:t>
      </w:r>
      <w:r w:rsidR="003B4C75" w:rsidRPr="00B30A26">
        <w:rPr>
          <w:lang w:val="es-ES"/>
        </w:rPr>
        <w:t xml:space="preserve"> </w:t>
      </w:r>
      <w:r w:rsidRPr="00B30A26">
        <w:rPr>
          <w:lang w:val="es-ES"/>
        </w:rPr>
        <w:t>viajes realizados a las empresas de transporte.</w:t>
      </w:r>
    </w:p>
    <w:p w14:paraId="6F29B4D6" w14:textId="77777777" w:rsidR="003237E6" w:rsidRPr="00B30A26" w:rsidRDefault="003237E6" w:rsidP="003237E6">
      <w:pPr>
        <w:rPr>
          <w:lang w:val="es-ES"/>
        </w:rPr>
      </w:pPr>
    </w:p>
    <w:p w14:paraId="2E0C1C2F" w14:textId="63FED28E" w:rsidR="00E20232" w:rsidRPr="00B30A26" w:rsidRDefault="0013039B" w:rsidP="00E20232">
      <w:pPr>
        <w:pStyle w:val="Heading4"/>
        <w:rPr>
          <w:lang w:val="es-ES"/>
        </w:rPr>
      </w:pPr>
      <w:bookmarkStart w:id="463" w:name="_Toc518466269"/>
      <w:r w:rsidRPr="00B30A26">
        <w:rPr>
          <w:lang w:val="es-ES"/>
        </w:rPr>
        <w:t>MESH</w:t>
      </w:r>
      <w:bookmarkEnd w:id="463"/>
      <w:r w:rsidR="004F6A81" w:rsidRPr="00B30A26">
        <w:rPr>
          <w:lang w:val="es-ES"/>
        </w:rPr>
        <w:fldChar w:fldCharType="begin"/>
      </w:r>
      <w:r w:rsidR="004F6A81" w:rsidRPr="00B30A26">
        <w:rPr>
          <w:lang w:val="es-ES"/>
        </w:rPr>
        <w:instrText xml:space="preserve"> XE "</w:instrText>
      </w:r>
      <w:r w:rsidR="004F6A81" w:rsidRPr="00B30A26">
        <w:rPr>
          <w:b w:val="0"/>
          <w:szCs w:val="28"/>
          <w:lang w:val="es-ES"/>
        </w:rPr>
        <w:instrText>MESH</w:instrText>
      </w:r>
      <w:r w:rsidR="004F6A81" w:rsidRPr="00B30A26">
        <w:rPr>
          <w:lang w:val="es-ES"/>
        </w:rPr>
        <w:instrText xml:space="preserve">" </w:instrText>
      </w:r>
      <w:r w:rsidR="004F6A81" w:rsidRPr="00B30A26">
        <w:rPr>
          <w:lang w:val="es-ES"/>
        </w:rPr>
        <w:fldChar w:fldCharType="end"/>
      </w:r>
    </w:p>
    <w:p w14:paraId="74535407" w14:textId="1080533B" w:rsidR="00CF47BC" w:rsidRDefault="00CF47BC" w:rsidP="00CF47BC">
      <w:pPr>
        <w:rPr>
          <w:ins w:id="464" w:author="felipe campo" w:date="2018-07-04T10:12:00Z"/>
          <w:lang w:val="es-ES"/>
        </w:rPr>
      </w:pPr>
      <w:r w:rsidRPr="00B30A26">
        <w:rPr>
          <w:lang w:val="es-ES"/>
        </w:rPr>
        <w:t xml:space="preserve">A continuación, se busca definir, de manera puntual, completa y libre de ambigüedades, las funcionalidades de los sistemas que conforman el componente </w:t>
      </w:r>
      <w:r w:rsidR="0013039B" w:rsidRPr="00B30A26">
        <w:rPr>
          <w:lang w:val="es-ES"/>
        </w:rPr>
        <w:t>MESH</w:t>
      </w:r>
      <w:r w:rsidR="004F6A81" w:rsidRPr="00B30A26">
        <w:rPr>
          <w:lang w:val="es-ES"/>
        </w:rPr>
        <w:fldChar w:fldCharType="begin"/>
      </w:r>
      <w:r w:rsidR="004F6A81" w:rsidRPr="00B30A26">
        <w:rPr>
          <w:lang w:val="es-ES"/>
        </w:rPr>
        <w:instrText xml:space="preserve"> XE "</w:instrText>
      </w:r>
      <w:r w:rsidR="004F6A81" w:rsidRPr="00B30A26">
        <w:rPr>
          <w:b/>
          <w:szCs w:val="28"/>
          <w:lang w:val="es-ES"/>
        </w:rPr>
        <w:instrText>MESH</w:instrText>
      </w:r>
      <w:r w:rsidR="004F6A81" w:rsidRPr="00B30A26">
        <w:rPr>
          <w:lang w:val="es-ES"/>
        </w:rPr>
        <w:instrText xml:space="preserve">" </w:instrText>
      </w:r>
      <w:r w:rsidR="004F6A81" w:rsidRPr="00B30A26">
        <w:rPr>
          <w:lang w:val="es-ES"/>
        </w:rPr>
        <w:fldChar w:fldCharType="end"/>
      </w:r>
      <w:r w:rsidRPr="00B30A26">
        <w:rPr>
          <w:lang w:val="es-ES"/>
        </w:rPr>
        <w:t xml:space="preserve">: </w:t>
      </w:r>
      <w:ins w:id="465" w:author="felipe campo" w:date="2018-07-04T09:57:00Z">
        <w:r w:rsidR="00EC684D">
          <w:rPr>
            <w:lang w:val="es-ES"/>
          </w:rPr>
          <w:t>Esto incluye las funcionalidades de</w:t>
        </w:r>
      </w:ins>
      <w:ins w:id="466" w:author="felipe campo" w:date="2018-07-04T09:58:00Z">
        <w:r w:rsidR="00EC684D">
          <w:rPr>
            <w:lang w:val="es-ES"/>
          </w:rPr>
          <w:t>l sistema de mantenimiento asistido por computador (</w:t>
        </w:r>
      </w:ins>
      <w:r w:rsidRPr="00B30A26">
        <w:rPr>
          <w:lang w:val="es-ES"/>
        </w:rPr>
        <w:t>CMMS</w:t>
      </w:r>
      <w:r w:rsidRPr="00B30A26">
        <w:rPr>
          <w:lang w:val="es-ES"/>
        </w:rPr>
        <w:fldChar w:fldCharType="begin"/>
      </w:r>
      <w:r w:rsidRPr="00B30A26">
        <w:rPr>
          <w:lang w:val="es-ES"/>
        </w:rPr>
        <w:instrText xml:space="preserve"> XE "CMMS" </w:instrText>
      </w:r>
      <w:r w:rsidRPr="00B30A26">
        <w:rPr>
          <w:lang w:val="es-ES"/>
        </w:rPr>
        <w:fldChar w:fldCharType="end"/>
      </w:r>
      <w:ins w:id="467" w:author="felipe campo" w:date="2018-07-04T09:57:00Z">
        <w:r w:rsidR="00EC684D">
          <w:rPr>
            <w:lang w:val="es-ES"/>
          </w:rPr>
          <w:t xml:space="preserve"> </w:t>
        </w:r>
      </w:ins>
      <w:ins w:id="468" w:author="felipe campo" w:date="2018-07-04T09:58:00Z">
        <w:r w:rsidR="00EC684D">
          <w:rPr>
            <w:lang w:val="es-ES"/>
          </w:rPr>
          <w:t xml:space="preserve">) </w:t>
        </w:r>
      </w:ins>
      <w:ins w:id="469" w:author="felipe campo" w:date="2018-07-04T09:57:00Z">
        <w:r w:rsidR="00EC684D">
          <w:rPr>
            <w:lang w:val="es-ES"/>
          </w:rPr>
          <w:t xml:space="preserve">y el mantenimiento </w:t>
        </w:r>
      </w:ins>
      <w:ins w:id="470" w:author="felipe campo" w:date="2018-07-04T09:59:00Z">
        <w:r w:rsidR="00BE000B">
          <w:rPr>
            <w:lang w:val="es-ES"/>
          </w:rPr>
          <w:t>centrado</w:t>
        </w:r>
      </w:ins>
      <w:ins w:id="471" w:author="felipe campo" w:date="2018-07-04T09:57:00Z">
        <w:r w:rsidR="00EC684D">
          <w:rPr>
            <w:lang w:val="es-ES"/>
          </w:rPr>
          <w:t xml:space="preserve"> en confiabilidad </w:t>
        </w:r>
      </w:ins>
      <w:ins w:id="472" w:author="felipe campo" w:date="2018-07-04T09:59:00Z">
        <w:r w:rsidR="00EC684D">
          <w:rPr>
            <w:lang w:val="es-ES"/>
          </w:rPr>
          <w:t>(</w:t>
        </w:r>
      </w:ins>
      <w:del w:id="473" w:author="felipe campo" w:date="2018-07-04T09:57:00Z">
        <w:r w:rsidRPr="00B30A26" w:rsidDel="00EC684D">
          <w:rPr>
            <w:lang w:val="es-ES"/>
          </w:rPr>
          <w:delText>,</w:delText>
        </w:r>
      </w:del>
      <w:del w:id="474" w:author="felipe campo" w:date="2018-07-04T09:59:00Z">
        <w:r w:rsidRPr="00B30A26" w:rsidDel="00EC684D">
          <w:rPr>
            <w:lang w:val="es-ES"/>
          </w:rPr>
          <w:delText xml:space="preserve"> </w:delText>
        </w:r>
      </w:del>
      <w:r w:rsidRPr="00B30A26">
        <w:rPr>
          <w:lang w:val="es-ES"/>
        </w:rPr>
        <w:t>RCM</w:t>
      </w:r>
      <w:ins w:id="475" w:author="felipe campo" w:date="2018-07-04T09:59:00Z">
        <w:r w:rsidR="00EC684D">
          <w:rPr>
            <w:lang w:val="es-ES"/>
          </w:rPr>
          <w:t>)</w:t>
        </w:r>
      </w:ins>
      <w:r w:rsidR="004F6A81" w:rsidRPr="00B30A26">
        <w:rPr>
          <w:lang w:val="es-ES"/>
        </w:rPr>
        <w:fldChar w:fldCharType="begin"/>
      </w:r>
      <w:r w:rsidR="004F6A81" w:rsidRPr="00B30A26">
        <w:rPr>
          <w:lang w:val="es-ES"/>
        </w:rPr>
        <w:instrText xml:space="preserve"> XE "</w:instrText>
      </w:r>
      <w:r w:rsidR="004F6A81" w:rsidRPr="00B30A26">
        <w:rPr>
          <w:b/>
          <w:szCs w:val="28"/>
          <w:lang w:val="es-ES"/>
        </w:rPr>
        <w:instrText>RCM</w:instrText>
      </w:r>
      <w:r w:rsidR="004F6A81" w:rsidRPr="00B30A26">
        <w:rPr>
          <w:lang w:val="es-ES"/>
        </w:rPr>
        <w:instrText xml:space="preserve">" </w:instrText>
      </w:r>
      <w:r w:rsidR="004F6A81" w:rsidRPr="00B30A26">
        <w:rPr>
          <w:lang w:val="es-ES"/>
        </w:rPr>
        <w:fldChar w:fldCharType="end"/>
      </w:r>
      <w:r w:rsidRPr="00B30A26">
        <w:rPr>
          <w:lang w:val="es-ES"/>
        </w:rPr>
        <w:t xml:space="preserve">, los cuales hacen parte de la solución en nube </w:t>
      </w:r>
      <w:r w:rsidR="00842065" w:rsidRPr="00B30A26">
        <w:rPr>
          <w:lang w:val="es-ES"/>
        </w:rPr>
        <w:t>LogCloud</w:t>
      </w:r>
      <w:r w:rsidR="00267BF3">
        <w:rPr>
          <w:lang w:val="es-ES"/>
        </w:rPr>
        <w:fldChar w:fldCharType="begin"/>
      </w:r>
      <w:r w:rsidR="00267BF3" w:rsidRPr="00267BF3">
        <w:rPr>
          <w:lang w:val="es-ES"/>
        </w:rPr>
        <w:instrText xml:space="preserve"> XE "</w:instrText>
      </w:r>
      <w:r w:rsidR="00267BF3">
        <w:rPr>
          <w:szCs w:val="28"/>
          <w:lang w:val="es-ES"/>
        </w:rPr>
        <w:instrText>LogCloud</w:instrText>
      </w:r>
      <w:r w:rsidR="00267BF3" w:rsidRPr="00267BF3">
        <w:rPr>
          <w:lang w:val="es-ES"/>
        </w:rPr>
        <w:instrText xml:space="preserve">" </w:instrText>
      </w:r>
      <w:r w:rsidR="00267BF3">
        <w:rPr>
          <w:lang w:val="es-ES"/>
        </w:rPr>
        <w:fldChar w:fldCharType="end"/>
      </w:r>
      <w:r w:rsidRPr="00B30A26">
        <w:rPr>
          <w:lang w:val="es-ES"/>
        </w:rPr>
        <w:t xml:space="preserve"> y que deberán garantizar satisfactoriamente las necesidades y problemáticas del cliente desde un enfoque logístico. </w:t>
      </w:r>
    </w:p>
    <w:p w14:paraId="2D82D60B" w14:textId="77777777" w:rsidR="002C1E61" w:rsidRDefault="002C1E61" w:rsidP="00CF47BC">
      <w:pPr>
        <w:rPr>
          <w:ins w:id="476" w:author="felipe campo" w:date="2018-07-04T10:12:00Z"/>
          <w:lang w:val="es-ES"/>
        </w:rPr>
      </w:pPr>
    </w:p>
    <w:p w14:paraId="0F5A1E38" w14:textId="2187C2FF" w:rsidR="002C1E61" w:rsidRDefault="002C1E61" w:rsidP="00CF47BC">
      <w:pPr>
        <w:rPr>
          <w:ins w:id="477" w:author="felipe campo" w:date="2018-07-04T10:16:00Z"/>
          <w:lang w:val="es-ES"/>
        </w:rPr>
      </w:pPr>
      <w:ins w:id="478" w:author="felipe campo" w:date="2018-07-04T10:13:00Z">
        <w:r>
          <w:rPr>
            <w:lang w:val="es-ES"/>
          </w:rPr>
          <w:t xml:space="preserve">El sistema MESH busca manejar un mantenimiento correctivo, es cuando se gestiona una orden de trabajo previamente identificada de forma reactiva. Por otro </w:t>
        </w:r>
        <w:proofErr w:type="gramStart"/>
        <w:r>
          <w:rPr>
            <w:lang w:val="es-ES"/>
          </w:rPr>
          <w:t>lado</w:t>
        </w:r>
        <w:proofErr w:type="gramEnd"/>
        <w:r>
          <w:rPr>
            <w:lang w:val="es-ES"/>
          </w:rPr>
          <w:t xml:space="preserve"> </w:t>
        </w:r>
      </w:ins>
      <w:ins w:id="479" w:author="felipe campo" w:date="2018-07-04T10:14:00Z">
        <w:r>
          <w:rPr>
            <w:lang w:val="es-ES"/>
          </w:rPr>
          <w:t>están</w:t>
        </w:r>
      </w:ins>
      <w:ins w:id="480" w:author="felipe campo" w:date="2018-07-04T10:13:00Z">
        <w:r>
          <w:rPr>
            <w:lang w:val="es-ES"/>
          </w:rPr>
          <w:t xml:space="preserve"> </w:t>
        </w:r>
      </w:ins>
      <w:ins w:id="481" w:author="felipe campo" w:date="2018-07-04T10:14:00Z">
        <w:r>
          <w:rPr>
            <w:lang w:val="es-ES"/>
          </w:rPr>
          <w:t>los mantenimiento predictivo o preventivo, que dentro del lenguaje de los CMMS, consisten en realizar los mantenimientos de acuerdo con una planifica</w:t>
        </w:r>
      </w:ins>
      <w:ins w:id="482" w:author="felipe campo" w:date="2018-07-04T10:15:00Z">
        <w:r>
          <w:rPr>
            <w:lang w:val="es-ES"/>
          </w:rPr>
          <w:t xml:space="preserve">ción realizada en base a la confiabilidad arrojada por el RCM o de acuerdo a la guía de mantenimiento del fabricante de cada equipo. </w:t>
        </w:r>
      </w:ins>
    </w:p>
    <w:p w14:paraId="13426937" w14:textId="77777777" w:rsidR="002C1E61" w:rsidRDefault="002C1E61" w:rsidP="00CF47BC">
      <w:pPr>
        <w:rPr>
          <w:ins w:id="483" w:author="felipe campo" w:date="2018-07-04T10:16:00Z"/>
          <w:lang w:val="es-ES"/>
        </w:rPr>
      </w:pPr>
    </w:p>
    <w:p w14:paraId="282EA0FE" w14:textId="182B720D" w:rsidR="002C1E61" w:rsidRPr="00B30A26" w:rsidRDefault="002C1E61" w:rsidP="00CF47BC">
      <w:pPr>
        <w:rPr>
          <w:lang w:val="es-ES"/>
        </w:rPr>
      </w:pPr>
      <w:ins w:id="484" w:author="felipe campo" w:date="2018-07-04T10:16:00Z">
        <w:r w:rsidRPr="002C1E61">
          <w:rPr>
            <w:b/>
            <w:lang w:val="es-ES"/>
            <w:rPrChange w:id="485" w:author="felipe campo" w:date="2018-07-04T10:16:00Z">
              <w:rPr>
                <w:lang w:val="es-ES"/>
              </w:rPr>
            </w:rPrChange>
          </w:rPr>
          <w:t>Nota:</w:t>
        </w:r>
        <w:r>
          <w:rPr>
            <w:lang w:val="es-ES"/>
          </w:rPr>
          <w:t xml:space="preserve"> Los </w:t>
        </w:r>
      </w:ins>
      <w:ins w:id="486" w:author="felipe campo" w:date="2018-07-04T10:17:00Z">
        <w:r>
          <w:rPr>
            <w:lang w:val="es-ES"/>
          </w:rPr>
          <w:t>términos</w:t>
        </w:r>
      </w:ins>
      <w:ins w:id="487" w:author="felipe campo" w:date="2018-07-04T10:16:00Z">
        <w:r>
          <w:rPr>
            <w:lang w:val="es-ES"/>
          </w:rPr>
          <w:t xml:space="preserve"> </w:t>
        </w:r>
      </w:ins>
      <w:ins w:id="488" w:author="felipe campo" w:date="2018-07-04T10:17:00Z">
        <w:r>
          <w:rPr>
            <w:lang w:val="es-ES"/>
          </w:rPr>
          <w:t xml:space="preserve">mantenimiento </w:t>
        </w:r>
      </w:ins>
      <w:ins w:id="489" w:author="felipe campo" w:date="2018-07-04T10:16:00Z">
        <w:r>
          <w:rPr>
            <w:lang w:val="es-ES"/>
          </w:rPr>
          <w:t xml:space="preserve">predictivo </w:t>
        </w:r>
      </w:ins>
      <w:ins w:id="490" w:author="felipe campo" w:date="2018-07-04T10:17:00Z">
        <w:r>
          <w:rPr>
            <w:lang w:val="es-ES"/>
          </w:rPr>
          <w:t>y</w:t>
        </w:r>
      </w:ins>
      <w:ins w:id="491" w:author="felipe campo" w:date="2018-07-04T10:16:00Z">
        <w:r>
          <w:rPr>
            <w:lang w:val="es-ES"/>
          </w:rPr>
          <w:t xml:space="preserve"> </w:t>
        </w:r>
      </w:ins>
      <w:ins w:id="492" w:author="felipe campo" w:date="2018-07-04T10:17:00Z">
        <w:r>
          <w:rPr>
            <w:lang w:val="es-ES"/>
          </w:rPr>
          <w:t xml:space="preserve">mantenimiento </w:t>
        </w:r>
      </w:ins>
      <w:ins w:id="493" w:author="felipe campo" w:date="2018-07-04T10:16:00Z">
        <w:r>
          <w:rPr>
            <w:lang w:val="es-ES"/>
          </w:rPr>
          <w:t xml:space="preserve">preventivo se pueden usar alternadamente </w:t>
        </w:r>
      </w:ins>
      <w:ins w:id="494" w:author="felipe campo" w:date="2018-07-04T10:17:00Z">
        <w:r>
          <w:rPr>
            <w:lang w:val="es-ES"/>
          </w:rPr>
          <w:t>dentro</w:t>
        </w:r>
      </w:ins>
      <w:ins w:id="495" w:author="felipe campo" w:date="2018-07-04T10:16:00Z">
        <w:r>
          <w:rPr>
            <w:lang w:val="es-ES"/>
          </w:rPr>
          <w:t xml:space="preserve"> de este documento</w:t>
        </w:r>
      </w:ins>
    </w:p>
    <w:p w14:paraId="3BCB8E33" w14:textId="77777777" w:rsidR="00CF47BC" w:rsidRPr="00B30A26" w:rsidRDefault="00CF47BC" w:rsidP="00CF47BC">
      <w:pPr>
        <w:rPr>
          <w:lang w:val="es-ES"/>
        </w:rPr>
      </w:pPr>
    </w:p>
    <w:p w14:paraId="0844C45E" w14:textId="77777777" w:rsidR="00357C72" w:rsidRPr="00B30A26" w:rsidRDefault="00357C72" w:rsidP="00CF47BC">
      <w:pPr>
        <w:rPr>
          <w:lang w:val="es-ES"/>
        </w:rPr>
      </w:pPr>
    </w:p>
    <w:p w14:paraId="70033ED1" w14:textId="014E8FE6" w:rsidR="00CF47BC" w:rsidRPr="00B30A26" w:rsidRDefault="00CF47BC" w:rsidP="00CF47BC">
      <w:pPr>
        <w:pStyle w:val="Heading5"/>
        <w:rPr>
          <w:lang w:val="es-ES"/>
        </w:rPr>
      </w:pPr>
      <w:bookmarkStart w:id="496" w:name="_Toc518466270"/>
      <w:r w:rsidRPr="00B30A26">
        <w:rPr>
          <w:lang w:val="es-ES"/>
        </w:rPr>
        <w:t>CMMS</w:t>
      </w:r>
      <w:bookmarkEnd w:id="496"/>
      <w:r w:rsidR="004F6A81" w:rsidRPr="00B30A26">
        <w:rPr>
          <w:lang w:val="es-ES"/>
        </w:rPr>
        <w:fldChar w:fldCharType="begin"/>
      </w:r>
      <w:r w:rsidR="004F6A81" w:rsidRPr="00B30A26">
        <w:rPr>
          <w:lang w:val="es-ES"/>
        </w:rPr>
        <w:instrText xml:space="preserve"> XE "</w:instrText>
      </w:r>
      <w:r w:rsidR="004F6A81" w:rsidRPr="00B30A26">
        <w:rPr>
          <w:b/>
          <w:szCs w:val="28"/>
          <w:lang w:val="es-ES"/>
        </w:rPr>
        <w:instrText>CMMS</w:instrText>
      </w:r>
      <w:r w:rsidR="004F6A81" w:rsidRPr="00B30A26">
        <w:rPr>
          <w:lang w:val="es-ES"/>
        </w:rPr>
        <w:instrText xml:space="preserve">" </w:instrText>
      </w:r>
      <w:r w:rsidR="004F6A81" w:rsidRPr="00B30A26">
        <w:rPr>
          <w:lang w:val="es-ES"/>
        </w:rPr>
        <w:fldChar w:fldCharType="end"/>
      </w:r>
    </w:p>
    <w:p w14:paraId="277B4240" w14:textId="77777777" w:rsidR="009078BB" w:rsidRPr="00B30A26" w:rsidRDefault="009078BB" w:rsidP="009078BB">
      <w:pPr>
        <w:rPr>
          <w:lang w:val="es-ES"/>
        </w:rPr>
      </w:pPr>
    </w:p>
    <w:p w14:paraId="06665268" w14:textId="77777777" w:rsidR="009078BB" w:rsidRPr="00B30A26" w:rsidRDefault="009078BB" w:rsidP="009078BB">
      <w:pPr>
        <w:pStyle w:val="Heading6"/>
        <w:rPr>
          <w:lang w:val="es-ES"/>
        </w:rPr>
      </w:pPr>
      <w:r w:rsidRPr="00B30A26">
        <w:rPr>
          <w:lang w:val="es-ES"/>
        </w:rPr>
        <w:t xml:space="preserve">RFCMMS - 001 – ADMINISTRACIÓN DE SITIOS. </w:t>
      </w:r>
    </w:p>
    <w:p w14:paraId="1E741090" w14:textId="6199827C" w:rsidR="009078BB" w:rsidRPr="00B30A26" w:rsidRDefault="009078BB" w:rsidP="009078BB">
      <w:pPr>
        <w:rPr>
          <w:lang w:val="es-ES"/>
        </w:rPr>
      </w:pPr>
      <w:r w:rsidRPr="002C1E61">
        <w:rPr>
          <w:highlight w:val="green"/>
          <w:lang w:val="es-ES"/>
          <w:rPrChange w:id="497" w:author="felipe campo" w:date="2018-07-04T10:17:00Z">
            <w:rPr>
              <w:lang w:val="es-ES"/>
            </w:rPr>
          </w:rPrChange>
        </w:rPr>
        <w:t xml:space="preserve">Módulo para administrar sitios. El sistema debe administrar los lugares en los cuales se presentan actividades de mantenimiento. </w:t>
      </w:r>
      <w:del w:id="498" w:author="felipe campo" w:date="2018-07-04T10:08:00Z">
        <w:r w:rsidRPr="002C1E61" w:rsidDel="009578EB">
          <w:rPr>
            <w:highlight w:val="green"/>
            <w:lang w:val="es-ES"/>
            <w:rPrChange w:id="499" w:author="felipe campo" w:date="2018-07-04T10:17:00Z">
              <w:rPr>
                <w:lang w:val="es-ES"/>
              </w:rPr>
            </w:rPrChange>
          </w:rPr>
          <w:delText xml:space="preserve">Estos posteriormente se deben utilizar para ubicar activos registrados en la aplicación y buscar las ordenes o solicitudes que se hayan realizado en un sitio. </w:delText>
        </w:r>
      </w:del>
      <w:r w:rsidRPr="002C1E61">
        <w:rPr>
          <w:highlight w:val="green"/>
          <w:lang w:val="es-ES"/>
          <w:rPrChange w:id="500" w:author="felipe campo" w:date="2018-07-04T10:17:00Z">
            <w:rPr>
              <w:lang w:val="es-ES"/>
            </w:rPr>
          </w:rPrChange>
        </w:rPr>
        <w:t xml:space="preserve">Dentro </w:t>
      </w:r>
      <w:r w:rsidR="00CB4357" w:rsidRPr="002C1E61">
        <w:rPr>
          <w:highlight w:val="green"/>
          <w:lang w:val="es-ES"/>
          <w:rPrChange w:id="501" w:author="felipe campo" w:date="2018-07-04T10:17:00Z">
            <w:rPr>
              <w:lang w:val="es-ES"/>
            </w:rPr>
          </w:rPrChange>
        </w:rPr>
        <w:t>un sitio puede</w:t>
      </w:r>
      <w:r w:rsidRPr="002C1E61">
        <w:rPr>
          <w:highlight w:val="green"/>
          <w:lang w:val="es-ES"/>
          <w:rPrChange w:id="502" w:author="felipe campo" w:date="2018-07-04T10:17:00Z">
            <w:rPr>
              <w:lang w:val="es-ES"/>
            </w:rPr>
          </w:rPrChange>
        </w:rPr>
        <w:t xml:space="preserve"> existir otros sub-sitios, por lo cual esta funcionalidad se vuelve una jerarquía de sitios asociados.</w:t>
      </w:r>
      <w:r w:rsidRPr="00B30A26">
        <w:rPr>
          <w:lang w:val="es-ES"/>
        </w:rPr>
        <w:t xml:space="preserve"> </w:t>
      </w:r>
    </w:p>
    <w:p w14:paraId="6E634702" w14:textId="77777777" w:rsidR="009360D2" w:rsidRPr="00B30A26" w:rsidRDefault="009360D2" w:rsidP="009360D2">
      <w:pPr>
        <w:keepNext/>
        <w:rPr>
          <w:lang w:val="es-ES"/>
        </w:rPr>
      </w:pPr>
      <w:commentRangeStart w:id="503"/>
      <w:r w:rsidRPr="00B30A26">
        <w:rPr>
          <w:noProof/>
        </w:rPr>
        <w:lastRenderedPageBreak/>
        <w:drawing>
          <wp:inline distT="0" distB="0" distL="0" distR="0" wp14:anchorId="356C978E" wp14:editId="30FCBB29">
            <wp:extent cx="5937885" cy="6343015"/>
            <wp:effectExtent l="0" t="0" r="0" b="0"/>
            <wp:docPr id="21" name="Picture 21" descr="Requisitos/export/RFE/png/Requisitos%20LogCloud__RF%20Requisitos%20Funcionales%20__RF%20Nivel%203%20Requisitos%20Funcionales%20Mesh__RF%20Nivel%203%20Actor%20Mesh_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quisitos/export/RFE/png/Requisitos%20LogCloud__RF%20Requisitos%20Funcionales%20__RF%20Nivel%203%20Requisitos%20Funcionales%20Mesh__RF%20Nivel%203%20Actor%20Mesh_4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7885" cy="6343015"/>
                    </a:xfrm>
                    <a:prstGeom prst="rect">
                      <a:avLst/>
                    </a:prstGeom>
                    <a:noFill/>
                    <a:ln>
                      <a:noFill/>
                    </a:ln>
                  </pic:spPr>
                </pic:pic>
              </a:graphicData>
            </a:graphic>
          </wp:inline>
        </w:drawing>
      </w:r>
      <w:commentRangeEnd w:id="503"/>
      <w:r w:rsidR="009578EB">
        <w:rPr>
          <w:rStyle w:val="CommentReference"/>
        </w:rPr>
        <w:commentReference w:id="503"/>
      </w:r>
    </w:p>
    <w:p w14:paraId="71A7FA41" w14:textId="48583272" w:rsidR="009360D2" w:rsidRPr="00B30A26" w:rsidRDefault="009360D2" w:rsidP="009360D2">
      <w:pPr>
        <w:pStyle w:val="Caption"/>
        <w:jc w:val="both"/>
        <w:rPr>
          <w:lang w:val="es-ES"/>
        </w:rPr>
      </w:pPr>
      <w:bookmarkStart w:id="504" w:name="_Toc477252578"/>
      <w:r w:rsidRPr="00B30A26">
        <w:rPr>
          <w:lang w:val="es-ES"/>
        </w:rPr>
        <w:t xml:space="preserve">Figura </w:t>
      </w:r>
      <w:r w:rsidRPr="00B30A26">
        <w:rPr>
          <w:lang w:val="es-ES"/>
        </w:rPr>
        <w:fldChar w:fldCharType="begin"/>
      </w:r>
      <w:r w:rsidRPr="00B30A26">
        <w:rPr>
          <w:lang w:val="es-ES"/>
        </w:rPr>
        <w:instrText xml:space="preserve"> SEQ Figura \* ARABIC </w:instrText>
      </w:r>
      <w:r w:rsidRPr="00B30A26">
        <w:rPr>
          <w:lang w:val="es-ES"/>
        </w:rPr>
        <w:fldChar w:fldCharType="separate"/>
      </w:r>
      <w:r w:rsidR="00515FE7">
        <w:rPr>
          <w:noProof/>
          <w:lang w:val="es-ES"/>
        </w:rPr>
        <w:t>20</w:t>
      </w:r>
      <w:r w:rsidRPr="00B30A26">
        <w:rPr>
          <w:lang w:val="es-ES"/>
        </w:rPr>
        <w:fldChar w:fldCharType="end"/>
      </w:r>
      <w:r w:rsidRPr="00B30A26">
        <w:rPr>
          <w:lang w:val="es-ES"/>
        </w:rPr>
        <w:t xml:space="preserve"> Nivel 3 Requisitos Funcionales Actor Mesh</w:t>
      </w:r>
      <w:bookmarkEnd w:id="504"/>
    </w:p>
    <w:p w14:paraId="2EB0F9D6" w14:textId="77777777" w:rsidR="009360D2" w:rsidRPr="00B30A26" w:rsidRDefault="009360D2" w:rsidP="009360D2">
      <w:pPr>
        <w:keepNext/>
        <w:rPr>
          <w:lang w:val="es-ES"/>
        </w:rPr>
      </w:pPr>
      <w:r w:rsidRPr="00B30A26">
        <w:rPr>
          <w:noProof/>
        </w:rPr>
        <w:lastRenderedPageBreak/>
        <w:drawing>
          <wp:inline distT="0" distB="0" distL="0" distR="0" wp14:anchorId="5A857266" wp14:editId="1BEF9CA3">
            <wp:extent cx="5937885" cy="5810250"/>
            <wp:effectExtent l="0" t="0" r="0" b="0"/>
            <wp:docPr id="24" name="Picture 24" descr="Requisitos/export/RFE/png/Requisitos%20LogCloud__RF%20Requisitos%20Funcionales%20__RF%20Nivel%203%20Requisitos%20Funcionales%20Mesh__RF%20Nivel%203%20Requisitos%20Funcionales%20Mesh_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quisitos/export/RFE/png/Requisitos%20LogCloud__RF%20Requisitos%20Funcionales%20__RF%20Nivel%203%20Requisitos%20Funcionales%20Mesh__RF%20Nivel%203%20Requisitos%20Funcionales%20Mesh_4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7885" cy="5810250"/>
                    </a:xfrm>
                    <a:prstGeom prst="rect">
                      <a:avLst/>
                    </a:prstGeom>
                    <a:noFill/>
                    <a:ln>
                      <a:noFill/>
                    </a:ln>
                  </pic:spPr>
                </pic:pic>
              </a:graphicData>
            </a:graphic>
          </wp:inline>
        </w:drawing>
      </w:r>
    </w:p>
    <w:p w14:paraId="65AC214D" w14:textId="40AA97B0" w:rsidR="009078BB" w:rsidRPr="00B30A26" w:rsidRDefault="009360D2" w:rsidP="009360D2">
      <w:pPr>
        <w:pStyle w:val="Caption"/>
        <w:jc w:val="both"/>
        <w:rPr>
          <w:lang w:val="es-ES"/>
        </w:rPr>
      </w:pPr>
      <w:bookmarkStart w:id="505" w:name="_Toc477252579"/>
      <w:r w:rsidRPr="00B30A26">
        <w:rPr>
          <w:lang w:val="es-ES"/>
        </w:rPr>
        <w:t xml:space="preserve">Figura </w:t>
      </w:r>
      <w:r w:rsidRPr="00B30A26">
        <w:rPr>
          <w:lang w:val="es-ES"/>
        </w:rPr>
        <w:fldChar w:fldCharType="begin"/>
      </w:r>
      <w:r w:rsidRPr="00B30A26">
        <w:rPr>
          <w:lang w:val="es-ES"/>
        </w:rPr>
        <w:instrText xml:space="preserve"> SEQ Figura \* ARABIC </w:instrText>
      </w:r>
      <w:r w:rsidRPr="00B30A26">
        <w:rPr>
          <w:lang w:val="es-ES"/>
        </w:rPr>
        <w:fldChar w:fldCharType="separate"/>
      </w:r>
      <w:r w:rsidR="00515FE7">
        <w:rPr>
          <w:noProof/>
          <w:lang w:val="es-ES"/>
        </w:rPr>
        <w:t>21</w:t>
      </w:r>
      <w:r w:rsidRPr="00B30A26">
        <w:rPr>
          <w:lang w:val="es-ES"/>
        </w:rPr>
        <w:fldChar w:fldCharType="end"/>
      </w:r>
      <w:r w:rsidRPr="00B30A26">
        <w:rPr>
          <w:lang w:val="es-ES"/>
        </w:rPr>
        <w:t xml:space="preserve"> Nivel 3 Requisitos Funcionales Mesh</w:t>
      </w:r>
      <w:bookmarkEnd w:id="505"/>
    </w:p>
    <w:p w14:paraId="178681A2" w14:textId="77777777" w:rsidR="009078BB" w:rsidRPr="00B30A26" w:rsidRDefault="009078BB" w:rsidP="009078BB">
      <w:pPr>
        <w:pStyle w:val="Heading6"/>
        <w:rPr>
          <w:lang w:val="es-ES"/>
        </w:rPr>
      </w:pPr>
      <w:r w:rsidRPr="00B30A26">
        <w:rPr>
          <w:lang w:val="es-ES"/>
        </w:rPr>
        <w:t xml:space="preserve">RFCMMS - 002 – ADMINISTRACIÓN DE FAMILIAS. </w:t>
      </w:r>
    </w:p>
    <w:p w14:paraId="1E27E498" w14:textId="77777777" w:rsidR="009078BB" w:rsidRPr="00B30A26" w:rsidRDefault="009078BB" w:rsidP="009078BB">
      <w:pPr>
        <w:rPr>
          <w:lang w:val="es-ES"/>
        </w:rPr>
      </w:pPr>
      <w:r w:rsidRPr="00AF6C18">
        <w:rPr>
          <w:highlight w:val="green"/>
          <w:lang w:val="es-ES"/>
          <w:rPrChange w:id="506" w:author="felipe campo" w:date="2018-07-04T10:18:00Z">
            <w:rPr>
              <w:lang w:val="es-ES"/>
            </w:rPr>
          </w:rPrChange>
        </w:rPr>
        <w:t>Módulo para administrar familias. El sistema debe administrar la clasificación de los activos por grupos, en el cual se encuentra todas las características generales del activo, para que estas no sean ingresadas activo por activo, sino que por el contrario se cree una familia para el activo y a esta se le asocian todos los activos similares.</w:t>
      </w:r>
      <w:r w:rsidRPr="00B30A26">
        <w:rPr>
          <w:lang w:val="es-ES"/>
        </w:rPr>
        <w:t xml:space="preserve"> </w:t>
      </w:r>
    </w:p>
    <w:p w14:paraId="7B794C4B" w14:textId="77777777" w:rsidR="009078BB" w:rsidRPr="00B30A26" w:rsidRDefault="009078BB" w:rsidP="009078BB">
      <w:pPr>
        <w:rPr>
          <w:lang w:val="es-ES"/>
        </w:rPr>
      </w:pPr>
    </w:p>
    <w:p w14:paraId="7770D879" w14:textId="77777777" w:rsidR="009078BB" w:rsidRPr="00B30A26" w:rsidRDefault="009078BB" w:rsidP="009078BB">
      <w:pPr>
        <w:pStyle w:val="Heading6"/>
        <w:rPr>
          <w:lang w:val="es-ES"/>
        </w:rPr>
      </w:pPr>
      <w:r w:rsidRPr="00B30A26">
        <w:rPr>
          <w:lang w:val="es-ES"/>
        </w:rPr>
        <w:t xml:space="preserve">RFCMMS - 003 – ADMINISTRACIÓN DE DEPARTAMENTOS. </w:t>
      </w:r>
    </w:p>
    <w:p w14:paraId="29ADA800" w14:textId="77777777" w:rsidR="006E73C9" w:rsidRDefault="006E73C9" w:rsidP="009078BB">
      <w:pPr>
        <w:rPr>
          <w:lang w:val="es-ES"/>
        </w:rPr>
      </w:pPr>
    </w:p>
    <w:p w14:paraId="3F2D8448" w14:textId="77777777" w:rsidR="009078BB" w:rsidRPr="00B30A26" w:rsidRDefault="009078BB" w:rsidP="009078BB">
      <w:pPr>
        <w:rPr>
          <w:lang w:val="es-ES"/>
        </w:rPr>
      </w:pPr>
      <w:r w:rsidRPr="00AF6C18">
        <w:rPr>
          <w:highlight w:val="green"/>
          <w:lang w:val="es-ES"/>
          <w:rPrChange w:id="507" w:author="felipe campo" w:date="2018-07-04T10:18:00Z">
            <w:rPr>
              <w:lang w:val="es-ES"/>
            </w:rPr>
          </w:rPrChange>
        </w:rPr>
        <w:lastRenderedPageBreak/>
        <w:t>Módulo para administrar departamentos. El sistema debe administrar los departamentos del sistema, estos son asignados al activo fijo.</w:t>
      </w:r>
      <w:r w:rsidRPr="00B30A26">
        <w:rPr>
          <w:lang w:val="es-ES"/>
        </w:rPr>
        <w:t xml:space="preserve"> </w:t>
      </w:r>
    </w:p>
    <w:p w14:paraId="50388E67" w14:textId="77777777" w:rsidR="009078BB" w:rsidRPr="00B30A26" w:rsidRDefault="009078BB" w:rsidP="009078BB">
      <w:pPr>
        <w:rPr>
          <w:lang w:val="es-ES"/>
        </w:rPr>
      </w:pPr>
    </w:p>
    <w:p w14:paraId="24BBF3DD" w14:textId="77777777" w:rsidR="009078BB" w:rsidRPr="00B30A26" w:rsidRDefault="009078BB" w:rsidP="009078BB">
      <w:pPr>
        <w:pStyle w:val="Heading6"/>
        <w:rPr>
          <w:lang w:val="es-ES"/>
        </w:rPr>
      </w:pPr>
      <w:r w:rsidRPr="00B30A26">
        <w:rPr>
          <w:lang w:val="es-ES"/>
        </w:rPr>
        <w:t xml:space="preserve">RFCMMS - 004 – ADMINISTRACIÓN DE CATEGORÍAS. </w:t>
      </w:r>
    </w:p>
    <w:p w14:paraId="0612C25F" w14:textId="77777777" w:rsidR="006E73C9" w:rsidRDefault="006E73C9" w:rsidP="009078BB">
      <w:pPr>
        <w:rPr>
          <w:lang w:val="es-ES"/>
        </w:rPr>
      </w:pPr>
    </w:p>
    <w:p w14:paraId="59873515" w14:textId="77777777" w:rsidR="009078BB" w:rsidRPr="00B30A26" w:rsidRDefault="009078BB" w:rsidP="009078BB">
      <w:pPr>
        <w:rPr>
          <w:lang w:val="es-ES"/>
        </w:rPr>
      </w:pPr>
      <w:r w:rsidRPr="00AF6C18">
        <w:rPr>
          <w:highlight w:val="green"/>
          <w:lang w:val="es-ES"/>
          <w:rPrChange w:id="508" w:author="felipe campo" w:date="2018-07-04T10:18:00Z">
            <w:rPr>
              <w:lang w:val="es-ES"/>
            </w:rPr>
          </w:rPrChange>
        </w:rPr>
        <w:t>Módulo para administrar categorías. El sistema debe administrar las categorías del sistema, estos son asignadas al activo fijo. Normalmente esto se refiere a que tipo de activo se está haciendo referencia, por ejemplo, edificio, equipo de transporte, equipo biomédico, etc.</w:t>
      </w:r>
      <w:r w:rsidRPr="00B30A26">
        <w:rPr>
          <w:lang w:val="es-ES"/>
        </w:rPr>
        <w:t xml:space="preserve"> </w:t>
      </w:r>
    </w:p>
    <w:p w14:paraId="330C51A1" w14:textId="77777777" w:rsidR="009078BB" w:rsidRPr="00B30A26" w:rsidRDefault="009078BB" w:rsidP="009078BB">
      <w:pPr>
        <w:rPr>
          <w:lang w:val="es-ES"/>
        </w:rPr>
      </w:pPr>
    </w:p>
    <w:p w14:paraId="7AA44FA6" w14:textId="456D17F7" w:rsidR="009078BB" w:rsidRPr="00B30A26" w:rsidRDefault="009078BB" w:rsidP="009078BB">
      <w:pPr>
        <w:pStyle w:val="Heading6"/>
        <w:rPr>
          <w:lang w:val="es-ES"/>
        </w:rPr>
      </w:pPr>
      <w:r w:rsidRPr="00B30A26">
        <w:rPr>
          <w:lang w:val="es-ES"/>
        </w:rPr>
        <w:t xml:space="preserve">RFCMMS - 005 – ADMINISTRACIÓN DE </w:t>
      </w:r>
      <w:del w:id="509" w:author="felipe campo" w:date="2018-07-04T10:19:00Z">
        <w:r w:rsidRPr="00B30A26" w:rsidDel="00AF6C18">
          <w:rPr>
            <w:lang w:val="es-ES"/>
          </w:rPr>
          <w:delText>GRUPOS</w:delText>
        </w:r>
      </w:del>
      <w:ins w:id="510" w:author="felipe campo" w:date="2018-07-04T10:19:00Z">
        <w:r w:rsidR="00AF6C18">
          <w:rPr>
            <w:lang w:val="es-ES"/>
          </w:rPr>
          <w:t>ESPECIALIDAD</w:t>
        </w:r>
      </w:ins>
      <w:r w:rsidRPr="00B30A26">
        <w:rPr>
          <w:lang w:val="es-ES"/>
        </w:rPr>
        <w:t xml:space="preserve">. </w:t>
      </w:r>
    </w:p>
    <w:p w14:paraId="18B77D19" w14:textId="77777777" w:rsidR="006E73C9" w:rsidRDefault="006E73C9" w:rsidP="009078BB">
      <w:pPr>
        <w:rPr>
          <w:lang w:val="es-ES"/>
        </w:rPr>
      </w:pPr>
    </w:p>
    <w:p w14:paraId="0C907C0F" w14:textId="18604D08" w:rsidR="009078BB" w:rsidRPr="00B30A26" w:rsidRDefault="009078BB" w:rsidP="009078BB">
      <w:pPr>
        <w:rPr>
          <w:lang w:val="es-ES"/>
        </w:rPr>
      </w:pPr>
      <w:r w:rsidRPr="00AF6C18">
        <w:rPr>
          <w:highlight w:val="green"/>
          <w:lang w:val="es-ES"/>
          <w:rPrChange w:id="511" w:author="felipe campo" w:date="2018-07-04T10:19:00Z">
            <w:rPr>
              <w:lang w:val="es-ES"/>
            </w:rPr>
          </w:rPrChange>
        </w:rPr>
        <w:t xml:space="preserve">Módulo para administrar </w:t>
      </w:r>
      <w:del w:id="512" w:author="felipe campo" w:date="2018-07-04T10:19:00Z">
        <w:r w:rsidRPr="00AF6C18" w:rsidDel="00AF6C18">
          <w:rPr>
            <w:highlight w:val="green"/>
            <w:lang w:val="es-ES"/>
            <w:rPrChange w:id="513" w:author="felipe campo" w:date="2018-07-04T10:19:00Z">
              <w:rPr>
                <w:lang w:val="es-ES"/>
              </w:rPr>
            </w:rPrChange>
          </w:rPr>
          <w:delText>grupos</w:delText>
        </w:r>
      </w:del>
      <w:ins w:id="514" w:author="felipe campo" w:date="2018-07-04T10:19:00Z">
        <w:r w:rsidR="00AF6C18" w:rsidRPr="00AF6C18">
          <w:rPr>
            <w:highlight w:val="green"/>
            <w:lang w:val="es-ES"/>
            <w:rPrChange w:id="515" w:author="felipe campo" w:date="2018-07-04T10:19:00Z">
              <w:rPr>
                <w:lang w:val="es-ES"/>
              </w:rPr>
            </w:rPrChange>
          </w:rPr>
          <w:t>especialidades</w:t>
        </w:r>
      </w:ins>
      <w:r w:rsidRPr="00AF6C18">
        <w:rPr>
          <w:highlight w:val="green"/>
          <w:lang w:val="es-ES"/>
          <w:rPrChange w:id="516" w:author="felipe campo" w:date="2018-07-04T10:19:00Z">
            <w:rPr>
              <w:lang w:val="es-ES"/>
            </w:rPr>
          </w:rPrChange>
        </w:rPr>
        <w:t>. El sistema debe administrar l</w:t>
      </w:r>
      <w:ins w:id="517" w:author="felipe campo" w:date="2018-07-04T10:19:00Z">
        <w:r w:rsidR="00AF6C18" w:rsidRPr="00AF6C18">
          <w:rPr>
            <w:highlight w:val="green"/>
            <w:lang w:val="es-ES"/>
            <w:rPrChange w:id="518" w:author="felipe campo" w:date="2018-07-04T10:19:00Z">
              <w:rPr>
                <w:lang w:val="es-ES"/>
              </w:rPr>
            </w:rPrChange>
          </w:rPr>
          <w:t>a</w:t>
        </w:r>
      </w:ins>
      <w:del w:id="519" w:author="felipe campo" w:date="2018-07-04T10:19:00Z">
        <w:r w:rsidRPr="00AF6C18" w:rsidDel="00AF6C18">
          <w:rPr>
            <w:highlight w:val="green"/>
            <w:lang w:val="es-ES"/>
            <w:rPrChange w:id="520" w:author="felipe campo" w:date="2018-07-04T10:19:00Z">
              <w:rPr>
                <w:lang w:val="es-ES"/>
              </w:rPr>
            </w:rPrChange>
          </w:rPr>
          <w:delText>o</w:delText>
        </w:r>
      </w:del>
      <w:r w:rsidRPr="00AF6C18">
        <w:rPr>
          <w:highlight w:val="green"/>
          <w:lang w:val="es-ES"/>
          <w:rPrChange w:id="521" w:author="felipe campo" w:date="2018-07-04T10:19:00Z">
            <w:rPr>
              <w:lang w:val="es-ES"/>
            </w:rPr>
          </w:rPrChange>
        </w:rPr>
        <w:t xml:space="preserve">s </w:t>
      </w:r>
      <w:del w:id="522" w:author="felipe campo" w:date="2018-07-04T10:19:00Z">
        <w:r w:rsidRPr="00AF6C18" w:rsidDel="00AF6C18">
          <w:rPr>
            <w:highlight w:val="green"/>
            <w:lang w:val="es-ES"/>
            <w:rPrChange w:id="523" w:author="felipe campo" w:date="2018-07-04T10:19:00Z">
              <w:rPr>
                <w:lang w:val="es-ES"/>
              </w:rPr>
            </w:rPrChange>
          </w:rPr>
          <w:delText xml:space="preserve">grupos </w:delText>
        </w:r>
      </w:del>
      <w:ins w:id="524" w:author="felipe campo" w:date="2018-07-04T10:19:00Z">
        <w:r w:rsidR="00AF6C18" w:rsidRPr="00AF6C18">
          <w:rPr>
            <w:highlight w:val="green"/>
            <w:lang w:val="es-ES"/>
            <w:rPrChange w:id="525" w:author="felipe campo" w:date="2018-07-04T10:19:00Z">
              <w:rPr>
                <w:lang w:val="es-ES"/>
              </w:rPr>
            </w:rPrChange>
          </w:rPr>
          <w:t xml:space="preserve">especialidades </w:t>
        </w:r>
      </w:ins>
      <w:r w:rsidRPr="00AF6C18">
        <w:rPr>
          <w:highlight w:val="green"/>
          <w:lang w:val="es-ES"/>
          <w:rPrChange w:id="526" w:author="felipe campo" w:date="2018-07-04T10:19:00Z">
            <w:rPr>
              <w:lang w:val="es-ES"/>
            </w:rPr>
          </w:rPrChange>
        </w:rPr>
        <w:t xml:space="preserve">del sistema a los cuales pertenecerán el personal de mantenimiento. Funciona </w:t>
      </w:r>
      <w:del w:id="527" w:author="felipe campo" w:date="2018-07-04T10:19:00Z">
        <w:r w:rsidRPr="00AF6C18" w:rsidDel="00AF6C18">
          <w:rPr>
            <w:highlight w:val="green"/>
            <w:lang w:val="es-ES"/>
            <w:rPrChange w:id="528" w:author="felipe campo" w:date="2018-07-04T10:19:00Z">
              <w:rPr>
                <w:lang w:val="es-ES"/>
              </w:rPr>
            </w:rPrChange>
          </w:rPr>
          <w:delText xml:space="preserve">como una especialización del personal </w:delText>
        </w:r>
      </w:del>
      <w:r w:rsidRPr="00AF6C18">
        <w:rPr>
          <w:highlight w:val="green"/>
          <w:lang w:val="es-ES"/>
          <w:rPrChange w:id="529" w:author="felipe campo" w:date="2018-07-04T10:19:00Z">
            <w:rPr>
              <w:lang w:val="es-ES"/>
            </w:rPr>
          </w:rPrChange>
        </w:rPr>
        <w:t>para verificar que habilidades tienen en caso de requerirse para una tarea.</w:t>
      </w:r>
      <w:r w:rsidRPr="00B30A26">
        <w:rPr>
          <w:lang w:val="es-ES"/>
        </w:rPr>
        <w:t xml:space="preserve"> </w:t>
      </w:r>
    </w:p>
    <w:p w14:paraId="1DF3FC88" w14:textId="77777777" w:rsidR="009078BB" w:rsidRPr="00B30A26" w:rsidRDefault="009078BB" w:rsidP="009078BB">
      <w:pPr>
        <w:rPr>
          <w:lang w:val="es-ES"/>
        </w:rPr>
      </w:pPr>
    </w:p>
    <w:p w14:paraId="342B9FE9" w14:textId="77777777" w:rsidR="009078BB" w:rsidRPr="00B30A26" w:rsidRDefault="009078BB" w:rsidP="009078BB">
      <w:pPr>
        <w:pStyle w:val="Heading6"/>
        <w:rPr>
          <w:lang w:val="es-ES"/>
        </w:rPr>
      </w:pPr>
      <w:r w:rsidRPr="00B30A26">
        <w:rPr>
          <w:lang w:val="es-ES"/>
        </w:rPr>
        <w:t xml:space="preserve">RFCMMS - 006 – ADMINISTRACIÓN DE ACTIVOS. </w:t>
      </w:r>
    </w:p>
    <w:p w14:paraId="08A27175" w14:textId="7C3D01FC" w:rsidR="009078BB" w:rsidRPr="00B30A26" w:rsidRDefault="009078BB" w:rsidP="009078BB">
      <w:pPr>
        <w:rPr>
          <w:lang w:val="es-ES"/>
        </w:rPr>
      </w:pPr>
      <w:r w:rsidRPr="00772DDF">
        <w:rPr>
          <w:highlight w:val="green"/>
          <w:lang w:val="es-ES"/>
          <w:rPrChange w:id="530" w:author="felipe campo" w:date="2018-07-04T10:21:00Z">
            <w:rPr>
              <w:lang w:val="es-ES"/>
            </w:rPr>
          </w:rPrChange>
        </w:rPr>
        <w:t>Módulo para administrar activos. El sistema debe administrar todos los activos del sistema a los cuales se les pueda realizar un tipo de mantenimiento. Todo activo que se registre en el sistema debe pertenecer a una familia, la cual tiene las fichas generales del activo</w:t>
      </w:r>
      <w:ins w:id="531" w:author="felipe campo" w:date="2018-07-04T10:21:00Z">
        <w:r w:rsidR="00772DDF" w:rsidRPr="00772DDF">
          <w:rPr>
            <w:highlight w:val="green"/>
            <w:lang w:val="es-ES"/>
            <w:rPrChange w:id="532" w:author="felipe campo" w:date="2018-07-04T10:21:00Z">
              <w:rPr>
                <w:lang w:val="es-ES"/>
              </w:rPr>
            </w:rPrChange>
          </w:rPr>
          <w:t>.</w:t>
        </w:r>
      </w:ins>
      <w:del w:id="533" w:author="felipe campo" w:date="2018-07-04T10:21:00Z">
        <w:r w:rsidRPr="00772DDF" w:rsidDel="00772DDF">
          <w:rPr>
            <w:highlight w:val="green"/>
            <w:lang w:val="es-ES"/>
            <w:rPrChange w:id="534" w:author="felipe campo" w:date="2018-07-04T10:21:00Z">
              <w:rPr>
                <w:lang w:val="es-ES"/>
              </w:rPr>
            </w:rPrChange>
          </w:rPr>
          <w:delText xml:space="preserve"> y los instructivos de mantenimiento.</w:delText>
        </w:r>
        <w:r w:rsidRPr="00B30A26" w:rsidDel="00772DDF">
          <w:rPr>
            <w:lang w:val="es-ES"/>
          </w:rPr>
          <w:delText xml:space="preserve"> </w:delText>
        </w:r>
      </w:del>
    </w:p>
    <w:p w14:paraId="5AE757BD" w14:textId="77777777" w:rsidR="009078BB" w:rsidRPr="00B30A26" w:rsidRDefault="009078BB" w:rsidP="009078BB">
      <w:pPr>
        <w:rPr>
          <w:lang w:val="es-ES"/>
        </w:rPr>
      </w:pPr>
    </w:p>
    <w:p w14:paraId="781DDD60" w14:textId="77777777" w:rsidR="009078BB" w:rsidRPr="00B30A26" w:rsidRDefault="009078BB" w:rsidP="009078BB">
      <w:pPr>
        <w:pStyle w:val="Heading6"/>
        <w:rPr>
          <w:lang w:val="es-ES"/>
        </w:rPr>
      </w:pPr>
      <w:r w:rsidRPr="00B30A26">
        <w:rPr>
          <w:lang w:val="es-ES"/>
        </w:rPr>
        <w:t xml:space="preserve">RFCMMS - 007 – ADMINISTRACIÓN DE SISTEMAS. </w:t>
      </w:r>
    </w:p>
    <w:p w14:paraId="2CC2A569" w14:textId="5DCE6C04" w:rsidR="009078BB" w:rsidRPr="00B30A26" w:rsidRDefault="009078BB" w:rsidP="009078BB">
      <w:pPr>
        <w:rPr>
          <w:lang w:val="es-ES"/>
        </w:rPr>
      </w:pPr>
      <w:r w:rsidRPr="00772DDF">
        <w:rPr>
          <w:highlight w:val="green"/>
          <w:lang w:val="es-ES"/>
          <w:rPrChange w:id="535" w:author="felipe campo" w:date="2018-07-04T10:22:00Z">
            <w:rPr>
              <w:lang w:val="es-ES"/>
            </w:rPr>
          </w:rPrChange>
        </w:rPr>
        <w:t>Módulo para administración de sistemas. El sistema debe administrar todos los sistemas de una familia. Por lo general una familia de activos contiene un sistema o varios sistemas en su interior, por ejemplo, un camión tiene sistema eléctrico, sistema hidráulico, sistema mecánico, etc. Pero a su vez estos sistemas pueden contener subsistemas que requieren atención por parte del software de mantenimiento, lo que indica que esta funcionalidad del CMMS</w:t>
      </w:r>
      <w:r w:rsidR="004F6A81" w:rsidRPr="00772DDF">
        <w:rPr>
          <w:highlight w:val="green"/>
          <w:lang w:val="es-ES"/>
          <w:rPrChange w:id="536" w:author="felipe campo" w:date="2018-07-04T10:22:00Z">
            <w:rPr>
              <w:lang w:val="es-ES"/>
            </w:rPr>
          </w:rPrChange>
        </w:rPr>
        <w:fldChar w:fldCharType="begin"/>
      </w:r>
      <w:r w:rsidR="004F6A81" w:rsidRPr="00772DDF">
        <w:rPr>
          <w:highlight w:val="green"/>
          <w:lang w:val="es-ES"/>
          <w:rPrChange w:id="537" w:author="felipe campo" w:date="2018-07-04T10:22:00Z">
            <w:rPr>
              <w:lang w:val="es-ES"/>
            </w:rPr>
          </w:rPrChange>
        </w:rPr>
        <w:instrText xml:space="preserve"> XE "</w:instrText>
      </w:r>
      <w:r w:rsidR="004F6A81" w:rsidRPr="00772DDF">
        <w:rPr>
          <w:b/>
          <w:szCs w:val="28"/>
          <w:highlight w:val="green"/>
          <w:lang w:val="es-ES"/>
          <w:rPrChange w:id="538" w:author="felipe campo" w:date="2018-07-04T10:22:00Z">
            <w:rPr>
              <w:b/>
              <w:szCs w:val="28"/>
              <w:lang w:val="es-ES"/>
            </w:rPr>
          </w:rPrChange>
        </w:rPr>
        <w:instrText>CMMS</w:instrText>
      </w:r>
      <w:r w:rsidR="004F6A81" w:rsidRPr="00772DDF">
        <w:rPr>
          <w:highlight w:val="green"/>
          <w:lang w:val="es-ES"/>
          <w:rPrChange w:id="539" w:author="felipe campo" w:date="2018-07-04T10:22:00Z">
            <w:rPr>
              <w:lang w:val="es-ES"/>
            </w:rPr>
          </w:rPrChange>
        </w:rPr>
        <w:instrText xml:space="preserve">" </w:instrText>
      </w:r>
      <w:r w:rsidR="004F6A81" w:rsidRPr="00772DDF">
        <w:rPr>
          <w:highlight w:val="green"/>
          <w:lang w:val="es-ES"/>
          <w:rPrChange w:id="540" w:author="felipe campo" w:date="2018-07-04T10:22:00Z">
            <w:rPr>
              <w:lang w:val="es-ES"/>
            </w:rPr>
          </w:rPrChange>
        </w:rPr>
        <w:fldChar w:fldCharType="end"/>
      </w:r>
      <w:r w:rsidRPr="00772DDF">
        <w:rPr>
          <w:highlight w:val="green"/>
          <w:lang w:val="es-ES"/>
          <w:rPrChange w:id="541" w:author="felipe campo" w:date="2018-07-04T10:22:00Z">
            <w:rPr>
              <w:lang w:val="es-ES"/>
            </w:rPr>
          </w:rPrChange>
        </w:rPr>
        <w:t>, se convierte en un árbol estructurado de cada familia</w:t>
      </w:r>
      <w:r w:rsidRPr="00B30A26">
        <w:rPr>
          <w:lang w:val="es-ES"/>
        </w:rPr>
        <w:t xml:space="preserve">. </w:t>
      </w:r>
    </w:p>
    <w:p w14:paraId="42507899" w14:textId="77777777" w:rsidR="009078BB" w:rsidRPr="00B30A26" w:rsidRDefault="009078BB" w:rsidP="009078BB">
      <w:pPr>
        <w:rPr>
          <w:lang w:val="es-ES"/>
        </w:rPr>
      </w:pPr>
    </w:p>
    <w:p w14:paraId="242F5C0D" w14:textId="3894502E" w:rsidR="009078BB" w:rsidRPr="00B30A26" w:rsidRDefault="009078BB" w:rsidP="009078BB">
      <w:pPr>
        <w:pStyle w:val="Heading6"/>
        <w:rPr>
          <w:lang w:val="es-ES"/>
        </w:rPr>
      </w:pPr>
      <w:r w:rsidRPr="00B30A26">
        <w:rPr>
          <w:lang w:val="es-ES"/>
        </w:rPr>
        <w:t xml:space="preserve">RFCMMS - 008 – </w:t>
      </w:r>
      <w:del w:id="542" w:author="felipe campo" w:date="2018-07-04T10:26:00Z">
        <w:r w:rsidRPr="00B30A26" w:rsidDel="00974A5C">
          <w:rPr>
            <w:lang w:val="es-ES"/>
          </w:rPr>
          <w:delText xml:space="preserve">ADMINISTRACIÓN </w:delText>
        </w:r>
      </w:del>
      <w:ins w:id="543" w:author="felipe campo" w:date="2018-07-04T10:26:00Z">
        <w:r w:rsidR="00974A5C">
          <w:rPr>
            <w:lang w:val="es-ES"/>
          </w:rPr>
          <w:t>SELECCIÓN</w:t>
        </w:r>
        <w:r w:rsidR="00974A5C" w:rsidRPr="00B30A26">
          <w:rPr>
            <w:lang w:val="es-ES"/>
          </w:rPr>
          <w:t xml:space="preserve"> </w:t>
        </w:r>
      </w:ins>
      <w:r w:rsidRPr="00B30A26">
        <w:rPr>
          <w:lang w:val="es-ES"/>
        </w:rPr>
        <w:t xml:space="preserve">DE UNIDADES DE MEDIDAS. </w:t>
      </w:r>
    </w:p>
    <w:p w14:paraId="47EB29BA" w14:textId="0B6DD56E" w:rsidR="009078BB" w:rsidRPr="00B30A26" w:rsidRDefault="009078BB" w:rsidP="009078BB">
      <w:pPr>
        <w:rPr>
          <w:lang w:val="es-ES"/>
        </w:rPr>
      </w:pPr>
      <w:r w:rsidRPr="00974A5C">
        <w:rPr>
          <w:highlight w:val="green"/>
          <w:lang w:val="es-ES"/>
          <w:rPrChange w:id="544" w:author="felipe campo" w:date="2018-07-04T10:27:00Z">
            <w:rPr>
              <w:lang w:val="es-ES"/>
            </w:rPr>
          </w:rPrChange>
        </w:rPr>
        <w:t xml:space="preserve">Módulo para administración de unidades de medidas. El sistema debe administrar todas las mediciones que se le puedan realizar a un activo en particular, su administración se basa en </w:t>
      </w:r>
      <w:del w:id="545" w:author="felipe campo" w:date="2018-07-04T10:27:00Z">
        <w:r w:rsidRPr="00974A5C" w:rsidDel="00974A5C">
          <w:rPr>
            <w:highlight w:val="green"/>
            <w:lang w:val="es-ES"/>
            <w:rPrChange w:id="546" w:author="felipe campo" w:date="2018-07-04T10:27:00Z">
              <w:rPr>
                <w:lang w:val="es-ES"/>
              </w:rPr>
            </w:rPrChange>
          </w:rPr>
          <w:delText xml:space="preserve">tres </w:delText>
        </w:r>
      </w:del>
      <w:ins w:id="547" w:author="felipe campo" w:date="2018-07-04T10:27:00Z">
        <w:r w:rsidR="00974A5C" w:rsidRPr="00974A5C">
          <w:rPr>
            <w:highlight w:val="green"/>
            <w:lang w:val="es-ES"/>
            <w:rPrChange w:id="548" w:author="felipe campo" w:date="2018-07-04T10:27:00Z">
              <w:rPr>
                <w:lang w:val="es-ES"/>
              </w:rPr>
            </w:rPrChange>
          </w:rPr>
          <w:t xml:space="preserve">dos </w:t>
        </w:r>
      </w:ins>
      <w:r w:rsidRPr="00974A5C">
        <w:rPr>
          <w:highlight w:val="green"/>
          <w:lang w:val="es-ES"/>
          <w:rPrChange w:id="549" w:author="felipe campo" w:date="2018-07-04T10:27:00Z">
            <w:rPr>
              <w:lang w:val="es-ES"/>
            </w:rPr>
          </w:rPrChange>
        </w:rPr>
        <w:t xml:space="preserve">partes, una es la </w:t>
      </w:r>
      <w:del w:id="550" w:author="felipe campo" w:date="2018-07-04T10:25:00Z">
        <w:r w:rsidRPr="00974A5C" w:rsidDel="00974A5C">
          <w:rPr>
            <w:highlight w:val="green"/>
            <w:lang w:val="es-ES"/>
            <w:rPrChange w:id="551" w:author="felipe campo" w:date="2018-07-04T10:27:00Z">
              <w:rPr>
                <w:lang w:val="es-ES"/>
              </w:rPr>
            </w:rPrChange>
          </w:rPr>
          <w:delText xml:space="preserve">administración </w:delText>
        </w:r>
      </w:del>
      <w:ins w:id="552" w:author="felipe campo" w:date="2018-07-04T10:25:00Z">
        <w:r w:rsidR="00974A5C" w:rsidRPr="00974A5C">
          <w:rPr>
            <w:highlight w:val="green"/>
            <w:lang w:val="es-ES"/>
            <w:rPrChange w:id="553" w:author="felipe campo" w:date="2018-07-04T10:27:00Z">
              <w:rPr>
                <w:lang w:val="es-ES"/>
              </w:rPr>
            </w:rPrChange>
          </w:rPr>
          <w:t xml:space="preserve">selección </w:t>
        </w:r>
      </w:ins>
      <w:r w:rsidRPr="00974A5C">
        <w:rPr>
          <w:highlight w:val="green"/>
          <w:lang w:val="es-ES"/>
          <w:rPrChange w:id="554" w:author="felipe campo" w:date="2018-07-04T10:27:00Z">
            <w:rPr>
              <w:lang w:val="es-ES"/>
            </w:rPr>
          </w:rPrChange>
        </w:rPr>
        <w:t>de las medidas</w:t>
      </w:r>
      <w:ins w:id="555" w:author="felipe campo" w:date="2018-07-04T10:25:00Z">
        <w:r w:rsidR="00974A5C" w:rsidRPr="00974A5C">
          <w:rPr>
            <w:highlight w:val="green"/>
            <w:lang w:val="es-ES"/>
            <w:rPrChange w:id="556" w:author="felipe campo" w:date="2018-07-04T10:27:00Z">
              <w:rPr>
                <w:lang w:val="es-ES"/>
              </w:rPr>
            </w:rPrChange>
          </w:rPr>
          <w:t xml:space="preserve"> que maneja el sistema</w:t>
        </w:r>
      </w:ins>
      <w:r w:rsidRPr="00974A5C">
        <w:rPr>
          <w:highlight w:val="green"/>
          <w:lang w:val="es-ES"/>
          <w:rPrChange w:id="557" w:author="felipe campo" w:date="2018-07-04T10:27:00Z">
            <w:rPr>
              <w:lang w:val="es-ES"/>
            </w:rPr>
          </w:rPrChange>
        </w:rPr>
        <w:t xml:space="preserve"> como tal, donde se crean las medidas </w:t>
      </w:r>
      <w:r w:rsidRPr="00974A5C">
        <w:rPr>
          <w:highlight w:val="green"/>
          <w:lang w:val="es-ES"/>
          <w:rPrChange w:id="558" w:author="felipe campo" w:date="2018-07-04T10:27:00Z">
            <w:rPr>
              <w:lang w:val="es-ES"/>
            </w:rPr>
          </w:rPrChange>
        </w:rPr>
        <w:lastRenderedPageBreak/>
        <w:t>que pueden ser utilizadas en el sistema</w:t>
      </w:r>
      <w:ins w:id="559" w:author="felipe campo" w:date="2018-07-04T10:27:00Z">
        <w:r w:rsidR="00974A5C" w:rsidRPr="00974A5C">
          <w:rPr>
            <w:highlight w:val="green"/>
            <w:lang w:val="es-ES"/>
            <w:rPrChange w:id="560" w:author="felipe campo" w:date="2018-07-04T10:27:00Z">
              <w:rPr>
                <w:lang w:val="es-ES"/>
              </w:rPr>
            </w:rPrChange>
          </w:rPr>
          <w:t xml:space="preserve"> y</w:t>
        </w:r>
      </w:ins>
      <w:del w:id="561" w:author="felipe campo" w:date="2018-07-04T10:27:00Z">
        <w:r w:rsidRPr="00974A5C" w:rsidDel="00974A5C">
          <w:rPr>
            <w:highlight w:val="green"/>
            <w:lang w:val="es-ES"/>
            <w:rPrChange w:id="562" w:author="felipe campo" w:date="2018-07-04T10:27:00Z">
              <w:rPr>
                <w:lang w:val="es-ES"/>
              </w:rPr>
            </w:rPrChange>
          </w:rPr>
          <w:delText>,</w:delText>
        </w:r>
      </w:del>
      <w:r w:rsidRPr="00974A5C">
        <w:rPr>
          <w:highlight w:val="green"/>
          <w:lang w:val="es-ES"/>
          <w:rPrChange w:id="563" w:author="felipe campo" w:date="2018-07-04T10:27:00Z">
            <w:rPr>
              <w:lang w:val="es-ES"/>
            </w:rPr>
          </w:rPrChange>
        </w:rPr>
        <w:t xml:space="preserve"> la segunda parte consta de asociar las medidas a una familia, esto con el fin de restringir las mediciones de un activo solo a las que estén configuradas en su familia</w:t>
      </w:r>
      <w:del w:id="564" w:author="felipe campo" w:date="2018-07-04T10:27:00Z">
        <w:r w:rsidRPr="00974A5C" w:rsidDel="00974A5C">
          <w:rPr>
            <w:highlight w:val="green"/>
            <w:lang w:val="es-ES"/>
            <w:rPrChange w:id="565" w:author="felipe campo" w:date="2018-07-04T10:27:00Z">
              <w:rPr>
                <w:lang w:val="es-ES"/>
              </w:rPr>
            </w:rPrChange>
          </w:rPr>
          <w:delText>, y como tercer paso sería ingresar las mediciones a cada activo creado en el sistema</w:delText>
        </w:r>
      </w:del>
      <w:r w:rsidRPr="00974A5C">
        <w:rPr>
          <w:highlight w:val="green"/>
          <w:lang w:val="es-ES"/>
          <w:rPrChange w:id="566" w:author="felipe campo" w:date="2018-07-04T10:27:00Z">
            <w:rPr>
              <w:lang w:val="es-ES"/>
            </w:rPr>
          </w:rPrChange>
        </w:rPr>
        <w:t>.</w:t>
      </w:r>
      <w:r w:rsidRPr="00B30A26">
        <w:rPr>
          <w:lang w:val="es-ES"/>
        </w:rPr>
        <w:t xml:space="preserve"> </w:t>
      </w:r>
    </w:p>
    <w:p w14:paraId="23AC9798" w14:textId="77777777" w:rsidR="009078BB" w:rsidRPr="00B30A26" w:rsidRDefault="009078BB" w:rsidP="009078BB">
      <w:pPr>
        <w:rPr>
          <w:lang w:val="es-ES"/>
        </w:rPr>
      </w:pPr>
    </w:p>
    <w:p w14:paraId="2F405F96" w14:textId="77777777" w:rsidR="009078BB" w:rsidRPr="00B30A26" w:rsidRDefault="009078BB" w:rsidP="009078BB">
      <w:pPr>
        <w:pStyle w:val="Heading6"/>
        <w:rPr>
          <w:lang w:val="es-ES"/>
        </w:rPr>
      </w:pPr>
      <w:r w:rsidRPr="00B30A26">
        <w:rPr>
          <w:lang w:val="es-ES"/>
        </w:rPr>
        <w:t xml:space="preserve">RFCMMS - 009 – ADMINISTRACIÓN DE SOLICITUDES DE TRABAJO. </w:t>
      </w:r>
    </w:p>
    <w:p w14:paraId="539FCE44" w14:textId="52C1F384" w:rsidR="009078BB" w:rsidRPr="00B30A26" w:rsidRDefault="009078BB" w:rsidP="009078BB">
      <w:pPr>
        <w:rPr>
          <w:lang w:val="es-ES"/>
        </w:rPr>
      </w:pPr>
      <w:r w:rsidRPr="00974A5C">
        <w:rPr>
          <w:highlight w:val="green"/>
          <w:lang w:val="es-ES"/>
          <w:rPrChange w:id="567" w:author="felipe campo" w:date="2018-07-04T10:29:00Z">
            <w:rPr>
              <w:lang w:val="es-ES"/>
            </w:rPr>
          </w:rPrChange>
        </w:rPr>
        <w:t>Módulo para administración de solicitudes de trabajo. El sistema debe registrar todas las solicitudes que realizan los usuarios de la empresa. Estas solicitudes son procesadas y priorizadas por el personal de mantenimiento</w:t>
      </w:r>
      <w:ins w:id="568" w:author="felipe campo" w:date="2018-07-04T10:28:00Z">
        <w:r w:rsidR="00974A5C" w:rsidRPr="00974A5C">
          <w:rPr>
            <w:highlight w:val="green"/>
            <w:lang w:val="es-ES"/>
            <w:rPrChange w:id="569" w:author="felipe campo" w:date="2018-07-04T10:29:00Z">
              <w:rPr>
                <w:lang w:val="es-ES"/>
              </w:rPr>
            </w:rPrChange>
          </w:rPr>
          <w:t xml:space="preserve"> (gatekeeper)</w:t>
        </w:r>
      </w:ins>
      <w:del w:id="570" w:author="felipe campo" w:date="2018-07-04T10:28:00Z">
        <w:r w:rsidRPr="00974A5C" w:rsidDel="00974A5C">
          <w:rPr>
            <w:highlight w:val="green"/>
            <w:lang w:val="es-ES"/>
            <w:rPrChange w:id="571" w:author="felipe campo" w:date="2018-07-04T10:29:00Z">
              <w:rPr>
                <w:lang w:val="es-ES"/>
              </w:rPr>
            </w:rPrChange>
          </w:rPr>
          <w:delText>, en el caso que sean una urgencia, el personal de mantenimiento procederá a crear una orden de trabajo para esa solicitud.</w:delText>
        </w:r>
      </w:del>
      <w:ins w:id="572" w:author="felipe campo" w:date="2018-07-04T10:28:00Z">
        <w:r w:rsidR="00974A5C" w:rsidRPr="00974A5C">
          <w:rPr>
            <w:highlight w:val="green"/>
            <w:lang w:val="es-ES"/>
            <w:rPrChange w:id="573" w:author="felipe campo" w:date="2018-07-04T10:29:00Z">
              <w:rPr>
                <w:lang w:val="es-ES"/>
              </w:rPr>
            </w:rPrChange>
          </w:rPr>
          <w:t>.</w:t>
        </w:r>
      </w:ins>
      <w:r w:rsidRPr="00B30A26">
        <w:rPr>
          <w:lang w:val="es-ES"/>
        </w:rPr>
        <w:t xml:space="preserve">  </w:t>
      </w:r>
    </w:p>
    <w:p w14:paraId="34B8D933" w14:textId="77777777" w:rsidR="009078BB" w:rsidRPr="00B30A26" w:rsidRDefault="009078BB" w:rsidP="009078BB">
      <w:pPr>
        <w:rPr>
          <w:lang w:val="es-ES"/>
        </w:rPr>
      </w:pPr>
    </w:p>
    <w:p w14:paraId="327152D8" w14:textId="77777777" w:rsidR="009078BB" w:rsidRPr="00B30A26" w:rsidRDefault="009078BB" w:rsidP="009078BB">
      <w:pPr>
        <w:pStyle w:val="Heading6"/>
        <w:rPr>
          <w:lang w:val="es-ES"/>
        </w:rPr>
      </w:pPr>
      <w:r w:rsidRPr="00B30A26">
        <w:rPr>
          <w:lang w:val="es-ES"/>
        </w:rPr>
        <w:t xml:space="preserve">RFCMMS - 010 – ADMINISTRACIÓN DE ORDENES DE TRABAJO. </w:t>
      </w:r>
    </w:p>
    <w:p w14:paraId="4083EFBA" w14:textId="2AEC884A" w:rsidR="009078BB" w:rsidRPr="00B30A26" w:rsidRDefault="009078BB" w:rsidP="009078BB">
      <w:pPr>
        <w:rPr>
          <w:lang w:val="es-ES"/>
        </w:rPr>
      </w:pPr>
      <w:r w:rsidRPr="00974A5C">
        <w:rPr>
          <w:highlight w:val="green"/>
          <w:lang w:val="es-ES"/>
          <w:rPrChange w:id="574" w:author="felipe campo" w:date="2018-07-04T10:29:00Z">
            <w:rPr>
              <w:lang w:val="es-ES"/>
            </w:rPr>
          </w:rPrChange>
        </w:rPr>
        <w:t xml:space="preserve">Módulo para administración de </w:t>
      </w:r>
      <w:r w:rsidR="00CB4357" w:rsidRPr="00974A5C">
        <w:rPr>
          <w:highlight w:val="green"/>
          <w:lang w:val="es-ES"/>
          <w:rPrChange w:id="575" w:author="felipe campo" w:date="2018-07-04T10:29:00Z">
            <w:rPr>
              <w:lang w:val="es-ES"/>
            </w:rPr>
          </w:rPrChange>
        </w:rPr>
        <w:t>órdenes</w:t>
      </w:r>
      <w:r w:rsidRPr="00974A5C">
        <w:rPr>
          <w:highlight w:val="green"/>
          <w:lang w:val="es-ES"/>
          <w:rPrChange w:id="576" w:author="felipe campo" w:date="2018-07-04T10:29:00Z">
            <w:rPr>
              <w:lang w:val="es-ES"/>
            </w:rPr>
          </w:rPrChange>
        </w:rPr>
        <w:t xml:space="preserve"> de trabajo. El sistema debe administrar todas las ordenes de trabajo, creación de tareas asociadas a la orden, asignación de recursos, generación de comentarios y/o recomendaciones, asignación de tiempos consumidos.</w:t>
      </w:r>
      <w:r w:rsidRPr="00B30A26">
        <w:rPr>
          <w:lang w:val="es-ES"/>
        </w:rPr>
        <w:t xml:space="preserve"> </w:t>
      </w:r>
    </w:p>
    <w:p w14:paraId="20908272" w14:textId="77777777" w:rsidR="009078BB" w:rsidRPr="00B30A26" w:rsidRDefault="009078BB" w:rsidP="009078BB">
      <w:pPr>
        <w:rPr>
          <w:lang w:val="es-ES"/>
        </w:rPr>
      </w:pPr>
    </w:p>
    <w:p w14:paraId="62E91B04" w14:textId="77777777" w:rsidR="009078BB" w:rsidRPr="00B30A26" w:rsidRDefault="009078BB" w:rsidP="009078BB">
      <w:pPr>
        <w:pStyle w:val="Heading6"/>
        <w:rPr>
          <w:lang w:val="es-ES"/>
        </w:rPr>
      </w:pPr>
      <w:r w:rsidRPr="00B30A26">
        <w:rPr>
          <w:lang w:val="es-ES"/>
        </w:rPr>
        <w:t xml:space="preserve">RFCMMS - 011 – PROGRAMACIÓN DE MANTENIMIENTOS </w:t>
      </w:r>
    </w:p>
    <w:p w14:paraId="23BE4CDC" w14:textId="3FAABA16" w:rsidR="009078BB" w:rsidRPr="00B30A26" w:rsidDel="00CC0EA6" w:rsidRDefault="009078BB" w:rsidP="009078BB">
      <w:pPr>
        <w:rPr>
          <w:del w:id="577" w:author="felipe campo" w:date="2018-07-04T10:33:00Z"/>
          <w:lang w:val="es-ES"/>
        </w:rPr>
      </w:pPr>
      <w:r w:rsidRPr="00974A5C">
        <w:rPr>
          <w:highlight w:val="green"/>
          <w:lang w:val="es-ES"/>
          <w:rPrChange w:id="578" w:author="felipe campo" w:date="2018-07-04T10:30:00Z">
            <w:rPr>
              <w:lang w:val="es-ES"/>
            </w:rPr>
          </w:rPrChange>
        </w:rPr>
        <w:t xml:space="preserve">Módulo de programación de </w:t>
      </w:r>
      <w:r w:rsidR="00CB4357" w:rsidRPr="00974A5C">
        <w:rPr>
          <w:highlight w:val="green"/>
          <w:lang w:val="es-ES"/>
          <w:rPrChange w:id="579" w:author="felipe campo" w:date="2018-07-04T10:30:00Z">
            <w:rPr>
              <w:lang w:val="es-ES"/>
            </w:rPr>
          </w:rPrChange>
        </w:rPr>
        <w:t>mantenimientos.</w:t>
      </w:r>
      <w:r w:rsidRPr="00974A5C">
        <w:rPr>
          <w:highlight w:val="green"/>
          <w:lang w:val="es-ES"/>
          <w:rPrChange w:id="580" w:author="felipe campo" w:date="2018-07-04T10:30:00Z">
            <w:rPr>
              <w:lang w:val="es-ES"/>
            </w:rPr>
          </w:rPrChange>
        </w:rPr>
        <w:t xml:space="preserve"> El sistema debe programar los mantenimientos de activos y familias. Cuando se realiza la programación de </w:t>
      </w:r>
      <w:del w:id="581" w:author="felipe campo" w:date="2018-07-04T10:29:00Z">
        <w:r w:rsidRPr="00974A5C" w:rsidDel="00974A5C">
          <w:rPr>
            <w:highlight w:val="green"/>
            <w:lang w:val="es-ES"/>
            <w:rPrChange w:id="582" w:author="felipe campo" w:date="2018-07-04T10:30:00Z">
              <w:rPr>
                <w:lang w:val="es-ES"/>
              </w:rPr>
            </w:rPrChange>
          </w:rPr>
          <w:delText>familias</w:delText>
        </w:r>
      </w:del>
      <w:ins w:id="583" w:author="felipe campo" w:date="2018-07-04T10:29:00Z">
        <w:r w:rsidR="00974A5C" w:rsidRPr="00974A5C">
          <w:rPr>
            <w:highlight w:val="green"/>
            <w:lang w:val="es-ES"/>
            <w:rPrChange w:id="584" w:author="felipe campo" w:date="2018-07-04T10:30:00Z">
              <w:rPr>
                <w:lang w:val="es-ES"/>
              </w:rPr>
            </w:rPrChange>
          </w:rPr>
          <w:t>mantenimientos</w:t>
        </w:r>
      </w:ins>
      <w:r w:rsidRPr="00974A5C">
        <w:rPr>
          <w:highlight w:val="green"/>
          <w:lang w:val="es-ES"/>
          <w:rPrChange w:id="585" w:author="felipe campo" w:date="2018-07-04T10:30:00Z">
            <w:rPr>
              <w:lang w:val="es-ES"/>
            </w:rPr>
          </w:rPrChange>
        </w:rPr>
        <w:t xml:space="preserve">, el sistema permitirá elegir qué </w:t>
      </w:r>
      <w:del w:id="586" w:author="felipe campo" w:date="2018-07-04T10:30:00Z">
        <w:r w:rsidRPr="00974A5C" w:rsidDel="00974A5C">
          <w:rPr>
            <w:highlight w:val="green"/>
            <w:lang w:val="es-ES"/>
            <w:rPrChange w:id="587" w:author="felipe campo" w:date="2018-07-04T10:30:00Z">
              <w:rPr>
                <w:lang w:val="es-ES"/>
              </w:rPr>
            </w:rPrChange>
          </w:rPr>
          <w:delText>sistema y sub-sistemas</w:delText>
        </w:r>
      </w:del>
      <w:ins w:id="588" w:author="felipe campo" w:date="2018-07-04T10:30:00Z">
        <w:r w:rsidR="00974A5C" w:rsidRPr="00974A5C">
          <w:rPr>
            <w:highlight w:val="green"/>
            <w:lang w:val="es-ES"/>
            <w:rPrChange w:id="589" w:author="felipe campo" w:date="2018-07-04T10:30:00Z">
              <w:rPr>
                <w:lang w:val="es-ES"/>
              </w:rPr>
            </w:rPrChange>
          </w:rPr>
          <w:t>activos</w:t>
        </w:r>
      </w:ins>
      <w:r w:rsidRPr="00974A5C">
        <w:rPr>
          <w:highlight w:val="green"/>
          <w:lang w:val="es-ES"/>
          <w:rPrChange w:id="590" w:author="felipe campo" w:date="2018-07-04T10:30:00Z">
            <w:rPr>
              <w:lang w:val="es-ES"/>
            </w:rPr>
          </w:rPrChange>
        </w:rPr>
        <w:t xml:space="preserve"> serán incluidos en las tareas de mantenimiento que se estén programando. Cuando se realiza la programación de activos, se debe poder seleccionar un grupo de activos</w:t>
      </w:r>
      <w:ins w:id="591" w:author="felipe campo" w:date="2018-07-04T10:30:00Z">
        <w:r w:rsidR="00974A5C" w:rsidRPr="00974A5C">
          <w:rPr>
            <w:highlight w:val="green"/>
            <w:lang w:val="es-ES"/>
            <w:rPrChange w:id="592" w:author="felipe campo" w:date="2018-07-04T10:30:00Z">
              <w:rPr>
                <w:lang w:val="es-ES"/>
              </w:rPr>
            </w:rPrChange>
          </w:rPr>
          <w:t xml:space="preserve"> o familias</w:t>
        </w:r>
      </w:ins>
      <w:r w:rsidRPr="00974A5C">
        <w:rPr>
          <w:highlight w:val="green"/>
          <w:lang w:val="es-ES"/>
          <w:rPrChange w:id="593" w:author="felipe campo" w:date="2018-07-04T10:30:00Z">
            <w:rPr>
              <w:lang w:val="es-ES"/>
            </w:rPr>
          </w:rPrChange>
        </w:rPr>
        <w:t xml:space="preserve"> donde se les crea una serie de tareas comunes</w:t>
      </w:r>
      <w:ins w:id="594" w:author="felipe campo" w:date="2018-07-04T10:30:00Z">
        <w:r w:rsidR="00974A5C" w:rsidRPr="00974A5C">
          <w:rPr>
            <w:highlight w:val="green"/>
            <w:lang w:val="es-ES"/>
            <w:rPrChange w:id="595" w:author="felipe campo" w:date="2018-07-04T10:30:00Z">
              <w:rPr>
                <w:lang w:val="es-ES"/>
              </w:rPr>
            </w:rPrChange>
          </w:rPr>
          <w:t>.</w:t>
        </w:r>
      </w:ins>
      <w:del w:id="596" w:author="felipe campo" w:date="2018-07-04T10:30:00Z">
        <w:r w:rsidRPr="00974A5C" w:rsidDel="00974A5C">
          <w:rPr>
            <w:highlight w:val="green"/>
            <w:lang w:val="es-ES"/>
            <w:rPrChange w:id="597" w:author="felipe campo" w:date="2018-07-04T10:30:00Z">
              <w:rPr>
                <w:lang w:val="es-ES"/>
              </w:rPr>
            </w:rPrChange>
          </w:rPr>
          <w:delText>, por ejemplo, cambio de aceite a los 5000km, esta tarea se le podrá realizar a todos los activos que sean vehículos.</w:delText>
        </w:r>
        <w:r w:rsidRPr="00B30A26" w:rsidDel="00974A5C">
          <w:rPr>
            <w:lang w:val="es-ES"/>
          </w:rPr>
          <w:delText xml:space="preserve"> </w:delText>
        </w:r>
      </w:del>
    </w:p>
    <w:p w14:paraId="569756AF" w14:textId="77777777" w:rsidR="009078BB" w:rsidRPr="00B30A26" w:rsidDel="00CC0EA6" w:rsidRDefault="009078BB" w:rsidP="009078BB">
      <w:pPr>
        <w:rPr>
          <w:del w:id="598" w:author="felipe campo" w:date="2018-07-04T10:33:00Z"/>
          <w:lang w:val="es-ES"/>
        </w:rPr>
      </w:pPr>
    </w:p>
    <w:p w14:paraId="06E54B59" w14:textId="25C88C59" w:rsidR="009078BB" w:rsidRPr="00B30A26" w:rsidDel="00CC0EA6" w:rsidRDefault="009078BB" w:rsidP="009078BB">
      <w:pPr>
        <w:pStyle w:val="Heading6"/>
        <w:rPr>
          <w:del w:id="599" w:author="felipe campo" w:date="2018-07-04T10:33:00Z"/>
          <w:lang w:val="es-ES"/>
        </w:rPr>
      </w:pPr>
      <w:del w:id="600" w:author="felipe campo" w:date="2018-07-04T10:33:00Z">
        <w:r w:rsidRPr="00B30A26" w:rsidDel="00CC0EA6">
          <w:rPr>
            <w:lang w:val="es-ES"/>
          </w:rPr>
          <w:delText xml:space="preserve">RFCMMS - 012 – ADMINISTRACIÓN DE ALERTAS </w:delText>
        </w:r>
      </w:del>
    </w:p>
    <w:p w14:paraId="25884BA8" w14:textId="02CB39B5" w:rsidR="009078BB" w:rsidRPr="00B30A26" w:rsidDel="00CC0EA6" w:rsidRDefault="009078BB" w:rsidP="009078BB">
      <w:pPr>
        <w:rPr>
          <w:del w:id="601" w:author="felipe campo" w:date="2018-07-04T10:33:00Z"/>
          <w:lang w:val="es-ES"/>
        </w:rPr>
      </w:pPr>
      <w:del w:id="602" w:author="felipe campo" w:date="2018-07-04T10:33:00Z">
        <w:r w:rsidRPr="00B30A26" w:rsidDel="00CC0EA6">
          <w:rPr>
            <w:lang w:val="es-ES"/>
          </w:rPr>
          <w:delText xml:space="preserve">El sistema debe administrar todas las alertas que se generan a través de las programaciones realizadas. Cuando al activo se les están cargando las mediciones constantemente, el sistema deberá disparar las alertas cuando este cumpla con las políticas de programación, ya sea por mediciones de odómetro o por mediciones de tiempo.  </w:delText>
        </w:r>
      </w:del>
    </w:p>
    <w:p w14:paraId="78CB39F4" w14:textId="77777777" w:rsidR="009078BB" w:rsidRPr="00B30A26" w:rsidRDefault="009078BB" w:rsidP="009078BB">
      <w:pPr>
        <w:rPr>
          <w:lang w:val="es-ES"/>
        </w:rPr>
      </w:pPr>
    </w:p>
    <w:p w14:paraId="4A21012F" w14:textId="77777777" w:rsidR="00B33E9F" w:rsidRPr="00B30A26" w:rsidRDefault="00B33E9F" w:rsidP="009078BB">
      <w:pPr>
        <w:rPr>
          <w:lang w:val="es-ES"/>
        </w:rPr>
      </w:pPr>
    </w:p>
    <w:p w14:paraId="77976BB4" w14:textId="556BC6D1" w:rsidR="00CB4357" w:rsidRPr="00B30A26" w:rsidRDefault="00CB4357" w:rsidP="00CB4357">
      <w:pPr>
        <w:pStyle w:val="Heading5"/>
        <w:rPr>
          <w:lang w:val="es-ES"/>
        </w:rPr>
      </w:pPr>
      <w:bookmarkStart w:id="603" w:name="_Toc518466271"/>
      <w:r w:rsidRPr="00B30A26">
        <w:rPr>
          <w:lang w:val="es-ES"/>
        </w:rPr>
        <w:t>RCM</w:t>
      </w:r>
      <w:r w:rsidR="004F6A81" w:rsidRPr="00B30A26">
        <w:rPr>
          <w:lang w:val="es-ES"/>
        </w:rPr>
        <w:fldChar w:fldCharType="begin"/>
      </w:r>
      <w:r w:rsidR="004F6A81" w:rsidRPr="00B30A26">
        <w:rPr>
          <w:lang w:val="es-ES"/>
        </w:rPr>
        <w:instrText xml:space="preserve"> XE "</w:instrText>
      </w:r>
      <w:r w:rsidR="004F6A81" w:rsidRPr="00B30A26">
        <w:rPr>
          <w:b/>
          <w:szCs w:val="28"/>
          <w:lang w:val="es-ES"/>
        </w:rPr>
        <w:instrText>RCM</w:instrText>
      </w:r>
      <w:r w:rsidR="004F6A81" w:rsidRPr="00B30A26">
        <w:rPr>
          <w:lang w:val="es-ES"/>
        </w:rPr>
        <w:instrText xml:space="preserve">" </w:instrText>
      </w:r>
      <w:r w:rsidR="004F6A81" w:rsidRPr="00B30A26">
        <w:rPr>
          <w:lang w:val="es-ES"/>
        </w:rPr>
        <w:fldChar w:fldCharType="end"/>
      </w:r>
      <w:r w:rsidRPr="00B30A26">
        <w:rPr>
          <w:lang w:val="es-ES"/>
        </w:rPr>
        <w:t xml:space="preserve"> (Reliability Centred Maintenance)</w:t>
      </w:r>
      <w:bookmarkEnd w:id="603"/>
      <w:r w:rsidRPr="00B30A26">
        <w:rPr>
          <w:lang w:val="es-ES"/>
        </w:rPr>
        <w:t xml:space="preserve"> </w:t>
      </w:r>
    </w:p>
    <w:p w14:paraId="070BD8BF" w14:textId="3C6237D6" w:rsidR="00CB4357" w:rsidRPr="00B30A26" w:rsidRDefault="00CB4357" w:rsidP="00CB4357">
      <w:pPr>
        <w:rPr>
          <w:lang w:val="es-ES"/>
        </w:rPr>
      </w:pPr>
      <w:r w:rsidRPr="00B30A26">
        <w:rPr>
          <w:lang w:val="es-ES"/>
        </w:rPr>
        <w:t xml:space="preserve">Es una herramienta de software que ayuda a la implementación de un mantenimiento centrado en </w:t>
      </w:r>
      <w:ins w:id="604" w:author="felipe campo" w:date="2018-07-04T10:35:00Z">
        <w:r w:rsidR="00CC0EA6">
          <w:rPr>
            <w:lang w:val="es-ES"/>
          </w:rPr>
          <w:t>con</w:t>
        </w:r>
      </w:ins>
      <w:r w:rsidRPr="00B30A26">
        <w:rPr>
          <w:lang w:val="es-ES"/>
        </w:rPr>
        <w:t>fiabilidad, para aumentar la disponibilidad de los activos de una planta y disminuir sus costes de mantenimiento. El software mejora la comprensión del funcionamiento de un grupo de activos de una familia, así como el análisis de todas las posibilidades de fallo de un sistema y el desarrollo de los mecanismos que tratan de evitarlos. El software tiene como finalidad determinar una serie de acciones que permiten garantizar una alta disponibilidad de los activos de una planta.</w:t>
      </w:r>
    </w:p>
    <w:p w14:paraId="6C86D0B4" w14:textId="77777777" w:rsidR="00CB4357" w:rsidRPr="00B30A26" w:rsidRDefault="00CB4357" w:rsidP="00CB4357">
      <w:pPr>
        <w:rPr>
          <w:lang w:val="es-ES"/>
        </w:rPr>
      </w:pPr>
    </w:p>
    <w:p w14:paraId="0B0187E0" w14:textId="1E963659" w:rsidR="00CB4357" w:rsidRPr="00B30A26" w:rsidRDefault="00CB4357" w:rsidP="00CB4357">
      <w:pPr>
        <w:pStyle w:val="Heading6"/>
        <w:rPr>
          <w:lang w:val="es-ES"/>
        </w:rPr>
      </w:pPr>
      <w:r w:rsidRPr="00B30A26">
        <w:rPr>
          <w:lang w:val="es-ES"/>
        </w:rPr>
        <w:t xml:space="preserve">RFRCM - 001 – CREAR FAMILIAS </w:t>
      </w:r>
      <w:del w:id="605" w:author="felipe campo" w:date="2018-07-04T10:54:00Z">
        <w:r w:rsidRPr="00B30A26" w:rsidDel="00C75938">
          <w:rPr>
            <w:lang w:val="es-ES"/>
          </w:rPr>
          <w:delText>/</w:delText>
        </w:r>
      </w:del>
      <w:del w:id="606" w:author="felipe campo" w:date="2018-07-04T10:55:00Z">
        <w:r w:rsidRPr="00B30A26" w:rsidDel="00C75938">
          <w:rPr>
            <w:lang w:val="es-ES"/>
          </w:rPr>
          <w:delText xml:space="preserve"> GRUPOS DE ACTIVOS. </w:delText>
        </w:r>
      </w:del>
    </w:p>
    <w:p w14:paraId="54C640DD" w14:textId="517DA70F" w:rsidR="00CB4357" w:rsidRPr="00B30A26" w:rsidRDefault="00CB4357" w:rsidP="00CB4357">
      <w:pPr>
        <w:rPr>
          <w:lang w:val="es-ES"/>
        </w:rPr>
      </w:pPr>
      <w:del w:id="607" w:author="felipe campo" w:date="2018-07-04T10:57:00Z">
        <w:r w:rsidRPr="00CC0EA6" w:rsidDel="00FD2FD3">
          <w:rPr>
            <w:highlight w:val="green"/>
            <w:lang w:val="es-ES"/>
            <w:rPrChange w:id="608" w:author="felipe campo" w:date="2018-07-04T10:36:00Z">
              <w:rPr>
                <w:lang w:val="es-ES"/>
              </w:rPr>
            </w:rPrChange>
          </w:rPr>
          <w:delText>Módulo para construir la base de conocimiento RCM</w:delText>
        </w:r>
        <w:r w:rsidR="004F6A81" w:rsidRPr="00CC0EA6" w:rsidDel="00FD2FD3">
          <w:rPr>
            <w:highlight w:val="green"/>
            <w:lang w:val="es-ES"/>
            <w:rPrChange w:id="609" w:author="felipe campo" w:date="2018-07-04T10:36:00Z">
              <w:rPr>
                <w:lang w:val="es-ES"/>
              </w:rPr>
            </w:rPrChange>
          </w:rPr>
          <w:fldChar w:fldCharType="begin"/>
        </w:r>
        <w:r w:rsidR="004F6A81" w:rsidRPr="00CC0EA6" w:rsidDel="00FD2FD3">
          <w:rPr>
            <w:highlight w:val="green"/>
            <w:lang w:val="es-ES"/>
            <w:rPrChange w:id="610" w:author="felipe campo" w:date="2018-07-04T10:36:00Z">
              <w:rPr>
                <w:lang w:val="es-ES"/>
              </w:rPr>
            </w:rPrChange>
          </w:rPr>
          <w:delInstrText xml:space="preserve"> XE "</w:delInstrText>
        </w:r>
        <w:r w:rsidR="004F6A81" w:rsidRPr="00CC0EA6" w:rsidDel="00FD2FD3">
          <w:rPr>
            <w:b/>
            <w:szCs w:val="28"/>
            <w:highlight w:val="green"/>
            <w:lang w:val="es-ES"/>
            <w:rPrChange w:id="611" w:author="felipe campo" w:date="2018-07-04T10:36:00Z">
              <w:rPr>
                <w:b/>
                <w:szCs w:val="28"/>
                <w:lang w:val="es-ES"/>
              </w:rPr>
            </w:rPrChange>
          </w:rPr>
          <w:delInstrText>RCM</w:delInstrText>
        </w:r>
        <w:r w:rsidR="004F6A81" w:rsidRPr="00CC0EA6" w:rsidDel="00FD2FD3">
          <w:rPr>
            <w:highlight w:val="green"/>
            <w:lang w:val="es-ES"/>
            <w:rPrChange w:id="612" w:author="felipe campo" w:date="2018-07-04T10:36:00Z">
              <w:rPr>
                <w:lang w:val="es-ES"/>
              </w:rPr>
            </w:rPrChange>
          </w:rPr>
          <w:delInstrText xml:space="preserve">" </w:delInstrText>
        </w:r>
        <w:r w:rsidR="004F6A81" w:rsidRPr="00CC0EA6" w:rsidDel="00FD2FD3">
          <w:rPr>
            <w:highlight w:val="green"/>
            <w:lang w:val="es-ES"/>
            <w:rPrChange w:id="613" w:author="felipe campo" w:date="2018-07-04T10:36:00Z">
              <w:rPr>
                <w:lang w:val="es-ES"/>
              </w:rPr>
            </w:rPrChange>
          </w:rPr>
          <w:fldChar w:fldCharType="end"/>
        </w:r>
        <w:r w:rsidRPr="00CC0EA6" w:rsidDel="00FD2FD3">
          <w:rPr>
            <w:highlight w:val="green"/>
            <w:lang w:val="es-ES"/>
            <w:rPrChange w:id="614" w:author="felipe campo" w:date="2018-07-04T10:36:00Z">
              <w:rPr>
                <w:lang w:val="es-ES"/>
              </w:rPr>
            </w:rPrChange>
          </w:rPr>
          <w:delText xml:space="preserve">. </w:delText>
        </w:r>
      </w:del>
      <w:r w:rsidRPr="00CC0EA6">
        <w:rPr>
          <w:highlight w:val="green"/>
          <w:lang w:val="es-ES"/>
          <w:rPrChange w:id="615" w:author="felipe campo" w:date="2018-07-04T10:36:00Z">
            <w:rPr>
              <w:lang w:val="es-ES"/>
            </w:rPr>
          </w:rPrChange>
        </w:rPr>
        <w:t xml:space="preserve">El sistema debe solicitar el nombre y descripción de la familia </w:t>
      </w:r>
      <w:del w:id="616" w:author="felipe campo" w:date="2018-07-04T10:23:00Z">
        <w:r w:rsidRPr="00CC0EA6" w:rsidDel="00772DDF">
          <w:rPr>
            <w:highlight w:val="green"/>
            <w:lang w:val="es-ES"/>
            <w:rPrChange w:id="617" w:author="felipe campo" w:date="2018-07-04T10:36:00Z">
              <w:rPr>
                <w:lang w:val="es-ES"/>
              </w:rPr>
            </w:rPrChange>
          </w:rPr>
          <w:delText>ó</w:delText>
        </w:r>
      </w:del>
      <w:ins w:id="618" w:author="felipe campo" w:date="2018-07-04T10:23:00Z">
        <w:r w:rsidR="00772DDF" w:rsidRPr="00CC0EA6">
          <w:rPr>
            <w:highlight w:val="green"/>
            <w:lang w:val="es-ES"/>
            <w:rPrChange w:id="619" w:author="felipe campo" w:date="2018-07-04T10:36:00Z">
              <w:rPr>
                <w:lang w:val="es-ES"/>
              </w:rPr>
            </w:rPrChange>
          </w:rPr>
          <w:t>o</w:t>
        </w:r>
      </w:ins>
      <w:r w:rsidRPr="00CC0EA6">
        <w:rPr>
          <w:highlight w:val="green"/>
          <w:lang w:val="es-ES"/>
          <w:rPrChange w:id="620" w:author="felipe campo" w:date="2018-07-04T10:36:00Z">
            <w:rPr>
              <w:lang w:val="es-ES"/>
            </w:rPr>
          </w:rPrChange>
        </w:rPr>
        <w:t xml:space="preserve"> grupo de activos para su creación.</w:t>
      </w:r>
      <w:r w:rsidRPr="00B30A26">
        <w:rPr>
          <w:lang w:val="es-ES"/>
        </w:rPr>
        <w:t xml:space="preserve"> </w:t>
      </w:r>
    </w:p>
    <w:p w14:paraId="54B349BB" w14:textId="77777777" w:rsidR="00CB4357" w:rsidRPr="00B30A26" w:rsidRDefault="00CB4357" w:rsidP="00CB4357">
      <w:pPr>
        <w:rPr>
          <w:lang w:val="es-ES"/>
        </w:rPr>
      </w:pPr>
    </w:p>
    <w:p w14:paraId="7D2076E7" w14:textId="27A3B492" w:rsidR="00CB4357" w:rsidRPr="00B30A26" w:rsidRDefault="00CB4357" w:rsidP="00CB4357">
      <w:pPr>
        <w:pStyle w:val="Heading6"/>
        <w:rPr>
          <w:lang w:val="es-ES"/>
        </w:rPr>
      </w:pPr>
      <w:r w:rsidRPr="00B30A26">
        <w:rPr>
          <w:lang w:val="es-ES"/>
        </w:rPr>
        <w:t>RFRCM - 002 – EDITAR LA INFORMACIÓN DE LA FAMILIA</w:t>
      </w:r>
      <w:del w:id="621" w:author="felipe campo" w:date="2018-07-04T10:55:00Z">
        <w:r w:rsidRPr="00B30A26" w:rsidDel="00C75938">
          <w:rPr>
            <w:lang w:val="es-ES"/>
          </w:rPr>
          <w:delText xml:space="preserve"> </w:delText>
        </w:r>
      </w:del>
      <w:del w:id="622" w:author="felipe campo" w:date="2018-07-04T10:54:00Z">
        <w:r w:rsidRPr="00B30A26" w:rsidDel="00C75938">
          <w:rPr>
            <w:lang w:val="es-ES"/>
          </w:rPr>
          <w:delText>/</w:delText>
        </w:r>
      </w:del>
      <w:del w:id="623" w:author="felipe campo" w:date="2018-07-04T10:55:00Z">
        <w:r w:rsidRPr="00B30A26" w:rsidDel="00C75938">
          <w:rPr>
            <w:lang w:val="es-ES"/>
          </w:rPr>
          <w:delText xml:space="preserve"> GRUPOS DE ACTIVOS.</w:delText>
        </w:r>
      </w:del>
      <w:r w:rsidRPr="00B30A26">
        <w:rPr>
          <w:lang w:val="es-ES"/>
        </w:rPr>
        <w:t xml:space="preserve"> </w:t>
      </w:r>
    </w:p>
    <w:p w14:paraId="617E724E" w14:textId="3E927757" w:rsidR="00CB4357" w:rsidRPr="00B30A26" w:rsidRDefault="00CB4357" w:rsidP="00CB4357">
      <w:pPr>
        <w:rPr>
          <w:lang w:val="es-ES"/>
        </w:rPr>
      </w:pPr>
      <w:del w:id="624" w:author="felipe campo" w:date="2018-07-04T10:57:00Z">
        <w:r w:rsidRPr="00CC0EA6" w:rsidDel="00FD2FD3">
          <w:rPr>
            <w:highlight w:val="green"/>
            <w:lang w:val="es-ES"/>
            <w:rPrChange w:id="625" w:author="felipe campo" w:date="2018-07-04T10:36:00Z">
              <w:rPr>
                <w:lang w:val="es-ES"/>
              </w:rPr>
            </w:rPrChange>
          </w:rPr>
          <w:delText>Módulo para construir la base de conocimiento RCM</w:delText>
        </w:r>
        <w:r w:rsidR="004F6A81" w:rsidRPr="00CC0EA6" w:rsidDel="00FD2FD3">
          <w:rPr>
            <w:highlight w:val="green"/>
            <w:lang w:val="es-ES"/>
            <w:rPrChange w:id="626" w:author="felipe campo" w:date="2018-07-04T10:36:00Z">
              <w:rPr>
                <w:lang w:val="es-ES"/>
              </w:rPr>
            </w:rPrChange>
          </w:rPr>
          <w:fldChar w:fldCharType="begin"/>
        </w:r>
        <w:r w:rsidR="004F6A81" w:rsidRPr="00CC0EA6" w:rsidDel="00FD2FD3">
          <w:rPr>
            <w:highlight w:val="green"/>
            <w:lang w:val="es-ES"/>
            <w:rPrChange w:id="627" w:author="felipe campo" w:date="2018-07-04T10:36:00Z">
              <w:rPr>
                <w:lang w:val="es-ES"/>
              </w:rPr>
            </w:rPrChange>
          </w:rPr>
          <w:delInstrText xml:space="preserve"> XE "</w:delInstrText>
        </w:r>
        <w:r w:rsidR="004F6A81" w:rsidRPr="00CC0EA6" w:rsidDel="00FD2FD3">
          <w:rPr>
            <w:b/>
            <w:szCs w:val="28"/>
            <w:highlight w:val="green"/>
            <w:lang w:val="es-ES"/>
            <w:rPrChange w:id="628" w:author="felipe campo" w:date="2018-07-04T10:36:00Z">
              <w:rPr>
                <w:b/>
                <w:szCs w:val="28"/>
                <w:lang w:val="es-ES"/>
              </w:rPr>
            </w:rPrChange>
          </w:rPr>
          <w:delInstrText>RCM</w:delInstrText>
        </w:r>
        <w:r w:rsidR="004F6A81" w:rsidRPr="00CC0EA6" w:rsidDel="00FD2FD3">
          <w:rPr>
            <w:highlight w:val="green"/>
            <w:lang w:val="es-ES"/>
            <w:rPrChange w:id="629" w:author="felipe campo" w:date="2018-07-04T10:36:00Z">
              <w:rPr>
                <w:lang w:val="es-ES"/>
              </w:rPr>
            </w:rPrChange>
          </w:rPr>
          <w:delInstrText xml:space="preserve">" </w:delInstrText>
        </w:r>
        <w:r w:rsidR="004F6A81" w:rsidRPr="00CC0EA6" w:rsidDel="00FD2FD3">
          <w:rPr>
            <w:highlight w:val="green"/>
            <w:lang w:val="es-ES"/>
            <w:rPrChange w:id="630" w:author="felipe campo" w:date="2018-07-04T10:36:00Z">
              <w:rPr>
                <w:lang w:val="es-ES"/>
              </w:rPr>
            </w:rPrChange>
          </w:rPr>
          <w:fldChar w:fldCharType="end"/>
        </w:r>
        <w:r w:rsidRPr="00CC0EA6" w:rsidDel="00FD2FD3">
          <w:rPr>
            <w:highlight w:val="green"/>
            <w:lang w:val="es-ES"/>
            <w:rPrChange w:id="631" w:author="felipe campo" w:date="2018-07-04T10:36:00Z">
              <w:rPr>
                <w:lang w:val="es-ES"/>
              </w:rPr>
            </w:rPrChange>
          </w:rPr>
          <w:delText xml:space="preserve">. </w:delText>
        </w:r>
      </w:del>
      <w:r w:rsidRPr="00CC0EA6">
        <w:rPr>
          <w:highlight w:val="green"/>
          <w:lang w:val="es-ES"/>
          <w:rPrChange w:id="632" w:author="felipe campo" w:date="2018-07-04T10:36:00Z">
            <w:rPr>
              <w:lang w:val="es-ES"/>
            </w:rPr>
          </w:rPrChange>
        </w:rPr>
        <w:t xml:space="preserve">El sistema debe solicitar el nuevo nombre y descripción de la familia </w:t>
      </w:r>
      <w:del w:id="633" w:author="felipe campo" w:date="2018-07-04T10:23:00Z">
        <w:r w:rsidRPr="00CC0EA6" w:rsidDel="00772DDF">
          <w:rPr>
            <w:highlight w:val="green"/>
            <w:lang w:val="es-ES"/>
            <w:rPrChange w:id="634" w:author="felipe campo" w:date="2018-07-04T10:36:00Z">
              <w:rPr>
                <w:lang w:val="es-ES"/>
              </w:rPr>
            </w:rPrChange>
          </w:rPr>
          <w:delText>ó</w:delText>
        </w:r>
      </w:del>
      <w:ins w:id="635" w:author="felipe campo" w:date="2018-07-04T10:23:00Z">
        <w:r w:rsidR="00772DDF" w:rsidRPr="00CC0EA6">
          <w:rPr>
            <w:highlight w:val="green"/>
            <w:lang w:val="es-ES"/>
            <w:rPrChange w:id="636" w:author="felipe campo" w:date="2018-07-04T10:36:00Z">
              <w:rPr>
                <w:lang w:val="es-ES"/>
              </w:rPr>
            </w:rPrChange>
          </w:rPr>
          <w:t>o</w:t>
        </w:r>
      </w:ins>
      <w:r w:rsidRPr="00CC0EA6">
        <w:rPr>
          <w:highlight w:val="green"/>
          <w:lang w:val="es-ES"/>
          <w:rPrChange w:id="637" w:author="felipe campo" w:date="2018-07-04T10:36:00Z">
            <w:rPr>
              <w:lang w:val="es-ES"/>
            </w:rPr>
          </w:rPrChange>
        </w:rPr>
        <w:t xml:space="preserve"> grupo de activos para su modificación.</w:t>
      </w:r>
      <w:r w:rsidRPr="00B30A26">
        <w:rPr>
          <w:lang w:val="es-ES"/>
        </w:rPr>
        <w:t xml:space="preserve"> </w:t>
      </w:r>
    </w:p>
    <w:p w14:paraId="4AF3F3E0" w14:textId="77777777" w:rsidR="00CB4357" w:rsidRPr="00B30A26" w:rsidRDefault="00CB4357" w:rsidP="00CB4357">
      <w:pPr>
        <w:rPr>
          <w:lang w:val="es-ES"/>
        </w:rPr>
      </w:pPr>
    </w:p>
    <w:p w14:paraId="0BDFB48A" w14:textId="5B84C761" w:rsidR="00CB4357" w:rsidRPr="00B30A26" w:rsidRDefault="00CB4357" w:rsidP="00CB4357">
      <w:pPr>
        <w:pStyle w:val="Heading6"/>
        <w:rPr>
          <w:lang w:val="es-ES"/>
        </w:rPr>
      </w:pPr>
      <w:r w:rsidRPr="00B30A26">
        <w:rPr>
          <w:lang w:val="es-ES"/>
        </w:rPr>
        <w:t xml:space="preserve">RFRCM - 003 </w:t>
      </w:r>
      <w:del w:id="638" w:author="felipe campo" w:date="2018-07-04T10:54:00Z">
        <w:r w:rsidRPr="00B30A26" w:rsidDel="00C75938">
          <w:rPr>
            <w:lang w:val="es-ES"/>
          </w:rPr>
          <w:delText xml:space="preserve">– ACCEDER A LA JERARQUÍA DE LA FAMILIA </w:delText>
        </w:r>
        <w:r w:rsidR="0062345F" w:rsidRPr="00B30A26" w:rsidDel="00C75938">
          <w:rPr>
            <w:lang w:val="es-ES"/>
          </w:rPr>
          <w:delText>O</w:delText>
        </w:r>
        <w:r w:rsidRPr="00B30A26" w:rsidDel="00C75938">
          <w:rPr>
            <w:lang w:val="es-ES"/>
          </w:rPr>
          <w:delText xml:space="preserve"> GRUPOS DE ACTIVOS</w:delText>
        </w:r>
      </w:del>
      <w:del w:id="639" w:author="felipe campo" w:date="2018-07-04T10:37:00Z">
        <w:r w:rsidRPr="00B30A26" w:rsidDel="00CC0EA6">
          <w:rPr>
            <w:lang w:val="es-ES"/>
          </w:rPr>
          <w:delText>/</w:delText>
        </w:r>
      </w:del>
      <w:del w:id="640" w:author="felipe campo" w:date="2018-07-04T10:54:00Z">
        <w:r w:rsidRPr="00B30A26" w:rsidDel="00C75938">
          <w:rPr>
            <w:lang w:val="es-ES"/>
          </w:rPr>
          <w:delText xml:space="preserve"> </w:delText>
        </w:r>
      </w:del>
      <w:r w:rsidRPr="00B30A26">
        <w:rPr>
          <w:lang w:val="es-ES"/>
        </w:rPr>
        <w:t xml:space="preserve">AGREGAR UN ELEMENTO </w:t>
      </w:r>
    </w:p>
    <w:p w14:paraId="201DD5A5" w14:textId="7242B74F" w:rsidR="00CB4357" w:rsidRPr="00B30A26" w:rsidRDefault="00CB4357" w:rsidP="00CB4357">
      <w:pPr>
        <w:rPr>
          <w:lang w:val="es-ES"/>
        </w:rPr>
      </w:pPr>
      <w:del w:id="641" w:author="felipe campo" w:date="2018-07-04T10:57:00Z">
        <w:r w:rsidRPr="00CC0EA6" w:rsidDel="00FD2FD3">
          <w:rPr>
            <w:highlight w:val="green"/>
            <w:lang w:val="es-ES"/>
            <w:rPrChange w:id="642" w:author="felipe campo" w:date="2018-07-04T10:37:00Z">
              <w:rPr>
                <w:lang w:val="es-ES"/>
              </w:rPr>
            </w:rPrChange>
          </w:rPr>
          <w:delText>Módulo para construir la base de conocimiento RCM</w:delText>
        </w:r>
        <w:r w:rsidR="004F6A81" w:rsidRPr="00CC0EA6" w:rsidDel="00FD2FD3">
          <w:rPr>
            <w:highlight w:val="green"/>
            <w:lang w:val="es-ES"/>
            <w:rPrChange w:id="643" w:author="felipe campo" w:date="2018-07-04T10:37:00Z">
              <w:rPr>
                <w:lang w:val="es-ES"/>
              </w:rPr>
            </w:rPrChange>
          </w:rPr>
          <w:fldChar w:fldCharType="begin"/>
        </w:r>
        <w:r w:rsidR="004F6A81" w:rsidRPr="00CC0EA6" w:rsidDel="00FD2FD3">
          <w:rPr>
            <w:highlight w:val="green"/>
            <w:lang w:val="es-ES"/>
            <w:rPrChange w:id="644" w:author="felipe campo" w:date="2018-07-04T10:37:00Z">
              <w:rPr>
                <w:lang w:val="es-ES"/>
              </w:rPr>
            </w:rPrChange>
          </w:rPr>
          <w:delInstrText xml:space="preserve"> XE "</w:delInstrText>
        </w:r>
        <w:r w:rsidR="004F6A81" w:rsidRPr="00CC0EA6" w:rsidDel="00FD2FD3">
          <w:rPr>
            <w:b/>
            <w:szCs w:val="28"/>
            <w:highlight w:val="green"/>
            <w:lang w:val="es-ES"/>
            <w:rPrChange w:id="645" w:author="felipe campo" w:date="2018-07-04T10:37:00Z">
              <w:rPr>
                <w:b/>
                <w:szCs w:val="28"/>
                <w:lang w:val="es-ES"/>
              </w:rPr>
            </w:rPrChange>
          </w:rPr>
          <w:delInstrText>RCM</w:delInstrText>
        </w:r>
        <w:r w:rsidR="004F6A81" w:rsidRPr="00CC0EA6" w:rsidDel="00FD2FD3">
          <w:rPr>
            <w:highlight w:val="green"/>
            <w:lang w:val="es-ES"/>
            <w:rPrChange w:id="646" w:author="felipe campo" w:date="2018-07-04T10:37:00Z">
              <w:rPr>
                <w:lang w:val="es-ES"/>
              </w:rPr>
            </w:rPrChange>
          </w:rPr>
          <w:delInstrText xml:space="preserve">" </w:delInstrText>
        </w:r>
        <w:r w:rsidR="004F6A81" w:rsidRPr="00CC0EA6" w:rsidDel="00FD2FD3">
          <w:rPr>
            <w:highlight w:val="green"/>
            <w:lang w:val="es-ES"/>
            <w:rPrChange w:id="647" w:author="felipe campo" w:date="2018-07-04T10:37:00Z">
              <w:rPr>
                <w:lang w:val="es-ES"/>
              </w:rPr>
            </w:rPrChange>
          </w:rPr>
          <w:fldChar w:fldCharType="end"/>
        </w:r>
        <w:r w:rsidRPr="00CC0EA6" w:rsidDel="00FD2FD3">
          <w:rPr>
            <w:highlight w:val="green"/>
            <w:lang w:val="es-ES"/>
            <w:rPrChange w:id="648" w:author="felipe campo" w:date="2018-07-04T10:37:00Z">
              <w:rPr>
                <w:lang w:val="es-ES"/>
              </w:rPr>
            </w:rPrChange>
          </w:rPr>
          <w:delText xml:space="preserve">. </w:delText>
        </w:r>
      </w:del>
      <w:r w:rsidRPr="00CC0EA6">
        <w:rPr>
          <w:highlight w:val="green"/>
          <w:lang w:val="es-ES"/>
          <w:rPrChange w:id="649" w:author="felipe campo" w:date="2018-07-04T10:37:00Z">
            <w:rPr>
              <w:lang w:val="es-ES"/>
            </w:rPr>
          </w:rPrChange>
        </w:rPr>
        <w:t>El sistema debe permitir agregar un elemento: Sistemas, Subsistemas y Componentes dentro de la jerarquía de una familia de activos en la base de conocimiento RCM. Por lo general una familia de activos contiene un sistema o varios sistemas en su interior, por ejemplo, un camión tiene sistema eléctrico, sistema hidráulico, sistema mecánico, etc. Pero a su vez estos sistemas pueden contener subsistemas que requieren atención por parte del software de mantenimiento.</w:t>
      </w:r>
      <w:r w:rsidRPr="00B30A26">
        <w:rPr>
          <w:lang w:val="es-ES"/>
        </w:rPr>
        <w:t xml:space="preserve"> </w:t>
      </w:r>
    </w:p>
    <w:p w14:paraId="3399E7AB" w14:textId="77777777" w:rsidR="00CB4357" w:rsidRPr="00B30A26" w:rsidRDefault="00CB4357" w:rsidP="00CB4357">
      <w:pPr>
        <w:rPr>
          <w:lang w:val="es-ES"/>
        </w:rPr>
      </w:pPr>
    </w:p>
    <w:p w14:paraId="325964F6" w14:textId="48550486" w:rsidR="00CB4357" w:rsidRPr="00B30A26" w:rsidRDefault="00CB4357" w:rsidP="00CB4357">
      <w:pPr>
        <w:pStyle w:val="Heading6"/>
        <w:rPr>
          <w:lang w:val="es-ES"/>
        </w:rPr>
      </w:pPr>
      <w:r w:rsidRPr="00B30A26">
        <w:rPr>
          <w:lang w:val="es-ES"/>
        </w:rPr>
        <w:t xml:space="preserve">RFRCM - 004 </w:t>
      </w:r>
      <w:del w:id="650" w:author="felipe campo" w:date="2018-07-04T10:54:00Z">
        <w:r w:rsidRPr="00B30A26" w:rsidDel="00C75938">
          <w:rPr>
            <w:lang w:val="es-ES"/>
          </w:rPr>
          <w:delText xml:space="preserve">– ACCEDER A LA JERARQUÍA DE LA FAMILIA </w:delText>
        </w:r>
        <w:r w:rsidR="0062345F" w:rsidRPr="00B30A26" w:rsidDel="00C75938">
          <w:rPr>
            <w:lang w:val="es-ES"/>
          </w:rPr>
          <w:delText>O</w:delText>
        </w:r>
        <w:r w:rsidRPr="00B30A26" w:rsidDel="00C75938">
          <w:rPr>
            <w:lang w:val="es-ES"/>
          </w:rPr>
          <w:delText xml:space="preserve"> GRUPOS DE ACTIVOS </w:delText>
        </w:r>
      </w:del>
      <w:del w:id="651" w:author="felipe campo" w:date="2018-07-04T10:38:00Z">
        <w:r w:rsidRPr="00B30A26" w:rsidDel="00CC0EA6">
          <w:rPr>
            <w:lang w:val="es-ES"/>
          </w:rPr>
          <w:delText>/</w:delText>
        </w:r>
      </w:del>
      <w:del w:id="652" w:author="felipe campo" w:date="2018-07-04T10:54:00Z">
        <w:r w:rsidRPr="00B30A26" w:rsidDel="00C75938">
          <w:rPr>
            <w:lang w:val="es-ES"/>
          </w:rPr>
          <w:delText xml:space="preserve"> </w:delText>
        </w:r>
      </w:del>
      <w:r w:rsidRPr="00B30A26">
        <w:rPr>
          <w:lang w:val="es-ES"/>
        </w:rPr>
        <w:t xml:space="preserve">AGREGAR FUNCIÓN Y FALLA FUNCIONAL </w:t>
      </w:r>
    </w:p>
    <w:p w14:paraId="2A83030A" w14:textId="4FB3DEDD" w:rsidR="00CB4357" w:rsidRPr="00B30A26" w:rsidRDefault="00CB4357" w:rsidP="00CB4357">
      <w:pPr>
        <w:rPr>
          <w:lang w:val="es-ES"/>
        </w:rPr>
      </w:pPr>
      <w:del w:id="653" w:author="felipe campo" w:date="2018-07-04T10:57:00Z">
        <w:r w:rsidRPr="00CC0EA6" w:rsidDel="00FD2FD3">
          <w:rPr>
            <w:highlight w:val="green"/>
            <w:lang w:val="es-ES"/>
            <w:rPrChange w:id="654" w:author="felipe campo" w:date="2018-07-04T10:38:00Z">
              <w:rPr>
                <w:lang w:val="es-ES"/>
              </w:rPr>
            </w:rPrChange>
          </w:rPr>
          <w:delText>Módulo para construir la base de conocimiento RCM</w:delText>
        </w:r>
        <w:r w:rsidR="004F6A81" w:rsidRPr="00CC0EA6" w:rsidDel="00FD2FD3">
          <w:rPr>
            <w:highlight w:val="green"/>
            <w:lang w:val="es-ES"/>
            <w:rPrChange w:id="655" w:author="felipe campo" w:date="2018-07-04T10:38:00Z">
              <w:rPr>
                <w:lang w:val="es-ES"/>
              </w:rPr>
            </w:rPrChange>
          </w:rPr>
          <w:fldChar w:fldCharType="begin"/>
        </w:r>
        <w:r w:rsidR="004F6A81" w:rsidRPr="00CC0EA6" w:rsidDel="00FD2FD3">
          <w:rPr>
            <w:highlight w:val="green"/>
            <w:lang w:val="es-ES"/>
            <w:rPrChange w:id="656" w:author="felipe campo" w:date="2018-07-04T10:38:00Z">
              <w:rPr>
                <w:lang w:val="es-ES"/>
              </w:rPr>
            </w:rPrChange>
          </w:rPr>
          <w:delInstrText xml:space="preserve"> XE "</w:delInstrText>
        </w:r>
        <w:r w:rsidR="004F6A81" w:rsidRPr="00CC0EA6" w:rsidDel="00FD2FD3">
          <w:rPr>
            <w:b/>
            <w:szCs w:val="28"/>
            <w:highlight w:val="green"/>
            <w:lang w:val="es-ES"/>
            <w:rPrChange w:id="657" w:author="felipe campo" w:date="2018-07-04T10:38:00Z">
              <w:rPr>
                <w:b/>
                <w:szCs w:val="28"/>
                <w:lang w:val="es-ES"/>
              </w:rPr>
            </w:rPrChange>
          </w:rPr>
          <w:delInstrText>RCM</w:delInstrText>
        </w:r>
        <w:r w:rsidR="004F6A81" w:rsidRPr="00CC0EA6" w:rsidDel="00FD2FD3">
          <w:rPr>
            <w:highlight w:val="green"/>
            <w:lang w:val="es-ES"/>
            <w:rPrChange w:id="658" w:author="felipe campo" w:date="2018-07-04T10:38:00Z">
              <w:rPr>
                <w:lang w:val="es-ES"/>
              </w:rPr>
            </w:rPrChange>
          </w:rPr>
          <w:delInstrText xml:space="preserve">" </w:delInstrText>
        </w:r>
        <w:r w:rsidR="004F6A81" w:rsidRPr="00CC0EA6" w:rsidDel="00FD2FD3">
          <w:rPr>
            <w:highlight w:val="green"/>
            <w:lang w:val="es-ES"/>
            <w:rPrChange w:id="659" w:author="felipe campo" w:date="2018-07-04T10:38:00Z">
              <w:rPr>
                <w:lang w:val="es-ES"/>
              </w:rPr>
            </w:rPrChange>
          </w:rPr>
          <w:fldChar w:fldCharType="end"/>
        </w:r>
        <w:r w:rsidRPr="00CC0EA6" w:rsidDel="00FD2FD3">
          <w:rPr>
            <w:highlight w:val="green"/>
            <w:lang w:val="es-ES"/>
            <w:rPrChange w:id="660" w:author="felipe campo" w:date="2018-07-04T10:38:00Z">
              <w:rPr>
                <w:lang w:val="es-ES"/>
              </w:rPr>
            </w:rPrChange>
          </w:rPr>
          <w:delText xml:space="preserve">. </w:delText>
        </w:r>
      </w:del>
      <w:r w:rsidRPr="00CC0EA6">
        <w:rPr>
          <w:highlight w:val="green"/>
          <w:lang w:val="es-ES"/>
          <w:rPrChange w:id="661" w:author="felipe campo" w:date="2018-07-04T10:38:00Z">
            <w:rPr>
              <w:lang w:val="es-ES"/>
            </w:rPr>
          </w:rPrChange>
        </w:rPr>
        <w:t>El sistema debe permitir aplicar un análisis funcional en un elemento, agregando una función sobre este y a su vez agregar una falla funcional.</w:t>
      </w:r>
      <w:r w:rsidRPr="00B30A26">
        <w:rPr>
          <w:lang w:val="es-ES"/>
        </w:rPr>
        <w:t xml:space="preserve"> </w:t>
      </w:r>
    </w:p>
    <w:p w14:paraId="7F187005" w14:textId="77777777" w:rsidR="00CB4357" w:rsidRPr="00B30A26" w:rsidRDefault="00CB4357" w:rsidP="00CB4357">
      <w:pPr>
        <w:rPr>
          <w:lang w:val="es-ES"/>
        </w:rPr>
      </w:pPr>
    </w:p>
    <w:p w14:paraId="678E6467" w14:textId="4B101934" w:rsidR="00CB4357" w:rsidRPr="00B30A26" w:rsidRDefault="00CB4357" w:rsidP="00A24C1A">
      <w:pPr>
        <w:pStyle w:val="Heading6"/>
        <w:rPr>
          <w:lang w:val="es-ES"/>
        </w:rPr>
      </w:pPr>
      <w:r w:rsidRPr="00B30A26">
        <w:rPr>
          <w:lang w:val="es-ES"/>
        </w:rPr>
        <w:t xml:space="preserve">RFRCM - 005 </w:t>
      </w:r>
      <w:del w:id="662" w:author="felipe campo" w:date="2018-07-04T10:54:00Z">
        <w:r w:rsidRPr="00B30A26" w:rsidDel="00C75938">
          <w:rPr>
            <w:lang w:val="es-ES"/>
          </w:rPr>
          <w:delText xml:space="preserve">– ACCEDER A LA JERARQUÍA DE LA FAMILIA </w:delText>
        </w:r>
        <w:r w:rsidR="0062345F" w:rsidRPr="00B30A26" w:rsidDel="00C75938">
          <w:rPr>
            <w:lang w:val="es-ES"/>
          </w:rPr>
          <w:delText>O</w:delText>
        </w:r>
        <w:r w:rsidRPr="00B30A26" w:rsidDel="00C75938">
          <w:rPr>
            <w:lang w:val="es-ES"/>
          </w:rPr>
          <w:delText xml:space="preserve"> GRUPOS DE </w:delText>
        </w:r>
      </w:del>
      <w:del w:id="663" w:author="felipe campo" w:date="2018-07-04T10:41:00Z">
        <w:r w:rsidRPr="00B30A26" w:rsidDel="005A257A">
          <w:rPr>
            <w:lang w:val="es-ES"/>
          </w:rPr>
          <w:delText>ACTIVOS /</w:delText>
        </w:r>
      </w:del>
      <w:del w:id="664" w:author="felipe campo" w:date="2018-07-04T10:54:00Z">
        <w:r w:rsidRPr="00B30A26" w:rsidDel="00C75938">
          <w:rPr>
            <w:lang w:val="es-ES"/>
          </w:rPr>
          <w:delText xml:space="preserve"> </w:delText>
        </w:r>
      </w:del>
      <w:r w:rsidRPr="00B30A26">
        <w:rPr>
          <w:lang w:val="es-ES"/>
        </w:rPr>
        <w:t xml:space="preserve">AGREGAR UN MODO DE FALLA </w:t>
      </w:r>
    </w:p>
    <w:p w14:paraId="5CAEB588" w14:textId="3BFB501C" w:rsidR="00CB4357" w:rsidRPr="00B30A26" w:rsidRDefault="00CB4357" w:rsidP="00CB4357">
      <w:pPr>
        <w:rPr>
          <w:lang w:val="es-ES"/>
        </w:rPr>
      </w:pPr>
      <w:del w:id="665" w:author="felipe campo" w:date="2018-07-04T10:57:00Z">
        <w:r w:rsidRPr="005A257A" w:rsidDel="00FD2FD3">
          <w:rPr>
            <w:highlight w:val="green"/>
            <w:lang w:val="es-ES"/>
            <w:rPrChange w:id="666" w:author="felipe campo" w:date="2018-07-04T10:41:00Z">
              <w:rPr>
                <w:lang w:val="es-ES"/>
              </w:rPr>
            </w:rPrChange>
          </w:rPr>
          <w:delText>Módulo para construir la base de conocimiento RCM</w:delText>
        </w:r>
        <w:r w:rsidR="004F6A81" w:rsidRPr="005A257A" w:rsidDel="00FD2FD3">
          <w:rPr>
            <w:highlight w:val="green"/>
            <w:lang w:val="es-ES"/>
            <w:rPrChange w:id="667" w:author="felipe campo" w:date="2018-07-04T10:41:00Z">
              <w:rPr>
                <w:lang w:val="es-ES"/>
              </w:rPr>
            </w:rPrChange>
          </w:rPr>
          <w:fldChar w:fldCharType="begin"/>
        </w:r>
        <w:r w:rsidR="004F6A81" w:rsidRPr="005A257A" w:rsidDel="00FD2FD3">
          <w:rPr>
            <w:highlight w:val="green"/>
            <w:lang w:val="es-ES"/>
            <w:rPrChange w:id="668" w:author="felipe campo" w:date="2018-07-04T10:41:00Z">
              <w:rPr>
                <w:lang w:val="es-ES"/>
              </w:rPr>
            </w:rPrChange>
          </w:rPr>
          <w:delInstrText xml:space="preserve"> XE "</w:delInstrText>
        </w:r>
        <w:r w:rsidR="004F6A81" w:rsidRPr="005A257A" w:rsidDel="00FD2FD3">
          <w:rPr>
            <w:b/>
            <w:szCs w:val="28"/>
            <w:highlight w:val="green"/>
            <w:lang w:val="es-ES"/>
            <w:rPrChange w:id="669" w:author="felipe campo" w:date="2018-07-04T10:41:00Z">
              <w:rPr>
                <w:b/>
                <w:szCs w:val="28"/>
                <w:lang w:val="es-ES"/>
              </w:rPr>
            </w:rPrChange>
          </w:rPr>
          <w:delInstrText>RCM</w:delInstrText>
        </w:r>
        <w:r w:rsidR="004F6A81" w:rsidRPr="005A257A" w:rsidDel="00FD2FD3">
          <w:rPr>
            <w:highlight w:val="green"/>
            <w:lang w:val="es-ES"/>
            <w:rPrChange w:id="670" w:author="felipe campo" w:date="2018-07-04T10:41:00Z">
              <w:rPr>
                <w:lang w:val="es-ES"/>
              </w:rPr>
            </w:rPrChange>
          </w:rPr>
          <w:delInstrText xml:space="preserve">" </w:delInstrText>
        </w:r>
        <w:r w:rsidR="004F6A81" w:rsidRPr="005A257A" w:rsidDel="00FD2FD3">
          <w:rPr>
            <w:highlight w:val="green"/>
            <w:lang w:val="es-ES"/>
            <w:rPrChange w:id="671" w:author="felipe campo" w:date="2018-07-04T10:41:00Z">
              <w:rPr>
                <w:lang w:val="es-ES"/>
              </w:rPr>
            </w:rPrChange>
          </w:rPr>
          <w:fldChar w:fldCharType="end"/>
        </w:r>
        <w:r w:rsidRPr="005A257A" w:rsidDel="00FD2FD3">
          <w:rPr>
            <w:highlight w:val="green"/>
            <w:lang w:val="es-ES"/>
            <w:rPrChange w:id="672" w:author="felipe campo" w:date="2018-07-04T10:41:00Z">
              <w:rPr>
                <w:lang w:val="es-ES"/>
              </w:rPr>
            </w:rPrChange>
          </w:rPr>
          <w:delText xml:space="preserve">. </w:delText>
        </w:r>
      </w:del>
      <w:r w:rsidRPr="005A257A">
        <w:rPr>
          <w:highlight w:val="green"/>
          <w:lang w:val="es-ES"/>
          <w:rPrChange w:id="673" w:author="felipe campo" w:date="2018-07-04T10:41:00Z">
            <w:rPr>
              <w:lang w:val="es-ES"/>
            </w:rPr>
          </w:rPrChange>
        </w:rPr>
        <w:t xml:space="preserve">El sistema debe permitir aplicar un análisis funcional en un elemento, </w:t>
      </w:r>
      <w:del w:id="674" w:author="felipe campo" w:date="2018-07-04T10:39:00Z">
        <w:r w:rsidRPr="005A257A" w:rsidDel="00CC0EA6">
          <w:rPr>
            <w:highlight w:val="green"/>
            <w:lang w:val="es-ES"/>
            <w:rPrChange w:id="675" w:author="felipe campo" w:date="2018-07-04T10:41:00Z">
              <w:rPr>
                <w:lang w:val="es-ES"/>
              </w:rPr>
            </w:rPrChange>
          </w:rPr>
          <w:delText xml:space="preserve">agregando una función sobre este y a su vez </w:delText>
        </w:r>
      </w:del>
      <w:r w:rsidRPr="005A257A">
        <w:rPr>
          <w:highlight w:val="green"/>
          <w:lang w:val="es-ES"/>
          <w:rPrChange w:id="676" w:author="felipe campo" w:date="2018-07-04T10:41:00Z">
            <w:rPr>
              <w:lang w:val="es-ES"/>
            </w:rPr>
          </w:rPrChange>
        </w:rPr>
        <w:t>agregar un</w:t>
      </w:r>
      <w:ins w:id="677" w:author="felipe campo" w:date="2018-07-04T10:38:00Z">
        <w:r w:rsidR="00CC0EA6" w:rsidRPr="005A257A">
          <w:rPr>
            <w:highlight w:val="green"/>
            <w:lang w:val="es-ES"/>
            <w:rPrChange w:id="678" w:author="felipe campo" w:date="2018-07-04T10:41:00Z">
              <w:rPr>
                <w:lang w:val="es-ES"/>
              </w:rPr>
            </w:rPrChange>
          </w:rPr>
          <w:t xml:space="preserve"> modo de falla</w:t>
        </w:r>
      </w:ins>
      <w:ins w:id="679" w:author="felipe campo" w:date="2018-07-04T10:42:00Z">
        <w:r w:rsidR="005A257A">
          <w:rPr>
            <w:highlight w:val="green"/>
            <w:lang w:val="es-ES"/>
          </w:rPr>
          <w:t xml:space="preserve"> </w:t>
        </w:r>
      </w:ins>
      <w:del w:id="680" w:author="felipe campo" w:date="2018-07-04T10:38:00Z">
        <w:r w:rsidRPr="005A257A" w:rsidDel="00CC0EA6">
          <w:rPr>
            <w:highlight w:val="green"/>
            <w:lang w:val="es-ES"/>
            <w:rPrChange w:id="681" w:author="felipe campo" w:date="2018-07-04T10:41:00Z">
              <w:rPr>
                <w:lang w:val="es-ES"/>
              </w:rPr>
            </w:rPrChange>
          </w:rPr>
          <w:delText>a falla funcional</w:delText>
        </w:r>
      </w:del>
      <w:r w:rsidRPr="005A257A">
        <w:rPr>
          <w:highlight w:val="green"/>
          <w:lang w:val="es-ES"/>
          <w:rPrChange w:id="682" w:author="felipe campo" w:date="2018-07-04T10:41:00Z">
            <w:rPr>
              <w:lang w:val="es-ES"/>
            </w:rPr>
          </w:rPrChange>
        </w:rPr>
        <w:t>.</w:t>
      </w:r>
      <w:r w:rsidRPr="00B30A26">
        <w:rPr>
          <w:lang w:val="es-ES"/>
        </w:rPr>
        <w:t xml:space="preserve"> </w:t>
      </w:r>
    </w:p>
    <w:p w14:paraId="357714BF" w14:textId="77777777" w:rsidR="00CB4357" w:rsidRPr="00B30A26" w:rsidRDefault="00CB4357" w:rsidP="00CB4357">
      <w:pPr>
        <w:rPr>
          <w:lang w:val="es-ES"/>
        </w:rPr>
      </w:pPr>
    </w:p>
    <w:p w14:paraId="3463C445" w14:textId="74B162D5" w:rsidR="00CB4357" w:rsidRPr="00B30A26" w:rsidRDefault="00CB4357" w:rsidP="00A24C1A">
      <w:pPr>
        <w:pStyle w:val="Heading6"/>
        <w:rPr>
          <w:lang w:val="es-ES"/>
        </w:rPr>
      </w:pPr>
      <w:r w:rsidRPr="00B30A26">
        <w:rPr>
          <w:lang w:val="es-ES"/>
        </w:rPr>
        <w:t xml:space="preserve">RFRCM - 006 </w:t>
      </w:r>
      <w:del w:id="683" w:author="felipe campo" w:date="2018-07-04T10:54:00Z">
        <w:r w:rsidRPr="00B30A26" w:rsidDel="00C75938">
          <w:rPr>
            <w:lang w:val="es-ES"/>
          </w:rPr>
          <w:delText xml:space="preserve">– ACCEDER A LA JERARQUÍA DE LA FAMILIA </w:delText>
        </w:r>
        <w:r w:rsidR="0062345F" w:rsidRPr="00B30A26" w:rsidDel="00C75938">
          <w:rPr>
            <w:lang w:val="es-ES"/>
          </w:rPr>
          <w:delText>O</w:delText>
        </w:r>
        <w:r w:rsidRPr="00B30A26" w:rsidDel="00C75938">
          <w:rPr>
            <w:lang w:val="es-ES"/>
          </w:rPr>
          <w:delText xml:space="preserve"> GRUPOS DE </w:delText>
        </w:r>
        <w:r w:rsidR="00A24C1A" w:rsidRPr="00B30A26" w:rsidDel="00C75938">
          <w:rPr>
            <w:lang w:val="es-ES"/>
          </w:rPr>
          <w:delText xml:space="preserve">ACTIVOS </w:delText>
        </w:r>
      </w:del>
      <w:del w:id="684" w:author="felipe campo" w:date="2018-07-04T10:46:00Z">
        <w:r w:rsidR="00A24C1A" w:rsidRPr="00B30A26" w:rsidDel="00841272">
          <w:rPr>
            <w:lang w:val="es-ES"/>
          </w:rPr>
          <w:delText>/</w:delText>
        </w:r>
      </w:del>
      <w:del w:id="685" w:author="felipe campo" w:date="2018-07-04T10:54:00Z">
        <w:r w:rsidR="00A24C1A" w:rsidRPr="00B30A26" w:rsidDel="00C75938">
          <w:rPr>
            <w:lang w:val="es-ES"/>
          </w:rPr>
          <w:delText xml:space="preserve"> </w:delText>
        </w:r>
      </w:del>
      <w:r w:rsidR="00A24C1A" w:rsidRPr="00B30A26">
        <w:rPr>
          <w:lang w:val="es-ES"/>
        </w:rPr>
        <w:t>MODIFICAR UN ELEMENTO</w:t>
      </w:r>
    </w:p>
    <w:p w14:paraId="726D5F95" w14:textId="0C7ECBAF" w:rsidR="00CB4357" w:rsidRPr="00B30A26" w:rsidRDefault="00CB4357" w:rsidP="00CB4357">
      <w:pPr>
        <w:rPr>
          <w:lang w:val="es-ES"/>
        </w:rPr>
      </w:pPr>
      <w:del w:id="686" w:author="felipe campo" w:date="2018-07-04T10:57:00Z">
        <w:r w:rsidRPr="00841272" w:rsidDel="00FD2FD3">
          <w:rPr>
            <w:highlight w:val="green"/>
            <w:lang w:val="es-ES"/>
            <w:rPrChange w:id="687" w:author="felipe campo" w:date="2018-07-04T10:47:00Z">
              <w:rPr>
                <w:lang w:val="es-ES"/>
              </w:rPr>
            </w:rPrChange>
          </w:rPr>
          <w:delText>Módulo para construir la base de conocimiento RCM</w:delText>
        </w:r>
        <w:r w:rsidR="004F6A81" w:rsidRPr="00841272" w:rsidDel="00FD2FD3">
          <w:rPr>
            <w:highlight w:val="green"/>
            <w:lang w:val="es-ES"/>
            <w:rPrChange w:id="688" w:author="felipe campo" w:date="2018-07-04T10:47:00Z">
              <w:rPr>
                <w:lang w:val="es-ES"/>
              </w:rPr>
            </w:rPrChange>
          </w:rPr>
          <w:fldChar w:fldCharType="begin"/>
        </w:r>
        <w:r w:rsidR="004F6A81" w:rsidRPr="00841272" w:rsidDel="00FD2FD3">
          <w:rPr>
            <w:highlight w:val="green"/>
            <w:lang w:val="es-ES"/>
            <w:rPrChange w:id="689" w:author="felipe campo" w:date="2018-07-04T10:47:00Z">
              <w:rPr>
                <w:lang w:val="es-ES"/>
              </w:rPr>
            </w:rPrChange>
          </w:rPr>
          <w:delInstrText xml:space="preserve"> XE "</w:delInstrText>
        </w:r>
        <w:r w:rsidR="004F6A81" w:rsidRPr="00841272" w:rsidDel="00FD2FD3">
          <w:rPr>
            <w:b/>
            <w:szCs w:val="28"/>
            <w:highlight w:val="green"/>
            <w:lang w:val="es-ES"/>
            <w:rPrChange w:id="690" w:author="felipe campo" w:date="2018-07-04T10:47:00Z">
              <w:rPr>
                <w:b/>
                <w:szCs w:val="28"/>
                <w:lang w:val="es-ES"/>
              </w:rPr>
            </w:rPrChange>
          </w:rPr>
          <w:delInstrText>RCM</w:delInstrText>
        </w:r>
        <w:r w:rsidR="004F6A81" w:rsidRPr="00841272" w:rsidDel="00FD2FD3">
          <w:rPr>
            <w:highlight w:val="green"/>
            <w:lang w:val="es-ES"/>
            <w:rPrChange w:id="691" w:author="felipe campo" w:date="2018-07-04T10:47:00Z">
              <w:rPr>
                <w:lang w:val="es-ES"/>
              </w:rPr>
            </w:rPrChange>
          </w:rPr>
          <w:delInstrText xml:space="preserve">" </w:delInstrText>
        </w:r>
        <w:r w:rsidR="004F6A81" w:rsidRPr="00841272" w:rsidDel="00FD2FD3">
          <w:rPr>
            <w:highlight w:val="green"/>
            <w:lang w:val="es-ES"/>
            <w:rPrChange w:id="692" w:author="felipe campo" w:date="2018-07-04T10:47:00Z">
              <w:rPr>
                <w:lang w:val="es-ES"/>
              </w:rPr>
            </w:rPrChange>
          </w:rPr>
          <w:fldChar w:fldCharType="end"/>
        </w:r>
        <w:r w:rsidRPr="00841272" w:rsidDel="00FD2FD3">
          <w:rPr>
            <w:highlight w:val="green"/>
            <w:lang w:val="es-ES"/>
            <w:rPrChange w:id="693" w:author="felipe campo" w:date="2018-07-04T10:47:00Z">
              <w:rPr>
                <w:lang w:val="es-ES"/>
              </w:rPr>
            </w:rPrChange>
          </w:rPr>
          <w:delText xml:space="preserve">. </w:delText>
        </w:r>
      </w:del>
      <w:r w:rsidRPr="00841272">
        <w:rPr>
          <w:highlight w:val="green"/>
          <w:lang w:val="es-ES"/>
          <w:rPrChange w:id="694" w:author="felipe campo" w:date="2018-07-04T10:47:00Z">
            <w:rPr>
              <w:lang w:val="es-ES"/>
            </w:rPr>
          </w:rPrChange>
        </w:rPr>
        <w:t>El sistema debe permitir modificar un elemento: Sistemas, Subsistemas y Componentes dentro de la jerarquía de la base de conocimiento RCM del grupo de activos.</w:t>
      </w:r>
      <w:r w:rsidRPr="00B30A26">
        <w:rPr>
          <w:lang w:val="es-ES"/>
        </w:rPr>
        <w:t xml:space="preserve"> </w:t>
      </w:r>
    </w:p>
    <w:p w14:paraId="68F8D322" w14:textId="77777777" w:rsidR="00CB4357" w:rsidRPr="00B30A26" w:rsidRDefault="00CB4357" w:rsidP="00CB4357">
      <w:pPr>
        <w:rPr>
          <w:lang w:val="es-ES"/>
        </w:rPr>
      </w:pPr>
    </w:p>
    <w:p w14:paraId="2CC8B0DF" w14:textId="71F2FEC2" w:rsidR="00CB4357" w:rsidRPr="00B30A26" w:rsidRDefault="00CB4357" w:rsidP="00A24C1A">
      <w:pPr>
        <w:pStyle w:val="Heading6"/>
        <w:rPr>
          <w:lang w:val="es-ES"/>
        </w:rPr>
      </w:pPr>
      <w:r w:rsidRPr="00B30A26">
        <w:rPr>
          <w:lang w:val="es-ES"/>
        </w:rPr>
        <w:t xml:space="preserve">RFRCM - 007 </w:t>
      </w:r>
      <w:del w:id="695" w:author="felipe campo" w:date="2018-07-04T10:54:00Z">
        <w:r w:rsidRPr="00B30A26" w:rsidDel="00C75938">
          <w:rPr>
            <w:lang w:val="es-ES"/>
          </w:rPr>
          <w:delText xml:space="preserve">– ACCEDER A LA JERARQUÍA DE LA FAMILIA </w:delText>
        </w:r>
        <w:r w:rsidR="006E4998" w:rsidRPr="00B30A26" w:rsidDel="00C75938">
          <w:rPr>
            <w:lang w:val="es-ES"/>
          </w:rPr>
          <w:delText>O</w:delText>
        </w:r>
        <w:r w:rsidRPr="00B30A26" w:rsidDel="00C75938">
          <w:rPr>
            <w:lang w:val="es-ES"/>
          </w:rPr>
          <w:delText xml:space="preserve"> GRUPOS DE ACTIVOS </w:delText>
        </w:r>
      </w:del>
      <w:del w:id="696" w:author="felipe campo" w:date="2018-07-04T10:47:00Z">
        <w:r w:rsidRPr="00B30A26" w:rsidDel="00841272">
          <w:rPr>
            <w:lang w:val="es-ES"/>
          </w:rPr>
          <w:delText>/</w:delText>
        </w:r>
      </w:del>
      <w:del w:id="697" w:author="felipe campo" w:date="2018-07-04T10:54:00Z">
        <w:r w:rsidRPr="00B30A26" w:rsidDel="00C75938">
          <w:rPr>
            <w:lang w:val="es-ES"/>
          </w:rPr>
          <w:delText xml:space="preserve"> </w:delText>
        </w:r>
      </w:del>
      <w:r w:rsidRPr="00B30A26">
        <w:rPr>
          <w:lang w:val="es-ES"/>
        </w:rPr>
        <w:t xml:space="preserve">MODIFICAR UN MODO DE FALLA </w:t>
      </w:r>
    </w:p>
    <w:p w14:paraId="2A36159B" w14:textId="02FC2E6F" w:rsidR="00CB4357" w:rsidRPr="00B30A26" w:rsidRDefault="00CB4357" w:rsidP="00CB4357">
      <w:pPr>
        <w:rPr>
          <w:lang w:val="es-ES"/>
        </w:rPr>
      </w:pPr>
      <w:del w:id="698" w:author="felipe campo" w:date="2018-07-04T10:56:00Z">
        <w:r w:rsidRPr="00C75938" w:rsidDel="00C75938">
          <w:rPr>
            <w:highlight w:val="green"/>
            <w:lang w:val="es-ES"/>
            <w:rPrChange w:id="699" w:author="felipe campo" w:date="2018-07-04T10:53:00Z">
              <w:rPr>
                <w:lang w:val="es-ES"/>
              </w:rPr>
            </w:rPrChange>
          </w:rPr>
          <w:delText>Módulo para construir la base de conocimiento RCM</w:delText>
        </w:r>
        <w:r w:rsidR="004F6A81" w:rsidRPr="00C75938" w:rsidDel="00C75938">
          <w:rPr>
            <w:highlight w:val="green"/>
            <w:lang w:val="es-ES"/>
            <w:rPrChange w:id="700" w:author="felipe campo" w:date="2018-07-04T10:53:00Z">
              <w:rPr>
                <w:lang w:val="es-ES"/>
              </w:rPr>
            </w:rPrChange>
          </w:rPr>
          <w:fldChar w:fldCharType="begin"/>
        </w:r>
        <w:r w:rsidR="004F6A81" w:rsidRPr="00C75938" w:rsidDel="00C75938">
          <w:rPr>
            <w:highlight w:val="green"/>
            <w:lang w:val="es-ES"/>
            <w:rPrChange w:id="701" w:author="felipe campo" w:date="2018-07-04T10:53:00Z">
              <w:rPr>
                <w:lang w:val="es-ES"/>
              </w:rPr>
            </w:rPrChange>
          </w:rPr>
          <w:delInstrText xml:space="preserve"> XE "</w:delInstrText>
        </w:r>
        <w:r w:rsidR="004F6A81" w:rsidRPr="00C75938" w:rsidDel="00C75938">
          <w:rPr>
            <w:b/>
            <w:szCs w:val="28"/>
            <w:highlight w:val="green"/>
            <w:lang w:val="es-ES"/>
            <w:rPrChange w:id="702" w:author="felipe campo" w:date="2018-07-04T10:53:00Z">
              <w:rPr>
                <w:b/>
                <w:szCs w:val="28"/>
                <w:lang w:val="es-ES"/>
              </w:rPr>
            </w:rPrChange>
          </w:rPr>
          <w:delInstrText>RCM</w:delInstrText>
        </w:r>
        <w:r w:rsidR="004F6A81" w:rsidRPr="00C75938" w:rsidDel="00C75938">
          <w:rPr>
            <w:highlight w:val="green"/>
            <w:lang w:val="es-ES"/>
            <w:rPrChange w:id="703" w:author="felipe campo" w:date="2018-07-04T10:53:00Z">
              <w:rPr>
                <w:lang w:val="es-ES"/>
              </w:rPr>
            </w:rPrChange>
          </w:rPr>
          <w:delInstrText xml:space="preserve">" </w:delInstrText>
        </w:r>
        <w:r w:rsidR="004F6A81" w:rsidRPr="00C75938" w:rsidDel="00C75938">
          <w:rPr>
            <w:highlight w:val="green"/>
            <w:lang w:val="es-ES"/>
            <w:rPrChange w:id="704" w:author="felipe campo" w:date="2018-07-04T10:53:00Z">
              <w:rPr>
                <w:lang w:val="es-ES"/>
              </w:rPr>
            </w:rPrChange>
          </w:rPr>
          <w:fldChar w:fldCharType="end"/>
        </w:r>
        <w:r w:rsidRPr="00C75938" w:rsidDel="00C75938">
          <w:rPr>
            <w:highlight w:val="green"/>
            <w:lang w:val="es-ES"/>
            <w:rPrChange w:id="705" w:author="felipe campo" w:date="2018-07-04T10:53:00Z">
              <w:rPr>
                <w:lang w:val="es-ES"/>
              </w:rPr>
            </w:rPrChange>
          </w:rPr>
          <w:delText xml:space="preserve">. </w:delText>
        </w:r>
      </w:del>
      <w:r w:rsidRPr="00C75938">
        <w:rPr>
          <w:highlight w:val="green"/>
          <w:lang w:val="es-ES"/>
          <w:rPrChange w:id="706" w:author="felipe campo" w:date="2018-07-04T10:53:00Z">
            <w:rPr>
              <w:lang w:val="es-ES"/>
            </w:rPr>
          </w:rPrChange>
        </w:rPr>
        <w:t>El sistema debe permitir modificar un modo de falla dentro de la jerarquía de la base de conocimiento RCM del grupo de activos.</w:t>
      </w:r>
      <w:r w:rsidRPr="00B30A26">
        <w:rPr>
          <w:lang w:val="es-ES"/>
        </w:rPr>
        <w:t xml:space="preserve"> </w:t>
      </w:r>
    </w:p>
    <w:p w14:paraId="77E7B6CB" w14:textId="77777777" w:rsidR="00CB4357" w:rsidRPr="00B30A26" w:rsidRDefault="00CB4357" w:rsidP="00CB4357">
      <w:pPr>
        <w:rPr>
          <w:lang w:val="es-ES"/>
        </w:rPr>
      </w:pPr>
    </w:p>
    <w:p w14:paraId="0F5C81A2" w14:textId="73C9BDF3" w:rsidR="00CB4357" w:rsidRPr="00B30A26" w:rsidRDefault="00CB4357" w:rsidP="00A24C1A">
      <w:pPr>
        <w:pStyle w:val="Heading6"/>
        <w:rPr>
          <w:lang w:val="es-ES"/>
        </w:rPr>
      </w:pPr>
      <w:r w:rsidRPr="00B30A26">
        <w:rPr>
          <w:lang w:val="es-ES"/>
        </w:rPr>
        <w:t xml:space="preserve">RFRCM - 008 </w:t>
      </w:r>
      <w:del w:id="707" w:author="felipe campo" w:date="2018-07-04T10:54:00Z">
        <w:r w:rsidRPr="00B30A26" w:rsidDel="00C75938">
          <w:rPr>
            <w:lang w:val="es-ES"/>
          </w:rPr>
          <w:delText xml:space="preserve">– ACCEDER A LA JERARQUÍA DE LA FAMILIA </w:delText>
        </w:r>
        <w:r w:rsidR="006E4998" w:rsidRPr="00B30A26" w:rsidDel="00C75938">
          <w:rPr>
            <w:lang w:val="es-ES"/>
          </w:rPr>
          <w:delText>O</w:delText>
        </w:r>
        <w:r w:rsidRPr="00B30A26" w:rsidDel="00C75938">
          <w:rPr>
            <w:lang w:val="es-ES"/>
          </w:rPr>
          <w:delText xml:space="preserve"> GRUPOS DE ACTIVOS </w:delText>
        </w:r>
      </w:del>
      <w:del w:id="708" w:author="felipe campo" w:date="2018-07-04T10:53:00Z">
        <w:r w:rsidRPr="00B30A26" w:rsidDel="00C75938">
          <w:rPr>
            <w:lang w:val="es-ES"/>
          </w:rPr>
          <w:delText>/</w:delText>
        </w:r>
      </w:del>
      <w:del w:id="709" w:author="felipe campo" w:date="2018-07-04T10:54:00Z">
        <w:r w:rsidRPr="00B30A26" w:rsidDel="00C75938">
          <w:rPr>
            <w:lang w:val="es-ES"/>
          </w:rPr>
          <w:delText xml:space="preserve"> </w:delText>
        </w:r>
      </w:del>
      <w:r w:rsidRPr="00B30A26">
        <w:rPr>
          <w:lang w:val="es-ES"/>
        </w:rPr>
        <w:t xml:space="preserve">MOVER UN ELEMENTO HACIA ARRIBA O ABAJO DE LA JERARQUÍA </w:t>
      </w:r>
    </w:p>
    <w:p w14:paraId="6AE5EF4D" w14:textId="77777777" w:rsidR="00CB4357" w:rsidRPr="00B30A26" w:rsidRDefault="00CB4357" w:rsidP="00CB4357">
      <w:pPr>
        <w:rPr>
          <w:lang w:val="es-ES"/>
        </w:rPr>
      </w:pPr>
    </w:p>
    <w:p w14:paraId="121A59CE" w14:textId="39EDFFC4" w:rsidR="00CB4357" w:rsidRPr="00B30A26" w:rsidRDefault="00CB4357" w:rsidP="00CB4357">
      <w:pPr>
        <w:rPr>
          <w:lang w:val="es-ES"/>
        </w:rPr>
      </w:pPr>
      <w:r w:rsidRPr="00C75938">
        <w:rPr>
          <w:highlight w:val="green"/>
          <w:lang w:val="es-ES"/>
          <w:rPrChange w:id="710" w:author="felipe campo" w:date="2018-07-04T10:53:00Z">
            <w:rPr>
              <w:lang w:val="es-ES"/>
            </w:rPr>
          </w:rPrChange>
        </w:rPr>
        <w:t>Módulo para construir la base de conocimiento RCM</w:t>
      </w:r>
      <w:r w:rsidR="004F6A81" w:rsidRPr="00C75938">
        <w:rPr>
          <w:highlight w:val="green"/>
          <w:lang w:val="es-ES"/>
          <w:rPrChange w:id="711" w:author="felipe campo" w:date="2018-07-04T10:53:00Z">
            <w:rPr>
              <w:lang w:val="es-ES"/>
            </w:rPr>
          </w:rPrChange>
        </w:rPr>
        <w:fldChar w:fldCharType="begin"/>
      </w:r>
      <w:r w:rsidR="004F6A81" w:rsidRPr="00C75938">
        <w:rPr>
          <w:highlight w:val="green"/>
          <w:lang w:val="es-ES"/>
          <w:rPrChange w:id="712" w:author="felipe campo" w:date="2018-07-04T10:53:00Z">
            <w:rPr>
              <w:lang w:val="es-ES"/>
            </w:rPr>
          </w:rPrChange>
        </w:rPr>
        <w:instrText xml:space="preserve"> XE "</w:instrText>
      </w:r>
      <w:r w:rsidR="004F6A81" w:rsidRPr="00C75938">
        <w:rPr>
          <w:b/>
          <w:szCs w:val="28"/>
          <w:highlight w:val="green"/>
          <w:lang w:val="es-ES"/>
          <w:rPrChange w:id="713" w:author="felipe campo" w:date="2018-07-04T10:53:00Z">
            <w:rPr>
              <w:b/>
              <w:szCs w:val="28"/>
              <w:lang w:val="es-ES"/>
            </w:rPr>
          </w:rPrChange>
        </w:rPr>
        <w:instrText>RCM</w:instrText>
      </w:r>
      <w:r w:rsidR="004F6A81" w:rsidRPr="00C75938">
        <w:rPr>
          <w:highlight w:val="green"/>
          <w:lang w:val="es-ES"/>
          <w:rPrChange w:id="714" w:author="felipe campo" w:date="2018-07-04T10:53:00Z">
            <w:rPr>
              <w:lang w:val="es-ES"/>
            </w:rPr>
          </w:rPrChange>
        </w:rPr>
        <w:instrText xml:space="preserve">" </w:instrText>
      </w:r>
      <w:r w:rsidR="004F6A81" w:rsidRPr="00C75938">
        <w:rPr>
          <w:highlight w:val="green"/>
          <w:lang w:val="es-ES"/>
          <w:rPrChange w:id="715" w:author="felipe campo" w:date="2018-07-04T10:53:00Z">
            <w:rPr>
              <w:lang w:val="es-ES"/>
            </w:rPr>
          </w:rPrChange>
        </w:rPr>
        <w:fldChar w:fldCharType="end"/>
      </w:r>
      <w:r w:rsidRPr="00C75938">
        <w:rPr>
          <w:highlight w:val="green"/>
          <w:lang w:val="es-ES"/>
          <w:rPrChange w:id="716" w:author="felipe campo" w:date="2018-07-04T10:53:00Z">
            <w:rPr>
              <w:lang w:val="es-ES"/>
            </w:rPr>
          </w:rPrChange>
        </w:rPr>
        <w:t>. El sistema debe permitir mover de ubicación un elemento de la jerarquía de la base de conocimiento RCM del grupo de activos.</w:t>
      </w:r>
      <w:r w:rsidRPr="00B30A26">
        <w:rPr>
          <w:lang w:val="es-ES"/>
        </w:rPr>
        <w:t xml:space="preserve"> </w:t>
      </w:r>
    </w:p>
    <w:p w14:paraId="17F3FEFE" w14:textId="77777777" w:rsidR="00CB4357" w:rsidRPr="00B30A26" w:rsidRDefault="00CB4357" w:rsidP="00CB4357">
      <w:pPr>
        <w:rPr>
          <w:lang w:val="es-ES"/>
        </w:rPr>
      </w:pPr>
    </w:p>
    <w:p w14:paraId="068A10DF" w14:textId="0AE0A72C" w:rsidR="00CB4357" w:rsidRPr="00B30A26" w:rsidRDefault="00CB4357" w:rsidP="00A24C1A">
      <w:pPr>
        <w:pStyle w:val="Heading6"/>
        <w:rPr>
          <w:lang w:val="es-ES"/>
        </w:rPr>
      </w:pPr>
      <w:r w:rsidRPr="00B30A26">
        <w:rPr>
          <w:lang w:val="es-ES"/>
        </w:rPr>
        <w:t xml:space="preserve">RFRCM - 009 </w:t>
      </w:r>
      <w:del w:id="717" w:author="felipe campo" w:date="2018-07-04T10:54:00Z">
        <w:r w:rsidRPr="00B30A26" w:rsidDel="00C75938">
          <w:rPr>
            <w:lang w:val="es-ES"/>
          </w:rPr>
          <w:delText xml:space="preserve">– ACCEDER A LA JERARQUÍA DE LA FAMILIA </w:delText>
        </w:r>
        <w:r w:rsidR="006E4998" w:rsidRPr="00B30A26" w:rsidDel="00C75938">
          <w:rPr>
            <w:lang w:val="es-ES"/>
          </w:rPr>
          <w:delText>O</w:delText>
        </w:r>
        <w:r w:rsidRPr="00B30A26" w:rsidDel="00C75938">
          <w:rPr>
            <w:lang w:val="es-ES"/>
          </w:rPr>
          <w:delText xml:space="preserve"> GRUPOS DE ACTIVOS </w:delText>
        </w:r>
      </w:del>
      <w:del w:id="718" w:author="felipe campo" w:date="2018-07-04T10:53:00Z">
        <w:r w:rsidRPr="00B30A26" w:rsidDel="00C75938">
          <w:rPr>
            <w:lang w:val="es-ES"/>
          </w:rPr>
          <w:delText>/</w:delText>
        </w:r>
      </w:del>
      <w:del w:id="719" w:author="felipe campo" w:date="2018-07-04T10:54:00Z">
        <w:r w:rsidRPr="00B30A26" w:rsidDel="00C75938">
          <w:rPr>
            <w:lang w:val="es-ES"/>
          </w:rPr>
          <w:delText xml:space="preserve"> </w:delText>
        </w:r>
      </w:del>
      <w:r w:rsidRPr="00B30A26">
        <w:rPr>
          <w:lang w:val="es-ES"/>
        </w:rPr>
        <w:t xml:space="preserve">COPIAR Y PEGAR UN ELEMENTO </w:t>
      </w:r>
    </w:p>
    <w:p w14:paraId="79B5F022" w14:textId="1E25AE22" w:rsidR="00CB4357" w:rsidRPr="00B30A26" w:rsidRDefault="00CB4357" w:rsidP="00CB4357">
      <w:pPr>
        <w:rPr>
          <w:lang w:val="es-ES"/>
        </w:rPr>
      </w:pPr>
      <w:del w:id="720" w:author="felipe campo" w:date="2018-07-04T10:55:00Z">
        <w:r w:rsidRPr="00C75938" w:rsidDel="00C75938">
          <w:rPr>
            <w:highlight w:val="green"/>
            <w:lang w:val="es-ES"/>
            <w:rPrChange w:id="721" w:author="felipe campo" w:date="2018-07-04T10:53:00Z">
              <w:rPr>
                <w:lang w:val="es-ES"/>
              </w:rPr>
            </w:rPrChange>
          </w:rPr>
          <w:delText>Módulo para construir la base de conocimiento RCM</w:delText>
        </w:r>
        <w:r w:rsidR="004F6A81" w:rsidRPr="00C75938" w:rsidDel="00C75938">
          <w:rPr>
            <w:highlight w:val="green"/>
            <w:lang w:val="es-ES"/>
            <w:rPrChange w:id="722" w:author="felipe campo" w:date="2018-07-04T10:53:00Z">
              <w:rPr>
                <w:lang w:val="es-ES"/>
              </w:rPr>
            </w:rPrChange>
          </w:rPr>
          <w:fldChar w:fldCharType="begin"/>
        </w:r>
        <w:r w:rsidR="004F6A81" w:rsidRPr="00C75938" w:rsidDel="00C75938">
          <w:rPr>
            <w:highlight w:val="green"/>
            <w:lang w:val="es-ES"/>
            <w:rPrChange w:id="723" w:author="felipe campo" w:date="2018-07-04T10:53:00Z">
              <w:rPr>
                <w:lang w:val="es-ES"/>
              </w:rPr>
            </w:rPrChange>
          </w:rPr>
          <w:delInstrText xml:space="preserve"> XE "</w:delInstrText>
        </w:r>
        <w:r w:rsidR="004F6A81" w:rsidRPr="00C75938" w:rsidDel="00C75938">
          <w:rPr>
            <w:b/>
            <w:szCs w:val="28"/>
            <w:highlight w:val="green"/>
            <w:lang w:val="es-ES"/>
            <w:rPrChange w:id="724" w:author="felipe campo" w:date="2018-07-04T10:53:00Z">
              <w:rPr>
                <w:b/>
                <w:szCs w:val="28"/>
                <w:lang w:val="es-ES"/>
              </w:rPr>
            </w:rPrChange>
          </w:rPr>
          <w:delInstrText>RCM</w:delInstrText>
        </w:r>
        <w:r w:rsidR="004F6A81" w:rsidRPr="00C75938" w:rsidDel="00C75938">
          <w:rPr>
            <w:highlight w:val="green"/>
            <w:lang w:val="es-ES"/>
            <w:rPrChange w:id="725" w:author="felipe campo" w:date="2018-07-04T10:53:00Z">
              <w:rPr>
                <w:lang w:val="es-ES"/>
              </w:rPr>
            </w:rPrChange>
          </w:rPr>
          <w:delInstrText xml:space="preserve">" </w:delInstrText>
        </w:r>
        <w:r w:rsidR="004F6A81" w:rsidRPr="00C75938" w:rsidDel="00C75938">
          <w:rPr>
            <w:highlight w:val="green"/>
            <w:lang w:val="es-ES"/>
            <w:rPrChange w:id="726" w:author="felipe campo" w:date="2018-07-04T10:53:00Z">
              <w:rPr>
                <w:lang w:val="es-ES"/>
              </w:rPr>
            </w:rPrChange>
          </w:rPr>
          <w:fldChar w:fldCharType="end"/>
        </w:r>
        <w:r w:rsidRPr="00C75938" w:rsidDel="00C75938">
          <w:rPr>
            <w:highlight w:val="green"/>
            <w:lang w:val="es-ES"/>
            <w:rPrChange w:id="727" w:author="felipe campo" w:date="2018-07-04T10:53:00Z">
              <w:rPr>
                <w:lang w:val="es-ES"/>
              </w:rPr>
            </w:rPrChange>
          </w:rPr>
          <w:delText xml:space="preserve">. </w:delText>
        </w:r>
      </w:del>
      <w:r w:rsidRPr="00C75938">
        <w:rPr>
          <w:highlight w:val="green"/>
          <w:lang w:val="es-ES"/>
          <w:rPrChange w:id="728" w:author="felipe campo" w:date="2018-07-04T10:53:00Z">
            <w:rPr>
              <w:lang w:val="es-ES"/>
            </w:rPr>
          </w:rPrChange>
        </w:rPr>
        <w:t>El sistema debe permitir copiar un elemento en otra jerarquía de la base de conocimiento RCM del grupo de activos.</w:t>
      </w:r>
      <w:r w:rsidRPr="00B30A26">
        <w:rPr>
          <w:lang w:val="es-ES"/>
        </w:rPr>
        <w:t xml:space="preserve"> </w:t>
      </w:r>
    </w:p>
    <w:p w14:paraId="53CA403C" w14:textId="77777777" w:rsidR="00CB4357" w:rsidRPr="00B30A26" w:rsidRDefault="00CB4357" w:rsidP="00CB4357">
      <w:pPr>
        <w:rPr>
          <w:lang w:val="es-ES"/>
        </w:rPr>
      </w:pPr>
    </w:p>
    <w:p w14:paraId="110F2F9E" w14:textId="1E0A7EDF" w:rsidR="00CB4357" w:rsidRPr="00B30A26" w:rsidRDefault="00CB4357" w:rsidP="00A24C1A">
      <w:pPr>
        <w:pStyle w:val="Heading6"/>
        <w:rPr>
          <w:lang w:val="es-ES"/>
        </w:rPr>
      </w:pPr>
      <w:r w:rsidRPr="00B30A26">
        <w:rPr>
          <w:lang w:val="es-ES"/>
        </w:rPr>
        <w:t xml:space="preserve">RFRCM - 010 </w:t>
      </w:r>
      <w:del w:id="729" w:author="felipe campo" w:date="2018-07-04T10:54:00Z">
        <w:r w:rsidRPr="00B30A26" w:rsidDel="00C75938">
          <w:rPr>
            <w:lang w:val="es-ES"/>
          </w:rPr>
          <w:delText xml:space="preserve">– ACCEDER A LA JERARQUÍA DE LA FAMILIA </w:delText>
        </w:r>
        <w:r w:rsidR="006E4998" w:rsidRPr="00B30A26" w:rsidDel="00C75938">
          <w:rPr>
            <w:lang w:val="es-ES"/>
          </w:rPr>
          <w:delText>O</w:delText>
        </w:r>
        <w:r w:rsidRPr="00B30A26" w:rsidDel="00C75938">
          <w:rPr>
            <w:lang w:val="es-ES"/>
          </w:rPr>
          <w:delText xml:space="preserve"> GRUPOS DE ACTIVOS </w:delText>
        </w:r>
      </w:del>
      <w:del w:id="730" w:author="felipe campo" w:date="2018-07-04T10:53:00Z">
        <w:r w:rsidRPr="00B30A26" w:rsidDel="00C75938">
          <w:rPr>
            <w:lang w:val="es-ES"/>
          </w:rPr>
          <w:delText>/</w:delText>
        </w:r>
      </w:del>
      <w:del w:id="731" w:author="felipe campo" w:date="2018-07-04T10:54:00Z">
        <w:r w:rsidRPr="00B30A26" w:rsidDel="00C75938">
          <w:rPr>
            <w:lang w:val="es-ES"/>
          </w:rPr>
          <w:delText xml:space="preserve"> </w:delText>
        </w:r>
      </w:del>
      <w:r w:rsidRPr="00B30A26">
        <w:rPr>
          <w:lang w:val="es-ES"/>
        </w:rPr>
        <w:t xml:space="preserve">ELIMINAR UN ELEMENTO </w:t>
      </w:r>
    </w:p>
    <w:p w14:paraId="0EA27081" w14:textId="50C63EBB" w:rsidR="00CB4357" w:rsidRPr="00B30A26" w:rsidRDefault="00CB4357" w:rsidP="00CB4357">
      <w:pPr>
        <w:rPr>
          <w:lang w:val="es-ES"/>
        </w:rPr>
      </w:pPr>
      <w:del w:id="732" w:author="felipe campo" w:date="2018-07-04T10:55:00Z">
        <w:r w:rsidRPr="00C75938" w:rsidDel="00C75938">
          <w:rPr>
            <w:highlight w:val="green"/>
            <w:lang w:val="es-ES"/>
            <w:rPrChange w:id="733" w:author="felipe campo" w:date="2018-07-04T10:54:00Z">
              <w:rPr>
                <w:lang w:val="es-ES"/>
              </w:rPr>
            </w:rPrChange>
          </w:rPr>
          <w:delText>Módulo para construir la base de conocimiento RCM</w:delText>
        </w:r>
        <w:r w:rsidR="004F6A81" w:rsidRPr="00C75938" w:rsidDel="00C75938">
          <w:rPr>
            <w:highlight w:val="green"/>
            <w:lang w:val="es-ES"/>
            <w:rPrChange w:id="734" w:author="felipe campo" w:date="2018-07-04T10:54:00Z">
              <w:rPr>
                <w:lang w:val="es-ES"/>
              </w:rPr>
            </w:rPrChange>
          </w:rPr>
          <w:fldChar w:fldCharType="begin"/>
        </w:r>
        <w:r w:rsidR="004F6A81" w:rsidRPr="00C75938" w:rsidDel="00C75938">
          <w:rPr>
            <w:highlight w:val="green"/>
            <w:lang w:val="es-ES"/>
            <w:rPrChange w:id="735" w:author="felipe campo" w:date="2018-07-04T10:54:00Z">
              <w:rPr>
                <w:lang w:val="es-ES"/>
              </w:rPr>
            </w:rPrChange>
          </w:rPr>
          <w:delInstrText xml:space="preserve"> XE "</w:delInstrText>
        </w:r>
        <w:r w:rsidR="004F6A81" w:rsidRPr="00C75938" w:rsidDel="00C75938">
          <w:rPr>
            <w:b/>
            <w:szCs w:val="28"/>
            <w:highlight w:val="green"/>
            <w:lang w:val="es-ES"/>
            <w:rPrChange w:id="736" w:author="felipe campo" w:date="2018-07-04T10:54:00Z">
              <w:rPr>
                <w:b/>
                <w:szCs w:val="28"/>
                <w:lang w:val="es-ES"/>
              </w:rPr>
            </w:rPrChange>
          </w:rPr>
          <w:delInstrText>RCM</w:delInstrText>
        </w:r>
        <w:r w:rsidR="004F6A81" w:rsidRPr="00C75938" w:rsidDel="00C75938">
          <w:rPr>
            <w:highlight w:val="green"/>
            <w:lang w:val="es-ES"/>
            <w:rPrChange w:id="737" w:author="felipe campo" w:date="2018-07-04T10:54:00Z">
              <w:rPr>
                <w:lang w:val="es-ES"/>
              </w:rPr>
            </w:rPrChange>
          </w:rPr>
          <w:delInstrText xml:space="preserve">" </w:delInstrText>
        </w:r>
        <w:r w:rsidR="004F6A81" w:rsidRPr="00C75938" w:rsidDel="00C75938">
          <w:rPr>
            <w:highlight w:val="green"/>
            <w:lang w:val="es-ES"/>
            <w:rPrChange w:id="738" w:author="felipe campo" w:date="2018-07-04T10:54:00Z">
              <w:rPr>
                <w:lang w:val="es-ES"/>
              </w:rPr>
            </w:rPrChange>
          </w:rPr>
          <w:fldChar w:fldCharType="end"/>
        </w:r>
        <w:r w:rsidRPr="00C75938" w:rsidDel="00C75938">
          <w:rPr>
            <w:highlight w:val="green"/>
            <w:lang w:val="es-ES"/>
            <w:rPrChange w:id="739" w:author="felipe campo" w:date="2018-07-04T10:54:00Z">
              <w:rPr>
                <w:lang w:val="es-ES"/>
              </w:rPr>
            </w:rPrChange>
          </w:rPr>
          <w:delText xml:space="preserve">. </w:delText>
        </w:r>
      </w:del>
      <w:r w:rsidRPr="00C75938">
        <w:rPr>
          <w:highlight w:val="green"/>
          <w:lang w:val="es-ES"/>
          <w:rPrChange w:id="740" w:author="felipe campo" w:date="2018-07-04T10:54:00Z">
            <w:rPr>
              <w:lang w:val="es-ES"/>
            </w:rPr>
          </w:rPrChange>
        </w:rPr>
        <w:t>El sistema debe permitir eliminar un elemento de la jerarquía de la base de conocimiento RCM del grupo de activos.</w:t>
      </w:r>
      <w:r w:rsidRPr="00B30A26">
        <w:rPr>
          <w:lang w:val="es-ES"/>
        </w:rPr>
        <w:t xml:space="preserve"> </w:t>
      </w:r>
    </w:p>
    <w:p w14:paraId="08C2CFDF" w14:textId="77777777" w:rsidR="00CB4357" w:rsidRPr="00B30A26" w:rsidRDefault="00CB4357" w:rsidP="00CB4357">
      <w:pPr>
        <w:rPr>
          <w:lang w:val="es-ES"/>
        </w:rPr>
      </w:pPr>
    </w:p>
    <w:p w14:paraId="34AD4AAC" w14:textId="52D34D1B" w:rsidR="00CB4357" w:rsidRPr="00B30A26" w:rsidRDefault="00CB4357" w:rsidP="00A24C1A">
      <w:pPr>
        <w:pStyle w:val="Heading6"/>
        <w:rPr>
          <w:lang w:val="es-ES"/>
        </w:rPr>
      </w:pPr>
      <w:r w:rsidRPr="00B30A26">
        <w:rPr>
          <w:lang w:val="es-ES"/>
        </w:rPr>
        <w:t xml:space="preserve">RFRCM – 011 </w:t>
      </w:r>
      <w:del w:id="741" w:author="felipe campo" w:date="2018-07-04T10:54:00Z">
        <w:r w:rsidRPr="00B30A26" w:rsidDel="00C75938">
          <w:rPr>
            <w:lang w:val="es-ES"/>
          </w:rPr>
          <w:delText xml:space="preserve">– ACCEDER A LA JERARQUÍA DE LA FAMILIA </w:delText>
        </w:r>
        <w:r w:rsidR="006E4998" w:rsidRPr="00B30A26" w:rsidDel="00C75938">
          <w:rPr>
            <w:lang w:val="es-ES"/>
          </w:rPr>
          <w:delText>O</w:delText>
        </w:r>
        <w:r w:rsidRPr="00B30A26" w:rsidDel="00C75938">
          <w:rPr>
            <w:lang w:val="es-ES"/>
          </w:rPr>
          <w:delText xml:space="preserve"> GRUPOS DE ACTIVOS / </w:delText>
        </w:r>
      </w:del>
      <w:r w:rsidRPr="00B30A26">
        <w:rPr>
          <w:lang w:val="es-ES"/>
        </w:rPr>
        <w:t xml:space="preserve">VISUALIZAR UN MODO DE FALLA </w:t>
      </w:r>
    </w:p>
    <w:p w14:paraId="771665D9" w14:textId="75030A98" w:rsidR="00CB4357" w:rsidRPr="00B30A26" w:rsidRDefault="00CB4357" w:rsidP="00CB4357">
      <w:pPr>
        <w:rPr>
          <w:lang w:val="es-ES"/>
        </w:rPr>
      </w:pPr>
      <w:del w:id="742" w:author="felipe campo" w:date="2018-07-04T10:55:00Z">
        <w:r w:rsidRPr="00C75938" w:rsidDel="00C75938">
          <w:rPr>
            <w:highlight w:val="green"/>
            <w:lang w:val="es-ES"/>
            <w:rPrChange w:id="743" w:author="felipe campo" w:date="2018-07-04T10:55:00Z">
              <w:rPr>
                <w:lang w:val="es-ES"/>
              </w:rPr>
            </w:rPrChange>
          </w:rPr>
          <w:delText>Módulo para construir la base de conocimiento RCM</w:delText>
        </w:r>
        <w:r w:rsidR="004F6A81" w:rsidRPr="00C75938" w:rsidDel="00C75938">
          <w:rPr>
            <w:highlight w:val="green"/>
            <w:lang w:val="es-ES"/>
            <w:rPrChange w:id="744" w:author="felipe campo" w:date="2018-07-04T10:55:00Z">
              <w:rPr>
                <w:lang w:val="es-ES"/>
              </w:rPr>
            </w:rPrChange>
          </w:rPr>
          <w:fldChar w:fldCharType="begin"/>
        </w:r>
        <w:r w:rsidR="004F6A81" w:rsidRPr="00C75938" w:rsidDel="00C75938">
          <w:rPr>
            <w:highlight w:val="green"/>
            <w:lang w:val="es-ES"/>
            <w:rPrChange w:id="745" w:author="felipe campo" w:date="2018-07-04T10:55:00Z">
              <w:rPr>
                <w:lang w:val="es-ES"/>
              </w:rPr>
            </w:rPrChange>
          </w:rPr>
          <w:delInstrText xml:space="preserve"> XE "</w:delInstrText>
        </w:r>
        <w:r w:rsidR="004F6A81" w:rsidRPr="00C75938" w:rsidDel="00C75938">
          <w:rPr>
            <w:b/>
            <w:szCs w:val="28"/>
            <w:highlight w:val="green"/>
            <w:lang w:val="es-ES"/>
            <w:rPrChange w:id="746" w:author="felipe campo" w:date="2018-07-04T10:55:00Z">
              <w:rPr>
                <w:b/>
                <w:szCs w:val="28"/>
                <w:lang w:val="es-ES"/>
              </w:rPr>
            </w:rPrChange>
          </w:rPr>
          <w:delInstrText>RCM</w:delInstrText>
        </w:r>
        <w:r w:rsidR="004F6A81" w:rsidRPr="00C75938" w:rsidDel="00C75938">
          <w:rPr>
            <w:highlight w:val="green"/>
            <w:lang w:val="es-ES"/>
            <w:rPrChange w:id="747" w:author="felipe campo" w:date="2018-07-04T10:55:00Z">
              <w:rPr>
                <w:lang w:val="es-ES"/>
              </w:rPr>
            </w:rPrChange>
          </w:rPr>
          <w:delInstrText xml:space="preserve">" </w:delInstrText>
        </w:r>
        <w:r w:rsidR="004F6A81" w:rsidRPr="00C75938" w:rsidDel="00C75938">
          <w:rPr>
            <w:highlight w:val="green"/>
            <w:lang w:val="es-ES"/>
            <w:rPrChange w:id="748" w:author="felipe campo" w:date="2018-07-04T10:55:00Z">
              <w:rPr>
                <w:lang w:val="es-ES"/>
              </w:rPr>
            </w:rPrChange>
          </w:rPr>
          <w:fldChar w:fldCharType="end"/>
        </w:r>
        <w:r w:rsidRPr="00C75938" w:rsidDel="00C75938">
          <w:rPr>
            <w:highlight w:val="green"/>
            <w:lang w:val="es-ES"/>
            <w:rPrChange w:id="749" w:author="felipe campo" w:date="2018-07-04T10:55:00Z">
              <w:rPr>
                <w:lang w:val="es-ES"/>
              </w:rPr>
            </w:rPrChange>
          </w:rPr>
          <w:delText xml:space="preserve">. </w:delText>
        </w:r>
      </w:del>
      <w:r w:rsidRPr="00C75938">
        <w:rPr>
          <w:highlight w:val="green"/>
          <w:lang w:val="es-ES"/>
          <w:rPrChange w:id="750" w:author="felipe campo" w:date="2018-07-04T10:55:00Z">
            <w:rPr>
              <w:lang w:val="es-ES"/>
            </w:rPr>
          </w:rPrChange>
        </w:rPr>
        <w:t>El sistema debe permitir visualizar un modo de falla de la jerarquía de la base de conocimiento RCM del grupo de activos.</w:t>
      </w:r>
      <w:r w:rsidRPr="00B30A26">
        <w:rPr>
          <w:lang w:val="es-ES"/>
        </w:rPr>
        <w:t xml:space="preserve"> </w:t>
      </w:r>
    </w:p>
    <w:p w14:paraId="314E2CF8" w14:textId="77777777" w:rsidR="00CB4357" w:rsidRPr="00B30A26" w:rsidRDefault="00CB4357" w:rsidP="00CB4357">
      <w:pPr>
        <w:rPr>
          <w:lang w:val="es-ES"/>
        </w:rPr>
      </w:pPr>
    </w:p>
    <w:p w14:paraId="1F1FF8BE" w14:textId="72234E47" w:rsidR="00CB4357" w:rsidRPr="00B30A26" w:rsidRDefault="00CB4357" w:rsidP="00A24C1A">
      <w:pPr>
        <w:pStyle w:val="Heading6"/>
        <w:rPr>
          <w:lang w:val="es-ES"/>
        </w:rPr>
      </w:pPr>
      <w:r w:rsidRPr="00B30A26">
        <w:rPr>
          <w:lang w:val="es-ES"/>
        </w:rPr>
        <w:t xml:space="preserve">RFRCM – 012 </w:t>
      </w:r>
      <w:del w:id="751" w:author="felipe campo" w:date="2018-07-04T10:55:00Z">
        <w:r w:rsidRPr="00B30A26" w:rsidDel="00C75938">
          <w:rPr>
            <w:lang w:val="es-ES"/>
          </w:rPr>
          <w:delText>– MÓDULO RCM</w:delText>
        </w:r>
        <w:r w:rsidR="004F6A81" w:rsidRPr="00B30A26" w:rsidDel="00C75938">
          <w:rPr>
            <w:lang w:val="es-ES"/>
          </w:rPr>
          <w:fldChar w:fldCharType="begin"/>
        </w:r>
        <w:r w:rsidR="004F6A81" w:rsidRPr="00B30A26" w:rsidDel="00C75938">
          <w:rPr>
            <w:lang w:val="es-ES"/>
          </w:rPr>
          <w:delInstrText xml:space="preserve"> XE "</w:delInstrText>
        </w:r>
        <w:r w:rsidR="004F6A81" w:rsidRPr="00B30A26" w:rsidDel="00C75938">
          <w:rPr>
            <w:b/>
            <w:szCs w:val="28"/>
            <w:lang w:val="es-ES"/>
          </w:rPr>
          <w:delInstrText>RCM</w:delInstrText>
        </w:r>
        <w:r w:rsidR="004F6A81" w:rsidRPr="00B30A26" w:rsidDel="00C75938">
          <w:rPr>
            <w:lang w:val="es-ES"/>
          </w:rPr>
          <w:delInstrText xml:space="preserve">" </w:delInstrText>
        </w:r>
        <w:r w:rsidR="004F6A81" w:rsidRPr="00B30A26" w:rsidDel="00C75938">
          <w:rPr>
            <w:lang w:val="es-ES"/>
          </w:rPr>
          <w:fldChar w:fldCharType="end"/>
        </w:r>
        <w:r w:rsidRPr="00B30A26" w:rsidDel="00C75938">
          <w:rPr>
            <w:lang w:val="es-ES"/>
          </w:rPr>
          <w:delText xml:space="preserve"> / </w:delText>
        </w:r>
      </w:del>
      <w:r w:rsidRPr="00B30A26">
        <w:rPr>
          <w:lang w:val="es-ES"/>
        </w:rPr>
        <w:t xml:space="preserve">ACCEDER AL MÓDULO RCM </w:t>
      </w:r>
    </w:p>
    <w:p w14:paraId="289651EA" w14:textId="1603E31A" w:rsidR="00CB4357" w:rsidRPr="00B30A26" w:rsidRDefault="00CB4357" w:rsidP="00CB4357">
      <w:pPr>
        <w:rPr>
          <w:lang w:val="es-ES"/>
        </w:rPr>
      </w:pPr>
      <w:del w:id="752" w:author="felipe campo" w:date="2018-07-04T10:55:00Z">
        <w:r w:rsidRPr="00FD2FD3" w:rsidDel="00C75938">
          <w:rPr>
            <w:highlight w:val="green"/>
            <w:lang w:val="es-ES"/>
            <w:rPrChange w:id="753" w:author="felipe campo" w:date="2018-07-04T10:58:00Z">
              <w:rPr>
                <w:lang w:val="es-ES"/>
              </w:rPr>
            </w:rPrChange>
          </w:rPr>
          <w:delText>Módulo RCM</w:delText>
        </w:r>
        <w:r w:rsidR="004F6A81" w:rsidRPr="00FD2FD3" w:rsidDel="00C75938">
          <w:rPr>
            <w:highlight w:val="green"/>
            <w:lang w:val="es-ES"/>
            <w:rPrChange w:id="754" w:author="felipe campo" w:date="2018-07-04T10:58:00Z">
              <w:rPr>
                <w:lang w:val="es-ES"/>
              </w:rPr>
            </w:rPrChange>
          </w:rPr>
          <w:fldChar w:fldCharType="begin"/>
        </w:r>
        <w:r w:rsidR="004F6A81" w:rsidRPr="00FD2FD3" w:rsidDel="00C75938">
          <w:rPr>
            <w:highlight w:val="green"/>
            <w:lang w:val="es-ES"/>
            <w:rPrChange w:id="755" w:author="felipe campo" w:date="2018-07-04T10:58:00Z">
              <w:rPr>
                <w:lang w:val="es-ES"/>
              </w:rPr>
            </w:rPrChange>
          </w:rPr>
          <w:delInstrText xml:space="preserve"> XE "</w:delInstrText>
        </w:r>
        <w:r w:rsidR="004F6A81" w:rsidRPr="00FD2FD3" w:rsidDel="00C75938">
          <w:rPr>
            <w:b/>
            <w:szCs w:val="28"/>
            <w:highlight w:val="green"/>
            <w:lang w:val="es-ES"/>
            <w:rPrChange w:id="756" w:author="felipe campo" w:date="2018-07-04T10:58:00Z">
              <w:rPr>
                <w:b/>
                <w:szCs w:val="28"/>
                <w:lang w:val="es-ES"/>
              </w:rPr>
            </w:rPrChange>
          </w:rPr>
          <w:delInstrText>RCM</w:delInstrText>
        </w:r>
        <w:r w:rsidR="004F6A81" w:rsidRPr="00FD2FD3" w:rsidDel="00C75938">
          <w:rPr>
            <w:highlight w:val="green"/>
            <w:lang w:val="es-ES"/>
            <w:rPrChange w:id="757" w:author="felipe campo" w:date="2018-07-04T10:58:00Z">
              <w:rPr>
                <w:lang w:val="es-ES"/>
              </w:rPr>
            </w:rPrChange>
          </w:rPr>
          <w:delInstrText xml:space="preserve">" </w:delInstrText>
        </w:r>
        <w:r w:rsidR="004F6A81" w:rsidRPr="00FD2FD3" w:rsidDel="00C75938">
          <w:rPr>
            <w:highlight w:val="green"/>
            <w:lang w:val="es-ES"/>
            <w:rPrChange w:id="758" w:author="felipe campo" w:date="2018-07-04T10:58:00Z">
              <w:rPr>
                <w:lang w:val="es-ES"/>
              </w:rPr>
            </w:rPrChange>
          </w:rPr>
          <w:fldChar w:fldCharType="end"/>
        </w:r>
        <w:r w:rsidRPr="00FD2FD3" w:rsidDel="00C75938">
          <w:rPr>
            <w:highlight w:val="green"/>
            <w:lang w:val="es-ES"/>
            <w:rPrChange w:id="759" w:author="felipe campo" w:date="2018-07-04T10:58:00Z">
              <w:rPr>
                <w:lang w:val="es-ES"/>
              </w:rPr>
            </w:rPrChange>
          </w:rPr>
          <w:delText xml:space="preserve">. </w:delText>
        </w:r>
      </w:del>
      <w:r w:rsidRPr="00FD2FD3">
        <w:rPr>
          <w:highlight w:val="green"/>
          <w:lang w:val="es-ES"/>
          <w:rPrChange w:id="760" w:author="felipe campo" w:date="2018-07-04T10:58:00Z">
            <w:rPr>
              <w:lang w:val="es-ES"/>
            </w:rPr>
          </w:rPrChange>
        </w:rPr>
        <w:t xml:space="preserve">El sistema debe permitir acceder al módulo de RCM a partir de una orden de trabajo </w:t>
      </w:r>
      <w:del w:id="761" w:author="felipe campo" w:date="2018-07-04T10:57:00Z">
        <w:r w:rsidR="00CF3917" w:rsidRPr="00FD2FD3" w:rsidDel="00FD2FD3">
          <w:rPr>
            <w:highlight w:val="green"/>
            <w:lang w:val="es-ES"/>
            <w:rPrChange w:id="762" w:author="felipe campo" w:date="2018-07-04T10:58:00Z">
              <w:rPr>
                <w:lang w:val="es-ES"/>
              </w:rPr>
            </w:rPrChange>
          </w:rPr>
          <w:delText>o</w:delText>
        </w:r>
        <w:r w:rsidRPr="00FD2FD3" w:rsidDel="00FD2FD3">
          <w:rPr>
            <w:highlight w:val="green"/>
            <w:lang w:val="es-ES"/>
            <w:rPrChange w:id="763" w:author="felipe campo" w:date="2018-07-04T10:58:00Z">
              <w:rPr>
                <w:lang w:val="es-ES"/>
              </w:rPr>
            </w:rPrChange>
          </w:rPr>
          <w:delText xml:space="preserve"> </w:delText>
        </w:r>
      </w:del>
      <w:r w:rsidRPr="00FD2FD3">
        <w:rPr>
          <w:highlight w:val="green"/>
          <w:lang w:val="es-ES"/>
          <w:rPrChange w:id="764" w:author="felipe campo" w:date="2018-07-04T10:58:00Z">
            <w:rPr>
              <w:lang w:val="es-ES"/>
            </w:rPr>
          </w:rPrChange>
        </w:rPr>
        <w:t>desde el administrador de paradas de los activos.</w:t>
      </w:r>
      <w:r w:rsidRPr="00B30A26">
        <w:rPr>
          <w:lang w:val="es-ES"/>
        </w:rPr>
        <w:t xml:space="preserve"> </w:t>
      </w:r>
    </w:p>
    <w:p w14:paraId="29D13D06" w14:textId="77777777" w:rsidR="00CB4357" w:rsidRPr="00B30A26" w:rsidRDefault="00CB4357" w:rsidP="00CB4357">
      <w:pPr>
        <w:rPr>
          <w:lang w:val="es-ES"/>
        </w:rPr>
      </w:pPr>
    </w:p>
    <w:p w14:paraId="5B1EDFCD" w14:textId="7D3C1A90" w:rsidR="00CB4357" w:rsidRPr="00B30A26" w:rsidRDefault="00CB4357" w:rsidP="00A24C1A">
      <w:pPr>
        <w:pStyle w:val="Heading6"/>
        <w:rPr>
          <w:lang w:val="es-ES"/>
        </w:rPr>
      </w:pPr>
      <w:r w:rsidRPr="00B30A26">
        <w:rPr>
          <w:lang w:val="es-ES"/>
        </w:rPr>
        <w:t xml:space="preserve">RFRCM – 013 </w:t>
      </w:r>
      <w:del w:id="765" w:author="felipe campo" w:date="2018-07-04T10:55:00Z">
        <w:r w:rsidRPr="00B30A26" w:rsidDel="00C75938">
          <w:rPr>
            <w:lang w:val="es-ES"/>
          </w:rPr>
          <w:delText>– MÓDULO RCM</w:delText>
        </w:r>
        <w:r w:rsidR="004F6A81" w:rsidRPr="00B30A26" w:rsidDel="00C75938">
          <w:rPr>
            <w:lang w:val="es-ES"/>
          </w:rPr>
          <w:fldChar w:fldCharType="begin"/>
        </w:r>
        <w:r w:rsidR="004F6A81" w:rsidRPr="00B30A26" w:rsidDel="00C75938">
          <w:rPr>
            <w:lang w:val="es-ES"/>
          </w:rPr>
          <w:delInstrText xml:space="preserve"> XE "</w:delInstrText>
        </w:r>
        <w:r w:rsidR="004F6A81" w:rsidRPr="00B30A26" w:rsidDel="00C75938">
          <w:rPr>
            <w:b/>
            <w:szCs w:val="28"/>
            <w:lang w:val="es-ES"/>
          </w:rPr>
          <w:delInstrText>RCM</w:delInstrText>
        </w:r>
        <w:r w:rsidR="004F6A81" w:rsidRPr="00B30A26" w:rsidDel="00C75938">
          <w:rPr>
            <w:lang w:val="es-ES"/>
          </w:rPr>
          <w:delInstrText xml:space="preserve">" </w:delInstrText>
        </w:r>
        <w:r w:rsidR="004F6A81" w:rsidRPr="00B30A26" w:rsidDel="00C75938">
          <w:rPr>
            <w:lang w:val="es-ES"/>
          </w:rPr>
          <w:fldChar w:fldCharType="end"/>
        </w:r>
        <w:r w:rsidRPr="00B30A26" w:rsidDel="00C75938">
          <w:rPr>
            <w:lang w:val="es-ES"/>
          </w:rPr>
          <w:delText xml:space="preserve"> / </w:delText>
        </w:r>
      </w:del>
      <w:r w:rsidRPr="00B30A26">
        <w:rPr>
          <w:lang w:val="es-ES"/>
        </w:rPr>
        <w:t xml:space="preserve">VERIFICAR Y/O ELIMINAR LA SELECCIÓN DEL MODO DE FALLA </w:t>
      </w:r>
    </w:p>
    <w:p w14:paraId="4A7CA665" w14:textId="6260E753" w:rsidR="00CB4357" w:rsidRPr="00B30A26" w:rsidRDefault="00CB4357" w:rsidP="00CB4357">
      <w:pPr>
        <w:rPr>
          <w:lang w:val="es-ES"/>
        </w:rPr>
      </w:pPr>
      <w:del w:id="766" w:author="felipe campo" w:date="2018-07-04T10:56:00Z">
        <w:r w:rsidRPr="00FD2FD3" w:rsidDel="00C75938">
          <w:rPr>
            <w:highlight w:val="green"/>
            <w:lang w:val="es-ES"/>
            <w:rPrChange w:id="767" w:author="felipe campo" w:date="2018-07-04T10:58:00Z">
              <w:rPr>
                <w:lang w:val="es-ES"/>
              </w:rPr>
            </w:rPrChange>
          </w:rPr>
          <w:delText>Módulo RCM</w:delText>
        </w:r>
        <w:r w:rsidR="004F6A81" w:rsidRPr="00FD2FD3" w:rsidDel="00C75938">
          <w:rPr>
            <w:highlight w:val="green"/>
            <w:lang w:val="es-ES"/>
            <w:rPrChange w:id="768" w:author="felipe campo" w:date="2018-07-04T10:58:00Z">
              <w:rPr>
                <w:lang w:val="es-ES"/>
              </w:rPr>
            </w:rPrChange>
          </w:rPr>
          <w:fldChar w:fldCharType="begin"/>
        </w:r>
        <w:r w:rsidR="004F6A81" w:rsidRPr="00FD2FD3" w:rsidDel="00C75938">
          <w:rPr>
            <w:highlight w:val="green"/>
            <w:lang w:val="es-ES"/>
            <w:rPrChange w:id="769" w:author="felipe campo" w:date="2018-07-04T10:58:00Z">
              <w:rPr>
                <w:lang w:val="es-ES"/>
              </w:rPr>
            </w:rPrChange>
          </w:rPr>
          <w:delInstrText xml:space="preserve"> XE "</w:delInstrText>
        </w:r>
        <w:r w:rsidR="004F6A81" w:rsidRPr="00FD2FD3" w:rsidDel="00C75938">
          <w:rPr>
            <w:b/>
            <w:szCs w:val="28"/>
            <w:highlight w:val="green"/>
            <w:lang w:val="es-ES"/>
            <w:rPrChange w:id="770" w:author="felipe campo" w:date="2018-07-04T10:58:00Z">
              <w:rPr>
                <w:b/>
                <w:szCs w:val="28"/>
                <w:lang w:val="es-ES"/>
              </w:rPr>
            </w:rPrChange>
          </w:rPr>
          <w:delInstrText>RCM</w:delInstrText>
        </w:r>
        <w:r w:rsidR="004F6A81" w:rsidRPr="00FD2FD3" w:rsidDel="00C75938">
          <w:rPr>
            <w:highlight w:val="green"/>
            <w:lang w:val="es-ES"/>
            <w:rPrChange w:id="771" w:author="felipe campo" w:date="2018-07-04T10:58:00Z">
              <w:rPr>
                <w:lang w:val="es-ES"/>
              </w:rPr>
            </w:rPrChange>
          </w:rPr>
          <w:delInstrText xml:space="preserve">" </w:delInstrText>
        </w:r>
        <w:r w:rsidR="004F6A81" w:rsidRPr="00FD2FD3" w:rsidDel="00C75938">
          <w:rPr>
            <w:highlight w:val="green"/>
            <w:lang w:val="es-ES"/>
            <w:rPrChange w:id="772" w:author="felipe campo" w:date="2018-07-04T10:58:00Z">
              <w:rPr>
                <w:lang w:val="es-ES"/>
              </w:rPr>
            </w:rPrChange>
          </w:rPr>
          <w:fldChar w:fldCharType="end"/>
        </w:r>
        <w:r w:rsidRPr="00FD2FD3" w:rsidDel="00C75938">
          <w:rPr>
            <w:highlight w:val="green"/>
            <w:lang w:val="es-ES"/>
            <w:rPrChange w:id="773" w:author="felipe campo" w:date="2018-07-04T10:58:00Z">
              <w:rPr>
                <w:lang w:val="es-ES"/>
              </w:rPr>
            </w:rPrChange>
          </w:rPr>
          <w:delText xml:space="preserve">. </w:delText>
        </w:r>
      </w:del>
      <w:r w:rsidRPr="00FD2FD3">
        <w:rPr>
          <w:highlight w:val="green"/>
          <w:lang w:val="es-ES"/>
          <w:rPrChange w:id="774" w:author="felipe campo" w:date="2018-07-04T10:58:00Z">
            <w:rPr>
              <w:lang w:val="es-ES"/>
            </w:rPr>
          </w:rPrChange>
        </w:rPr>
        <w:t>El sistema debe permitir remover los modos de falla seleccionados.</w:t>
      </w:r>
      <w:r w:rsidRPr="00B30A26">
        <w:rPr>
          <w:lang w:val="es-ES"/>
        </w:rPr>
        <w:t xml:space="preserve"> </w:t>
      </w:r>
    </w:p>
    <w:p w14:paraId="2B085240" w14:textId="77777777" w:rsidR="00CB4357" w:rsidRPr="00B30A26" w:rsidRDefault="00CB4357" w:rsidP="00CB4357">
      <w:pPr>
        <w:rPr>
          <w:lang w:val="es-ES"/>
        </w:rPr>
      </w:pPr>
    </w:p>
    <w:p w14:paraId="794827C1" w14:textId="3267F7AA" w:rsidR="00CB4357" w:rsidRPr="00B30A26" w:rsidRDefault="00CB4357" w:rsidP="00A24C1A">
      <w:pPr>
        <w:pStyle w:val="Heading6"/>
        <w:rPr>
          <w:lang w:val="es-ES"/>
        </w:rPr>
      </w:pPr>
      <w:r w:rsidRPr="00B30A26">
        <w:rPr>
          <w:lang w:val="es-ES"/>
        </w:rPr>
        <w:t xml:space="preserve">RFRCM – 014 </w:t>
      </w:r>
      <w:del w:id="775" w:author="felipe campo" w:date="2018-07-04T10:56:00Z">
        <w:r w:rsidRPr="00B30A26" w:rsidDel="00C75938">
          <w:rPr>
            <w:lang w:val="es-ES"/>
          </w:rPr>
          <w:delText>– MÓDULO RCM</w:delText>
        </w:r>
        <w:r w:rsidR="004F6A81" w:rsidRPr="00B30A26" w:rsidDel="00C75938">
          <w:rPr>
            <w:lang w:val="es-ES"/>
          </w:rPr>
          <w:fldChar w:fldCharType="begin"/>
        </w:r>
        <w:r w:rsidR="004F6A81" w:rsidRPr="00B30A26" w:rsidDel="00C75938">
          <w:rPr>
            <w:lang w:val="es-ES"/>
          </w:rPr>
          <w:delInstrText xml:space="preserve"> XE "</w:delInstrText>
        </w:r>
        <w:r w:rsidR="004F6A81" w:rsidRPr="00B30A26" w:rsidDel="00C75938">
          <w:rPr>
            <w:b/>
            <w:szCs w:val="28"/>
            <w:lang w:val="es-ES"/>
          </w:rPr>
          <w:delInstrText>RCM</w:delInstrText>
        </w:r>
        <w:r w:rsidR="004F6A81" w:rsidRPr="00B30A26" w:rsidDel="00C75938">
          <w:rPr>
            <w:lang w:val="es-ES"/>
          </w:rPr>
          <w:delInstrText xml:space="preserve">" </w:delInstrText>
        </w:r>
        <w:r w:rsidR="004F6A81" w:rsidRPr="00B30A26" w:rsidDel="00C75938">
          <w:rPr>
            <w:lang w:val="es-ES"/>
          </w:rPr>
          <w:fldChar w:fldCharType="end"/>
        </w:r>
        <w:r w:rsidRPr="00B30A26" w:rsidDel="00C75938">
          <w:rPr>
            <w:lang w:val="es-ES"/>
          </w:rPr>
          <w:delText xml:space="preserve"> / </w:delText>
        </w:r>
      </w:del>
      <w:r w:rsidRPr="00B30A26">
        <w:rPr>
          <w:lang w:val="es-ES"/>
        </w:rPr>
        <w:t xml:space="preserve">SELECCIONAR NUMERACIÓN SIMPLE O COMPLEJA DE LA JERAQUÍA </w:t>
      </w:r>
    </w:p>
    <w:p w14:paraId="602A1464" w14:textId="04468226" w:rsidR="00CB4357" w:rsidDel="00FD2FD3" w:rsidRDefault="00CB4357" w:rsidP="00CB4357">
      <w:pPr>
        <w:rPr>
          <w:del w:id="776" w:author="felipe campo" w:date="2018-07-04T10:59:00Z"/>
          <w:lang w:val="es-ES"/>
        </w:rPr>
      </w:pPr>
      <w:del w:id="777" w:author="felipe campo" w:date="2018-07-04T10:56:00Z">
        <w:r w:rsidRPr="00FD2FD3" w:rsidDel="00C75938">
          <w:rPr>
            <w:highlight w:val="green"/>
            <w:lang w:val="es-ES"/>
            <w:rPrChange w:id="778" w:author="felipe campo" w:date="2018-07-04T10:58:00Z">
              <w:rPr>
                <w:lang w:val="es-ES"/>
              </w:rPr>
            </w:rPrChange>
          </w:rPr>
          <w:delText>Módulo RCM</w:delText>
        </w:r>
        <w:r w:rsidR="004F6A81" w:rsidRPr="00FD2FD3" w:rsidDel="00C75938">
          <w:rPr>
            <w:highlight w:val="green"/>
            <w:lang w:val="es-ES"/>
            <w:rPrChange w:id="779" w:author="felipe campo" w:date="2018-07-04T10:58:00Z">
              <w:rPr>
                <w:lang w:val="es-ES"/>
              </w:rPr>
            </w:rPrChange>
          </w:rPr>
          <w:fldChar w:fldCharType="begin"/>
        </w:r>
        <w:r w:rsidR="004F6A81" w:rsidRPr="00FD2FD3" w:rsidDel="00C75938">
          <w:rPr>
            <w:highlight w:val="green"/>
            <w:lang w:val="es-ES"/>
            <w:rPrChange w:id="780" w:author="felipe campo" w:date="2018-07-04T10:58:00Z">
              <w:rPr>
                <w:lang w:val="es-ES"/>
              </w:rPr>
            </w:rPrChange>
          </w:rPr>
          <w:delInstrText xml:space="preserve"> XE "</w:delInstrText>
        </w:r>
        <w:r w:rsidR="004F6A81" w:rsidRPr="00FD2FD3" w:rsidDel="00C75938">
          <w:rPr>
            <w:b/>
            <w:szCs w:val="28"/>
            <w:highlight w:val="green"/>
            <w:lang w:val="es-ES"/>
            <w:rPrChange w:id="781" w:author="felipe campo" w:date="2018-07-04T10:58:00Z">
              <w:rPr>
                <w:b/>
                <w:szCs w:val="28"/>
                <w:lang w:val="es-ES"/>
              </w:rPr>
            </w:rPrChange>
          </w:rPr>
          <w:delInstrText>RCM</w:delInstrText>
        </w:r>
        <w:r w:rsidR="004F6A81" w:rsidRPr="00FD2FD3" w:rsidDel="00C75938">
          <w:rPr>
            <w:highlight w:val="green"/>
            <w:lang w:val="es-ES"/>
            <w:rPrChange w:id="782" w:author="felipe campo" w:date="2018-07-04T10:58:00Z">
              <w:rPr>
                <w:lang w:val="es-ES"/>
              </w:rPr>
            </w:rPrChange>
          </w:rPr>
          <w:delInstrText xml:space="preserve">" </w:delInstrText>
        </w:r>
        <w:r w:rsidR="004F6A81" w:rsidRPr="00FD2FD3" w:rsidDel="00C75938">
          <w:rPr>
            <w:highlight w:val="green"/>
            <w:lang w:val="es-ES"/>
            <w:rPrChange w:id="783" w:author="felipe campo" w:date="2018-07-04T10:58:00Z">
              <w:rPr>
                <w:lang w:val="es-ES"/>
              </w:rPr>
            </w:rPrChange>
          </w:rPr>
          <w:fldChar w:fldCharType="end"/>
        </w:r>
        <w:r w:rsidRPr="00FD2FD3" w:rsidDel="00C75938">
          <w:rPr>
            <w:highlight w:val="green"/>
            <w:lang w:val="es-ES"/>
            <w:rPrChange w:id="784" w:author="felipe campo" w:date="2018-07-04T10:58:00Z">
              <w:rPr>
                <w:lang w:val="es-ES"/>
              </w:rPr>
            </w:rPrChange>
          </w:rPr>
          <w:delText xml:space="preserve">. </w:delText>
        </w:r>
      </w:del>
      <w:r w:rsidRPr="00FD2FD3">
        <w:rPr>
          <w:highlight w:val="green"/>
          <w:lang w:val="es-ES"/>
          <w:rPrChange w:id="785" w:author="felipe campo" w:date="2018-07-04T10:58:00Z">
            <w:rPr>
              <w:lang w:val="es-ES"/>
            </w:rPr>
          </w:rPrChange>
        </w:rPr>
        <w:t>El sistema debe permitir cambiar el tipo de numeración.</w:t>
      </w:r>
      <w:r w:rsidRPr="00B30A26">
        <w:rPr>
          <w:lang w:val="es-ES"/>
        </w:rPr>
        <w:t xml:space="preserve"> </w:t>
      </w:r>
    </w:p>
    <w:p w14:paraId="457E1B76" w14:textId="77777777" w:rsidR="00FD2FD3" w:rsidRPr="00B30A26" w:rsidRDefault="00FD2FD3" w:rsidP="00CB4357">
      <w:pPr>
        <w:rPr>
          <w:ins w:id="786" w:author="felipe campo" w:date="2018-07-04T10:59:00Z"/>
          <w:lang w:val="es-ES"/>
        </w:rPr>
      </w:pPr>
    </w:p>
    <w:p w14:paraId="495D3524" w14:textId="77777777" w:rsidR="00CB4357" w:rsidRPr="00B30A26" w:rsidDel="00FD2FD3" w:rsidRDefault="00CB4357" w:rsidP="00CB4357">
      <w:pPr>
        <w:rPr>
          <w:del w:id="787" w:author="felipe campo" w:date="2018-07-04T10:59:00Z"/>
          <w:lang w:val="es-ES"/>
        </w:rPr>
      </w:pPr>
    </w:p>
    <w:p w14:paraId="17CC86BD" w14:textId="194F9C10" w:rsidR="00CB4357" w:rsidRPr="00B30A26" w:rsidDel="00FD2FD3" w:rsidRDefault="00CB4357" w:rsidP="00A24C1A">
      <w:pPr>
        <w:pStyle w:val="Heading6"/>
        <w:rPr>
          <w:del w:id="788" w:author="felipe campo" w:date="2018-07-04T10:59:00Z"/>
          <w:lang w:val="es-ES"/>
        </w:rPr>
      </w:pPr>
      <w:del w:id="789" w:author="felipe campo" w:date="2018-07-04T10:59:00Z">
        <w:r w:rsidRPr="00B30A26" w:rsidDel="00FD2FD3">
          <w:rPr>
            <w:lang w:val="es-ES"/>
          </w:rPr>
          <w:delText>RFRCM – 015 – MÓDULO RCM</w:delText>
        </w:r>
        <w:r w:rsidR="004F6A81" w:rsidRPr="00B30A26" w:rsidDel="00FD2FD3">
          <w:rPr>
            <w:lang w:val="es-ES"/>
          </w:rPr>
          <w:fldChar w:fldCharType="begin"/>
        </w:r>
        <w:r w:rsidR="004F6A81" w:rsidRPr="00B30A26" w:rsidDel="00FD2FD3">
          <w:rPr>
            <w:lang w:val="es-ES"/>
          </w:rPr>
          <w:delInstrText xml:space="preserve"> XE "</w:delInstrText>
        </w:r>
        <w:r w:rsidR="004F6A81" w:rsidRPr="00B30A26" w:rsidDel="00FD2FD3">
          <w:rPr>
            <w:b/>
            <w:szCs w:val="28"/>
            <w:lang w:val="es-ES"/>
          </w:rPr>
          <w:delInstrText>RCM</w:delInstrText>
        </w:r>
        <w:r w:rsidR="004F6A81" w:rsidRPr="00B30A26" w:rsidDel="00FD2FD3">
          <w:rPr>
            <w:lang w:val="es-ES"/>
          </w:rPr>
          <w:delInstrText xml:space="preserve">" </w:delInstrText>
        </w:r>
        <w:r w:rsidR="004F6A81" w:rsidRPr="00B30A26" w:rsidDel="00FD2FD3">
          <w:rPr>
            <w:lang w:val="es-ES"/>
          </w:rPr>
          <w:fldChar w:fldCharType="end"/>
        </w:r>
        <w:r w:rsidRPr="00B30A26" w:rsidDel="00FD2FD3">
          <w:rPr>
            <w:lang w:val="es-ES"/>
          </w:rPr>
          <w:delText xml:space="preserve"> / SELECCIONAR NUMERACIÓN SIMPLE O COMPLEJA DE LA JERAQUÍA </w:delText>
        </w:r>
      </w:del>
    </w:p>
    <w:p w14:paraId="1C59C047" w14:textId="38BAC540" w:rsidR="00CB4357" w:rsidRPr="00B30A26" w:rsidDel="00FD2FD3" w:rsidRDefault="00CB4357" w:rsidP="00CB4357">
      <w:pPr>
        <w:rPr>
          <w:del w:id="790" w:author="felipe campo" w:date="2018-07-04T10:59:00Z"/>
          <w:lang w:val="es-ES"/>
        </w:rPr>
      </w:pPr>
      <w:del w:id="791" w:author="felipe campo" w:date="2018-07-04T10:59:00Z">
        <w:r w:rsidRPr="00B30A26" w:rsidDel="00FD2FD3">
          <w:rPr>
            <w:lang w:val="es-ES"/>
          </w:rPr>
          <w:delText>Módulo RCM</w:delText>
        </w:r>
        <w:r w:rsidR="004F6A81" w:rsidRPr="00B30A26" w:rsidDel="00FD2FD3">
          <w:rPr>
            <w:lang w:val="es-ES"/>
          </w:rPr>
          <w:fldChar w:fldCharType="begin"/>
        </w:r>
        <w:r w:rsidR="004F6A81" w:rsidRPr="00B30A26" w:rsidDel="00FD2FD3">
          <w:rPr>
            <w:lang w:val="es-ES"/>
          </w:rPr>
          <w:delInstrText xml:space="preserve"> XE "</w:delInstrText>
        </w:r>
        <w:r w:rsidR="004F6A81" w:rsidRPr="00B30A26" w:rsidDel="00FD2FD3">
          <w:rPr>
            <w:b/>
            <w:szCs w:val="28"/>
            <w:lang w:val="es-ES"/>
          </w:rPr>
          <w:delInstrText>RCM</w:delInstrText>
        </w:r>
        <w:r w:rsidR="004F6A81" w:rsidRPr="00B30A26" w:rsidDel="00FD2FD3">
          <w:rPr>
            <w:lang w:val="es-ES"/>
          </w:rPr>
          <w:delInstrText xml:space="preserve">" </w:delInstrText>
        </w:r>
        <w:r w:rsidR="004F6A81" w:rsidRPr="00B30A26" w:rsidDel="00FD2FD3">
          <w:rPr>
            <w:lang w:val="es-ES"/>
          </w:rPr>
          <w:fldChar w:fldCharType="end"/>
        </w:r>
        <w:r w:rsidRPr="00B30A26" w:rsidDel="00FD2FD3">
          <w:rPr>
            <w:lang w:val="es-ES"/>
          </w:rPr>
          <w:delText xml:space="preserve">. El sistema debe permitir cambiar el tipo de numeración. </w:delText>
        </w:r>
      </w:del>
    </w:p>
    <w:p w14:paraId="3A321F70" w14:textId="77777777" w:rsidR="00CB4357" w:rsidRPr="00B30A26" w:rsidRDefault="00CB4357" w:rsidP="00CB4357">
      <w:pPr>
        <w:rPr>
          <w:lang w:val="es-ES"/>
        </w:rPr>
      </w:pPr>
    </w:p>
    <w:p w14:paraId="2FECD5A5" w14:textId="7D400E83" w:rsidR="00CB4357" w:rsidRPr="00B30A26" w:rsidRDefault="00CB4357" w:rsidP="00A24C1A">
      <w:pPr>
        <w:pStyle w:val="Heading6"/>
        <w:rPr>
          <w:lang w:val="es-ES"/>
        </w:rPr>
      </w:pPr>
      <w:r w:rsidRPr="00B30A26">
        <w:rPr>
          <w:lang w:val="es-ES"/>
        </w:rPr>
        <w:t>RFRCM – 016</w:t>
      </w:r>
      <w:ins w:id="792" w:author="felipe campo" w:date="2018-07-04T10:59:00Z">
        <w:r w:rsidR="00FD2FD3">
          <w:rPr>
            <w:lang w:val="es-ES"/>
          </w:rPr>
          <w:t xml:space="preserve"> </w:t>
        </w:r>
      </w:ins>
      <w:del w:id="793" w:author="felipe campo" w:date="2018-07-04T10:59:00Z">
        <w:r w:rsidRPr="00B30A26" w:rsidDel="00FD2FD3">
          <w:rPr>
            <w:lang w:val="es-ES"/>
          </w:rPr>
          <w:delText xml:space="preserve"> – MÓDULO RCM</w:delText>
        </w:r>
        <w:r w:rsidR="004F6A81" w:rsidRPr="00B30A26" w:rsidDel="00FD2FD3">
          <w:rPr>
            <w:lang w:val="es-ES"/>
          </w:rPr>
          <w:fldChar w:fldCharType="begin"/>
        </w:r>
        <w:r w:rsidR="004F6A81" w:rsidRPr="00B30A26" w:rsidDel="00FD2FD3">
          <w:rPr>
            <w:lang w:val="es-ES"/>
          </w:rPr>
          <w:delInstrText xml:space="preserve"> XE "</w:delInstrText>
        </w:r>
        <w:r w:rsidR="004F6A81" w:rsidRPr="00B30A26" w:rsidDel="00FD2FD3">
          <w:rPr>
            <w:b/>
            <w:szCs w:val="28"/>
            <w:lang w:val="es-ES"/>
          </w:rPr>
          <w:delInstrText>RCM</w:delInstrText>
        </w:r>
        <w:r w:rsidR="004F6A81" w:rsidRPr="00B30A26" w:rsidDel="00FD2FD3">
          <w:rPr>
            <w:lang w:val="es-ES"/>
          </w:rPr>
          <w:delInstrText xml:space="preserve">" </w:delInstrText>
        </w:r>
        <w:r w:rsidR="004F6A81" w:rsidRPr="00B30A26" w:rsidDel="00FD2FD3">
          <w:rPr>
            <w:lang w:val="es-ES"/>
          </w:rPr>
          <w:fldChar w:fldCharType="end"/>
        </w:r>
        <w:r w:rsidRPr="00B30A26" w:rsidDel="00FD2FD3">
          <w:rPr>
            <w:lang w:val="es-ES"/>
          </w:rPr>
          <w:delText xml:space="preserve"> / </w:delText>
        </w:r>
      </w:del>
      <w:r w:rsidRPr="00B30A26">
        <w:rPr>
          <w:lang w:val="es-ES"/>
        </w:rPr>
        <w:t xml:space="preserve">SUGERIR UNA ACTUALIZACIÓN DE CONOCIMIENTO (AGREGAR, </w:t>
      </w:r>
      <w:del w:id="794" w:author="felipe campo" w:date="2018-07-04T11:13:00Z">
        <w:r w:rsidRPr="00B30A26" w:rsidDel="00515FE7">
          <w:rPr>
            <w:lang w:val="es-ES"/>
          </w:rPr>
          <w:delText>MODIFICAR O</w:delText>
        </w:r>
      </w:del>
      <w:r w:rsidRPr="00B30A26">
        <w:rPr>
          <w:lang w:val="es-ES"/>
        </w:rPr>
        <w:t xml:space="preserve"> ELIMINAR) DE UN NODO (DIFERENTE A UN MODO DE FALLA) </w:t>
      </w:r>
    </w:p>
    <w:p w14:paraId="2BCCD922" w14:textId="21D5FC88" w:rsidR="00CB4357" w:rsidRPr="00B30A26" w:rsidRDefault="00CB4357" w:rsidP="00CB4357">
      <w:pPr>
        <w:rPr>
          <w:lang w:val="es-ES"/>
        </w:rPr>
      </w:pPr>
      <w:del w:id="795" w:author="felipe campo" w:date="2018-07-04T10:59:00Z">
        <w:r w:rsidRPr="00FD2FD3" w:rsidDel="00FD2FD3">
          <w:rPr>
            <w:highlight w:val="green"/>
            <w:lang w:val="es-ES"/>
            <w:rPrChange w:id="796" w:author="felipe campo" w:date="2018-07-04T10:59:00Z">
              <w:rPr>
                <w:lang w:val="es-ES"/>
              </w:rPr>
            </w:rPrChange>
          </w:rPr>
          <w:delText>Módulo RCM</w:delText>
        </w:r>
        <w:r w:rsidR="004F6A81" w:rsidRPr="00FD2FD3" w:rsidDel="00FD2FD3">
          <w:rPr>
            <w:highlight w:val="green"/>
            <w:lang w:val="es-ES"/>
            <w:rPrChange w:id="797" w:author="felipe campo" w:date="2018-07-04T10:59:00Z">
              <w:rPr>
                <w:lang w:val="es-ES"/>
              </w:rPr>
            </w:rPrChange>
          </w:rPr>
          <w:fldChar w:fldCharType="begin"/>
        </w:r>
        <w:r w:rsidR="004F6A81" w:rsidRPr="00FD2FD3" w:rsidDel="00FD2FD3">
          <w:rPr>
            <w:highlight w:val="green"/>
            <w:lang w:val="es-ES"/>
            <w:rPrChange w:id="798" w:author="felipe campo" w:date="2018-07-04T10:59:00Z">
              <w:rPr>
                <w:lang w:val="es-ES"/>
              </w:rPr>
            </w:rPrChange>
          </w:rPr>
          <w:delInstrText xml:space="preserve"> XE "</w:delInstrText>
        </w:r>
        <w:r w:rsidR="004F6A81" w:rsidRPr="00FD2FD3" w:rsidDel="00FD2FD3">
          <w:rPr>
            <w:b/>
            <w:szCs w:val="28"/>
            <w:highlight w:val="green"/>
            <w:lang w:val="es-ES"/>
            <w:rPrChange w:id="799" w:author="felipe campo" w:date="2018-07-04T10:59:00Z">
              <w:rPr>
                <w:b/>
                <w:szCs w:val="28"/>
                <w:lang w:val="es-ES"/>
              </w:rPr>
            </w:rPrChange>
          </w:rPr>
          <w:delInstrText>RCM</w:delInstrText>
        </w:r>
        <w:r w:rsidR="004F6A81" w:rsidRPr="00FD2FD3" w:rsidDel="00FD2FD3">
          <w:rPr>
            <w:highlight w:val="green"/>
            <w:lang w:val="es-ES"/>
            <w:rPrChange w:id="800" w:author="felipe campo" w:date="2018-07-04T10:59:00Z">
              <w:rPr>
                <w:lang w:val="es-ES"/>
              </w:rPr>
            </w:rPrChange>
          </w:rPr>
          <w:delInstrText xml:space="preserve">" </w:delInstrText>
        </w:r>
        <w:r w:rsidR="004F6A81" w:rsidRPr="00FD2FD3" w:rsidDel="00FD2FD3">
          <w:rPr>
            <w:highlight w:val="green"/>
            <w:lang w:val="es-ES"/>
            <w:rPrChange w:id="801" w:author="felipe campo" w:date="2018-07-04T10:59:00Z">
              <w:rPr>
                <w:lang w:val="es-ES"/>
              </w:rPr>
            </w:rPrChange>
          </w:rPr>
          <w:fldChar w:fldCharType="end"/>
        </w:r>
        <w:r w:rsidRPr="00FD2FD3" w:rsidDel="00FD2FD3">
          <w:rPr>
            <w:highlight w:val="green"/>
            <w:lang w:val="es-ES"/>
            <w:rPrChange w:id="802" w:author="felipe campo" w:date="2018-07-04T10:59:00Z">
              <w:rPr>
                <w:lang w:val="es-ES"/>
              </w:rPr>
            </w:rPrChange>
          </w:rPr>
          <w:delText xml:space="preserve">. </w:delText>
        </w:r>
      </w:del>
      <w:r w:rsidRPr="00FD2FD3">
        <w:rPr>
          <w:highlight w:val="green"/>
          <w:lang w:val="es-ES"/>
          <w:rPrChange w:id="803" w:author="felipe campo" w:date="2018-07-04T10:59:00Z">
            <w:rPr>
              <w:lang w:val="es-ES"/>
            </w:rPr>
          </w:rPrChange>
        </w:rPr>
        <w:t xml:space="preserve">El sistema debe permitir agregar, eliminar </w:t>
      </w:r>
      <w:del w:id="804" w:author="felipe campo" w:date="2018-07-04T10:59:00Z">
        <w:r w:rsidRPr="00FD2FD3" w:rsidDel="00FD2FD3">
          <w:rPr>
            <w:highlight w:val="green"/>
            <w:lang w:val="es-ES"/>
            <w:rPrChange w:id="805" w:author="felipe campo" w:date="2018-07-04T10:59:00Z">
              <w:rPr>
                <w:lang w:val="es-ES"/>
              </w:rPr>
            </w:rPrChange>
          </w:rPr>
          <w:delText>ó</w:delText>
        </w:r>
      </w:del>
      <w:ins w:id="806" w:author="felipe campo" w:date="2018-07-04T10:59:00Z">
        <w:r w:rsidR="00FD2FD3" w:rsidRPr="00FD2FD3">
          <w:rPr>
            <w:highlight w:val="green"/>
            <w:lang w:val="es-ES"/>
          </w:rPr>
          <w:t>o</w:t>
        </w:r>
      </w:ins>
      <w:r w:rsidRPr="00FD2FD3">
        <w:rPr>
          <w:highlight w:val="green"/>
          <w:lang w:val="es-ES"/>
          <w:rPrChange w:id="807" w:author="felipe campo" w:date="2018-07-04T10:59:00Z">
            <w:rPr>
              <w:lang w:val="es-ES"/>
            </w:rPr>
          </w:rPrChange>
        </w:rPr>
        <w:t xml:space="preserve"> modificar sugerencias en los nodos.</w:t>
      </w:r>
      <w:r w:rsidRPr="00B30A26">
        <w:rPr>
          <w:lang w:val="es-ES"/>
        </w:rPr>
        <w:t xml:space="preserve"> </w:t>
      </w:r>
    </w:p>
    <w:p w14:paraId="6CB2BE0C" w14:textId="77777777" w:rsidR="00CB4357" w:rsidRPr="00B30A26" w:rsidRDefault="00CB4357" w:rsidP="00CB4357">
      <w:pPr>
        <w:rPr>
          <w:lang w:val="es-ES"/>
        </w:rPr>
      </w:pPr>
    </w:p>
    <w:p w14:paraId="2031C441" w14:textId="379DFA2C" w:rsidR="00CB4357" w:rsidRPr="00B30A26" w:rsidRDefault="00CB4357" w:rsidP="00A24C1A">
      <w:pPr>
        <w:pStyle w:val="Heading6"/>
        <w:rPr>
          <w:lang w:val="es-ES"/>
        </w:rPr>
      </w:pPr>
      <w:r w:rsidRPr="00B30A26">
        <w:rPr>
          <w:lang w:val="es-ES"/>
        </w:rPr>
        <w:t xml:space="preserve">RFRCM – 017 </w:t>
      </w:r>
      <w:del w:id="808" w:author="felipe campo" w:date="2018-07-04T11:00:00Z">
        <w:r w:rsidRPr="00B30A26" w:rsidDel="00FD2FD3">
          <w:rPr>
            <w:lang w:val="es-ES"/>
          </w:rPr>
          <w:delText>–</w:delText>
        </w:r>
      </w:del>
      <w:del w:id="809" w:author="felipe campo" w:date="2018-07-04T10:59:00Z">
        <w:r w:rsidRPr="00B30A26" w:rsidDel="00FD2FD3">
          <w:rPr>
            <w:lang w:val="es-ES"/>
          </w:rPr>
          <w:delText xml:space="preserve"> MÓDULO RCM</w:delText>
        </w:r>
        <w:r w:rsidR="004F6A81" w:rsidRPr="00B30A26" w:rsidDel="00FD2FD3">
          <w:rPr>
            <w:lang w:val="es-ES"/>
          </w:rPr>
          <w:fldChar w:fldCharType="begin"/>
        </w:r>
        <w:r w:rsidR="004F6A81" w:rsidRPr="00B30A26" w:rsidDel="00FD2FD3">
          <w:rPr>
            <w:lang w:val="es-ES"/>
          </w:rPr>
          <w:delInstrText xml:space="preserve"> XE "</w:delInstrText>
        </w:r>
        <w:r w:rsidR="004F6A81" w:rsidRPr="00B30A26" w:rsidDel="00FD2FD3">
          <w:rPr>
            <w:b/>
            <w:szCs w:val="28"/>
            <w:lang w:val="es-ES"/>
          </w:rPr>
          <w:delInstrText>RCM</w:delInstrText>
        </w:r>
        <w:r w:rsidR="004F6A81" w:rsidRPr="00B30A26" w:rsidDel="00FD2FD3">
          <w:rPr>
            <w:lang w:val="es-ES"/>
          </w:rPr>
          <w:delInstrText xml:space="preserve">" </w:delInstrText>
        </w:r>
        <w:r w:rsidR="004F6A81" w:rsidRPr="00B30A26" w:rsidDel="00FD2FD3">
          <w:rPr>
            <w:lang w:val="es-ES"/>
          </w:rPr>
          <w:fldChar w:fldCharType="end"/>
        </w:r>
        <w:r w:rsidRPr="00B30A26" w:rsidDel="00FD2FD3">
          <w:rPr>
            <w:lang w:val="es-ES"/>
          </w:rPr>
          <w:delText xml:space="preserve"> / </w:delText>
        </w:r>
      </w:del>
      <w:r w:rsidRPr="00B30A26">
        <w:rPr>
          <w:lang w:val="es-ES"/>
        </w:rPr>
        <w:t xml:space="preserve">SUGERIR UNA ACTUALIZACIÓN TEXTUAL (AGREGAR, </w:t>
      </w:r>
      <w:del w:id="810" w:author="felipe campo" w:date="2018-07-04T11:13:00Z">
        <w:r w:rsidRPr="00B30A26" w:rsidDel="00515FE7">
          <w:rPr>
            <w:lang w:val="es-ES"/>
          </w:rPr>
          <w:delText xml:space="preserve">MODIFICAR O </w:delText>
        </w:r>
      </w:del>
      <w:r w:rsidRPr="00B30A26">
        <w:rPr>
          <w:lang w:val="es-ES"/>
        </w:rPr>
        <w:t xml:space="preserve">ELIMINAR) DE UN MODO DE FALLA </w:t>
      </w:r>
    </w:p>
    <w:p w14:paraId="3042A8B0" w14:textId="4EA311E9" w:rsidR="00CB4357" w:rsidRPr="00B30A26" w:rsidRDefault="00CB4357" w:rsidP="00CB4357">
      <w:pPr>
        <w:rPr>
          <w:lang w:val="es-ES"/>
        </w:rPr>
      </w:pPr>
      <w:del w:id="811" w:author="felipe campo" w:date="2018-07-04T11:00:00Z">
        <w:r w:rsidRPr="003F5FFE" w:rsidDel="00FD2FD3">
          <w:rPr>
            <w:highlight w:val="green"/>
            <w:lang w:val="es-ES"/>
            <w:rPrChange w:id="812" w:author="felipe campo" w:date="2018-07-04T11:11:00Z">
              <w:rPr>
                <w:lang w:val="es-ES"/>
              </w:rPr>
            </w:rPrChange>
          </w:rPr>
          <w:delText>Módulo RCM</w:delText>
        </w:r>
        <w:r w:rsidR="004F6A81" w:rsidRPr="003F5FFE" w:rsidDel="00FD2FD3">
          <w:rPr>
            <w:highlight w:val="green"/>
            <w:lang w:val="es-ES"/>
            <w:rPrChange w:id="813" w:author="felipe campo" w:date="2018-07-04T11:11:00Z">
              <w:rPr>
                <w:lang w:val="es-ES"/>
              </w:rPr>
            </w:rPrChange>
          </w:rPr>
          <w:fldChar w:fldCharType="begin"/>
        </w:r>
        <w:r w:rsidR="004F6A81" w:rsidRPr="003F5FFE" w:rsidDel="00FD2FD3">
          <w:rPr>
            <w:highlight w:val="green"/>
            <w:lang w:val="es-ES"/>
            <w:rPrChange w:id="814" w:author="felipe campo" w:date="2018-07-04T11:11:00Z">
              <w:rPr>
                <w:lang w:val="es-ES"/>
              </w:rPr>
            </w:rPrChange>
          </w:rPr>
          <w:delInstrText xml:space="preserve"> XE "</w:delInstrText>
        </w:r>
        <w:r w:rsidR="004F6A81" w:rsidRPr="003F5FFE" w:rsidDel="00FD2FD3">
          <w:rPr>
            <w:b/>
            <w:szCs w:val="28"/>
            <w:highlight w:val="green"/>
            <w:lang w:val="es-ES"/>
            <w:rPrChange w:id="815" w:author="felipe campo" w:date="2018-07-04T11:11:00Z">
              <w:rPr>
                <w:b/>
                <w:szCs w:val="28"/>
                <w:lang w:val="es-ES"/>
              </w:rPr>
            </w:rPrChange>
          </w:rPr>
          <w:delInstrText>RCM</w:delInstrText>
        </w:r>
        <w:r w:rsidR="004F6A81" w:rsidRPr="003F5FFE" w:rsidDel="00FD2FD3">
          <w:rPr>
            <w:highlight w:val="green"/>
            <w:lang w:val="es-ES"/>
            <w:rPrChange w:id="816" w:author="felipe campo" w:date="2018-07-04T11:11:00Z">
              <w:rPr>
                <w:lang w:val="es-ES"/>
              </w:rPr>
            </w:rPrChange>
          </w:rPr>
          <w:delInstrText xml:space="preserve">" </w:delInstrText>
        </w:r>
        <w:r w:rsidR="004F6A81" w:rsidRPr="003F5FFE" w:rsidDel="00FD2FD3">
          <w:rPr>
            <w:highlight w:val="green"/>
            <w:lang w:val="es-ES"/>
            <w:rPrChange w:id="817" w:author="felipe campo" w:date="2018-07-04T11:11:00Z">
              <w:rPr>
                <w:lang w:val="es-ES"/>
              </w:rPr>
            </w:rPrChange>
          </w:rPr>
          <w:fldChar w:fldCharType="end"/>
        </w:r>
        <w:r w:rsidRPr="003F5FFE" w:rsidDel="00FD2FD3">
          <w:rPr>
            <w:highlight w:val="green"/>
            <w:lang w:val="es-ES"/>
            <w:rPrChange w:id="818" w:author="felipe campo" w:date="2018-07-04T11:11:00Z">
              <w:rPr>
                <w:lang w:val="es-ES"/>
              </w:rPr>
            </w:rPrChange>
          </w:rPr>
          <w:delText xml:space="preserve">. </w:delText>
        </w:r>
      </w:del>
      <w:r w:rsidRPr="003F5FFE">
        <w:rPr>
          <w:highlight w:val="green"/>
          <w:lang w:val="es-ES"/>
          <w:rPrChange w:id="819" w:author="felipe campo" w:date="2018-07-04T11:11:00Z">
            <w:rPr>
              <w:lang w:val="es-ES"/>
            </w:rPr>
          </w:rPrChange>
        </w:rPr>
        <w:t xml:space="preserve">El sistema debe permitir agregar, eliminar </w:t>
      </w:r>
      <w:r w:rsidR="0062345F" w:rsidRPr="003F5FFE">
        <w:rPr>
          <w:highlight w:val="green"/>
          <w:lang w:val="es-ES"/>
          <w:rPrChange w:id="820" w:author="felipe campo" w:date="2018-07-04T11:11:00Z">
            <w:rPr>
              <w:lang w:val="es-ES"/>
            </w:rPr>
          </w:rPrChange>
        </w:rPr>
        <w:t>o</w:t>
      </w:r>
      <w:r w:rsidRPr="003F5FFE">
        <w:rPr>
          <w:highlight w:val="green"/>
          <w:lang w:val="es-ES"/>
          <w:rPrChange w:id="821" w:author="felipe campo" w:date="2018-07-04T11:11:00Z">
            <w:rPr>
              <w:lang w:val="es-ES"/>
            </w:rPr>
          </w:rPrChange>
        </w:rPr>
        <w:t xml:space="preserve"> modificar sugerencias textuales de un modo de falla.</w:t>
      </w:r>
      <w:r w:rsidRPr="00B30A26">
        <w:rPr>
          <w:lang w:val="es-ES"/>
        </w:rPr>
        <w:t xml:space="preserve"> </w:t>
      </w:r>
    </w:p>
    <w:p w14:paraId="084E2ED3" w14:textId="77777777" w:rsidR="00CB4357" w:rsidRPr="00B30A26" w:rsidRDefault="00CB4357" w:rsidP="00CB4357">
      <w:pPr>
        <w:rPr>
          <w:lang w:val="es-ES"/>
        </w:rPr>
      </w:pPr>
    </w:p>
    <w:p w14:paraId="3A6701AF" w14:textId="2E45CA69" w:rsidR="00CB4357" w:rsidRPr="00B30A26" w:rsidDel="003F5FFE" w:rsidRDefault="00CB4357" w:rsidP="00A24C1A">
      <w:pPr>
        <w:pStyle w:val="Heading6"/>
        <w:rPr>
          <w:del w:id="822" w:author="felipe campo" w:date="2018-07-04T11:11:00Z"/>
          <w:lang w:val="es-ES"/>
        </w:rPr>
      </w:pPr>
      <w:del w:id="823" w:author="felipe campo" w:date="2018-07-04T11:11:00Z">
        <w:r w:rsidRPr="00B30A26" w:rsidDel="003F5FFE">
          <w:rPr>
            <w:lang w:val="es-ES"/>
          </w:rPr>
          <w:delText xml:space="preserve">RFRCM – 018 </w:delText>
        </w:r>
      </w:del>
      <w:del w:id="824" w:author="felipe campo" w:date="2018-07-04T10:59:00Z">
        <w:r w:rsidRPr="00B30A26" w:rsidDel="00FD2FD3">
          <w:rPr>
            <w:lang w:val="es-ES"/>
          </w:rPr>
          <w:delText>– MÓDULO RCM</w:delText>
        </w:r>
        <w:r w:rsidR="004F6A81" w:rsidRPr="00B30A26" w:rsidDel="00FD2FD3">
          <w:rPr>
            <w:lang w:val="es-ES"/>
          </w:rPr>
          <w:fldChar w:fldCharType="begin"/>
        </w:r>
        <w:r w:rsidR="004F6A81" w:rsidRPr="00B30A26" w:rsidDel="00FD2FD3">
          <w:rPr>
            <w:lang w:val="es-ES"/>
          </w:rPr>
          <w:delInstrText xml:space="preserve"> XE "</w:delInstrText>
        </w:r>
        <w:r w:rsidR="004F6A81" w:rsidRPr="00B30A26" w:rsidDel="00FD2FD3">
          <w:rPr>
            <w:b/>
            <w:szCs w:val="28"/>
            <w:lang w:val="es-ES"/>
          </w:rPr>
          <w:delInstrText>RCM</w:delInstrText>
        </w:r>
        <w:r w:rsidR="004F6A81" w:rsidRPr="00B30A26" w:rsidDel="00FD2FD3">
          <w:rPr>
            <w:lang w:val="es-ES"/>
          </w:rPr>
          <w:delInstrText xml:space="preserve">" </w:delInstrText>
        </w:r>
        <w:r w:rsidR="004F6A81" w:rsidRPr="00B30A26" w:rsidDel="00FD2FD3">
          <w:rPr>
            <w:lang w:val="es-ES"/>
          </w:rPr>
          <w:fldChar w:fldCharType="end"/>
        </w:r>
        <w:r w:rsidRPr="00B30A26" w:rsidDel="00FD2FD3">
          <w:rPr>
            <w:lang w:val="es-ES"/>
          </w:rPr>
          <w:delText xml:space="preserve"> / </w:delText>
        </w:r>
      </w:del>
      <w:del w:id="825" w:author="felipe campo" w:date="2018-07-04T11:11:00Z">
        <w:r w:rsidRPr="00B30A26" w:rsidDel="003F5FFE">
          <w:rPr>
            <w:lang w:val="es-ES"/>
          </w:rPr>
          <w:delText xml:space="preserve">SUGERIR UNA ACTUALIZACIÓN GRAFICA (IMAGEN) DE UN MODO DE FALLA </w:delText>
        </w:r>
      </w:del>
    </w:p>
    <w:p w14:paraId="1CB876C9" w14:textId="4672F6EF" w:rsidR="00CB4357" w:rsidRPr="00B30A26" w:rsidDel="003F5FFE" w:rsidRDefault="00CB4357" w:rsidP="00CB4357">
      <w:pPr>
        <w:rPr>
          <w:del w:id="826" w:author="felipe campo" w:date="2018-07-04T11:11:00Z"/>
          <w:lang w:val="es-ES"/>
        </w:rPr>
      </w:pPr>
      <w:del w:id="827" w:author="felipe campo" w:date="2018-07-04T11:00:00Z">
        <w:r w:rsidRPr="00B30A26" w:rsidDel="00FD2FD3">
          <w:rPr>
            <w:lang w:val="es-ES"/>
          </w:rPr>
          <w:delText>Módulo RCM</w:delText>
        </w:r>
        <w:r w:rsidR="004F6A81" w:rsidRPr="00B30A26" w:rsidDel="00FD2FD3">
          <w:rPr>
            <w:lang w:val="es-ES"/>
          </w:rPr>
          <w:fldChar w:fldCharType="begin"/>
        </w:r>
        <w:r w:rsidR="004F6A81" w:rsidRPr="00B30A26" w:rsidDel="00FD2FD3">
          <w:rPr>
            <w:lang w:val="es-ES"/>
          </w:rPr>
          <w:delInstrText xml:space="preserve"> XE "</w:delInstrText>
        </w:r>
        <w:r w:rsidR="004F6A81" w:rsidRPr="00B30A26" w:rsidDel="00FD2FD3">
          <w:rPr>
            <w:b/>
            <w:szCs w:val="28"/>
            <w:lang w:val="es-ES"/>
          </w:rPr>
          <w:delInstrText>RCM</w:delInstrText>
        </w:r>
        <w:r w:rsidR="004F6A81" w:rsidRPr="00B30A26" w:rsidDel="00FD2FD3">
          <w:rPr>
            <w:lang w:val="es-ES"/>
          </w:rPr>
          <w:delInstrText xml:space="preserve">" </w:delInstrText>
        </w:r>
        <w:r w:rsidR="004F6A81" w:rsidRPr="00B30A26" w:rsidDel="00FD2FD3">
          <w:rPr>
            <w:lang w:val="es-ES"/>
          </w:rPr>
          <w:fldChar w:fldCharType="end"/>
        </w:r>
        <w:r w:rsidRPr="00B30A26" w:rsidDel="00FD2FD3">
          <w:rPr>
            <w:lang w:val="es-ES"/>
          </w:rPr>
          <w:delText xml:space="preserve">. </w:delText>
        </w:r>
      </w:del>
      <w:del w:id="828" w:author="felipe campo" w:date="2018-07-04T11:11:00Z">
        <w:r w:rsidRPr="00B30A26" w:rsidDel="003F5FFE">
          <w:rPr>
            <w:lang w:val="es-ES"/>
          </w:rPr>
          <w:delText xml:space="preserve">El sistema debe permitir agregar y/o modificar una imagen de un modo de falla. </w:delText>
        </w:r>
      </w:del>
    </w:p>
    <w:p w14:paraId="6BB1B92F" w14:textId="77777777" w:rsidR="00CB4357" w:rsidRPr="00B30A26" w:rsidRDefault="00CB4357" w:rsidP="00CB4357">
      <w:pPr>
        <w:rPr>
          <w:lang w:val="es-ES"/>
        </w:rPr>
      </w:pPr>
    </w:p>
    <w:p w14:paraId="1C1A3ACF" w14:textId="13CAA398" w:rsidR="00CB4357" w:rsidRPr="00B30A26" w:rsidRDefault="00CB4357" w:rsidP="00A24C1A">
      <w:pPr>
        <w:pStyle w:val="Heading6"/>
        <w:rPr>
          <w:lang w:val="es-ES"/>
        </w:rPr>
      </w:pPr>
      <w:r w:rsidRPr="00B30A26">
        <w:rPr>
          <w:lang w:val="es-ES"/>
        </w:rPr>
        <w:lastRenderedPageBreak/>
        <w:t xml:space="preserve">RFRCM – 019 </w:t>
      </w:r>
      <w:del w:id="829" w:author="felipe campo" w:date="2018-07-04T11:00:00Z">
        <w:r w:rsidRPr="00B30A26" w:rsidDel="00FD2FD3">
          <w:rPr>
            <w:lang w:val="es-ES"/>
          </w:rPr>
          <w:delText>– MÓDULO RCM</w:delText>
        </w:r>
        <w:r w:rsidR="004F6A81" w:rsidRPr="00B30A26" w:rsidDel="00FD2FD3">
          <w:rPr>
            <w:lang w:val="es-ES"/>
          </w:rPr>
          <w:fldChar w:fldCharType="begin"/>
        </w:r>
        <w:r w:rsidR="004F6A81" w:rsidRPr="00B30A26" w:rsidDel="00FD2FD3">
          <w:rPr>
            <w:lang w:val="es-ES"/>
          </w:rPr>
          <w:delInstrText xml:space="preserve"> XE "</w:delInstrText>
        </w:r>
        <w:r w:rsidR="004F6A81" w:rsidRPr="00B30A26" w:rsidDel="00FD2FD3">
          <w:rPr>
            <w:b/>
            <w:szCs w:val="28"/>
            <w:lang w:val="es-ES"/>
          </w:rPr>
          <w:delInstrText>RCM</w:delInstrText>
        </w:r>
        <w:r w:rsidR="004F6A81" w:rsidRPr="00B30A26" w:rsidDel="00FD2FD3">
          <w:rPr>
            <w:lang w:val="es-ES"/>
          </w:rPr>
          <w:delInstrText xml:space="preserve">" </w:delInstrText>
        </w:r>
        <w:r w:rsidR="004F6A81" w:rsidRPr="00B30A26" w:rsidDel="00FD2FD3">
          <w:rPr>
            <w:lang w:val="es-ES"/>
          </w:rPr>
          <w:fldChar w:fldCharType="end"/>
        </w:r>
        <w:r w:rsidRPr="00B30A26" w:rsidDel="00FD2FD3">
          <w:rPr>
            <w:lang w:val="es-ES"/>
          </w:rPr>
          <w:delText xml:space="preserve"> / </w:delText>
        </w:r>
      </w:del>
      <w:r w:rsidRPr="00B30A26">
        <w:rPr>
          <w:lang w:val="es-ES"/>
        </w:rPr>
        <w:t xml:space="preserve">VERIFICAR SUGERENCIAS PENDIENTES Y ELIMINAR SI ES NECESARIO. </w:t>
      </w:r>
    </w:p>
    <w:p w14:paraId="354EDF0E" w14:textId="1FFC0701" w:rsidR="00CB4357" w:rsidRPr="00B30A26" w:rsidRDefault="00CB4357" w:rsidP="00CB4357">
      <w:pPr>
        <w:rPr>
          <w:lang w:val="es-ES"/>
        </w:rPr>
      </w:pPr>
      <w:del w:id="830" w:author="felipe campo" w:date="2018-07-04T11:11:00Z">
        <w:r w:rsidRPr="003F5FFE" w:rsidDel="003F5FFE">
          <w:rPr>
            <w:highlight w:val="green"/>
            <w:lang w:val="es-ES"/>
            <w:rPrChange w:id="831" w:author="felipe campo" w:date="2018-07-04T11:11:00Z">
              <w:rPr>
                <w:lang w:val="es-ES"/>
              </w:rPr>
            </w:rPrChange>
          </w:rPr>
          <w:delText>Módulo RCM</w:delText>
        </w:r>
        <w:r w:rsidR="004F6A81" w:rsidRPr="003F5FFE" w:rsidDel="003F5FFE">
          <w:rPr>
            <w:highlight w:val="green"/>
            <w:lang w:val="es-ES"/>
            <w:rPrChange w:id="832" w:author="felipe campo" w:date="2018-07-04T11:11:00Z">
              <w:rPr>
                <w:lang w:val="es-ES"/>
              </w:rPr>
            </w:rPrChange>
          </w:rPr>
          <w:fldChar w:fldCharType="begin"/>
        </w:r>
        <w:r w:rsidR="004F6A81" w:rsidRPr="003F5FFE" w:rsidDel="003F5FFE">
          <w:rPr>
            <w:highlight w:val="green"/>
            <w:lang w:val="es-ES"/>
            <w:rPrChange w:id="833" w:author="felipe campo" w:date="2018-07-04T11:11:00Z">
              <w:rPr>
                <w:lang w:val="es-ES"/>
              </w:rPr>
            </w:rPrChange>
          </w:rPr>
          <w:delInstrText xml:space="preserve"> XE "</w:delInstrText>
        </w:r>
        <w:r w:rsidR="004F6A81" w:rsidRPr="003F5FFE" w:rsidDel="003F5FFE">
          <w:rPr>
            <w:b/>
            <w:szCs w:val="28"/>
            <w:highlight w:val="green"/>
            <w:lang w:val="es-ES"/>
            <w:rPrChange w:id="834" w:author="felipe campo" w:date="2018-07-04T11:11:00Z">
              <w:rPr>
                <w:b/>
                <w:szCs w:val="28"/>
                <w:lang w:val="es-ES"/>
              </w:rPr>
            </w:rPrChange>
          </w:rPr>
          <w:delInstrText>RCM</w:delInstrText>
        </w:r>
        <w:r w:rsidR="004F6A81" w:rsidRPr="003F5FFE" w:rsidDel="003F5FFE">
          <w:rPr>
            <w:highlight w:val="green"/>
            <w:lang w:val="es-ES"/>
            <w:rPrChange w:id="835" w:author="felipe campo" w:date="2018-07-04T11:11:00Z">
              <w:rPr>
                <w:lang w:val="es-ES"/>
              </w:rPr>
            </w:rPrChange>
          </w:rPr>
          <w:delInstrText xml:space="preserve">" </w:delInstrText>
        </w:r>
        <w:r w:rsidR="004F6A81" w:rsidRPr="003F5FFE" w:rsidDel="003F5FFE">
          <w:rPr>
            <w:highlight w:val="green"/>
            <w:lang w:val="es-ES"/>
            <w:rPrChange w:id="836" w:author="felipe campo" w:date="2018-07-04T11:11:00Z">
              <w:rPr>
                <w:lang w:val="es-ES"/>
              </w:rPr>
            </w:rPrChange>
          </w:rPr>
          <w:fldChar w:fldCharType="end"/>
        </w:r>
        <w:r w:rsidRPr="003F5FFE" w:rsidDel="003F5FFE">
          <w:rPr>
            <w:highlight w:val="green"/>
            <w:lang w:val="es-ES"/>
            <w:rPrChange w:id="837" w:author="felipe campo" w:date="2018-07-04T11:11:00Z">
              <w:rPr>
                <w:lang w:val="es-ES"/>
              </w:rPr>
            </w:rPrChange>
          </w:rPr>
          <w:delText xml:space="preserve">. </w:delText>
        </w:r>
      </w:del>
      <w:r w:rsidRPr="003F5FFE">
        <w:rPr>
          <w:highlight w:val="green"/>
          <w:lang w:val="es-ES"/>
          <w:rPrChange w:id="838" w:author="felipe campo" w:date="2018-07-04T11:11:00Z">
            <w:rPr>
              <w:lang w:val="es-ES"/>
            </w:rPr>
          </w:rPrChange>
        </w:rPr>
        <w:t>El sistema debe permitir administrar todas las sugerencias pendientes.</w:t>
      </w:r>
      <w:r w:rsidRPr="00B30A26">
        <w:rPr>
          <w:lang w:val="es-ES"/>
        </w:rPr>
        <w:t xml:space="preserve"> </w:t>
      </w:r>
    </w:p>
    <w:p w14:paraId="2DCFFD58" w14:textId="77777777" w:rsidR="00CB4357" w:rsidRPr="00B30A26" w:rsidRDefault="00CB4357" w:rsidP="00CB4357">
      <w:pPr>
        <w:rPr>
          <w:lang w:val="es-ES"/>
        </w:rPr>
      </w:pPr>
    </w:p>
    <w:p w14:paraId="1F36E9F8" w14:textId="775C132D" w:rsidR="00CB4357" w:rsidRPr="00B30A26" w:rsidRDefault="00CB4357" w:rsidP="00A24C1A">
      <w:pPr>
        <w:pStyle w:val="Heading6"/>
        <w:rPr>
          <w:lang w:val="es-ES"/>
        </w:rPr>
      </w:pPr>
      <w:r w:rsidRPr="00B30A26">
        <w:rPr>
          <w:lang w:val="es-ES"/>
        </w:rPr>
        <w:t xml:space="preserve">RFRCM – 020 </w:t>
      </w:r>
      <w:del w:id="839" w:author="felipe campo" w:date="2018-07-04T11:00:00Z">
        <w:r w:rsidRPr="00B30A26" w:rsidDel="00FD2FD3">
          <w:rPr>
            <w:lang w:val="es-ES"/>
          </w:rPr>
          <w:delText xml:space="preserve">– MÓDULO ADMINISTRADOR DE SUGERENCIAS / </w:delText>
        </w:r>
      </w:del>
      <w:r w:rsidRPr="00B30A26">
        <w:rPr>
          <w:lang w:val="es-ES"/>
        </w:rPr>
        <w:t xml:space="preserve">ACCEDER AL MÓDULO ADMINISTRADOR DE SUGERENCIAS. </w:t>
      </w:r>
    </w:p>
    <w:p w14:paraId="18BA9022" w14:textId="77AC0BAC" w:rsidR="00CB4357" w:rsidRPr="00B30A26" w:rsidRDefault="00CB4357" w:rsidP="00CB4357">
      <w:pPr>
        <w:rPr>
          <w:lang w:val="es-ES"/>
        </w:rPr>
      </w:pPr>
      <w:del w:id="840" w:author="felipe campo" w:date="2018-07-04T11:00:00Z">
        <w:r w:rsidRPr="003F5FFE" w:rsidDel="00FD2FD3">
          <w:rPr>
            <w:highlight w:val="green"/>
            <w:lang w:val="es-ES"/>
            <w:rPrChange w:id="841" w:author="felipe campo" w:date="2018-07-04T11:12:00Z">
              <w:rPr>
                <w:lang w:val="es-ES"/>
              </w:rPr>
            </w:rPrChange>
          </w:rPr>
          <w:delText xml:space="preserve">Módulo Administrador de Sugerencias. </w:delText>
        </w:r>
      </w:del>
      <w:r w:rsidRPr="003F5FFE">
        <w:rPr>
          <w:highlight w:val="green"/>
          <w:lang w:val="es-ES"/>
          <w:rPrChange w:id="842" w:author="felipe campo" w:date="2018-07-04T11:12:00Z">
            <w:rPr>
              <w:lang w:val="es-ES"/>
            </w:rPr>
          </w:rPrChange>
        </w:rPr>
        <w:t>El sistema debe permitir acceder a gestión y administración de sugerencias.</w:t>
      </w:r>
      <w:r w:rsidRPr="00B30A26">
        <w:rPr>
          <w:lang w:val="es-ES"/>
        </w:rPr>
        <w:t xml:space="preserve"> </w:t>
      </w:r>
    </w:p>
    <w:p w14:paraId="4838354E" w14:textId="77777777" w:rsidR="00CB4357" w:rsidRPr="00B30A26" w:rsidRDefault="00CB4357" w:rsidP="00CB4357">
      <w:pPr>
        <w:rPr>
          <w:lang w:val="es-ES"/>
        </w:rPr>
      </w:pPr>
    </w:p>
    <w:p w14:paraId="2F61B9B8" w14:textId="19334F28" w:rsidR="00CB4357" w:rsidRPr="00B30A26" w:rsidRDefault="00CB4357" w:rsidP="00A24C1A">
      <w:pPr>
        <w:pStyle w:val="Heading6"/>
        <w:rPr>
          <w:lang w:val="es-ES"/>
        </w:rPr>
      </w:pPr>
      <w:r w:rsidRPr="00B30A26">
        <w:rPr>
          <w:lang w:val="es-ES"/>
        </w:rPr>
        <w:t xml:space="preserve">RFRCM – 021 </w:t>
      </w:r>
      <w:del w:id="843" w:author="felipe campo" w:date="2018-07-04T11:01:00Z">
        <w:r w:rsidRPr="00B30A26" w:rsidDel="00FD2FD3">
          <w:rPr>
            <w:lang w:val="es-ES"/>
          </w:rPr>
          <w:delText xml:space="preserve">– MÓDULO ADMINISTRADOR DE SUGERENCIAS / </w:delText>
        </w:r>
      </w:del>
      <w:r w:rsidRPr="00B30A26">
        <w:rPr>
          <w:lang w:val="es-ES"/>
        </w:rPr>
        <w:t xml:space="preserve">LISTAR LAS SUGERENCIAS PENDIENTES PARA UN TIPO DE EQUIPO </w:t>
      </w:r>
      <w:r w:rsidR="006E4998" w:rsidRPr="00B30A26">
        <w:rPr>
          <w:lang w:val="es-ES"/>
        </w:rPr>
        <w:t>O</w:t>
      </w:r>
      <w:r w:rsidRPr="00B30A26">
        <w:rPr>
          <w:lang w:val="es-ES"/>
        </w:rPr>
        <w:t xml:space="preserve"> FAMILIA. </w:t>
      </w:r>
    </w:p>
    <w:p w14:paraId="531E8D27" w14:textId="289FB336" w:rsidR="00CB4357" w:rsidRPr="00B30A26" w:rsidRDefault="00CB4357" w:rsidP="00CB4357">
      <w:pPr>
        <w:rPr>
          <w:lang w:val="es-ES"/>
        </w:rPr>
      </w:pPr>
      <w:del w:id="844" w:author="felipe campo" w:date="2018-07-04T11:00:00Z">
        <w:r w:rsidRPr="00515FE7" w:rsidDel="00FD2FD3">
          <w:rPr>
            <w:highlight w:val="green"/>
            <w:lang w:val="es-ES"/>
            <w:rPrChange w:id="845" w:author="felipe campo" w:date="2018-07-04T11:14:00Z">
              <w:rPr>
                <w:lang w:val="es-ES"/>
              </w:rPr>
            </w:rPrChange>
          </w:rPr>
          <w:delText xml:space="preserve">Módulo Administrador de Sugerencias. </w:delText>
        </w:r>
      </w:del>
      <w:r w:rsidRPr="00515FE7">
        <w:rPr>
          <w:highlight w:val="green"/>
          <w:lang w:val="es-ES"/>
          <w:rPrChange w:id="846" w:author="felipe campo" w:date="2018-07-04T11:14:00Z">
            <w:rPr>
              <w:lang w:val="es-ES"/>
            </w:rPr>
          </w:rPrChange>
        </w:rPr>
        <w:t>El sistema debe permitir desplegar todas las sugerencias asociadas</w:t>
      </w:r>
      <w:r w:rsidRPr="00B30A26">
        <w:rPr>
          <w:lang w:val="es-ES"/>
        </w:rPr>
        <w:t xml:space="preserve"> </w:t>
      </w:r>
    </w:p>
    <w:p w14:paraId="5619EBAE" w14:textId="77777777" w:rsidR="00CB4357" w:rsidRPr="00B30A26" w:rsidRDefault="00CB4357" w:rsidP="00CB4357">
      <w:pPr>
        <w:rPr>
          <w:lang w:val="es-ES"/>
        </w:rPr>
      </w:pPr>
    </w:p>
    <w:p w14:paraId="3B735C3C" w14:textId="3C76F21F" w:rsidR="00CB4357" w:rsidRPr="00B30A26" w:rsidRDefault="00CB4357" w:rsidP="00A24C1A">
      <w:pPr>
        <w:pStyle w:val="Heading6"/>
        <w:rPr>
          <w:lang w:val="es-ES"/>
        </w:rPr>
      </w:pPr>
      <w:r w:rsidRPr="00B30A26">
        <w:rPr>
          <w:lang w:val="es-ES"/>
        </w:rPr>
        <w:t xml:space="preserve">RFRCM – 022 </w:t>
      </w:r>
      <w:del w:id="847" w:author="felipe campo" w:date="2018-07-04T11:01:00Z">
        <w:r w:rsidRPr="00B30A26" w:rsidDel="00FD2FD3">
          <w:rPr>
            <w:lang w:val="es-ES"/>
          </w:rPr>
          <w:delText xml:space="preserve">– MÓDULO ADMINISTRADOR DE SUGERENCIAS / </w:delText>
        </w:r>
      </w:del>
      <w:r w:rsidRPr="00B30A26">
        <w:rPr>
          <w:lang w:val="es-ES"/>
        </w:rPr>
        <w:t xml:space="preserve">APROBAR O RECHAZAR SUGERENCIAS RELACIONADAS CON “AGREGAR” ELEMENTOS. </w:t>
      </w:r>
    </w:p>
    <w:p w14:paraId="53A64476" w14:textId="09717FA4" w:rsidR="00CB4357" w:rsidRPr="00B30A26" w:rsidRDefault="00CB4357" w:rsidP="00CB4357">
      <w:pPr>
        <w:rPr>
          <w:lang w:val="es-ES"/>
        </w:rPr>
      </w:pPr>
      <w:del w:id="848" w:author="felipe campo" w:date="2018-07-04T11:01:00Z">
        <w:r w:rsidRPr="00515FE7" w:rsidDel="00FD2FD3">
          <w:rPr>
            <w:highlight w:val="green"/>
            <w:lang w:val="es-ES"/>
            <w:rPrChange w:id="849" w:author="felipe campo" w:date="2018-07-04T11:14:00Z">
              <w:rPr>
                <w:lang w:val="es-ES"/>
              </w:rPr>
            </w:rPrChange>
          </w:rPr>
          <w:delText xml:space="preserve">Módulo Administrador de Sugerencias. </w:delText>
        </w:r>
      </w:del>
      <w:r w:rsidRPr="00515FE7">
        <w:rPr>
          <w:highlight w:val="green"/>
          <w:lang w:val="es-ES"/>
          <w:rPrChange w:id="850" w:author="felipe campo" w:date="2018-07-04T11:14:00Z">
            <w:rPr>
              <w:lang w:val="es-ES"/>
            </w:rPr>
          </w:rPrChange>
        </w:rPr>
        <w:t>El sistema debe permitir aprobar o rechazar sugerencias relacionadas a la adición de nuevos elementos</w:t>
      </w:r>
    </w:p>
    <w:p w14:paraId="2C9D3477" w14:textId="77777777" w:rsidR="00CB4357" w:rsidRPr="00B30A26" w:rsidRDefault="00CB4357" w:rsidP="00CB4357">
      <w:pPr>
        <w:rPr>
          <w:lang w:val="es-ES"/>
        </w:rPr>
      </w:pPr>
    </w:p>
    <w:p w14:paraId="25F28BA7" w14:textId="783AD9B0" w:rsidR="00CB4357" w:rsidRPr="00B30A26" w:rsidRDefault="00CB4357" w:rsidP="00A24C1A">
      <w:pPr>
        <w:pStyle w:val="Heading6"/>
        <w:rPr>
          <w:lang w:val="es-ES"/>
        </w:rPr>
      </w:pPr>
      <w:r w:rsidRPr="00B30A26">
        <w:rPr>
          <w:lang w:val="es-ES"/>
        </w:rPr>
        <w:t xml:space="preserve">RFRCM – 023 </w:t>
      </w:r>
      <w:del w:id="851" w:author="felipe campo" w:date="2018-07-04T11:01:00Z">
        <w:r w:rsidRPr="00B30A26" w:rsidDel="00FD2FD3">
          <w:rPr>
            <w:lang w:val="es-ES"/>
          </w:rPr>
          <w:delText xml:space="preserve">– MÓDULO ADMINISTRADOR DE SUGERENCIAS / </w:delText>
        </w:r>
      </w:del>
      <w:r w:rsidRPr="00B30A26">
        <w:rPr>
          <w:lang w:val="es-ES"/>
        </w:rPr>
        <w:t xml:space="preserve">APROBAR O RECHAZAR SUGERENCIAS RELACIONADAS CON “MODIFICAR” ELEMENTOS. </w:t>
      </w:r>
    </w:p>
    <w:p w14:paraId="64E45803" w14:textId="72336758" w:rsidR="00CB4357" w:rsidRPr="00B30A26" w:rsidRDefault="00CB4357" w:rsidP="00CB4357">
      <w:pPr>
        <w:rPr>
          <w:lang w:val="es-ES"/>
        </w:rPr>
      </w:pPr>
      <w:del w:id="852" w:author="felipe campo" w:date="2018-07-04T11:01:00Z">
        <w:r w:rsidRPr="00515FE7" w:rsidDel="00FD2FD3">
          <w:rPr>
            <w:highlight w:val="green"/>
            <w:lang w:val="es-ES"/>
            <w:rPrChange w:id="853" w:author="felipe campo" w:date="2018-07-04T11:14:00Z">
              <w:rPr>
                <w:lang w:val="es-ES"/>
              </w:rPr>
            </w:rPrChange>
          </w:rPr>
          <w:delText xml:space="preserve">Módulo Administrador de Sugerencias. </w:delText>
        </w:r>
      </w:del>
      <w:r w:rsidRPr="00515FE7">
        <w:rPr>
          <w:highlight w:val="green"/>
          <w:lang w:val="es-ES"/>
          <w:rPrChange w:id="854" w:author="felipe campo" w:date="2018-07-04T11:14:00Z">
            <w:rPr>
              <w:lang w:val="es-ES"/>
            </w:rPr>
          </w:rPrChange>
        </w:rPr>
        <w:t>El sistema debe permitir aprobar o rechazar sugerencias relacionadas a la modificación de elementos.</w:t>
      </w:r>
      <w:r w:rsidRPr="00B30A26">
        <w:rPr>
          <w:lang w:val="es-ES"/>
        </w:rPr>
        <w:t xml:space="preserve"> </w:t>
      </w:r>
    </w:p>
    <w:p w14:paraId="27115CD5" w14:textId="77777777" w:rsidR="00CB4357" w:rsidRPr="00B30A26" w:rsidDel="00515FE7" w:rsidRDefault="00CB4357" w:rsidP="00CB4357">
      <w:pPr>
        <w:rPr>
          <w:del w:id="855" w:author="felipe campo" w:date="2018-07-04T11:14:00Z"/>
          <w:lang w:val="es-ES"/>
        </w:rPr>
      </w:pPr>
    </w:p>
    <w:p w14:paraId="602326E0" w14:textId="7AABCB85" w:rsidR="00CB4357" w:rsidRPr="00B30A26" w:rsidDel="00515FE7" w:rsidRDefault="00CB4357" w:rsidP="00A24C1A">
      <w:pPr>
        <w:pStyle w:val="Heading6"/>
        <w:rPr>
          <w:del w:id="856" w:author="felipe campo" w:date="2018-07-04T11:14:00Z"/>
          <w:lang w:val="es-ES"/>
        </w:rPr>
      </w:pPr>
      <w:del w:id="857" w:author="felipe campo" w:date="2018-07-04T11:14:00Z">
        <w:r w:rsidRPr="00B30A26" w:rsidDel="00515FE7">
          <w:rPr>
            <w:lang w:val="es-ES"/>
          </w:rPr>
          <w:delText>RFRCM – 024 –</w:delText>
        </w:r>
      </w:del>
      <w:del w:id="858" w:author="felipe campo" w:date="2018-07-04T11:01:00Z">
        <w:r w:rsidRPr="00B30A26" w:rsidDel="00FD2FD3">
          <w:rPr>
            <w:lang w:val="es-ES"/>
          </w:rPr>
          <w:delText xml:space="preserve"> MÓDULO ADMINISTRADOR DE SUGERENCIAS / </w:delText>
        </w:r>
      </w:del>
      <w:del w:id="859" w:author="felipe campo" w:date="2018-07-04T11:14:00Z">
        <w:r w:rsidRPr="00B30A26" w:rsidDel="00515FE7">
          <w:rPr>
            <w:lang w:val="es-ES"/>
          </w:rPr>
          <w:delText xml:space="preserve">APROBAR O RECHAZAR SUGERENCIAS DE IMAGENES. </w:delText>
        </w:r>
      </w:del>
    </w:p>
    <w:p w14:paraId="3F9754DD" w14:textId="73CADD75" w:rsidR="00CB4357" w:rsidRPr="00B30A26" w:rsidDel="00515FE7" w:rsidRDefault="00CB4357" w:rsidP="00CB4357">
      <w:pPr>
        <w:rPr>
          <w:del w:id="860" w:author="felipe campo" w:date="2018-07-04T11:14:00Z"/>
          <w:lang w:val="es-ES"/>
        </w:rPr>
      </w:pPr>
      <w:del w:id="861" w:author="felipe campo" w:date="2018-07-04T11:01:00Z">
        <w:r w:rsidRPr="00B30A26" w:rsidDel="00FD2FD3">
          <w:rPr>
            <w:lang w:val="es-ES"/>
          </w:rPr>
          <w:delText xml:space="preserve">Módulo Administrador de Sugerencias. </w:delText>
        </w:r>
      </w:del>
      <w:del w:id="862" w:author="felipe campo" w:date="2018-07-04T11:14:00Z">
        <w:r w:rsidRPr="00B30A26" w:rsidDel="00515FE7">
          <w:rPr>
            <w:lang w:val="es-ES"/>
          </w:rPr>
          <w:delText xml:space="preserve">El sistema debe permitir aprobar o rechazar sugerencias relacionadas a las imágenes. </w:delText>
        </w:r>
      </w:del>
    </w:p>
    <w:p w14:paraId="2B9F74EF" w14:textId="77777777" w:rsidR="00CB4357" w:rsidRPr="00B30A26" w:rsidRDefault="00CB4357" w:rsidP="00CB4357">
      <w:pPr>
        <w:rPr>
          <w:lang w:val="es-ES"/>
        </w:rPr>
      </w:pPr>
    </w:p>
    <w:p w14:paraId="1F55B5B7" w14:textId="68D1BA4E" w:rsidR="00CB4357" w:rsidRPr="00B30A26" w:rsidRDefault="00CB4357" w:rsidP="00A24C1A">
      <w:pPr>
        <w:pStyle w:val="Heading6"/>
        <w:rPr>
          <w:lang w:val="es-ES"/>
        </w:rPr>
      </w:pPr>
      <w:r w:rsidRPr="00B30A26">
        <w:rPr>
          <w:lang w:val="es-ES"/>
        </w:rPr>
        <w:t xml:space="preserve">RFRCM – 025 </w:t>
      </w:r>
      <w:del w:id="863" w:author="felipe campo" w:date="2018-07-04T11:01:00Z">
        <w:r w:rsidRPr="00B30A26" w:rsidDel="00FD2FD3">
          <w:rPr>
            <w:lang w:val="es-ES"/>
          </w:rPr>
          <w:delText xml:space="preserve">– MÓDULO AUDITOR DE CONOCIMIENTO / </w:delText>
        </w:r>
      </w:del>
      <w:r w:rsidRPr="00B30A26">
        <w:rPr>
          <w:lang w:val="es-ES"/>
        </w:rPr>
        <w:t xml:space="preserve">ACCEDER AL MÓDULO AUDITOR DE CONOCIMIENTO PARA UNA FAMILIA </w:t>
      </w:r>
      <w:r w:rsidR="006E4998" w:rsidRPr="00B30A26">
        <w:rPr>
          <w:lang w:val="es-ES"/>
        </w:rPr>
        <w:t>O</w:t>
      </w:r>
      <w:r w:rsidRPr="00B30A26">
        <w:rPr>
          <w:lang w:val="es-ES"/>
        </w:rPr>
        <w:t xml:space="preserve"> GRUPO DE ACTIVOS EN PARTICULAR.</w:t>
      </w:r>
      <w:del w:id="864" w:author="felipe campo" w:date="2018-07-04T10:40:00Z">
        <w:r w:rsidRPr="00B30A26" w:rsidDel="00CC0EA6">
          <w:rPr>
            <w:lang w:val="es-ES"/>
          </w:rPr>
          <w:delText xml:space="preserve"> 2.2.26</w:delText>
        </w:r>
      </w:del>
    </w:p>
    <w:p w14:paraId="3628EC7F" w14:textId="73E8661D" w:rsidR="00CB4357" w:rsidRPr="00B30A26" w:rsidRDefault="00CB4357" w:rsidP="00CB4357">
      <w:pPr>
        <w:rPr>
          <w:lang w:val="es-ES"/>
        </w:rPr>
      </w:pPr>
      <w:del w:id="865" w:author="felipe campo" w:date="2018-07-04T11:01:00Z">
        <w:r w:rsidRPr="00515FE7" w:rsidDel="00FD2FD3">
          <w:rPr>
            <w:highlight w:val="green"/>
            <w:lang w:val="es-ES"/>
            <w:rPrChange w:id="866" w:author="felipe campo" w:date="2018-07-04T11:15:00Z">
              <w:rPr>
                <w:lang w:val="es-ES"/>
              </w:rPr>
            </w:rPrChange>
          </w:rPr>
          <w:delText xml:space="preserve">Módulo Auditor de Conocimiento. </w:delText>
        </w:r>
      </w:del>
      <w:r w:rsidRPr="00515FE7">
        <w:rPr>
          <w:highlight w:val="green"/>
          <w:lang w:val="es-ES"/>
          <w:rPrChange w:id="867" w:author="felipe campo" w:date="2018-07-04T11:15:00Z">
            <w:rPr>
              <w:lang w:val="es-ES"/>
            </w:rPr>
          </w:rPrChange>
        </w:rPr>
        <w:t>El sistema debe permitir auditar una familia en particular.</w:t>
      </w:r>
      <w:r w:rsidRPr="00B30A26">
        <w:rPr>
          <w:lang w:val="es-ES"/>
        </w:rPr>
        <w:t xml:space="preserve"> </w:t>
      </w:r>
    </w:p>
    <w:p w14:paraId="5B0594C2" w14:textId="77777777" w:rsidR="00CB4357" w:rsidRPr="00B30A26" w:rsidRDefault="00CB4357" w:rsidP="00CB4357">
      <w:pPr>
        <w:rPr>
          <w:lang w:val="es-ES"/>
        </w:rPr>
      </w:pPr>
    </w:p>
    <w:p w14:paraId="0028C167" w14:textId="58AFB70D" w:rsidR="00CB4357" w:rsidRPr="00B30A26" w:rsidDel="00515FE7" w:rsidRDefault="00CB4357" w:rsidP="00A24C1A">
      <w:pPr>
        <w:pStyle w:val="Heading6"/>
        <w:rPr>
          <w:del w:id="868" w:author="felipe campo" w:date="2018-07-04T11:16:00Z"/>
          <w:lang w:val="es-ES"/>
        </w:rPr>
      </w:pPr>
      <w:del w:id="869" w:author="felipe campo" w:date="2018-07-04T11:16:00Z">
        <w:r w:rsidRPr="00B30A26" w:rsidDel="00515FE7">
          <w:rPr>
            <w:lang w:val="es-ES"/>
          </w:rPr>
          <w:delText xml:space="preserve">RFRCM – 026 </w:delText>
        </w:r>
      </w:del>
      <w:del w:id="870" w:author="felipe campo" w:date="2018-07-04T11:01:00Z">
        <w:r w:rsidRPr="00B30A26" w:rsidDel="00FD2FD3">
          <w:rPr>
            <w:lang w:val="es-ES"/>
          </w:rPr>
          <w:delText xml:space="preserve">– MÓDULO AUDITOR DE CONOCIMIENTO / </w:delText>
        </w:r>
      </w:del>
      <w:del w:id="871" w:author="felipe campo" w:date="2018-07-04T11:16:00Z">
        <w:r w:rsidRPr="00B30A26" w:rsidDel="00515FE7">
          <w:rPr>
            <w:lang w:val="es-ES"/>
          </w:rPr>
          <w:delText xml:space="preserve">SEGUIR LA EVOLUCIÓN DEL CONOCIMIENTO RELACIONADO A UN MODO DE FALLA A UNA FAMILIA </w:delText>
        </w:r>
        <w:r w:rsidR="006E4998" w:rsidRPr="00B30A26" w:rsidDel="00515FE7">
          <w:rPr>
            <w:lang w:val="es-ES"/>
          </w:rPr>
          <w:delText>O</w:delText>
        </w:r>
        <w:r w:rsidRPr="00B30A26" w:rsidDel="00515FE7">
          <w:rPr>
            <w:lang w:val="es-ES"/>
          </w:rPr>
          <w:delText xml:space="preserve"> GRUPO DE ACTIVO. </w:delText>
        </w:r>
      </w:del>
    </w:p>
    <w:p w14:paraId="3690479D" w14:textId="49F8B6C9" w:rsidR="00CB4357" w:rsidRPr="00B30A26" w:rsidDel="00515FE7" w:rsidRDefault="00CB4357" w:rsidP="00CB4357">
      <w:pPr>
        <w:rPr>
          <w:del w:id="872" w:author="felipe campo" w:date="2018-07-04T11:16:00Z"/>
          <w:lang w:val="es-ES"/>
        </w:rPr>
      </w:pPr>
      <w:del w:id="873" w:author="felipe campo" w:date="2018-07-04T11:02:00Z">
        <w:r w:rsidRPr="00515FE7" w:rsidDel="00FD2FD3">
          <w:rPr>
            <w:highlight w:val="green"/>
            <w:lang w:val="es-ES"/>
            <w:rPrChange w:id="874" w:author="felipe campo" w:date="2018-07-04T11:16:00Z">
              <w:rPr>
                <w:lang w:val="es-ES"/>
              </w:rPr>
            </w:rPrChange>
          </w:rPr>
          <w:delText xml:space="preserve">Módulo Auditor de Conocimiento. </w:delText>
        </w:r>
      </w:del>
      <w:del w:id="875" w:author="felipe campo" w:date="2018-07-04T11:16:00Z">
        <w:r w:rsidRPr="00515FE7" w:rsidDel="00515FE7">
          <w:rPr>
            <w:highlight w:val="green"/>
            <w:lang w:val="es-ES"/>
            <w:rPrChange w:id="876" w:author="felipe campo" w:date="2018-07-04T11:16:00Z">
              <w:rPr>
                <w:lang w:val="es-ES"/>
              </w:rPr>
            </w:rPrChange>
          </w:rPr>
          <w:delText>El sistema debe permitir auditar una familia en particular y ver su evolución relacionado a un modo de falla a un grupo de activos.</w:delText>
        </w:r>
        <w:r w:rsidRPr="00B30A26" w:rsidDel="00515FE7">
          <w:rPr>
            <w:lang w:val="es-ES"/>
          </w:rPr>
          <w:delText xml:space="preserve"> </w:delText>
        </w:r>
      </w:del>
    </w:p>
    <w:p w14:paraId="5818188B" w14:textId="77777777" w:rsidR="00CB4357" w:rsidRPr="00B30A26" w:rsidRDefault="00CB4357" w:rsidP="00CB4357">
      <w:pPr>
        <w:rPr>
          <w:lang w:val="es-ES"/>
        </w:rPr>
      </w:pPr>
    </w:p>
    <w:p w14:paraId="2F7271CD" w14:textId="13618C20" w:rsidR="00CB4357" w:rsidRPr="00B30A26" w:rsidRDefault="00CB4357" w:rsidP="00A24C1A">
      <w:pPr>
        <w:pStyle w:val="Heading6"/>
        <w:rPr>
          <w:lang w:val="es-ES"/>
        </w:rPr>
      </w:pPr>
      <w:r w:rsidRPr="00B30A26">
        <w:rPr>
          <w:lang w:val="es-ES"/>
        </w:rPr>
        <w:t xml:space="preserve">RFRCM – 027 </w:t>
      </w:r>
      <w:del w:id="877" w:author="felipe campo" w:date="2018-07-04T11:02:00Z">
        <w:r w:rsidRPr="00B30A26" w:rsidDel="00FD2FD3">
          <w:rPr>
            <w:lang w:val="es-ES"/>
          </w:rPr>
          <w:delText xml:space="preserve">– MÓDULO AUDITOR DE CONOCIMIENTO / </w:delText>
        </w:r>
      </w:del>
      <w:r w:rsidRPr="00B30A26">
        <w:rPr>
          <w:lang w:val="es-ES"/>
        </w:rPr>
        <w:t xml:space="preserve">SEGUIR LA EVOLUCIÓN DEL CONOCIMIENTO RELACIONADO A LA JERARQUÍA DE UNA FAMILIA. </w:t>
      </w:r>
    </w:p>
    <w:p w14:paraId="54848F20" w14:textId="10D2FF17" w:rsidR="00CB4357" w:rsidRPr="00B30A26" w:rsidRDefault="00CB4357" w:rsidP="00CB4357">
      <w:pPr>
        <w:rPr>
          <w:lang w:val="es-ES"/>
        </w:rPr>
      </w:pPr>
      <w:del w:id="878" w:author="felipe campo" w:date="2018-07-04T11:02:00Z">
        <w:r w:rsidRPr="00515FE7" w:rsidDel="00FD2FD3">
          <w:rPr>
            <w:highlight w:val="green"/>
            <w:lang w:val="es-ES"/>
            <w:rPrChange w:id="879" w:author="felipe campo" w:date="2018-07-04T11:16:00Z">
              <w:rPr>
                <w:lang w:val="es-ES"/>
              </w:rPr>
            </w:rPrChange>
          </w:rPr>
          <w:delText xml:space="preserve">Módulo Auditor de Conocimiento. </w:delText>
        </w:r>
      </w:del>
      <w:r w:rsidRPr="00515FE7">
        <w:rPr>
          <w:highlight w:val="green"/>
          <w:lang w:val="es-ES"/>
          <w:rPrChange w:id="880" w:author="felipe campo" w:date="2018-07-04T11:16:00Z">
            <w:rPr>
              <w:lang w:val="es-ES"/>
            </w:rPr>
          </w:rPrChange>
        </w:rPr>
        <w:t>El sistema debe permitir hacer seguimiento de las diferentes versiones de la jerarquía de una familia en particular</w:t>
      </w:r>
      <w:r w:rsidRPr="00B30A26">
        <w:rPr>
          <w:lang w:val="es-ES"/>
        </w:rPr>
        <w:t xml:space="preserve">. </w:t>
      </w:r>
      <w:del w:id="881" w:author="felipe campo" w:date="2018-07-04T11:02:00Z">
        <w:r w:rsidRPr="00B30A26" w:rsidDel="00FD2FD3">
          <w:rPr>
            <w:lang w:val="es-ES"/>
          </w:rPr>
          <w:delText>2.2.28</w:delText>
        </w:r>
      </w:del>
    </w:p>
    <w:p w14:paraId="7C73ADAA" w14:textId="77777777" w:rsidR="00CB4357" w:rsidRPr="00B30A26" w:rsidRDefault="00CB4357" w:rsidP="00CB4357">
      <w:pPr>
        <w:rPr>
          <w:lang w:val="es-ES"/>
        </w:rPr>
      </w:pPr>
    </w:p>
    <w:p w14:paraId="7CDA5A4D" w14:textId="4CDBD6B6" w:rsidR="00CB4357" w:rsidRPr="00B30A26" w:rsidRDefault="00CB4357" w:rsidP="00A24C1A">
      <w:pPr>
        <w:pStyle w:val="Heading6"/>
        <w:rPr>
          <w:lang w:val="es-ES"/>
        </w:rPr>
      </w:pPr>
      <w:r w:rsidRPr="00B30A26">
        <w:rPr>
          <w:lang w:val="es-ES"/>
        </w:rPr>
        <w:t xml:space="preserve">RFRCM – 028 </w:t>
      </w:r>
      <w:del w:id="882" w:author="felipe campo" w:date="2018-07-04T11:02:00Z">
        <w:r w:rsidRPr="00B30A26" w:rsidDel="00FD2FD3">
          <w:rPr>
            <w:lang w:val="es-ES"/>
          </w:rPr>
          <w:delText xml:space="preserve">– MÓDULO CONFIGURACIÓN DEL SISTEMA / </w:delText>
        </w:r>
      </w:del>
      <w:r w:rsidRPr="00B30A26">
        <w:rPr>
          <w:lang w:val="es-ES"/>
        </w:rPr>
        <w:t>ACCEDER A</w:t>
      </w:r>
      <w:ins w:id="883" w:author="felipe campo" w:date="2018-07-04T11:16:00Z">
        <w:r w:rsidR="00515FE7">
          <w:rPr>
            <w:lang w:val="es-ES"/>
          </w:rPr>
          <w:t>L</w:t>
        </w:r>
      </w:ins>
      <w:del w:id="884" w:author="felipe campo" w:date="2018-07-04T11:16:00Z">
        <w:r w:rsidRPr="00B30A26" w:rsidDel="00515FE7">
          <w:rPr>
            <w:lang w:val="es-ES"/>
          </w:rPr>
          <w:delText>l</w:delText>
        </w:r>
      </w:del>
      <w:r w:rsidRPr="00B30A26">
        <w:rPr>
          <w:lang w:val="es-ES"/>
        </w:rPr>
        <w:t xml:space="preserve"> MÓDULO DE CONFIGURACIÓN DEL SISTEMA.</w:t>
      </w:r>
      <w:del w:id="885" w:author="felipe campo" w:date="2018-07-04T10:40:00Z">
        <w:r w:rsidRPr="00B30A26" w:rsidDel="00CC0EA6">
          <w:rPr>
            <w:lang w:val="es-ES"/>
          </w:rPr>
          <w:delText xml:space="preserve"> 2.2.29</w:delText>
        </w:r>
      </w:del>
    </w:p>
    <w:p w14:paraId="5FC72C70" w14:textId="51621920" w:rsidR="00CB4357" w:rsidRPr="00B30A26" w:rsidRDefault="00CB4357" w:rsidP="00CB4357">
      <w:pPr>
        <w:rPr>
          <w:lang w:val="es-ES"/>
        </w:rPr>
      </w:pPr>
      <w:del w:id="886" w:author="felipe campo" w:date="2018-07-04T11:02:00Z">
        <w:r w:rsidRPr="00515FE7" w:rsidDel="00FD2FD3">
          <w:rPr>
            <w:highlight w:val="green"/>
            <w:lang w:val="es-ES"/>
            <w:rPrChange w:id="887" w:author="felipe campo" w:date="2018-07-04T11:17:00Z">
              <w:rPr>
                <w:lang w:val="es-ES"/>
              </w:rPr>
            </w:rPrChange>
          </w:rPr>
          <w:delText>Módulo Configuración del Sistema</w:delText>
        </w:r>
        <w:r w:rsidR="004F6A81" w:rsidRPr="00515FE7" w:rsidDel="00FD2FD3">
          <w:rPr>
            <w:highlight w:val="green"/>
            <w:lang w:val="es-ES"/>
            <w:rPrChange w:id="888" w:author="felipe campo" w:date="2018-07-04T11:17:00Z">
              <w:rPr>
                <w:lang w:val="es-ES"/>
              </w:rPr>
            </w:rPrChange>
          </w:rPr>
          <w:fldChar w:fldCharType="begin"/>
        </w:r>
        <w:r w:rsidR="004F6A81" w:rsidRPr="00515FE7" w:rsidDel="00FD2FD3">
          <w:rPr>
            <w:highlight w:val="green"/>
            <w:lang w:val="es-ES"/>
            <w:rPrChange w:id="889" w:author="felipe campo" w:date="2018-07-04T11:17:00Z">
              <w:rPr>
                <w:lang w:val="es-ES"/>
              </w:rPr>
            </w:rPrChange>
          </w:rPr>
          <w:delInstrText xml:space="preserve"> XE "</w:delInstrText>
        </w:r>
        <w:r w:rsidR="004F6A81" w:rsidRPr="00515FE7" w:rsidDel="00FD2FD3">
          <w:rPr>
            <w:b/>
            <w:szCs w:val="28"/>
            <w:highlight w:val="green"/>
            <w:lang w:val="es-ES"/>
            <w:rPrChange w:id="890" w:author="felipe campo" w:date="2018-07-04T11:17:00Z">
              <w:rPr>
                <w:b/>
                <w:szCs w:val="28"/>
                <w:lang w:val="es-ES"/>
              </w:rPr>
            </w:rPrChange>
          </w:rPr>
          <w:delInstrText>Sistema</w:delInstrText>
        </w:r>
        <w:r w:rsidR="004F6A81" w:rsidRPr="00515FE7" w:rsidDel="00FD2FD3">
          <w:rPr>
            <w:highlight w:val="green"/>
            <w:lang w:val="es-ES"/>
            <w:rPrChange w:id="891" w:author="felipe campo" w:date="2018-07-04T11:17:00Z">
              <w:rPr>
                <w:lang w:val="es-ES"/>
              </w:rPr>
            </w:rPrChange>
          </w:rPr>
          <w:delInstrText xml:space="preserve">" </w:delInstrText>
        </w:r>
        <w:r w:rsidR="004F6A81" w:rsidRPr="00515FE7" w:rsidDel="00FD2FD3">
          <w:rPr>
            <w:highlight w:val="green"/>
            <w:lang w:val="es-ES"/>
            <w:rPrChange w:id="892" w:author="felipe campo" w:date="2018-07-04T11:17:00Z">
              <w:rPr>
                <w:lang w:val="es-ES"/>
              </w:rPr>
            </w:rPrChange>
          </w:rPr>
          <w:fldChar w:fldCharType="end"/>
        </w:r>
        <w:r w:rsidRPr="00515FE7" w:rsidDel="00FD2FD3">
          <w:rPr>
            <w:highlight w:val="green"/>
            <w:lang w:val="es-ES"/>
            <w:rPrChange w:id="893" w:author="felipe campo" w:date="2018-07-04T11:17:00Z">
              <w:rPr>
                <w:lang w:val="es-ES"/>
              </w:rPr>
            </w:rPrChange>
          </w:rPr>
          <w:delText xml:space="preserve">. </w:delText>
        </w:r>
      </w:del>
      <w:r w:rsidRPr="00515FE7">
        <w:rPr>
          <w:highlight w:val="green"/>
          <w:lang w:val="es-ES"/>
          <w:rPrChange w:id="894" w:author="felipe campo" w:date="2018-07-04T11:17:00Z">
            <w:rPr>
              <w:lang w:val="es-ES"/>
            </w:rPr>
          </w:rPrChange>
        </w:rPr>
        <w:t>El sistema debe permitir parametrizar su configuración.</w:t>
      </w:r>
      <w:r w:rsidRPr="00B30A26">
        <w:rPr>
          <w:lang w:val="es-ES"/>
        </w:rPr>
        <w:t xml:space="preserve"> </w:t>
      </w:r>
    </w:p>
    <w:p w14:paraId="7700B740" w14:textId="77777777" w:rsidR="00CB4357" w:rsidRPr="00B30A26" w:rsidRDefault="00CB4357" w:rsidP="00CB4357">
      <w:pPr>
        <w:rPr>
          <w:lang w:val="es-ES"/>
        </w:rPr>
      </w:pPr>
    </w:p>
    <w:p w14:paraId="71830809" w14:textId="546CC611" w:rsidR="00CB4357" w:rsidRPr="00B30A26" w:rsidRDefault="00CB4357" w:rsidP="00A24C1A">
      <w:pPr>
        <w:pStyle w:val="Heading6"/>
        <w:rPr>
          <w:lang w:val="es-ES"/>
        </w:rPr>
      </w:pPr>
      <w:r w:rsidRPr="00B30A26">
        <w:rPr>
          <w:lang w:val="es-ES"/>
        </w:rPr>
        <w:lastRenderedPageBreak/>
        <w:t xml:space="preserve">RFRCM – 029 </w:t>
      </w:r>
      <w:del w:id="895" w:author="felipe campo" w:date="2018-07-04T11:02:00Z">
        <w:r w:rsidRPr="00B30A26" w:rsidDel="00FD2FD3">
          <w:rPr>
            <w:lang w:val="es-ES"/>
          </w:rPr>
          <w:delText xml:space="preserve">– MÓDULO CONFIGURACIÓN DEL SISTEMA / </w:delText>
        </w:r>
      </w:del>
      <w:r w:rsidRPr="00B30A26">
        <w:rPr>
          <w:lang w:val="es-ES"/>
        </w:rPr>
        <w:t xml:space="preserve">CONFIGURAR PARAMETROS GENERALES. </w:t>
      </w:r>
    </w:p>
    <w:p w14:paraId="4AD82FCA" w14:textId="1E810D12" w:rsidR="00CB4357" w:rsidRPr="00B30A26" w:rsidRDefault="00CB4357" w:rsidP="00CB4357">
      <w:pPr>
        <w:rPr>
          <w:lang w:val="es-ES"/>
        </w:rPr>
      </w:pPr>
      <w:del w:id="896" w:author="felipe campo" w:date="2018-07-04T11:02:00Z">
        <w:r w:rsidRPr="00515FE7" w:rsidDel="00FD2FD3">
          <w:rPr>
            <w:highlight w:val="green"/>
            <w:lang w:val="es-ES"/>
            <w:rPrChange w:id="897" w:author="felipe campo" w:date="2018-07-04T11:17:00Z">
              <w:rPr>
                <w:lang w:val="es-ES"/>
              </w:rPr>
            </w:rPrChange>
          </w:rPr>
          <w:delText>Módulo Configuración del Sistema</w:delText>
        </w:r>
        <w:r w:rsidR="004F6A81" w:rsidRPr="00515FE7" w:rsidDel="00FD2FD3">
          <w:rPr>
            <w:highlight w:val="green"/>
            <w:lang w:val="es-ES"/>
            <w:rPrChange w:id="898" w:author="felipe campo" w:date="2018-07-04T11:17:00Z">
              <w:rPr>
                <w:lang w:val="es-ES"/>
              </w:rPr>
            </w:rPrChange>
          </w:rPr>
          <w:fldChar w:fldCharType="begin"/>
        </w:r>
        <w:r w:rsidR="004F6A81" w:rsidRPr="00515FE7" w:rsidDel="00FD2FD3">
          <w:rPr>
            <w:highlight w:val="green"/>
            <w:lang w:val="es-ES"/>
            <w:rPrChange w:id="899" w:author="felipe campo" w:date="2018-07-04T11:17:00Z">
              <w:rPr>
                <w:lang w:val="es-ES"/>
              </w:rPr>
            </w:rPrChange>
          </w:rPr>
          <w:delInstrText xml:space="preserve"> XE "</w:delInstrText>
        </w:r>
        <w:r w:rsidR="004F6A81" w:rsidRPr="00515FE7" w:rsidDel="00FD2FD3">
          <w:rPr>
            <w:b/>
            <w:szCs w:val="28"/>
            <w:highlight w:val="green"/>
            <w:lang w:val="es-ES"/>
            <w:rPrChange w:id="900" w:author="felipe campo" w:date="2018-07-04T11:17:00Z">
              <w:rPr>
                <w:b/>
                <w:szCs w:val="28"/>
                <w:lang w:val="es-ES"/>
              </w:rPr>
            </w:rPrChange>
          </w:rPr>
          <w:delInstrText>Sistema</w:delInstrText>
        </w:r>
        <w:r w:rsidR="004F6A81" w:rsidRPr="00515FE7" w:rsidDel="00FD2FD3">
          <w:rPr>
            <w:highlight w:val="green"/>
            <w:lang w:val="es-ES"/>
            <w:rPrChange w:id="901" w:author="felipe campo" w:date="2018-07-04T11:17:00Z">
              <w:rPr>
                <w:lang w:val="es-ES"/>
              </w:rPr>
            </w:rPrChange>
          </w:rPr>
          <w:delInstrText xml:space="preserve">" </w:delInstrText>
        </w:r>
        <w:r w:rsidR="004F6A81" w:rsidRPr="00515FE7" w:rsidDel="00FD2FD3">
          <w:rPr>
            <w:highlight w:val="green"/>
            <w:lang w:val="es-ES"/>
            <w:rPrChange w:id="902" w:author="felipe campo" w:date="2018-07-04T11:17:00Z">
              <w:rPr>
                <w:lang w:val="es-ES"/>
              </w:rPr>
            </w:rPrChange>
          </w:rPr>
          <w:fldChar w:fldCharType="end"/>
        </w:r>
        <w:r w:rsidRPr="00515FE7" w:rsidDel="00FD2FD3">
          <w:rPr>
            <w:highlight w:val="green"/>
            <w:lang w:val="es-ES"/>
            <w:rPrChange w:id="903" w:author="felipe campo" w:date="2018-07-04T11:17:00Z">
              <w:rPr>
                <w:lang w:val="es-ES"/>
              </w:rPr>
            </w:rPrChange>
          </w:rPr>
          <w:delText xml:space="preserve">. </w:delText>
        </w:r>
      </w:del>
      <w:r w:rsidRPr="00515FE7">
        <w:rPr>
          <w:highlight w:val="green"/>
          <w:lang w:val="es-ES"/>
          <w:rPrChange w:id="904" w:author="felipe campo" w:date="2018-07-04T11:17:00Z">
            <w:rPr>
              <w:lang w:val="es-ES"/>
            </w:rPr>
          </w:rPrChange>
        </w:rPr>
        <w:t>El sistema debe permitir configurar los parámetros generales del sistema.</w:t>
      </w:r>
      <w:r w:rsidRPr="00B30A26">
        <w:rPr>
          <w:lang w:val="es-ES"/>
        </w:rPr>
        <w:t xml:space="preserve"> </w:t>
      </w:r>
    </w:p>
    <w:p w14:paraId="4F353EF2" w14:textId="77777777" w:rsidR="00CB4357" w:rsidRPr="00B30A26" w:rsidRDefault="00CB4357" w:rsidP="00CB4357">
      <w:pPr>
        <w:rPr>
          <w:lang w:val="es-ES"/>
        </w:rPr>
      </w:pPr>
    </w:p>
    <w:p w14:paraId="0C097145" w14:textId="77777777" w:rsidR="00B33E9F" w:rsidRPr="00B30A26" w:rsidRDefault="00B33E9F" w:rsidP="003237E6">
      <w:pPr>
        <w:rPr>
          <w:rFonts w:eastAsiaTheme="majorEastAsia" w:cstheme="majorBidi"/>
          <w:color w:val="1F3763" w:themeColor="accent1" w:themeShade="7F"/>
          <w:lang w:val="es-ES"/>
        </w:rPr>
      </w:pPr>
    </w:p>
    <w:p w14:paraId="0DA02F45" w14:textId="7FA1FBC4" w:rsidR="00B33E9F" w:rsidRDefault="00B33E9F" w:rsidP="00B33E9F">
      <w:pPr>
        <w:pStyle w:val="Heading4"/>
        <w:rPr>
          <w:ins w:id="905" w:author="felipe campo" w:date="2018-07-04T11:17:00Z"/>
          <w:lang w:val="es-ES"/>
        </w:rPr>
      </w:pPr>
      <w:bookmarkStart w:id="906" w:name="_Toc518466272"/>
      <w:r w:rsidRPr="00B30A26">
        <w:rPr>
          <w:lang w:val="es-ES"/>
        </w:rPr>
        <w:t>Seguridad Física y Video Analítica</w:t>
      </w:r>
      <w:r w:rsidR="000A575E" w:rsidRPr="00B30A26">
        <w:rPr>
          <w:lang w:val="es-ES"/>
        </w:rPr>
        <w:t xml:space="preserve"> (AC)</w:t>
      </w:r>
      <w:bookmarkEnd w:id="906"/>
    </w:p>
    <w:p w14:paraId="4BBB630E" w14:textId="47DF67A0" w:rsidR="002A5EC1" w:rsidRDefault="002A5EC1" w:rsidP="002A5EC1">
      <w:pPr>
        <w:rPr>
          <w:ins w:id="907" w:author="felipe campo" w:date="2018-07-04T11:18:00Z"/>
          <w:lang w:val="es-ES"/>
        </w:rPr>
        <w:pPrChange w:id="908" w:author="felipe campo" w:date="2018-07-04T11:17:00Z">
          <w:pPr>
            <w:pStyle w:val="Heading4"/>
          </w:pPr>
        </w:pPrChange>
      </w:pPr>
      <w:ins w:id="909" w:author="felipe campo" w:date="2018-07-04T11:17:00Z">
        <w:r>
          <w:rPr>
            <w:lang w:val="es-ES"/>
          </w:rPr>
          <w:t xml:space="preserve">Access control es </w:t>
        </w:r>
      </w:ins>
      <w:ins w:id="910" w:author="felipe campo" w:date="2018-07-04T11:19:00Z">
        <w:r>
          <w:rPr>
            <w:lang w:val="es-ES"/>
          </w:rPr>
          <w:t>una herramienta</w:t>
        </w:r>
      </w:ins>
      <w:ins w:id="911" w:author="felipe campo" w:date="2018-07-04T11:17:00Z">
        <w:r>
          <w:rPr>
            <w:lang w:val="es-ES"/>
          </w:rPr>
          <w:t xml:space="preserve"> que </w:t>
        </w:r>
      </w:ins>
      <w:ins w:id="912" w:author="felipe campo" w:date="2018-07-04T11:18:00Z">
        <w:r>
          <w:rPr>
            <w:lang w:val="es-ES"/>
          </w:rPr>
          <w:t xml:space="preserve">permite asegurar el despacho y la entrega de mercancías </w:t>
        </w:r>
      </w:ins>
      <w:ins w:id="913" w:author="felipe campo" w:date="2018-07-04T11:17:00Z">
        <w:r>
          <w:rPr>
            <w:lang w:val="es-ES"/>
          </w:rPr>
          <w:t>por medio de herrami</w:t>
        </w:r>
      </w:ins>
      <w:ins w:id="914" w:author="felipe campo" w:date="2018-07-04T11:18:00Z">
        <w:r>
          <w:rPr>
            <w:lang w:val="es-ES"/>
          </w:rPr>
          <w:t xml:space="preserve">entas de video analítica. Contiene proceso para la </w:t>
        </w:r>
      </w:ins>
      <w:ins w:id="915" w:author="felipe campo" w:date="2018-07-04T11:19:00Z">
        <w:r>
          <w:rPr>
            <w:lang w:val="es-ES"/>
          </w:rPr>
          <w:t>parametrización</w:t>
        </w:r>
      </w:ins>
      <w:ins w:id="916" w:author="felipe campo" w:date="2018-07-04T11:18:00Z">
        <w:r>
          <w:rPr>
            <w:lang w:val="es-ES"/>
          </w:rPr>
          <w:t xml:space="preserve"> de las imágenes de </w:t>
        </w:r>
      </w:ins>
      <w:ins w:id="917" w:author="felipe campo" w:date="2018-07-04T11:19:00Z">
        <w:r>
          <w:rPr>
            <w:lang w:val="es-ES"/>
          </w:rPr>
          <w:t>referencia</w:t>
        </w:r>
      </w:ins>
      <w:ins w:id="918" w:author="felipe campo" w:date="2018-07-04T11:18:00Z">
        <w:r>
          <w:rPr>
            <w:lang w:val="es-ES"/>
          </w:rPr>
          <w:t xml:space="preserve"> </w:t>
        </w:r>
      </w:ins>
      <w:ins w:id="919" w:author="felipe campo" w:date="2018-07-04T11:19:00Z">
        <w:r>
          <w:rPr>
            <w:lang w:val="es-ES"/>
          </w:rPr>
          <w:t xml:space="preserve">para las validaciones y la integración con los </w:t>
        </w:r>
      </w:ins>
      <w:ins w:id="920" w:author="felipe campo" w:date="2018-07-04T11:36:00Z">
        <w:r w:rsidR="00670816">
          <w:rPr>
            <w:lang w:val="es-ES"/>
          </w:rPr>
          <w:t>procesos existentes</w:t>
        </w:r>
      </w:ins>
      <w:ins w:id="921" w:author="felipe campo" w:date="2018-07-04T11:19:00Z">
        <w:r>
          <w:rPr>
            <w:lang w:val="es-ES"/>
          </w:rPr>
          <w:t xml:space="preserve"> en dispositivos </w:t>
        </w:r>
      </w:ins>
      <w:ins w:id="922" w:author="felipe campo" w:date="2018-07-04T11:36:00Z">
        <w:r w:rsidR="00670816">
          <w:rPr>
            <w:lang w:val="es-ES"/>
          </w:rPr>
          <w:t>móviles</w:t>
        </w:r>
      </w:ins>
    </w:p>
    <w:p w14:paraId="763CF098" w14:textId="71F11347" w:rsidR="002A5EC1" w:rsidRPr="002A5EC1" w:rsidDel="002A5EC1" w:rsidRDefault="002A5EC1" w:rsidP="002A5EC1">
      <w:pPr>
        <w:rPr>
          <w:del w:id="923" w:author="felipe campo" w:date="2018-07-04T11:19:00Z"/>
          <w:lang w:val="es-ES"/>
        </w:rPr>
        <w:pPrChange w:id="924" w:author="felipe campo" w:date="2018-07-04T11:17:00Z">
          <w:pPr>
            <w:pStyle w:val="Heading4"/>
          </w:pPr>
        </w:pPrChange>
      </w:pPr>
    </w:p>
    <w:p w14:paraId="31282C46" w14:textId="19AA6A4C" w:rsidR="0032460D" w:rsidRPr="00B30A26" w:rsidDel="002A5EC1" w:rsidRDefault="0032460D" w:rsidP="0032460D">
      <w:pPr>
        <w:rPr>
          <w:del w:id="925" w:author="felipe campo" w:date="2018-07-04T11:19:00Z"/>
          <w:lang w:val="es-ES"/>
        </w:rPr>
      </w:pPr>
      <w:del w:id="926" w:author="felipe campo" w:date="2018-07-04T11:19:00Z">
        <w:r w:rsidRPr="00B30A26" w:rsidDel="002A5EC1">
          <w:rPr>
            <w:lang w:val="es-ES"/>
          </w:rPr>
          <w:delText>Access Control es una herramienta que administra el control de acceso a instalaciones físicas de cualquier compañía. Contiene procesos de apoyo o fuente de información de los accesos y registros de ingresos y salidas de un cardholder que puede ser una persona y/o vehículo que posee una tarjeta con unos accesos predeterminados. Ofrece la capacidad de asignar una tarjeta a cada persona y vehículo autorizado a ingresar, para lo cual se le asigna una tarjeta, la cual deberán portar en un lugar visible para ser reconocido por el personal de seguridad y sistemas automáticos como los tornos que controlan el paso por las puestas principales. Estas solicitudes pueden ser realizadas por empleados o personal autorizados, que figuran como responsable del visitante o empleado ante la división de Control de Accesos por el comportamiento del visitante dentro de las instalaciones y cualquier incidente que lo involucre.</w:delText>
        </w:r>
      </w:del>
    </w:p>
    <w:p w14:paraId="7C8E4B46" w14:textId="461C11B6" w:rsidR="009360D2" w:rsidRPr="00B30A26" w:rsidRDefault="009360D2" w:rsidP="009360D2">
      <w:pPr>
        <w:keepNext/>
        <w:rPr>
          <w:lang w:val="es-ES"/>
        </w:rPr>
      </w:pPr>
      <w:del w:id="927" w:author="felipe campo" w:date="2018-07-04T11:19:00Z">
        <w:r w:rsidRPr="00B30A26" w:rsidDel="002A5EC1">
          <w:rPr>
            <w:noProof/>
          </w:rPr>
          <w:drawing>
            <wp:inline distT="0" distB="0" distL="0" distR="0" wp14:anchorId="3EB024B8" wp14:editId="3DE05786">
              <wp:extent cx="5937885" cy="4583430"/>
              <wp:effectExtent l="0" t="0" r="0" b="0"/>
              <wp:docPr id="26" name="Picture 26" descr="Requisitos/export/RFE/png/Requisitos%20LogCloud__RF%20Requisitos%20Funcionales%20__RF%20Nivel%203%20Requisitos%20Funcionales%20Seguridad%20Física%20y%20Video%20Analítica__RF%20Nivel%203%20Actor%20Seguridad%20Física%20y%20Video%20Analítica_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quisitos/export/RFE/png/Requisitos%20LogCloud__RF%20Requisitos%20Funcionales%20__RF%20Nivel%203%20Requisitos%20Funcionales%20Seguridad%20Física%20y%20Video%20Analítica__RF%20Nivel%203%20Actor%20Seguridad%20Física%20y%20Video%20Analítica_4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7885" cy="4583430"/>
                      </a:xfrm>
                      <a:prstGeom prst="rect">
                        <a:avLst/>
                      </a:prstGeom>
                      <a:noFill/>
                      <a:ln>
                        <a:noFill/>
                      </a:ln>
                    </pic:spPr>
                  </pic:pic>
                </a:graphicData>
              </a:graphic>
            </wp:inline>
          </w:drawing>
        </w:r>
      </w:del>
      <w:commentRangeStart w:id="928"/>
    </w:p>
    <w:p w14:paraId="79EAC459" w14:textId="7F45FAFD" w:rsidR="009360D2" w:rsidRPr="00B30A26" w:rsidRDefault="009360D2" w:rsidP="009360D2">
      <w:pPr>
        <w:pStyle w:val="Caption"/>
        <w:jc w:val="both"/>
        <w:rPr>
          <w:lang w:val="es-ES"/>
        </w:rPr>
      </w:pPr>
      <w:bookmarkStart w:id="929" w:name="_Toc477252580"/>
      <w:r w:rsidRPr="00B30A26">
        <w:rPr>
          <w:lang w:val="es-ES"/>
        </w:rPr>
        <w:t xml:space="preserve">Figura </w:t>
      </w:r>
      <w:r w:rsidRPr="00B30A26">
        <w:rPr>
          <w:lang w:val="es-ES"/>
        </w:rPr>
        <w:fldChar w:fldCharType="begin"/>
      </w:r>
      <w:r w:rsidRPr="00B30A26">
        <w:rPr>
          <w:lang w:val="es-ES"/>
        </w:rPr>
        <w:instrText xml:space="preserve"> SEQ Figura \* ARABIC </w:instrText>
      </w:r>
      <w:r w:rsidRPr="00B30A26">
        <w:rPr>
          <w:lang w:val="es-ES"/>
        </w:rPr>
        <w:fldChar w:fldCharType="separate"/>
      </w:r>
      <w:r w:rsidR="00515FE7">
        <w:rPr>
          <w:noProof/>
          <w:lang w:val="es-ES"/>
        </w:rPr>
        <w:t>22</w:t>
      </w:r>
      <w:r w:rsidRPr="00B30A26">
        <w:rPr>
          <w:lang w:val="es-ES"/>
        </w:rPr>
        <w:fldChar w:fldCharType="end"/>
      </w:r>
      <w:r w:rsidRPr="00B30A26">
        <w:rPr>
          <w:lang w:val="es-ES"/>
        </w:rPr>
        <w:t xml:space="preserve"> Nivel 3 Requisitos Funcionales Actor Seguridad Física y Video Analítica</w:t>
      </w:r>
      <w:bookmarkEnd w:id="929"/>
    </w:p>
    <w:p w14:paraId="76CA8CB4" w14:textId="628A7270" w:rsidR="009360D2" w:rsidRPr="00B30A26" w:rsidRDefault="009360D2" w:rsidP="009360D2">
      <w:pPr>
        <w:keepNext/>
        <w:rPr>
          <w:lang w:val="es-ES"/>
        </w:rPr>
      </w:pPr>
      <w:del w:id="930" w:author="felipe campo" w:date="2018-07-04T11:19:00Z">
        <w:r w:rsidRPr="00B30A26" w:rsidDel="002A5EC1">
          <w:rPr>
            <w:noProof/>
          </w:rPr>
          <w:drawing>
            <wp:inline distT="0" distB="0" distL="0" distR="0" wp14:anchorId="53F65A93" wp14:editId="74552CD1">
              <wp:extent cx="5937885" cy="5173980"/>
              <wp:effectExtent l="0" t="0" r="0" b="0"/>
              <wp:docPr id="27" name="Picture 27" descr="Requisitos/export/RFE/png/Requisitos%20LogCloud__RF%20Requisitos%20Funcionales%20__RF%20Nivel%203%20Requisitos%20Funcionales%20Seguridad%20Física%20y%20Video%20Analítica__RF%20Nivel%203%20Requisitos%20Funcionales%20Seguridad%20Física%20y%20Video%20Analítica_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quisitos/export/RFE/png/Requisitos%20LogCloud__RF%20Requisitos%20Funcionales%20__RF%20Nivel%203%20Requisitos%20Funcionales%20Seguridad%20Física%20y%20Video%20Analítica__RF%20Nivel%203%20Requisitos%20Funcionales%20Seguridad%20Física%20y%20Video%20Analítica_4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7885" cy="5173980"/>
                      </a:xfrm>
                      <a:prstGeom prst="rect">
                        <a:avLst/>
                      </a:prstGeom>
                      <a:noFill/>
                      <a:ln>
                        <a:noFill/>
                      </a:ln>
                    </pic:spPr>
                  </pic:pic>
                </a:graphicData>
              </a:graphic>
            </wp:inline>
          </w:drawing>
        </w:r>
      </w:del>
    </w:p>
    <w:p w14:paraId="6D373B5D" w14:textId="52258957" w:rsidR="0032460D" w:rsidRPr="00B30A26" w:rsidRDefault="009360D2" w:rsidP="009360D2">
      <w:pPr>
        <w:pStyle w:val="Caption"/>
        <w:jc w:val="both"/>
        <w:rPr>
          <w:lang w:val="es-ES"/>
        </w:rPr>
      </w:pPr>
      <w:bookmarkStart w:id="931" w:name="_Toc477252581"/>
      <w:r w:rsidRPr="00B30A26">
        <w:rPr>
          <w:lang w:val="es-ES"/>
        </w:rPr>
        <w:t xml:space="preserve">Figura </w:t>
      </w:r>
      <w:r w:rsidRPr="00B30A26">
        <w:rPr>
          <w:lang w:val="es-ES"/>
        </w:rPr>
        <w:fldChar w:fldCharType="begin"/>
      </w:r>
      <w:r w:rsidRPr="00B30A26">
        <w:rPr>
          <w:lang w:val="es-ES"/>
        </w:rPr>
        <w:instrText xml:space="preserve"> SEQ Figura \* ARABIC </w:instrText>
      </w:r>
      <w:r w:rsidRPr="00B30A26">
        <w:rPr>
          <w:lang w:val="es-ES"/>
        </w:rPr>
        <w:fldChar w:fldCharType="separate"/>
      </w:r>
      <w:r w:rsidR="00515FE7">
        <w:rPr>
          <w:noProof/>
          <w:lang w:val="es-ES"/>
        </w:rPr>
        <w:t>23</w:t>
      </w:r>
      <w:r w:rsidRPr="00B30A26">
        <w:rPr>
          <w:lang w:val="es-ES"/>
        </w:rPr>
        <w:fldChar w:fldCharType="end"/>
      </w:r>
      <w:r w:rsidRPr="00B30A26">
        <w:rPr>
          <w:lang w:val="es-ES"/>
        </w:rPr>
        <w:t xml:space="preserve"> Nivel 3 Requisitos Funcionales Seguridad Física y Video Analítica</w:t>
      </w:r>
      <w:bookmarkEnd w:id="931"/>
    </w:p>
    <w:commentRangeEnd w:id="928"/>
    <w:p w14:paraId="7AED58FD" w14:textId="55FA5BB4" w:rsidR="0032460D" w:rsidRPr="00B30A26" w:rsidRDefault="002A5EC1" w:rsidP="0032460D">
      <w:pPr>
        <w:pStyle w:val="Heading6"/>
        <w:rPr>
          <w:lang w:val="es-ES"/>
        </w:rPr>
      </w:pPr>
      <w:r>
        <w:rPr>
          <w:rStyle w:val="CommentReference"/>
          <w:rFonts w:ascii="Helvetica" w:eastAsiaTheme="minorHAnsi" w:hAnsi="Helvetica" w:cs="Times New Roman"/>
          <w:color w:val="auto"/>
        </w:rPr>
        <w:commentReference w:id="928"/>
      </w:r>
      <w:r w:rsidR="0032460D" w:rsidRPr="00B30A26">
        <w:rPr>
          <w:lang w:val="es-ES"/>
        </w:rPr>
        <w:t xml:space="preserve">RFAC - 001 – </w:t>
      </w:r>
      <w:del w:id="932" w:author="felipe campo" w:date="2018-07-04T11:20:00Z">
        <w:r w:rsidR="0032460D" w:rsidRPr="00B30A26" w:rsidDel="002A5EC1">
          <w:rPr>
            <w:lang w:val="es-ES"/>
          </w:rPr>
          <w:delText>CREAR SITIO.</w:delText>
        </w:r>
      </w:del>
      <w:ins w:id="933" w:author="felipe campo" w:date="2018-07-04T11:20:00Z">
        <w:r>
          <w:rPr>
            <w:lang w:val="es-ES"/>
          </w:rPr>
          <w:t>ASOCIAR IMAGEN A PERSONA</w:t>
        </w:r>
      </w:ins>
    </w:p>
    <w:p w14:paraId="7E7BEC00" w14:textId="50085B76" w:rsidR="0032460D" w:rsidRPr="00B30A26" w:rsidRDefault="0032460D" w:rsidP="0032460D">
      <w:pPr>
        <w:rPr>
          <w:lang w:val="es-ES"/>
        </w:rPr>
      </w:pPr>
      <w:del w:id="934" w:author="felipe campo" w:date="2018-07-04T11:36:00Z">
        <w:r w:rsidRPr="00670816" w:rsidDel="00670816">
          <w:rPr>
            <w:highlight w:val="green"/>
            <w:lang w:val="es-ES"/>
            <w:rPrChange w:id="935" w:author="felipe campo" w:date="2018-07-04T11:36:00Z">
              <w:rPr>
                <w:lang w:val="es-ES"/>
              </w:rPr>
            </w:rPrChange>
          </w:rPr>
          <w:delText xml:space="preserve">Módulo de Parametrización. </w:delText>
        </w:r>
      </w:del>
      <w:r w:rsidRPr="00670816">
        <w:rPr>
          <w:highlight w:val="green"/>
          <w:lang w:val="es-ES"/>
          <w:rPrChange w:id="936" w:author="felipe campo" w:date="2018-07-04T11:36:00Z">
            <w:rPr>
              <w:lang w:val="es-ES"/>
            </w:rPr>
          </w:rPrChange>
        </w:rPr>
        <w:t xml:space="preserve">El sistema debe </w:t>
      </w:r>
      <w:del w:id="937" w:author="felipe campo" w:date="2018-07-04T11:22:00Z">
        <w:r w:rsidRPr="00670816" w:rsidDel="002A5EC1">
          <w:rPr>
            <w:highlight w:val="green"/>
            <w:lang w:val="es-ES"/>
            <w:rPrChange w:id="938" w:author="felipe campo" w:date="2018-07-04T11:36:00Z">
              <w:rPr>
                <w:lang w:val="es-ES"/>
              </w:rPr>
            </w:rPrChange>
          </w:rPr>
          <w:delText xml:space="preserve">solicitar el código y la descripción del sitio para su creación. </w:delText>
        </w:r>
      </w:del>
      <w:ins w:id="939" w:author="felipe campo" w:date="2018-07-04T11:22:00Z">
        <w:r w:rsidR="002A5EC1" w:rsidRPr="00670816">
          <w:rPr>
            <w:highlight w:val="green"/>
            <w:lang w:val="es-ES"/>
            <w:rPrChange w:id="940" w:author="felipe campo" w:date="2018-07-04T11:36:00Z">
              <w:rPr>
                <w:lang w:val="es-ES"/>
              </w:rPr>
            </w:rPrChange>
          </w:rPr>
          <w:t>permitir asociar una o varias imágenes de referencia para validar un fotograma de una persona con respecto a las imágenes de referencia almacenadas en el sistema</w:t>
        </w:r>
      </w:ins>
    </w:p>
    <w:p w14:paraId="7319B335" w14:textId="77777777" w:rsidR="0032460D" w:rsidRPr="00B30A26" w:rsidRDefault="0032460D" w:rsidP="0032460D">
      <w:pPr>
        <w:rPr>
          <w:lang w:val="es-ES"/>
        </w:rPr>
      </w:pPr>
    </w:p>
    <w:p w14:paraId="3BFCF828" w14:textId="1361013B" w:rsidR="0032460D" w:rsidRPr="00B30A26" w:rsidRDefault="0032460D" w:rsidP="0032460D">
      <w:pPr>
        <w:pStyle w:val="Heading6"/>
        <w:rPr>
          <w:lang w:val="es-ES"/>
        </w:rPr>
      </w:pPr>
      <w:r w:rsidRPr="00B30A26">
        <w:rPr>
          <w:lang w:val="es-ES"/>
        </w:rPr>
        <w:t xml:space="preserve">RFAC - 002 – </w:t>
      </w:r>
      <w:del w:id="941" w:author="felipe campo" w:date="2018-07-04T11:20:00Z">
        <w:r w:rsidRPr="00B30A26" w:rsidDel="002A5EC1">
          <w:rPr>
            <w:lang w:val="es-ES"/>
          </w:rPr>
          <w:delText xml:space="preserve">EDITAR LA INFORMACIÓN DEL SITIO </w:delText>
        </w:r>
      </w:del>
      <w:ins w:id="942" w:author="felipe campo" w:date="2018-07-04T11:20:00Z">
        <w:r w:rsidR="002A5EC1">
          <w:rPr>
            <w:lang w:val="es-ES"/>
          </w:rPr>
          <w:t>VALIDAR DESPACHO POR VIDEO ANALITICA</w:t>
        </w:r>
      </w:ins>
    </w:p>
    <w:p w14:paraId="72C8F2C4" w14:textId="39BAC97D" w:rsidR="0032460D" w:rsidRPr="00B30A26" w:rsidRDefault="0032460D" w:rsidP="0032460D">
      <w:pPr>
        <w:rPr>
          <w:lang w:val="es-ES"/>
        </w:rPr>
      </w:pPr>
      <w:del w:id="943" w:author="felipe campo" w:date="2018-07-04T11:23:00Z">
        <w:r w:rsidRPr="00670816" w:rsidDel="00890099">
          <w:rPr>
            <w:highlight w:val="green"/>
            <w:lang w:val="es-ES"/>
            <w:rPrChange w:id="944" w:author="felipe campo" w:date="2018-07-04T11:36:00Z">
              <w:rPr>
                <w:lang w:val="es-ES"/>
              </w:rPr>
            </w:rPrChange>
          </w:rPr>
          <w:delText>Módulo de Parametrización. El sistema debe solicitar el nuevo código y descripción del sitio para su modificación.</w:delText>
        </w:r>
      </w:del>
      <w:ins w:id="945" w:author="felipe campo" w:date="2018-07-04T11:23:00Z">
        <w:r w:rsidR="00890099" w:rsidRPr="00670816">
          <w:rPr>
            <w:highlight w:val="green"/>
            <w:lang w:val="es-ES"/>
            <w:rPrChange w:id="946" w:author="felipe campo" w:date="2018-07-04T11:36:00Z">
              <w:rPr>
                <w:lang w:val="es-ES"/>
              </w:rPr>
            </w:rPrChange>
          </w:rPr>
          <w:t>El sistema debe permitir capturar un fotograma</w:t>
        </w:r>
      </w:ins>
      <w:ins w:id="947" w:author="felipe campo" w:date="2018-07-04T11:24:00Z">
        <w:r w:rsidR="00890099" w:rsidRPr="00670816">
          <w:rPr>
            <w:highlight w:val="green"/>
            <w:lang w:val="es-ES"/>
            <w:rPrChange w:id="948" w:author="felipe campo" w:date="2018-07-04T11:36:00Z">
              <w:rPr>
                <w:lang w:val="es-ES"/>
              </w:rPr>
            </w:rPrChange>
          </w:rPr>
          <w:t xml:space="preserve"> </w:t>
        </w:r>
      </w:ins>
      <w:ins w:id="949" w:author="felipe campo" w:date="2018-07-04T11:25:00Z">
        <w:r w:rsidR="00890099" w:rsidRPr="00670816">
          <w:rPr>
            <w:highlight w:val="green"/>
            <w:lang w:val="es-ES"/>
            <w:rPrChange w:id="950" w:author="felipe campo" w:date="2018-07-04T11:36:00Z">
              <w:rPr>
                <w:lang w:val="es-ES"/>
              </w:rPr>
            </w:rPrChange>
          </w:rPr>
          <w:t>manualmente</w:t>
        </w:r>
      </w:ins>
      <w:ins w:id="951" w:author="felipe campo" w:date="2018-07-04T11:23:00Z">
        <w:r w:rsidR="00890099" w:rsidRPr="00670816">
          <w:rPr>
            <w:highlight w:val="green"/>
            <w:lang w:val="es-ES"/>
            <w:rPrChange w:id="952" w:author="felipe campo" w:date="2018-07-04T11:36:00Z">
              <w:rPr>
                <w:lang w:val="es-ES"/>
              </w:rPr>
            </w:rPrChange>
          </w:rPr>
          <w:t xml:space="preserve"> durante el proceso de despacho de mercancía para validar la correspondencia de la persona del fotograma con respecto a las </w:t>
        </w:r>
      </w:ins>
      <w:ins w:id="953" w:author="felipe campo" w:date="2018-07-04T11:24:00Z">
        <w:r w:rsidR="00890099" w:rsidRPr="00670816">
          <w:rPr>
            <w:highlight w:val="green"/>
            <w:lang w:val="es-ES"/>
            <w:rPrChange w:id="954" w:author="felipe campo" w:date="2018-07-04T11:36:00Z">
              <w:rPr>
                <w:lang w:val="es-ES"/>
              </w:rPr>
            </w:rPrChange>
          </w:rPr>
          <w:t>imágenes</w:t>
        </w:r>
      </w:ins>
      <w:ins w:id="955" w:author="felipe campo" w:date="2018-07-04T11:23:00Z">
        <w:r w:rsidR="00890099" w:rsidRPr="00670816">
          <w:rPr>
            <w:highlight w:val="green"/>
            <w:lang w:val="es-ES"/>
            <w:rPrChange w:id="956" w:author="felipe campo" w:date="2018-07-04T11:36:00Z">
              <w:rPr>
                <w:lang w:val="es-ES"/>
              </w:rPr>
            </w:rPrChange>
          </w:rPr>
          <w:t xml:space="preserve"> </w:t>
        </w:r>
      </w:ins>
      <w:ins w:id="957" w:author="felipe campo" w:date="2018-07-04T11:24:00Z">
        <w:r w:rsidR="00890099" w:rsidRPr="00670816">
          <w:rPr>
            <w:highlight w:val="green"/>
            <w:lang w:val="es-ES"/>
            <w:rPrChange w:id="958" w:author="felipe campo" w:date="2018-07-04T11:36:00Z">
              <w:rPr>
                <w:lang w:val="es-ES"/>
              </w:rPr>
            </w:rPrChange>
          </w:rPr>
          <w:t>de referencia almacenadas</w:t>
        </w:r>
      </w:ins>
      <w:ins w:id="959" w:author="felipe campo" w:date="2018-07-04T11:26:00Z">
        <w:r w:rsidR="002527D2" w:rsidRPr="00670816">
          <w:rPr>
            <w:highlight w:val="green"/>
            <w:lang w:val="es-ES"/>
            <w:rPrChange w:id="960" w:author="felipe campo" w:date="2018-07-04T11:36:00Z">
              <w:rPr>
                <w:lang w:val="es-ES"/>
              </w:rPr>
            </w:rPrChange>
          </w:rPr>
          <w:t>.</w:t>
        </w:r>
      </w:ins>
    </w:p>
    <w:p w14:paraId="22163A0C" w14:textId="77777777" w:rsidR="0032460D" w:rsidRPr="00B30A26" w:rsidRDefault="0032460D" w:rsidP="0032460D">
      <w:pPr>
        <w:rPr>
          <w:lang w:val="es-ES"/>
        </w:rPr>
      </w:pPr>
    </w:p>
    <w:p w14:paraId="49BDA71D" w14:textId="17A7DF35" w:rsidR="0032460D" w:rsidRPr="00B30A26" w:rsidRDefault="0032460D" w:rsidP="0032460D">
      <w:pPr>
        <w:pStyle w:val="Heading6"/>
        <w:rPr>
          <w:lang w:val="es-ES"/>
        </w:rPr>
      </w:pPr>
      <w:r w:rsidRPr="00B30A26">
        <w:rPr>
          <w:lang w:val="es-ES"/>
        </w:rPr>
        <w:t xml:space="preserve">RFAC - 003 – </w:t>
      </w:r>
      <w:del w:id="961" w:author="felipe campo" w:date="2018-07-04T11:20:00Z">
        <w:r w:rsidRPr="00B30A26" w:rsidDel="002A5EC1">
          <w:rPr>
            <w:lang w:val="es-ES"/>
          </w:rPr>
          <w:delText xml:space="preserve">CREAR AREA. </w:delText>
        </w:r>
      </w:del>
      <w:ins w:id="962" w:author="felipe campo" w:date="2018-07-04T11:20:00Z">
        <w:r w:rsidR="002A5EC1">
          <w:rPr>
            <w:lang w:val="es-ES"/>
          </w:rPr>
          <w:t>RECEPCION POR MEDIO DE VIDEO ANALITICA</w:t>
        </w:r>
      </w:ins>
    </w:p>
    <w:p w14:paraId="3E66800C" w14:textId="581A68F9" w:rsidR="002527D2" w:rsidRPr="00B30A26" w:rsidRDefault="002527D2" w:rsidP="002527D2">
      <w:pPr>
        <w:rPr>
          <w:ins w:id="963" w:author="felipe campo" w:date="2018-07-04T11:26:00Z"/>
          <w:lang w:val="es-ES"/>
        </w:rPr>
      </w:pPr>
      <w:ins w:id="964" w:author="felipe campo" w:date="2018-07-04T11:26:00Z">
        <w:r w:rsidRPr="00F303D2">
          <w:rPr>
            <w:highlight w:val="green"/>
            <w:lang w:val="es-ES"/>
            <w:rPrChange w:id="965" w:author="felipe campo" w:date="2018-07-04T11:35:00Z">
              <w:rPr>
                <w:lang w:val="es-ES"/>
              </w:rPr>
            </w:rPrChange>
          </w:rPr>
          <w:t xml:space="preserve">El sistema debe permitir capturar un fotograma manualmente durante el proceso de </w:t>
        </w:r>
        <w:r w:rsidRPr="00F303D2">
          <w:rPr>
            <w:highlight w:val="green"/>
            <w:lang w:val="es-ES"/>
            <w:rPrChange w:id="966" w:author="felipe campo" w:date="2018-07-04T11:35:00Z">
              <w:rPr>
                <w:lang w:val="es-ES"/>
              </w:rPr>
            </w:rPrChange>
          </w:rPr>
          <w:t>recepción</w:t>
        </w:r>
        <w:r w:rsidRPr="00F303D2">
          <w:rPr>
            <w:highlight w:val="green"/>
            <w:lang w:val="es-ES"/>
            <w:rPrChange w:id="967" w:author="felipe campo" w:date="2018-07-04T11:35:00Z">
              <w:rPr>
                <w:lang w:val="es-ES"/>
              </w:rPr>
            </w:rPrChange>
          </w:rPr>
          <w:t xml:space="preserve"> de mercancía para validar la correspondencia de la persona del fotograma con respecto a las imágenes de referencia almacenadas.</w:t>
        </w:r>
      </w:ins>
    </w:p>
    <w:p w14:paraId="0BC0EBB0" w14:textId="21330C2B" w:rsidR="0032460D" w:rsidRPr="00B30A26" w:rsidDel="002527D2" w:rsidRDefault="0032460D" w:rsidP="0032460D">
      <w:pPr>
        <w:rPr>
          <w:del w:id="968" w:author="felipe campo" w:date="2018-07-04T11:26:00Z"/>
          <w:lang w:val="es-ES"/>
        </w:rPr>
      </w:pPr>
      <w:del w:id="969" w:author="felipe campo" w:date="2018-07-04T11:26:00Z">
        <w:r w:rsidRPr="00B30A26" w:rsidDel="002527D2">
          <w:rPr>
            <w:lang w:val="es-ES"/>
          </w:rPr>
          <w:delText>Módulo de Parametrización. El sistema debe solicitar el código, descripción y el sitio del área para su creación.</w:delText>
        </w:r>
      </w:del>
    </w:p>
    <w:p w14:paraId="031E84DA" w14:textId="77777777" w:rsidR="0032460D" w:rsidRPr="00B30A26" w:rsidRDefault="0032460D" w:rsidP="0032460D">
      <w:pPr>
        <w:rPr>
          <w:lang w:val="es-ES"/>
        </w:rPr>
      </w:pPr>
    </w:p>
    <w:p w14:paraId="44DB3E5E" w14:textId="68160E68" w:rsidR="0032460D" w:rsidRPr="00B30A26" w:rsidRDefault="0032460D" w:rsidP="0032460D">
      <w:pPr>
        <w:pStyle w:val="Heading6"/>
        <w:rPr>
          <w:lang w:val="es-ES"/>
        </w:rPr>
      </w:pPr>
      <w:r w:rsidRPr="00B30A26">
        <w:rPr>
          <w:lang w:val="es-ES"/>
        </w:rPr>
        <w:t>RFAC - 004 –</w:t>
      </w:r>
      <w:del w:id="970" w:author="felipe campo" w:date="2018-07-04T11:21:00Z">
        <w:r w:rsidRPr="00B30A26" w:rsidDel="002A5EC1">
          <w:rPr>
            <w:lang w:val="es-ES"/>
          </w:rPr>
          <w:delText xml:space="preserve"> EDITAR LA INFORMACIÓN DEL AREA</w:delText>
        </w:r>
      </w:del>
      <w:ins w:id="971" w:author="felipe campo" w:date="2018-07-04T11:21:00Z">
        <w:r w:rsidR="002A5EC1">
          <w:rPr>
            <w:lang w:val="es-ES"/>
          </w:rPr>
          <w:t xml:space="preserve"> APROBAR VALIDACION POR VIDEO ANALITICA</w:t>
        </w:r>
      </w:ins>
      <w:r w:rsidRPr="00B30A26">
        <w:rPr>
          <w:lang w:val="es-ES"/>
        </w:rPr>
        <w:t xml:space="preserve"> </w:t>
      </w:r>
    </w:p>
    <w:p w14:paraId="29F46535" w14:textId="0B604733" w:rsidR="0032460D" w:rsidRPr="00B30A26" w:rsidRDefault="0032460D" w:rsidP="0032460D">
      <w:pPr>
        <w:rPr>
          <w:lang w:val="es-ES"/>
        </w:rPr>
      </w:pPr>
      <w:del w:id="972" w:author="felipe campo" w:date="2018-07-04T11:27:00Z">
        <w:r w:rsidRPr="00F303D2" w:rsidDel="002527D2">
          <w:rPr>
            <w:highlight w:val="green"/>
            <w:lang w:val="es-ES"/>
            <w:rPrChange w:id="973" w:author="felipe campo" w:date="2018-07-04T11:35:00Z">
              <w:rPr>
                <w:lang w:val="es-ES"/>
              </w:rPr>
            </w:rPrChange>
          </w:rPr>
          <w:delText>Módulo de Parametrización. El sistema debe solicitar el nuevo código, descripción y sitio para su modificación.</w:delText>
        </w:r>
      </w:del>
      <w:ins w:id="974" w:author="felipe campo" w:date="2018-07-04T11:27:00Z">
        <w:r w:rsidR="002527D2" w:rsidRPr="00F303D2">
          <w:rPr>
            <w:highlight w:val="green"/>
            <w:lang w:val="es-ES"/>
            <w:rPrChange w:id="975" w:author="felipe campo" w:date="2018-07-04T11:35:00Z">
              <w:rPr>
                <w:lang w:val="es-ES"/>
              </w:rPr>
            </w:rPrChange>
          </w:rPr>
          <w:t xml:space="preserve">El sistema debe procesar el fotograma capturado en los procesos de recepción y despacho para determinar si el grado de </w:t>
        </w:r>
      </w:ins>
      <w:ins w:id="976" w:author="felipe campo" w:date="2018-07-04T11:28:00Z">
        <w:r w:rsidR="002527D2" w:rsidRPr="00F303D2">
          <w:rPr>
            <w:highlight w:val="green"/>
            <w:lang w:val="es-ES"/>
            <w:rPrChange w:id="977" w:author="felipe campo" w:date="2018-07-04T11:35:00Z">
              <w:rPr>
                <w:lang w:val="es-ES"/>
              </w:rPr>
            </w:rPrChange>
          </w:rPr>
          <w:t>correlación</w:t>
        </w:r>
      </w:ins>
      <w:ins w:id="978" w:author="felipe campo" w:date="2018-07-04T11:27:00Z">
        <w:r w:rsidR="002527D2" w:rsidRPr="00F303D2">
          <w:rPr>
            <w:highlight w:val="green"/>
            <w:lang w:val="es-ES"/>
            <w:rPrChange w:id="979" w:author="felipe campo" w:date="2018-07-04T11:35:00Z">
              <w:rPr>
                <w:lang w:val="es-ES"/>
              </w:rPr>
            </w:rPrChange>
          </w:rPr>
          <w:t xml:space="preserve"> entre el fotograma de video capturado y la imagen de refe</w:t>
        </w:r>
      </w:ins>
      <w:ins w:id="980" w:author="felipe campo" w:date="2018-07-04T11:28:00Z">
        <w:r w:rsidR="002527D2" w:rsidRPr="00F303D2">
          <w:rPr>
            <w:highlight w:val="green"/>
            <w:lang w:val="es-ES"/>
            <w:rPrChange w:id="981" w:author="felipe campo" w:date="2018-07-04T11:35:00Z">
              <w:rPr>
                <w:lang w:val="es-ES"/>
              </w:rPr>
            </w:rPrChange>
          </w:rPr>
          <w:t>rencia supera el umbral de confiabilidad definido en el sistema</w:t>
        </w:r>
      </w:ins>
    </w:p>
    <w:p w14:paraId="1FDB708E" w14:textId="77777777" w:rsidR="0032460D" w:rsidRPr="00B30A26" w:rsidRDefault="0032460D" w:rsidP="0032460D">
      <w:pPr>
        <w:rPr>
          <w:lang w:val="es-ES"/>
        </w:rPr>
      </w:pPr>
    </w:p>
    <w:p w14:paraId="4079CA4F" w14:textId="0438041F" w:rsidR="0032460D" w:rsidRPr="00B30A26" w:rsidRDefault="0032460D" w:rsidP="0032460D">
      <w:pPr>
        <w:pStyle w:val="Heading6"/>
        <w:rPr>
          <w:lang w:val="es-ES"/>
        </w:rPr>
      </w:pPr>
      <w:r w:rsidRPr="00B30A26">
        <w:rPr>
          <w:lang w:val="es-ES"/>
        </w:rPr>
        <w:lastRenderedPageBreak/>
        <w:t xml:space="preserve">RFAC - 005 – </w:t>
      </w:r>
      <w:del w:id="982" w:author="felipe campo" w:date="2018-07-04T11:21:00Z">
        <w:r w:rsidRPr="00B30A26" w:rsidDel="002A5EC1">
          <w:rPr>
            <w:lang w:val="es-ES"/>
          </w:rPr>
          <w:delText xml:space="preserve">CREAR TIPO DE CARNETIZADO. </w:delText>
        </w:r>
      </w:del>
      <w:ins w:id="983" w:author="felipe campo" w:date="2018-07-04T11:21:00Z">
        <w:r w:rsidR="002A5EC1">
          <w:rPr>
            <w:lang w:val="es-ES"/>
          </w:rPr>
          <w:t>PARAMETRIZAR VARIABLES DE CONFIABILIDAD DE VIDEO ANALITIVA</w:t>
        </w:r>
      </w:ins>
    </w:p>
    <w:p w14:paraId="1B53008F" w14:textId="4D9737B7" w:rsidR="0032460D" w:rsidRPr="00B30A26" w:rsidRDefault="0032460D" w:rsidP="0032460D">
      <w:pPr>
        <w:rPr>
          <w:lang w:val="es-ES"/>
        </w:rPr>
      </w:pPr>
      <w:del w:id="984" w:author="felipe campo" w:date="2018-07-04T11:28:00Z">
        <w:r w:rsidRPr="00F303D2" w:rsidDel="002527D2">
          <w:rPr>
            <w:highlight w:val="green"/>
            <w:lang w:val="es-ES"/>
            <w:rPrChange w:id="985" w:author="felipe campo" w:date="2018-07-04T11:35:00Z">
              <w:rPr>
                <w:lang w:val="es-ES"/>
              </w:rPr>
            </w:rPrChange>
          </w:rPr>
          <w:delText xml:space="preserve">Módulo de Parametrización. El sistema debe solicitar el código, descripción del tipo de carnetizado para su creación. </w:delText>
        </w:r>
      </w:del>
      <w:ins w:id="986" w:author="felipe campo" w:date="2018-07-04T11:28:00Z">
        <w:r w:rsidR="002527D2" w:rsidRPr="00F303D2">
          <w:rPr>
            <w:highlight w:val="green"/>
            <w:lang w:val="es-ES"/>
            <w:rPrChange w:id="987" w:author="felipe campo" w:date="2018-07-04T11:35:00Z">
              <w:rPr>
                <w:lang w:val="es-ES"/>
              </w:rPr>
            </w:rPrChange>
          </w:rPr>
          <w:t xml:space="preserve">El sistema debe permitir administrar el umbral de confianza en el cual el grado de </w:t>
        </w:r>
      </w:ins>
      <w:ins w:id="988" w:author="felipe campo" w:date="2018-07-04T11:30:00Z">
        <w:r w:rsidR="002527D2" w:rsidRPr="00F303D2">
          <w:rPr>
            <w:highlight w:val="green"/>
            <w:lang w:val="es-ES"/>
            <w:rPrChange w:id="989" w:author="felipe campo" w:date="2018-07-04T11:35:00Z">
              <w:rPr>
                <w:lang w:val="es-ES"/>
              </w:rPr>
            </w:rPrChange>
          </w:rPr>
          <w:t>correlación</w:t>
        </w:r>
      </w:ins>
      <w:ins w:id="990" w:author="felipe campo" w:date="2018-07-04T11:28:00Z">
        <w:r w:rsidR="002527D2" w:rsidRPr="00F303D2">
          <w:rPr>
            <w:highlight w:val="green"/>
            <w:lang w:val="es-ES"/>
            <w:rPrChange w:id="991" w:author="felipe campo" w:date="2018-07-04T11:35:00Z">
              <w:rPr>
                <w:lang w:val="es-ES"/>
              </w:rPr>
            </w:rPrChange>
          </w:rPr>
          <w:t xml:space="preserve"> entre el fotograma de video capturado manualmente y las </w:t>
        </w:r>
      </w:ins>
      <w:ins w:id="992" w:author="felipe campo" w:date="2018-07-04T11:29:00Z">
        <w:r w:rsidR="002527D2" w:rsidRPr="00F303D2">
          <w:rPr>
            <w:highlight w:val="green"/>
            <w:lang w:val="es-ES"/>
            <w:rPrChange w:id="993" w:author="felipe campo" w:date="2018-07-04T11:35:00Z">
              <w:rPr>
                <w:lang w:val="es-ES"/>
              </w:rPr>
            </w:rPrChange>
          </w:rPr>
          <w:t>imágenes</w:t>
        </w:r>
      </w:ins>
      <w:ins w:id="994" w:author="felipe campo" w:date="2018-07-04T11:28:00Z">
        <w:r w:rsidR="002527D2" w:rsidRPr="00F303D2">
          <w:rPr>
            <w:highlight w:val="green"/>
            <w:lang w:val="es-ES"/>
            <w:rPrChange w:id="995" w:author="felipe campo" w:date="2018-07-04T11:35:00Z">
              <w:rPr>
                <w:lang w:val="es-ES"/>
              </w:rPr>
            </w:rPrChange>
          </w:rPr>
          <w:t xml:space="preserve"> </w:t>
        </w:r>
      </w:ins>
      <w:ins w:id="996" w:author="felipe campo" w:date="2018-07-04T11:29:00Z">
        <w:r w:rsidR="002527D2" w:rsidRPr="00F303D2">
          <w:rPr>
            <w:highlight w:val="green"/>
            <w:lang w:val="es-ES"/>
            <w:rPrChange w:id="997" w:author="felipe campo" w:date="2018-07-04T11:35:00Z">
              <w:rPr>
                <w:lang w:val="es-ES"/>
              </w:rPr>
            </w:rPrChange>
          </w:rPr>
          <w:t xml:space="preserve">de referencia se considera </w:t>
        </w:r>
      </w:ins>
      <w:ins w:id="998" w:author="felipe campo" w:date="2018-07-04T11:30:00Z">
        <w:r w:rsidR="002527D2" w:rsidRPr="00F303D2">
          <w:rPr>
            <w:highlight w:val="green"/>
            <w:lang w:val="es-ES"/>
            <w:rPrChange w:id="999" w:author="felipe campo" w:date="2018-07-04T11:35:00Z">
              <w:rPr>
                <w:lang w:val="es-ES"/>
              </w:rPr>
            </w:rPrChange>
          </w:rPr>
          <w:t>válido</w:t>
        </w:r>
      </w:ins>
      <w:ins w:id="1000" w:author="felipe campo" w:date="2018-07-04T11:29:00Z">
        <w:r w:rsidR="002527D2" w:rsidRPr="00F303D2">
          <w:rPr>
            <w:highlight w:val="green"/>
            <w:lang w:val="es-ES"/>
            <w:rPrChange w:id="1001" w:author="felipe campo" w:date="2018-07-04T11:35:00Z">
              <w:rPr>
                <w:lang w:val="es-ES"/>
              </w:rPr>
            </w:rPrChange>
          </w:rPr>
          <w:t xml:space="preserve"> para el sistema</w:t>
        </w:r>
      </w:ins>
    </w:p>
    <w:p w14:paraId="5A4928D7" w14:textId="5CCC999E" w:rsidR="0032460D" w:rsidRPr="00B30A26" w:rsidDel="002A5EC1" w:rsidRDefault="0032460D" w:rsidP="0032460D">
      <w:pPr>
        <w:rPr>
          <w:del w:id="1002" w:author="felipe campo" w:date="2018-07-04T11:21:00Z"/>
          <w:lang w:val="es-ES"/>
        </w:rPr>
      </w:pPr>
    </w:p>
    <w:p w14:paraId="43B0B777" w14:textId="302E3125" w:rsidR="0032460D" w:rsidRPr="00B30A26" w:rsidDel="002A5EC1" w:rsidRDefault="0032460D" w:rsidP="0032460D">
      <w:pPr>
        <w:pStyle w:val="Heading6"/>
        <w:rPr>
          <w:del w:id="1003" w:author="felipe campo" w:date="2018-07-04T11:21:00Z"/>
          <w:lang w:val="es-ES"/>
        </w:rPr>
      </w:pPr>
      <w:del w:id="1004" w:author="felipe campo" w:date="2018-07-04T11:21:00Z">
        <w:r w:rsidRPr="00B30A26" w:rsidDel="002A5EC1">
          <w:rPr>
            <w:lang w:val="es-ES"/>
          </w:rPr>
          <w:delText>RFAC - 006 – EDITAR LA INFORMACIÓN DEL TIPO DE CARNETIZADO</w:delText>
        </w:r>
      </w:del>
    </w:p>
    <w:p w14:paraId="6D7B37A1" w14:textId="26222944" w:rsidR="0032460D" w:rsidRPr="00B30A26" w:rsidDel="002A5EC1" w:rsidRDefault="0032460D" w:rsidP="00F6597F">
      <w:pPr>
        <w:rPr>
          <w:del w:id="1005" w:author="felipe campo" w:date="2018-07-04T11:21:00Z"/>
          <w:lang w:val="es-ES"/>
        </w:rPr>
      </w:pPr>
      <w:del w:id="1006" w:author="felipe campo" w:date="2018-07-04T11:21:00Z">
        <w:r w:rsidRPr="00B30A26" w:rsidDel="002A5EC1">
          <w:rPr>
            <w:lang w:val="es-ES"/>
          </w:rPr>
          <w:delText xml:space="preserve">Módulo de Parametrización. El sistema debe solicitar el nuevo código, descripción para su modificación. </w:delText>
        </w:r>
      </w:del>
    </w:p>
    <w:p w14:paraId="2B120ECE" w14:textId="0795D95E" w:rsidR="0032460D" w:rsidRPr="00B30A26" w:rsidDel="002A5EC1" w:rsidRDefault="0032460D" w:rsidP="0032460D">
      <w:pPr>
        <w:rPr>
          <w:del w:id="1007" w:author="felipe campo" w:date="2018-07-04T11:21:00Z"/>
          <w:lang w:val="es-ES"/>
        </w:rPr>
      </w:pPr>
    </w:p>
    <w:p w14:paraId="6ECEBD4A" w14:textId="1AC09F73" w:rsidR="0032460D" w:rsidRPr="00B30A26" w:rsidDel="002A5EC1" w:rsidRDefault="0032460D" w:rsidP="0032460D">
      <w:pPr>
        <w:pStyle w:val="Heading6"/>
        <w:rPr>
          <w:del w:id="1008" w:author="felipe campo" w:date="2018-07-04T11:21:00Z"/>
          <w:lang w:val="es-ES"/>
        </w:rPr>
      </w:pPr>
      <w:del w:id="1009" w:author="felipe campo" w:date="2018-07-04T11:21:00Z">
        <w:r w:rsidRPr="00B30A26" w:rsidDel="002A5EC1">
          <w:rPr>
            <w:lang w:val="es-ES"/>
          </w:rPr>
          <w:delText xml:space="preserve">RFAC - 007 – CREAR TARJETA. </w:delText>
        </w:r>
      </w:del>
    </w:p>
    <w:p w14:paraId="0C40B287" w14:textId="4293C54C" w:rsidR="0032460D" w:rsidRPr="00B30A26" w:rsidDel="002A5EC1" w:rsidRDefault="0032460D" w:rsidP="00F6597F">
      <w:pPr>
        <w:rPr>
          <w:del w:id="1010" w:author="felipe campo" w:date="2018-07-04T11:21:00Z"/>
          <w:lang w:val="es-ES"/>
        </w:rPr>
      </w:pPr>
      <w:del w:id="1011" w:author="felipe campo" w:date="2018-07-04T11:21:00Z">
        <w:r w:rsidRPr="00B30A26" w:rsidDel="002A5EC1">
          <w:rPr>
            <w:lang w:val="es-ES"/>
          </w:rPr>
          <w:delText>Módulo de Identificación. El sistema debe solicitar el número, tipo de carnetizado (RFAC - 005), sitio (RFAC – 001), área (RFAC - 003), y estado inicial de la tarjeta para su creación.</w:delText>
        </w:r>
      </w:del>
    </w:p>
    <w:p w14:paraId="09227DAF" w14:textId="3A04C6F5" w:rsidR="0032460D" w:rsidRPr="00B30A26" w:rsidDel="002A5EC1" w:rsidRDefault="0032460D" w:rsidP="0032460D">
      <w:pPr>
        <w:rPr>
          <w:del w:id="1012" w:author="felipe campo" w:date="2018-07-04T11:21:00Z"/>
          <w:lang w:val="es-ES"/>
        </w:rPr>
      </w:pPr>
    </w:p>
    <w:p w14:paraId="0B3C4B1D" w14:textId="64517061" w:rsidR="0032460D" w:rsidRPr="00B30A26" w:rsidDel="002A5EC1" w:rsidRDefault="0032460D" w:rsidP="0032460D">
      <w:pPr>
        <w:pStyle w:val="Heading6"/>
        <w:rPr>
          <w:del w:id="1013" w:author="felipe campo" w:date="2018-07-04T11:21:00Z"/>
          <w:lang w:val="es-ES"/>
        </w:rPr>
      </w:pPr>
      <w:del w:id="1014" w:author="felipe campo" w:date="2018-07-04T11:21:00Z">
        <w:r w:rsidRPr="00B30A26" w:rsidDel="002A5EC1">
          <w:rPr>
            <w:lang w:val="es-ES"/>
          </w:rPr>
          <w:delText xml:space="preserve">RFAC - 008 – EDITAR LA INFORMACIÓN DE LA TARJETA </w:delText>
        </w:r>
      </w:del>
    </w:p>
    <w:p w14:paraId="231A5547" w14:textId="7C88C791" w:rsidR="0032460D" w:rsidRPr="00B30A26" w:rsidDel="002A5EC1" w:rsidRDefault="0032460D" w:rsidP="00F6597F">
      <w:pPr>
        <w:rPr>
          <w:del w:id="1015" w:author="felipe campo" w:date="2018-07-04T11:21:00Z"/>
          <w:lang w:val="es-ES"/>
        </w:rPr>
      </w:pPr>
      <w:del w:id="1016" w:author="felipe campo" w:date="2018-07-04T11:21:00Z">
        <w:r w:rsidRPr="00B30A26" w:rsidDel="002A5EC1">
          <w:rPr>
            <w:lang w:val="es-ES"/>
          </w:rPr>
          <w:delText>RFAC-008 Módulo de Identificación. El sistema debe solicitar el nuevo número, tipo de carnetizado, sitio, área y estado inicial de la tarjeta para su modificación.</w:delText>
        </w:r>
      </w:del>
    </w:p>
    <w:p w14:paraId="4446520B" w14:textId="265CFEB0" w:rsidR="0032460D" w:rsidRPr="00B30A26" w:rsidDel="002A5EC1" w:rsidRDefault="0032460D" w:rsidP="0032460D">
      <w:pPr>
        <w:rPr>
          <w:del w:id="1017" w:author="felipe campo" w:date="2018-07-04T11:21:00Z"/>
          <w:lang w:val="es-ES"/>
        </w:rPr>
      </w:pPr>
    </w:p>
    <w:p w14:paraId="58C65440" w14:textId="58A366E6" w:rsidR="0032460D" w:rsidRPr="00B30A26" w:rsidDel="002A5EC1" w:rsidRDefault="0032460D" w:rsidP="0032460D">
      <w:pPr>
        <w:pStyle w:val="Heading6"/>
        <w:rPr>
          <w:del w:id="1018" w:author="felipe campo" w:date="2018-07-04T11:21:00Z"/>
          <w:lang w:val="es-ES"/>
        </w:rPr>
      </w:pPr>
      <w:del w:id="1019" w:author="felipe campo" w:date="2018-07-04T11:21:00Z">
        <w:r w:rsidRPr="00B30A26" w:rsidDel="002A5EC1">
          <w:rPr>
            <w:lang w:val="es-ES"/>
          </w:rPr>
          <w:delText xml:space="preserve">RFAC - 009 – CREAR PERSONA </w:delText>
        </w:r>
      </w:del>
    </w:p>
    <w:p w14:paraId="4B9AF670" w14:textId="18D833FB" w:rsidR="0032460D" w:rsidRPr="00B30A26" w:rsidDel="002A5EC1" w:rsidRDefault="0032460D" w:rsidP="00F6597F">
      <w:pPr>
        <w:rPr>
          <w:del w:id="1020" w:author="felipe campo" w:date="2018-07-04T11:21:00Z"/>
          <w:lang w:val="es-ES"/>
        </w:rPr>
      </w:pPr>
      <w:del w:id="1021" w:author="felipe campo" w:date="2018-07-04T11:21:00Z">
        <w:r w:rsidRPr="00B30A26" w:rsidDel="002A5EC1">
          <w:rPr>
            <w:lang w:val="es-ES"/>
          </w:rPr>
          <w:delText xml:space="preserve">Módulo de Identificación. El sistema debe permitir crear persona para este proceso se destacan 4 aspectos. 1. Información </w:delText>
        </w:r>
        <w:r w:rsidR="004A30D2" w:rsidRPr="00B30A26" w:rsidDel="002A5EC1">
          <w:rPr>
            <w:lang w:val="es-ES"/>
          </w:rPr>
          <w:delText>personal:</w:delText>
        </w:r>
        <w:r w:rsidRPr="00B30A26" w:rsidDel="002A5EC1">
          <w:rPr>
            <w:lang w:val="es-ES"/>
          </w:rPr>
          <w:delText xml:space="preserve"> El sistema debe solicitar el tipo de carnetizado (RFAC - 005), documento, tipo de documento, país, departamento y cuidad de residencia, 1er nombre, 2do nombre, 1er apellido, 2do apellido, género. 2. Información </w:delText>
        </w:r>
        <w:r w:rsidR="004A30D2" w:rsidRPr="00B30A26" w:rsidDel="002A5EC1">
          <w:rPr>
            <w:lang w:val="es-ES"/>
          </w:rPr>
          <w:delText>Familiar:</w:delText>
        </w:r>
        <w:r w:rsidRPr="00B30A26" w:rsidDel="002A5EC1">
          <w:rPr>
            <w:lang w:val="es-ES"/>
          </w:rPr>
          <w:delText xml:space="preserve"> El sistema debe solicitar el documento, nombre(s), apellido(s), dirección de residencia y parentesco. 3. Información </w:delText>
        </w:r>
        <w:r w:rsidR="004A30D2" w:rsidRPr="00B30A26" w:rsidDel="002A5EC1">
          <w:rPr>
            <w:lang w:val="es-ES"/>
          </w:rPr>
          <w:delText>Laboral:</w:delText>
        </w:r>
        <w:r w:rsidRPr="00B30A26" w:rsidDel="002A5EC1">
          <w:rPr>
            <w:lang w:val="es-ES"/>
          </w:rPr>
          <w:delText xml:space="preserve"> El sistema debe solicitar el cargo y la empresa. 4. Información del carnet: el sistema debe visualizar la tarjeta asignada, la fecha y la vigencia de asignación.</w:delText>
        </w:r>
      </w:del>
    </w:p>
    <w:p w14:paraId="12ED02B4" w14:textId="394ED2CA" w:rsidR="0032460D" w:rsidRPr="00B30A26" w:rsidDel="002A5EC1" w:rsidRDefault="0032460D" w:rsidP="0032460D">
      <w:pPr>
        <w:rPr>
          <w:del w:id="1022" w:author="felipe campo" w:date="2018-07-04T11:21:00Z"/>
          <w:lang w:val="es-ES"/>
        </w:rPr>
      </w:pPr>
    </w:p>
    <w:p w14:paraId="298D68F7" w14:textId="1FF9687A" w:rsidR="0032460D" w:rsidRPr="00B30A26" w:rsidDel="002A5EC1" w:rsidRDefault="0032460D" w:rsidP="0032460D">
      <w:pPr>
        <w:pStyle w:val="Heading6"/>
        <w:rPr>
          <w:del w:id="1023" w:author="felipe campo" w:date="2018-07-04T11:21:00Z"/>
          <w:lang w:val="es-ES"/>
        </w:rPr>
      </w:pPr>
      <w:del w:id="1024" w:author="felipe campo" w:date="2018-07-04T11:21:00Z">
        <w:r w:rsidRPr="00B30A26" w:rsidDel="002A5EC1">
          <w:rPr>
            <w:lang w:val="es-ES"/>
          </w:rPr>
          <w:delText xml:space="preserve">RFAC - 010 – EDITAR LA INFORMACIÓN DE LA PERSONA </w:delText>
        </w:r>
      </w:del>
    </w:p>
    <w:p w14:paraId="3100A0B3" w14:textId="631E1CB8" w:rsidR="0032460D" w:rsidRPr="00B30A26" w:rsidDel="002A5EC1" w:rsidRDefault="0032460D" w:rsidP="00F6597F">
      <w:pPr>
        <w:rPr>
          <w:del w:id="1025" w:author="felipe campo" w:date="2018-07-04T11:21:00Z"/>
          <w:lang w:val="es-ES"/>
        </w:rPr>
      </w:pPr>
      <w:del w:id="1026" w:author="felipe campo" w:date="2018-07-04T11:21:00Z">
        <w:r w:rsidRPr="00B30A26" w:rsidDel="002A5EC1">
          <w:rPr>
            <w:lang w:val="es-ES"/>
          </w:rPr>
          <w:delText>Módulo de Identificación. El sistema debe permitir modificar los datos de la información personal, información familiar y la información laboral de la persona.</w:delText>
        </w:r>
      </w:del>
    </w:p>
    <w:p w14:paraId="0021CC1F" w14:textId="1540AFB0" w:rsidR="0032460D" w:rsidRPr="00B30A26" w:rsidDel="002A5EC1" w:rsidRDefault="0032460D" w:rsidP="0032460D">
      <w:pPr>
        <w:rPr>
          <w:del w:id="1027" w:author="felipe campo" w:date="2018-07-04T11:21:00Z"/>
          <w:lang w:val="es-ES"/>
        </w:rPr>
      </w:pPr>
    </w:p>
    <w:p w14:paraId="2BA0739D" w14:textId="6DA0BB8A" w:rsidR="0032460D" w:rsidRPr="00B30A26" w:rsidDel="002A5EC1" w:rsidRDefault="0032460D" w:rsidP="0032460D">
      <w:pPr>
        <w:pStyle w:val="Heading6"/>
        <w:rPr>
          <w:del w:id="1028" w:author="felipe campo" w:date="2018-07-04T11:21:00Z"/>
          <w:lang w:val="es-ES"/>
        </w:rPr>
      </w:pPr>
      <w:del w:id="1029" w:author="felipe campo" w:date="2018-07-04T11:21:00Z">
        <w:r w:rsidRPr="00B30A26" w:rsidDel="002A5EC1">
          <w:rPr>
            <w:lang w:val="es-ES"/>
          </w:rPr>
          <w:delText xml:space="preserve">RFAC - 011 – CREAR VEHICULO </w:delText>
        </w:r>
      </w:del>
    </w:p>
    <w:p w14:paraId="45802A46" w14:textId="66FCC0EE" w:rsidR="0032460D" w:rsidRPr="00B30A26" w:rsidDel="002A5EC1" w:rsidRDefault="0032460D" w:rsidP="00F6597F">
      <w:pPr>
        <w:rPr>
          <w:del w:id="1030" w:author="felipe campo" w:date="2018-07-04T11:21:00Z"/>
          <w:lang w:val="es-ES"/>
        </w:rPr>
      </w:pPr>
      <w:del w:id="1031" w:author="felipe campo" w:date="2018-07-04T11:21:00Z">
        <w:r w:rsidRPr="00B30A26" w:rsidDel="002A5EC1">
          <w:rPr>
            <w:lang w:val="es-ES"/>
          </w:rPr>
          <w:delText xml:space="preserve">Módulo de Identificación. El sistema debe permitir crear vehículo para este proceso se destacan 3 aspectos. 1. Información </w:delText>
        </w:r>
        <w:r w:rsidR="0062345F" w:rsidRPr="00B30A26" w:rsidDel="002A5EC1">
          <w:rPr>
            <w:lang w:val="es-ES"/>
          </w:rPr>
          <w:delText>Básica:</w:delText>
        </w:r>
        <w:r w:rsidRPr="00B30A26" w:rsidDel="002A5EC1">
          <w:rPr>
            <w:lang w:val="es-ES"/>
          </w:rPr>
          <w:delText xml:space="preserve"> El sistema debe solicitar el tipo de carnetizado (RFAC - 005), la placa, tipo de vehículo, marca, modelo, color, numero de motor, numero de chasis, tarjeta de propiedad. 2. Información del </w:delText>
        </w:r>
        <w:r w:rsidR="0062345F" w:rsidRPr="00B30A26" w:rsidDel="002A5EC1">
          <w:rPr>
            <w:lang w:val="es-ES"/>
          </w:rPr>
          <w:delText>propietario:</w:delText>
        </w:r>
        <w:r w:rsidRPr="00B30A26" w:rsidDel="002A5EC1">
          <w:rPr>
            <w:lang w:val="es-ES"/>
          </w:rPr>
          <w:delText xml:space="preserve"> El sistema debe solicitar el documento, nombre(s), apellido(s) del propietario. 3. Información del </w:delText>
        </w:r>
        <w:r w:rsidR="0062345F" w:rsidRPr="00B30A26" w:rsidDel="002A5EC1">
          <w:rPr>
            <w:lang w:val="es-ES"/>
          </w:rPr>
          <w:delText>Carnet:</w:delText>
        </w:r>
        <w:r w:rsidRPr="00B30A26" w:rsidDel="002A5EC1">
          <w:rPr>
            <w:lang w:val="es-ES"/>
          </w:rPr>
          <w:delText xml:space="preserve"> El sistema debe visualizar la tarjeta asignada, la fecha y la vigencia de asignación.</w:delText>
        </w:r>
      </w:del>
    </w:p>
    <w:p w14:paraId="60E2984B" w14:textId="0982645F" w:rsidR="0032460D" w:rsidRPr="00B30A26" w:rsidDel="002A5EC1" w:rsidRDefault="0032460D" w:rsidP="0032460D">
      <w:pPr>
        <w:rPr>
          <w:del w:id="1032" w:author="felipe campo" w:date="2018-07-04T11:21:00Z"/>
          <w:lang w:val="es-ES"/>
        </w:rPr>
      </w:pPr>
    </w:p>
    <w:p w14:paraId="6FF95F6B" w14:textId="6A51584A" w:rsidR="0032460D" w:rsidRPr="00B30A26" w:rsidDel="002A5EC1" w:rsidRDefault="0032460D" w:rsidP="0032460D">
      <w:pPr>
        <w:pStyle w:val="Heading6"/>
        <w:rPr>
          <w:del w:id="1033" w:author="felipe campo" w:date="2018-07-04T11:21:00Z"/>
          <w:lang w:val="es-ES"/>
        </w:rPr>
      </w:pPr>
      <w:del w:id="1034" w:author="felipe campo" w:date="2018-07-04T11:21:00Z">
        <w:r w:rsidRPr="00B30A26" w:rsidDel="002A5EC1">
          <w:rPr>
            <w:lang w:val="es-ES"/>
          </w:rPr>
          <w:delText xml:space="preserve">RFAC - 012 – EDITAR LA INFORMACIÓN DEL VEHICULO </w:delText>
        </w:r>
      </w:del>
    </w:p>
    <w:p w14:paraId="4CCE7478" w14:textId="3621CFE4" w:rsidR="0032460D" w:rsidRPr="00B30A26" w:rsidDel="002A5EC1" w:rsidRDefault="0032460D" w:rsidP="00F6597F">
      <w:pPr>
        <w:rPr>
          <w:del w:id="1035" w:author="felipe campo" w:date="2018-07-04T11:21:00Z"/>
          <w:lang w:val="es-ES"/>
        </w:rPr>
      </w:pPr>
      <w:del w:id="1036" w:author="felipe campo" w:date="2018-07-04T11:21:00Z">
        <w:r w:rsidRPr="00B30A26" w:rsidDel="002A5EC1">
          <w:rPr>
            <w:lang w:val="es-ES"/>
          </w:rPr>
          <w:delText>Módulo de Identificación. El sistema debe permitir modificar los datos de la información básica, y la información del propietario del vehículo.</w:delText>
        </w:r>
      </w:del>
    </w:p>
    <w:p w14:paraId="27570F50" w14:textId="4A311E7E" w:rsidR="0032460D" w:rsidRPr="00B30A26" w:rsidDel="002A5EC1" w:rsidRDefault="0032460D" w:rsidP="0032460D">
      <w:pPr>
        <w:rPr>
          <w:del w:id="1037" w:author="felipe campo" w:date="2018-07-04T11:21:00Z"/>
          <w:lang w:val="es-ES"/>
        </w:rPr>
      </w:pPr>
    </w:p>
    <w:p w14:paraId="5DDFA93D" w14:textId="596B983F" w:rsidR="0032460D" w:rsidRPr="00B30A26" w:rsidDel="002A5EC1" w:rsidRDefault="0032460D" w:rsidP="008A2C42">
      <w:pPr>
        <w:pStyle w:val="Heading6"/>
        <w:rPr>
          <w:del w:id="1038" w:author="felipe campo" w:date="2018-07-04T11:21:00Z"/>
          <w:lang w:val="es-ES"/>
        </w:rPr>
      </w:pPr>
      <w:del w:id="1039" w:author="felipe campo" w:date="2018-07-04T11:21:00Z">
        <w:r w:rsidRPr="00B30A26" w:rsidDel="002A5EC1">
          <w:rPr>
            <w:lang w:val="es-ES"/>
          </w:rPr>
          <w:delText>RFAC - 013 – CREAR SOLICITUD DE INGRESO</w:delText>
        </w:r>
      </w:del>
    </w:p>
    <w:p w14:paraId="7C672019" w14:textId="0FBC85E0" w:rsidR="0032460D" w:rsidRPr="00B30A26" w:rsidDel="002A5EC1" w:rsidRDefault="0032460D" w:rsidP="00F6597F">
      <w:pPr>
        <w:rPr>
          <w:del w:id="1040" w:author="felipe campo" w:date="2018-07-04T11:21:00Z"/>
          <w:lang w:val="es-ES"/>
        </w:rPr>
      </w:pPr>
      <w:del w:id="1041" w:author="felipe campo" w:date="2018-07-04T11:21:00Z">
        <w:r w:rsidRPr="00B30A26" w:rsidDel="002A5EC1">
          <w:rPr>
            <w:lang w:val="es-ES"/>
          </w:rPr>
          <w:delText>El sistema debe permitir crear solicitudes de identificación para personas y/o vehículos.</w:delText>
        </w:r>
      </w:del>
    </w:p>
    <w:p w14:paraId="1B474DFA" w14:textId="4E68A5CF" w:rsidR="0032460D" w:rsidRPr="00B30A26" w:rsidDel="002A5EC1" w:rsidRDefault="0032460D" w:rsidP="0032460D">
      <w:pPr>
        <w:rPr>
          <w:del w:id="1042" w:author="felipe campo" w:date="2018-07-04T11:21:00Z"/>
          <w:lang w:val="es-ES"/>
        </w:rPr>
      </w:pPr>
    </w:p>
    <w:p w14:paraId="19874311" w14:textId="6CD041BF" w:rsidR="0032460D" w:rsidRPr="00B30A26" w:rsidDel="002A5EC1" w:rsidRDefault="0032460D" w:rsidP="0032460D">
      <w:pPr>
        <w:pStyle w:val="Heading6"/>
        <w:rPr>
          <w:del w:id="1043" w:author="felipe campo" w:date="2018-07-04T11:21:00Z"/>
          <w:lang w:val="es-ES"/>
        </w:rPr>
      </w:pPr>
      <w:del w:id="1044" w:author="felipe campo" w:date="2018-07-04T11:21:00Z">
        <w:r w:rsidRPr="00B30A26" w:rsidDel="002A5EC1">
          <w:rPr>
            <w:lang w:val="es-ES"/>
          </w:rPr>
          <w:delText xml:space="preserve">RFAC - 014 – APROBAR SOLICITUD DE INGRESO </w:delText>
        </w:r>
      </w:del>
    </w:p>
    <w:p w14:paraId="7524B572" w14:textId="0C77340D" w:rsidR="0032460D" w:rsidRPr="00B30A26" w:rsidDel="002A5EC1" w:rsidRDefault="0032460D" w:rsidP="00F6597F">
      <w:pPr>
        <w:rPr>
          <w:del w:id="1045" w:author="felipe campo" w:date="2018-07-04T11:21:00Z"/>
          <w:lang w:val="es-ES"/>
        </w:rPr>
      </w:pPr>
      <w:del w:id="1046" w:author="felipe campo" w:date="2018-07-04T11:21:00Z">
        <w:r w:rsidRPr="00B30A26" w:rsidDel="002A5EC1">
          <w:rPr>
            <w:lang w:val="es-ES"/>
          </w:rPr>
          <w:delText xml:space="preserve">Módulo de Identificación. El sistema debe permitir aprobar la solicitud de ingreso. </w:delText>
        </w:r>
      </w:del>
    </w:p>
    <w:p w14:paraId="1C51C130" w14:textId="54148D58" w:rsidR="0032460D" w:rsidRPr="00B30A26" w:rsidDel="002A5EC1" w:rsidRDefault="0032460D" w:rsidP="0032460D">
      <w:pPr>
        <w:rPr>
          <w:del w:id="1047" w:author="felipe campo" w:date="2018-07-04T11:21:00Z"/>
          <w:lang w:val="es-ES"/>
        </w:rPr>
      </w:pPr>
    </w:p>
    <w:p w14:paraId="076D2223" w14:textId="337F52C5" w:rsidR="0032460D" w:rsidRPr="00B30A26" w:rsidDel="002A5EC1" w:rsidRDefault="0032460D" w:rsidP="0032460D">
      <w:pPr>
        <w:pStyle w:val="Heading6"/>
        <w:rPr>
          <w:del w:id="1048" w:author="felipe campo" w:date="2018-07-04T11:21:00Z"/>
          <w:lang w:val="es-ES"/>
        </w:rPr>
      </w:pPr>
      <w:del w:id="1049" w:author="felipe campo" w:date="2018-07-04T11:21:00Z">
        <w:r w:rsidRPr="00B30A26" w:rsidDel="002A5EC1">
          <w:rPr>
            <w:lang w:val="es-ES"/>
          </w:rPr>
          <w:delText>RFAC - 015 – PROCESAR SOLICITUD DE INGRESO</w:delText>
        </w:r>
      </w:del>
    </w:p>
    <w:p w14:paraId="1C007002" w14:textId="36971553" w:rsidR="0032460D" w:rsidRPr="00B30A26" w:rsidDel="002A5EC1" w:rsidRDefault="0032460D" w:rsidP="00F6597F">
      <w:pPr>
        <w:rPr>
          <w:del w:id="1050" w:author="felipe campo" w:date="2018-07-04T11:21:00Z"/>
          <w:lang w:val="es-ES"/>
        </w:rPr>
      </w:pPr>
      <w:del w:id="1051" w:author="felipe campo" w:date="2018-07-04T11:21:00Z">
        <w:r w:rsidRPr="00B30A26" w:rsidDel="002A5EC1">
          <w:rPr>
            <w:lang w:val="es-ES"/>
          </w:rPr>
          <w:delText>Módulo de Identificación. El sistema debe permitir aprobar la solicitud de ingreso.</w:delText>
        </w:r>
      </w:del>
    </w:p>
    <w:p w14:paraId="57D5C57B" w14:textId="77777777" w:rsidR="0032460D" w:rsidRPr="00B30A26" w:rsidRDefault="0032460D" w:rsidP="0032460D">
      <w:pPr>
        <w:rPr>
          <w:lang w:val="es-ES"/>
        </w:rPr>
      </w:pPr>
    </w:p>
    <w:p w14:paraId="2DA118B7" w14:textId="5CB6F5F2" w:rsidR="008A2C42" w:rsidRPr="00B30A26" w:rsidRDefault="008A2C42" w:rsidP="005E1FD1">
      <w:pPr>
        <w:pStyle w:val="Heading4"/>
        <w:rPr>
          <w:lang w:val="es-ES"/>
        </w:rPr>
      </w:pPr>
      <w:bookmarkStart w:id="1052" w:name="_Toc518466273"/>
      <w:r w:rsidRPr="00B30A26">
        <w:rPr>
          <w:lang w:val="es-ES"/>
        </w:rPr>
        <w:t>Cargo Planner</w:t>
      </w:r>
      <w:bookmarkEnd w:id="1052"/>
      <w:r w:rsidR="004F6A81" w:rsidRPr="00B30A26">
        <w:rPr>
          <w:lang w:val="es-ES"/>
        </w:rPr>
        <w:fldChar w:fldCharType="begin"/>
      </w:r>
      <w:r w:rsidR="004F6A81" w:rsidRPr="00B30A26">
        <w:rPr>
          <w:lang w:val="es-ES"/>
        </w:rPr>
        <w:instrText xml:space="preserve"> XE "</w:instrText>
      </w:r>
      <w:r w:rsidR="004F6A81" w:rsidRPr="00B30A26">
        <w:rPr>
          <w:b w:val="0"/>
          <w:szCs w:val="28"/>
          <w:lang w:val="es-ES"/>
        </w:rPr>
        <w:instrText>Cargo Planner</w:instrText>
      </w:r>
      <w:r w:rsidR="004F6A81" w:rsidRPr="00B30A26">
        <w:rPr>
          <w:lang w:val="es-ES"/>
        </w:rPr>
        <w:instrText xml:space="preserve">" </w:instrText>
      </w:r>
      <w:r w:rsidR="004F6A81" w:rsidRPr="00B30A26">
        <w:rPr>
          <w:lang w:val="es-ES"/>
        </w:rPr>
        <w:fldChar w:fldCharType="end"/>
      </w:r>
    </w:p>
    <w:p w14:paraId="6216F9A6" w14:textId="77777777" w:rsidR="00005918" w:rsidRPr="00B30A26" w:rsidRDefault="00005918" w:rsidP="00005918">
      <w:pPr>
        <w:rPr>
          <w:lang w:val="es-ES"/>
        </w:rPr>
      </w:pPr>
    </w:p>
    <w:p w14:paraId="26743B5C" w14:textId="77777777" w:rsidR="00005918" w:rsidRPr="00B30A26" w:rsidRDefault="00005918" w:rsidP="00005918">
      <w:pPr>
        <w:pStyle w:val="Heading5"/>
        <w:rPr>
          <w:lang w:val="es-ES"/>
        </w:rPr>
      </w:pPr>
      <w:bookmarkStart w:id="1053" w:name="_Toc518466274"/>
      <w:r w:rsidRPr="00B30A26">
        <w:rPr>
          <w:lang w:val="es-ES"/>
        </w:rPr>
        <w:t>Configuración</w:t>
      </w:r>
      <w:bookmarkEnd w:id="1053"/>
    </w:p>
    <w:p w14:paraId="5415FB08" w14:textId="77777777" w:rsidR="00005918" w:rsidRPr="00B30A26" w:rsidRDefault="00005918" w:rsidP="00005918">
      <w:pPr>
        <w:rPr>
          <w:lang w:val="es-ES"/>
        </w:rPr>
      </w:pPr>
    </w:p>
    <w:p w14:paraId="6A4C4E1A" w14:textId="77777777" w:rsidR="00005918" w:rsidRPr="00B30A26" w:rsidRDefault="00005918" w:rsidP="00005918">
      <w:pPr>
        <w:pStyle w:val="Heading6"/>
        <w:rPr>
          <w:lang w:val="es-ES"/>
        </w:rPr>
      </w:pPr>
      <w:r w:rsidRPr="00B30A26">
        <w:rPr>
          <w:lang w:val="es-ES"/>
        </w:rPr>
        <w:t>RFCP- F079 Mantenimiento</w:t>
      </w:r>
    </w:p>
    <w:p w14:paraId="0C5D2061" w14:textId="77777777" w:rsidR="00005918" w:rsidRPr="00B30A26" w:rsidRDefault="00005918" w:rsidP="00005918">
      <w:pPr>
        <w:rPr>
          <w:lang w:val="es-ES"/>
        </w:rPr>
      </w:pPr>
      <w:r w:rsidRPr="00B30A26">
        <w:rPr>
          <w:lang w:val="es-ES"/>
        </w:rPr>
        <w:t>Permite al usuario gestionar todas las opciones de mantenimiento que puede ejecutar la empresa.</w:t>
      </w:r>
    </w:p>
    <w:p w14:paraId="6BAFD00C" w14:textId="77777777" w:rsidR="00005918" w:rsidRPr="00B30A26" w:rsidRDefault="00005918" w:rsidP="00005918">
      <w:pPr>
        <w:rPr>
          <w:lang w:val="es-ES"/>
        </w:rPr>
      </w:pPr>
    </w:p>
    <w:p w14:paraId="52CD6002" w14:textId="77777777" w:rsidR="00005918" w:rsidRPr="00B30A26" w:rsidRDefault="00005918" w:rsidP="00005918">
      <w:pPr>
        <w:pStyle w:val="Heading6"/>
        <w:rPr>
          <w:lang w:val="es-ES"/>
        </w:rPr>
      </w:pPr>
      <w:r w:rsidRPr="00B30A26">
        <w:rPr>
          <w:lang w:val="es-ES"/>
        </w:rPr>
        <w:t>RFCP- 080 Mantenimiento de vehículo</w:t>
      </w:r>
    </w:p>
    <w:p w14:paraId="2BE90C1D" w14:textId="77777777" w:rsidR="00005918" w:rsidRPr="00B30A26" w:rsidRDefault="00005918" w:rsidP="00005918">
      <w:pPr>
        <w:rPr>
          <w:lang w:val="es-ES"/>
        </w:rPr>
      </w:pPr>
      <w:r w:rsidRPr="00B30A26">
        <w:rPr>
          <w:lang w:val="es-ES"/>
        </w:rPr>
        <w:t>Permite al usuario gestionar los mantenimientos que se han realizado a un vehículo.</w:t>
      </w:r>
    </w:p>
    <w:p w14:paraId="268270C8" w14:textId="77777777" w:rsidR="00005918" w:rsidRPr="00B30A26" w:rsidRDefault="00005918" w:rsidP="00005918">
      <w:pPr>
        <w:rPr>
          <w:lang w:val="es-ES"/>
        </w:rPr>
      </w:pPr>
    </w:p>
    <w:p w14:paraId="752D5DA1" w14:textId="77777777" w:rsidR="00005918" w:rsidRPr="00B30A26" w:rsidRDefault="00005918" w:rsidP="00005918">
      <w:pPr>
        <w:pStyle w:val="Heading6"/>
        <w:rPr>
          <w:lang w:val="es-ES"/>
        </w:rPr>
      </w:pPr>
      <w:r w:rsidRPr="00B30A26">
        <w:rPr>
          <w:lang w:val="es-ES"/>
        </w:rPr>
        <w:t>RFCP- 081 Tipo de peaje</w:t>
      </w:r>
    </w:p>
    <w:p w14:paraId="686DD36F" w14:textId="77777777" w:rsidR="00005918" w:rsidRPr="00B30A26" w:rsidRDefault="00005918" w:rsidP="00005918">
      <w:pPr>
        <w:rPr>
          <w:lang w:val="es-ES"/>
        </w:rPr>
      </w:pPr>
      <w:r w:rsidRPr="00B30A26">
        <w:rPr>
          <w:lang w:val="es-ES"/>
        </w:rPr>
        <w:t>Permite al usuario gestionar todos los tipos de peaje existentes.</w:t>
      </w:r>
    </w:p>
    <w:p w14:paraId="58554388" w14:textId="77777777" w:rsidR="00005918" w:rsidRPr="00B30A26" w:rsidRDefault="00005918" w:rsidP="00005918">
      <w:pPr>
        <w:rPr>
          <w:lang w:val="es-ES"/>
        </w:rPr>
      </w:pPr>
    </w:p>
    <w:p w14:paraId="5A0C9C0F" w14:textId="77777777" w:rsidR="00005918" w:rsidRPr="00B30A26" w:rsidRDefault="00005918" w:rsidP="00005918">
      <w:pPr>
        <w:pStyle w:val="Heading6"/>
        <w:rPr>
          <w:lang w:val="es-ES"/>
        </w:rPr>
      </w:pPr>
      <w:r w:rsidRPr="00B30A26">
        <w:rPr>
          <w:lang w:val="es-ES"/>
        </w:rPr>
        <w:t>RFCP- 082 Tipo de peaje ruta</w:t>
      </w:r>
    </w:p>
    <w:p w14:paraId="30CBDB9E" w14:textId="77777777" w:rsidR="00005918" w:rsidRPr="00B30A26" w:rsidRDefault="00005918" w:rsidP="00005918">
      <w:pPr>
        <w:rPr>
          <w:lang w:val="es-ES"/>
        </w:rPr>
      </w:pPr>
      <w:r w:rsidRPr="00B30A26">
        <w:rPr>
          <w:lang w:val="es-ES"/>
        </w:rPr>
        <w:t>Permite gestionar los tipos de peaje que se encuentran en una ruta con el fin de tener en cuenta los costos asociados de las rutas.</w:t>
      </w:r>
    </w:p>
    <w:p w14:paraId="17B51305" w14:textId="77777777" w:rsidR="00005918" w:rsidRPr="00B30A26" w:rsidRDefault="00005918" w:rsidP="00005918">
      <w:pPr>
        <w:rPr>
          <w:lang w:val="es-ES"/>
        </w:rPr>
      </w:pPr>
    </w:p>
    <w:p w14:paraId="18A75965" w14:textId="77777777" w:rsidR="00005918" w:rsidRPr="00B30A26" w:rsidRDefault="00005918" w:rsidP="00005918">
      <w:pPr>
        <w:pStyle w:val="Heading6"/>
        <w:rPr>
          <w:lang w:val="es-ES"/>
        </w:rPr>
      </w:pPr>
      <w:r w:rsidRPr="00B30A26">
        <w:rPr>
          <w:lang w:val="es-ES"/>
        </w:rPr>
        <w:t>RFCP- 083 Punto de tanqueo</w:t>
      </w:r>
    </w:p>
    <w:p w14:paraId="671D4278" w14:textId="77777777" w:rsidR="00005918" w:rsidRPr="00B30A26" w:rsidRDefault="00005918" w:rsidP="00005918">
      <w:pPr>
        <w:rPr>
          <w:lang w:val="es-ES"/>
        </w:rPr>
      </w:pPr>
      <w:r w:rsidRPr="00B30A26">
        <w:rPr>
          <w:lang w:val="es-ES"/>
        </w:rPr>
        <w:t>Permite gestionar los puntos que se encuentran en una ruta con el fin de indicar a los vehículos los puntos de tanqueo de cada una de las rutas.</w:t>
      </w:r>
    </w:p>
    <w:p w14:paraId="688BDA12" w14:textId="77777777" w:rsidR="00005918" w:rsidRPr="00B30A26" w:rsidRDefault="00005918" w:rsidP="00005918">
      <w:pPr>
        <w:rPr>
          <w:lang w:val="es-ES"/>
        </w:rPr>
      </w:pPr>
    </w:p>
    <w:p w14:paraId="5839D4A1" w14:textId="77777777" w:rsidR="00005918" w:rsidRPr="00B30A26" w:rsidRDefault="00005918" w:rsidP="00005918">
      <w:pPr>
        <w:pStyle w:val="Heading6"/>
        <w:rPr>
          <w:lang w:val="es-ES"/>
        </w:rPr>
      </w:pPr>
      <w:r w:rsidRPr="00B30A26">
        <w:rPr>
          <w:lang w:val="es-ES"/>
        </w:rPr>
        <w:t>RFCP- 084 Tipo de producto</w:t>
      </w:r>
    </w:p>
    <w:p w14:paraId="3D9F1A80" w14:textId="77777777" w:rsidR="00005918" w:rsidRPr="00B30A26" w:rsidRDefault="00005918" w:rsidP="00005918">
      <w:pPr>
        <w:rPr>
          <w:lang w:val="es-ES"/>
        </w:rPr>
      </w:pPr>
      <w:r w:rsidRPr="00B30A26">
        <w:rPr>
          <w:lang w:val="es-ES"/>
        </w:rPr>
        <w:t>Permite gestionar los tipos de productos que maneja la empresa para transportar.</w:t>
      </w:r>
    </w:p>
    <w:p w14:paraId="1BC87D90" w14:textId="77777777" w:rsidR="00005918" w:rsidRPr="00B30A26" w:rsidRDefault="00005918" w:rsidP="00005918">
      <w:pPr>
        <w:rPr>
          <w:lang w:val="es-ES"/>
        </w:rPr>
      </w:pPr>
    </w:p>
    <w:p w14:paraId="7585C7B7" w14:textId="77777777" w:rsidR="00005918" w:rsidRPr="00B30A26" w:rsidRDefault="00005918" w:rsidP="00005918">
      <w:pPr>
        <w:pStyle w:val="Heading5"/>
        <w:rPr>
          <w:lang w:val="es-ES"/>
        </w:rPr>
      </w:pPr>
      <w:bookmarkStart w:id="1054" w:name="_Toc518466275"/>
      <w:r w:rsidRPr="00B30A26">
        <w:rPr>
          <w:lang w:val="es-ES"/>
        </w:rPr>
        <w:t>Optimizador</w:t>
      </w:r>
      <w:bookmarkEnd w:id="1054"/>
    </w:p>
    <w:p w14:paraId="284B9F7C" w14:textId="77777777" w:rsidR="00005918" w:rsidRPr="00B30A26" w:rsidRDefault="00005918" w:rsidP="00005918">
      <w:pPr>
        <w:rPr>
          <w:lang w:val="es-ES"/>
        </w:rPr>
      </w:pPr>
    </w:p>
    <w:p w14:paraId="78321004" w14:textId="77777777" w:rsidR="00005918" w:rsidRPr="00B30A26" w:rsidRDefault="00005918" w:rsidP="00005918">
      <w:pPr>
        <w:pStyle w:val="Heading6"/>
        <w:rPr>
          <w:lang w:val="es-ES"/>
        </w:rPr>
      </w:pPr>
      <w:r w:rsidRPr="00B30A26">
        <w:rPr>
          <w:lang w:val="es-ES"/>
        </w:rPr>
        <w:lastRenderedPageBreak/>
        <w:t>RFCP- 085 Configuración de órdenes</w:t>
      </w:r>
    </w:p>
    <w:p w14:paraId="339D5D98" w14:textId="77777777" w:rsidR="00005918" w:rsidRPr="00B30A26" w:rsidRDefault="00005918" w:rsidP="00005918">
      <w:pPr>
        <w:rPr>
          <w:lang w:val="es-ES"/>
        </w:rPr>
      </w:pPr>
      <w:r w:rsidRPr="00B30A26">
        <w:rPr>
          <w:lang w:val="es-ES"/>
        </w:rPr>
        <w:t>Permite al usuario realizar la gestión de las órdenes de servicio (transporte de material) de los clientes que debe cumplir la empresa.</w:t>
      </w:r>
    </w:p>
    <w:p w14:paraId="371C58AD" w14:textId="77777777" w:rsidR="00005918" w:rsidRPr="00B30A26" w:rsidRDefault="00005918" w:rsidP="00005918">
      <w:pPr>
        <w:rPr>
          <w:lang w:val="es-ES"/>
        </w:rPr>
      </w:pPr>
    </w:p>
    <w:p w14:paraId="5582B120" w14:textId="77777777" w:rsidR="00005918" w:rsidRPr="00B30A26" w:rsidRDefault="00005918" w:rsidP="00005918">
      <w:pPr>
        <w:pStyle w:val="Heading6"/>
        <w:rPr>
          <w:lang w:val="es-ES"/>
        </w:rPr>
      </w:pPr>
      <w:r w:rsidRPr="00B30A26">
        <w:rPr>
          <w:lang w:val="es-ES"/>
        </w:rPr>
        <w:t>RFCP- 086 Permitir de la optimización ejecución</w:t>
      </w:r>
    </w:p>
    <w:p w14:paraId="11D1EF05" w14:textId="77777777" w:rsidR="00005918" w:rsidRPr="00B30A26" w:rsidRDefault="00005918" w:rsidP="00005918">
      <w:pPr>
        <w:rPr>
          <w:lang w:val="es-ES"/>
        </w:rPr>
      </w:pPr>
      <w:r w:rsidRPr="00B30A26">
        <w:rPr>
          <w:lang w:val="es-ES"/>
        </w:rPr>
        <w:t>Permite al usuario gestionar las ordenes de servicio que se desean cumplir, con los vehículos que tiene disponible con el fin de optimizar el cumplimiento de las ordenes con los vehículos.</w:t>
      </w:r>
    </w:p>
    <w:p w14:paraId="3DCB56DA" w14:textId="77777777" w:rsidR="00005918" w:rsidRPr="00B30A26" w:rsidRDefault="00005918" w:rsidP="00005918">
      <w:pPr>
        <w:rPr>
          <w:lang w:val="es-ES"/>
        </w:rPr>
      </w:pPr>
    </w:p>
    <w:p w14:paraId="3CCFC056" w14:textId="77777777" w:rsidR="00005918" w:rsidRPr="00B30A26" w:rsidRDefault="00005918" w:rsidP="00005918">
      <w:pPr>
        <w:pStyle w:val="Heading5"/>
        <w:rPr>
          <w:lang w:val="es-ES"/>
        </w:rPr>
      </w:pPr>
      <w:bookmarkStart w:id="1055" w:name="_Toc518466276"/>
      <w:r w:rsidRPr="00B30A26">
        <w:rPr>
          <w:lang w:val="es-ES"/>
        </w:rPr>
        <w:t>Parámetros</w:t>
      </w:r>
      <w:bookmarkEnd w:id="1055"/>
      <w:r w:rsidRPr="00B30A26">
        <w:rPr>
          <w:lang w:val="es-ES"/>
        </w:rPr>
        <w:t xml:space="preserve"> </w:t>
      </w:r>
    </w:p>
    <w:p w14:paraId="0912869A" w14:textId="77777777" w:rsidR="00005918" w:rsidRPr="00B30A26" w:rsidRDefault="00005918" w:rsidP="00005918">
      <w:pPr>
        <w:rPr>
          <w:lang w:val="es-ES"/>
        </w:rPr>
      </w:pPr>
    </w:p>
    <w:p w14:paraId="26C26FE1" w14:textId="77777777" w:rsidR="00005918" w:rsidRPr="00B30A26" w:rsidRDefault="00005918" w:rsidP="00005918">
      <w:pPr>
        <w:pStyle w:val="Heading6"/>
        <w:rPr>
          <w:lang w:val="es-ES"/>
        </w:rPr>
      </w:pPr>
      <w:r w:rsidRPr="00B30A26">
        <w:rPr>
          <w:lang w:val="es-ES"/>
        </w:rPr>
        <w:t>RFCP- 073 Configuración de zonas</w:t>
      </w:r>
    </w:p>
    <w:p w14:paraId="0C4ACB7B" w14:textId="77777777" w:rsidR="00005918" w:rsidRPr="00B30A26" w:rsidRDefault="00005918" w:rsidP="00005918">
      <w:pPr>
        <w:rPr>
          <w:lang w:val="es-ES"/>
        </w:rPr>
      </w:pPr>
      <w:r w:rsidRPr="00B30A26">
        <w:rPr>
          <w:lang w:val="es-ES"/>
        </w:rPr>
        <w:t>Se configuran</w:t>
      </w:r>
    </w:p>
    <w:p w14:paraId="2C6CDEC3" w14:textId="64B10657" w:rsidR="00005918" w:rsidRPr="00B30A26" w:rsidRDefault="00005918" w:rsidP="00005918">
      <w:pPr>
        <w:pStyle w:val="ListParagraph"/>
        <w:numPr>
          <w:ilvl w:val="0"/>
          <w:numId w:val="13"/>
        </w:numPr>
        <w:rPr>
          <w:lang w:val="es-ES"/>
        </w:rPr>
      </w:pPr>
      <w:r w:rsidRPr="00B30A26">
        <w:rPr>
          <w:lang w:val="es-ES"/>
        </w:rPr>
        <w:t xml:space="preserve">Países: Permite al usuario gestionar los países que se utilizan dentro del sistema de información.      </w:t>
      </w:r>
    </w:p>
    <w:p w14:paraId="67AAB7B4" w14:textId="77777777" w:rsidR="00005918" w:rsidRPr="00B30A26" w:rsidRDefault="00005918" w:rsidP="00005918">
      <w:pPr>
        <w:pStyle w:val="ListParagraph"/>
        <w:numPr>
          <w:ilvl w:val="0"/>
          <w:numId w:val="13"/>
        </w:numPr>
        <w:rPr>
          <w:lang w:val="es-ES"/>
        </w:rPr>
      </w:pPr>
      <w:r w:rsidRPr="00B30A26">
        <w:rPr>
          <w:lang w:val="es-ES"/>
        </w:rPr>
        <w:t>Departamentos: Permite al usuario gestionar los departamentos que se utilizan dentro</w:t>
      </w:r>
    </w:p>
    <w:p w14:paraId="1B565E91" w14:textId="77777777" w:rsidR="00005918" w:rsidRPr="00B30A26" w:rsidRDefault="00005918" w:rsidP="00005918">
      <w:pPr>
        <w:pStyle w:val="ListParagraph"/>
        <w:numPr>
          <w:ilvl w:val="0"/>
          <w:numId w:val="13"/>
        </w:numPr>
        <w:rPr>
          <w:lang w:val="es-ES"/>
        </w:rPr>
      </w:pPr>
      <w:r w:rsidRPr="00B30A26">
        <w:rPr>
          <w:lang w:val="es-ES"/>
        </w:rPr>
        <w:t>del sistema de información y que están asociados a un país.</w:t>
      </w:r>
    </w:p>
    <w:p w14:paraId="7154B45C" w14:textId="73191A4C" w:rsidR="00005918" w:rsidRPr="00B30A26" w:rsidRDefault="00005918" w:rsidP="00005918">
      <w:pPr>
        <w:pStyle w:val="ListParagraph"/>
        <w:numPr>
          <w:ilvl w:val="0"/>
          <w:numId w:val="13"/>
        </w:numPr>
        <w:rPr>
          <w:lang w:val="es-ES"/>
        </w:rPr>
      </w:pPr>
      <w:r w:rsidRPr="00B30A26">
        <w:rPr>
          <w:lang w:val="es-ES"/>
        </w:rPr>
        <w:t>Ciudades: Permite al usuario gestionar las ciudades que se utilizan dentro del sistema de información y que están asociado a un departamento y un país.</w:t>
      </w:r>
    </w:p>
    <w:p w14:paraId="599826F4" w14:textId="77777777" w:rsidR="00005918" w:rsidRPr="00B30A26" w:rsidRDefault="00005918" w:rsidP="00005918">
      <w:pPr>
        <w:rPr>
          <w:lang w:val="es-ES"/>
        </w:rPr>
      </w:pPr>
    </w:p>
    <w:p w14:paraId="3D1B5075" w14:textId="77777777" w:rsidR="00005918" w:rsidRPr="00B30A26" w:rsidRDefault="00005918" w:rsidP="00005918">
      <w:pPr>
        <w:pStyle w:val="Heading6"/>
        <w:rPr>
          <w:lang w:val="es-ES"/>
        </w:rPr>
      </w:pPr>
      <w:r w:rsidRPr="00B30A26">
        <w:rPr>
          <w:lang w:val="es-ES"/>
        </w:rPr>
        <w:t>RFCP- 074 Configuración de entes</w:t>
      </w:r>
    </w:p>
    <w:p w14:paraId="5BEA6EF8" w14:textId="6CBBC56C" w:rsidR="00005918" w:rsidRPr="00B30A26" w:rsidRDefault="00005918" w:rsidP="00005918">
      <w:pPr>
        <w:pStyle w:val="ListParagraph"/>
        <w:numPr>
          <w:ilvl w:val="0"/>
          <w:numId w:val="14"/>
        </w:numPr>
        <w:rPr>
          <w:lang w:val="es-ES"/>
        </w:rPr>
      </w:pPr>
      <w:r w:rsidRPr="00B30A26">
        <w:rPr>
          <w:lang w:val="es-ES"/>
        </w:rPr>
        <w:t xml:space="preserve">Clientes: Permite al usuario gestionar los clientes de la empresa, los cuales están asociados a una orden. </w:t>
      </w:r>
    </w:p>
    <w:p w14:paraId="4BB01176" w14:textId="77777777" w:rsidR="00005918" w:rsidRPr="00B30A26" w:rsidRDefault="00005918" w:rsidP="00005918">
      <w:pPr>
        <w:pStyle w:val="ListParagraph"/>
        <w:numPr>
          <w:ilvl w:val="0"/>
          <w:numId w:val="14"/>
        </w:numPr>
        <w:rPr>
          <w:lang w:val="es-ES"/>
        </w:rPr>
      </w:pPr>
      <w:r w:rsidRPr="00B30A26">
        <w:rPr>
          <w:lang w:val="es-ES"/>
        </w:rPr>
        <w:t>Conductores: Permite al usuario gestionar los conductores que hacen parte de la empresa, disponibles para conducir los vehículos.</w:t>
      </w:r>
    </w:p>
    <w:p w14:paraId="3C9AAEE3" w14:textId="77777777" w:rsidR="00005918" w:rsidRPr="00B30A26" w:rsidRDefault="00005918" w:rsidP="00005918">
      <w:pPr>
        <w:pStyle w:val="ListParagraph"/>
        <w:numPr>
          <w:ilvl w:val="0"/>
          <w:numId w:val="14"/>
        </w:numPr>
        <w:rPr>
          <w:lang w:val="es-ES"/>
        </w:rPr>
      </w:pPr>
      <w:r w:rsidRPr="00B30A26">
        <w:rPr>
          <w:lang w:val="es-ES"/>
        </w:rPr>
        <w:t>Lavaderos: Permite al usuario gestionar los lavaderos (proveedores de servicio) en los cuales un vehículo puede ser lavado.</w:t>
      </w:r>
    </w:p>
    <w:p w14:paraId="15341E33" w14:textId="77777777" w:rsidR="00005918" w:rsidRPr="00B30A26" w:rsidRDefault="00005918" w:rsidP="00005918">
      <w:pPr>
        <w:pStyle w:val="ListParagraph"/>
        <w:numPr>
          <w:ilvl w:val="0"/>
          <w:numId w:val="14"/>
        </w:numPr>
        <w:rPr>
          <w:lang w:val="es-ES"/>
        </w:rPr>
      </w:pPr>
      <w:r w:rsidRPr="00B30A26">
        <w:rPr>
          <w:lang w:val="es-ES"/>
        </w:rPr>
        <w:t>Tiempos de lavados: Permite al usuario gestionar los tiempos de lavado de un vehículo con el fin de tenerlo en cuenta al momento de realizar la optimización de cumplimiento de órdenes.</w:t>
      </w:r>
    </w:p>
    <w:p w14:paraId="0B7734F1" w14:textId="77777777" w:rsidR="00005918" w:rsidRPr="00B30A26" w:rsidRDefault="00005918" w:rsidP="00005918">
      <w:pPr>
        <w:pStyle w:val="ListParagraph"/>
        <w:numPr>
          <w:ilvl w:val="0"/>
          <w:numId w:val="14"/>
        </w:numPr>
        <w:rPr>
          <w:lang w:val="es-ES"/>
        </w:rPr>
      </w:pPr>
      <w:r w:rsidRPr="00B30A26">
        <w:rPr>
          <w:lang w:val="es-ES"/>
        </w:rPr>
        <w:t>Ubicación de lavadero: Permite al usuario gestionar la ubicación de los lavaderos en una ruta dada, teniéndolo en cuenta en caso de que el vehículo tenga que ser lavado.</w:t>
      </w:r>
    </w:p>
    <w:p w14:paraId="7736ADAE" w14:textId="77777777" w:rsidR="00005918" w:rsidRPr="00B30A26" w:rsidRDefault="00005918" w:rsidP="00005918">
      <w:pPr>
        <w:pStyle w:val="ListParagraph"/>
        <w:numPr>
          <w:ilvl w:val="0"/>
          <w:numId w:val="14"/>
        </w:numPr>
        <w:rPr>
          <w:lang w:val="es-ES"/>
        </w:rPr>
      </w:pPr>
      <w:r w:rsidRPr="00B30A26">
        <w:rPr>
          <w:lang w:val="es-ES"/>
        </w:rPr>
        <w:t>Tipo de vehículo: Perite al usuario gestionar los tipos de vehículo de la empresa.</w:t>
      </w:r>
    </w:p>
    <w:p w14:paraId="07B1EBE4" w14:textId="77777777" w:rsidR="00005918" w:rsidRPr="00B30A26" w:rsidRDefault="00005918" w:rsidP="00005918">
      <w:pPr>
        <w:pStyle w:val="ListParagraph"/>
        <w:numPr>
          <w:ilvl w:val="0"/>
          <w:numId w:val="14"/>
        </w:numPr>
        <w:rPr>
          <w:lang w:val="es-ES"/>
        </w:rPr>
      </w:pPr>
      <w:r w:rsidRPr="00B30A26">
        <w:rPr>
          <w:lang w:val="es-ES"/>
        </w:rPr>
        <w:lastRenderedPageBreak/>
        <w:t>Vehículos: Permite al usuario gestionar los vehículos que prestan servicios a la empresa, a los cuales se les asocia un tipo de vehículo.</w:t>
      </w:r>
    </w:p>
    <w:p w14:paraId="4FB35116" w14:textId="77777777" w:rsidR="00005918" w:rsidRPr="00B30A26" w:rsidRDefault="00005918" w:rsidP="00005918">
      <w:pPr>
        <w:pStyle w:val="ListParagraph"/>
        <w:numPr>
          <w:ilvl w:val="0"/>
          <w:numId w:val="14"/>
        </w:numPr>
        <w:rPr>
          <w:lang w:val="es-ES"/>
        </w:rPr>
      </w:pPr>
      <w:r w:rsidRPr="00B30A26">
        <w:rPr>
          <w:lang w:val="es-ES"/>
        </w:rPr>
        <w:t>Ubicación de vehículos: Permite al usuario gestionar la ubicación actual de los vehículos que prestan servicios a la empresa.</w:t>
      </w:r>
    </w:p>
    <w:p w14:paraId="2D3A88DE" w14:textId="77777777" w:rsidR="00005918" w:rsidRPr="00B30A26" w:rsidRDefault="00005918" w:rsidP="00005918">
      <w:pPr>
        <w:pStyle w:val="ListParagraph"/>
        <w:numPr>
          <w:ilvl w:val="0"/>
          <w:numId w:val="14"/>
        </w:numPr>
        <w:rPr>
          <w:lang w:val="es-ES"/>
        </w:rPr>
      </w:pPr>
      <w:r w:rsidRPr="00B30A26">
        <w:rPr>
          <w:lang w:val="es-ES"/>
        </w:rPr>
        <w:t>Plantas: Permite al usuario gestionar la ubicación de las plantas que pertenecen a los clientes.</w:t>
      </w:r>
    </w:p>
    <w:p w14:paraId="39A17840" w14:textId="77777777" w:rsidR="00005918" w:rsidRPr="00B30A26" w:rsidRDefault="00005918" w:rsidP="00005918">
      <w:pPr>
        <w:rPr>
          <w:lang w:val="es-ES"/>
        </w:rPr>
      </w:pPr>
    </w:p>
    <w:p w14:paraId="028F13A8" w14:textId="77777777" w:rsidR="00005918" w:rsidRPr="00B30A26" w:rsidRDefault="00005918" w:rsidP="00005918">
      <w:pPr>
        <w:pStyle w:val="Heading6"/>
        <w:rPr>
          <w:lang w:val="es-ES"/>
        </w:rPr>
      </w:pPr>
      <w:r w:rsidRPr="00B30A26">
        <w:rPr>
          <w:lang w:val="es-ES"/>
        </w:rPr>
        <w:t>RFCP- 075 Configuración de Rutas</w:t>
      </w:r>
    </w:p>
    <w:p w14:paraId="45F1D6CB" w14:textId="77777777" w:rsidR="00005918" w:rsidRPr="00B30A26" w:rsidRDefault="00005918" w:rsidP="00005918">
      <w:pPr>
        <w:rPr>
          <w:lang w:val="es-ES"/>
        </w:rPr>
      </w:pPr>
      <w:r w:rsidRPr="00B30A26">
        <w:rPr>
          <w:lang w:val="es-ES"/>
        </w:rPr>
        <w:t>Permite al usuario gestionar las rutas que debe tomar un vehículo para cumplir una orden.</w:t>
      </w:r>
    </w:p>
    <w:p w14:paraId="69C9FD84" w14:textId="77777777" w:rsidR="00005918" w:rsidRPr="00B30A26" w:rsidRDefault="00005918" w:rsidP="00005918">
      <w:pPr>
        <w:rPr>
          <w:lang w:val="es-ES"/>
        </w:rPr>
      </w:pPr>
    </w:p>
    <w:p w14:paraId="050FA4A5" w14:textId="77777777" w:rsidR="00005918" w:rsidRPr="00B30A26" w:rsidRDefault="00005918" w:rsidP="00005918">
      <w:pPr>
        <w:pStyle w:val="Heading6"/>
        <w:rPr>
          <w:lang w:val="es-ES"/>
        </w:rPr>
      </w:pPr>
      <w:r w:rsidRPr="00B30A26">
        <w:rPr>
          <w:lang w:val="es-ES"/>
        </w:rPr>
        <w:t>RFCP- 076 Configuración de órdenes</w:t>
      </w:r>
    </w:p>
    <w:p w14:paraId="442C12CD" w14:textId="77777777" w:rsidR="00005918" w:rsidRPr="00B30A26" w:rsidRDefault="00005918" w:rsidP="00005918">
      <w:pPr>
        <w:rPr>
          <w:lang w:val="es-ES"/>
        </w:rPr>
      </w:pPr>
      <w:r w:rsidRPr="00B30A26">
        <w:rPr>
          <w:lang w:val="es-ES"/>
        </w:rPr>
        <w:t>Permite al usuario gestionar las órdenes de los clientes que se deben cumplir.</w:t>
      </w:r>
    </w:p>
    <w:p w14:paraId="69DA1989" w14:textId="77777777" w:rsidR="00005918" w:rsidRPr="00B30A26" w:rsidRDefault="00005918" w:rsidP="00005918">
      <w:pPr>
        <w:rPr>
          <w:lang w:val="es-ES"/>
        </w:rPr>
      </w:pPr>
    </w:p>
    <w:p w14:paraId="6F129F84" w14:textId="77777777" w:rsidR="00005918" w:rsidRPr="00B30A26" w:rsidRDefault="00005918" w:rsidP="00005918">
      <w:pPr>
        <w:pStyle w:val="Heading6"/>
        <w:rPr>
          <w:lang w:val="es-ES"/>
        </w:rPr>
      </w:pPr>
      <w:r w:rsidRPr="00B30A26">
        <w:rPr>
          <w:lang w:val="es-ES"/>
        </w:rPr>
        <w:t>RFCP- 077 Costos</w:t>
      </w:r>
    </w:p>
    <w:p w14:paraId="387E89BC" w14:textId="77777777" w:rsidR="00005918" w:rsidRPr="00B30A26" w:rsidRDefault="00005918" w:rsidP="00005918">
      <w:pPr>
        <w:rPr>
          <w:lang w:val="es-ES"/>
        </w:rPr>
      </w:pPr>
      <w:r w:rsidRPr="00B30A26">
        <w:rPr>
          <w:lang w:val="es-ES"/>
        </w:rPr>
        <w:t>Permite al usuario gestionar los costos que maneja la empresa para cumplir las órdenes.</w:t>
      </w:r>
    </w:p>
    <w:p w14:paraId="6976B1A8" w14:textId="77777777" w:rsidR="00005918" w:rsidRPr="00B30A26" w:rsidRDefault="00005918" w:rsidP="00005918">
      <w:pPr>
        <w:rPr>
          <w:lang w:val="es-ES"/>
        </w:rPr>
      </w:pPr>
    </w:p>
    <w:p w14:paraId="098A7B5C" w14:textId="77777777" w:rsidR="00005918" w:rsidRPr="00B30A26" w:rsidRDefault="00005918" w:rsidP="00005918">
      <w:pPr>
        <w:pStyle w:val="Heading6"/>
        <w:rPr>
          <w:lang w:val="es-ES"/>
        </w:rPr>
      </w:pPr>
      <w:r w:rsidRPr="00B30A26">
        <w:rPr>
          <w:lang w:val="es-ES"/>
        </w:rPr>
        <w:t>RFCP- 078 Costos de ruta</w:t>
      </w:r>
    </w:p>
    <w:p w14:paraId="20AB3F88" w14:textId="77777777" w:rsidR="00005918" w:rsidRPr="00B30A26" w:rsidRDefault="00005918" w:rsidP="00005918">
      <w:pPr>
        <w:rPr>
          <w:lang w:val="es-ES"/>
        </w:rPr>
      </w:pPr>
      <w:r w:rsidRPr="00B30A26">
        <w:rPr>
          <w:lang w:val="es-ES"/>
        </w:rPr>
        <w:t>Permite al usuario gestionar los costos asociados a una ruta previamente establecida.</w:t>
      </w:r>
    </w:p>
    <w:p w14:paraId="7ACED8F0" w14:textId="77777777" w:rsidR="005E1FD1" w:rsidRPr="00B30A26" w:rsidRDefault="005E1FD1" w:rsidP="005E1FD1">
      <w:pPr>
        <w:rPr>
          <w:lang w:val="es-ES"/>
        </w:rPr>
      </w:pPr>
    </w:p>
    <w:p w14:paraId="0932EF4E" w14:textId="23545EC4" w:rsidR="005E1FD1" w:rsidRPr="00B30A26" w:rsidRDefault="006E4998" w:rsidP="006E4998">
      <w:pPr>
        <w:pStyle w:val="Heading4"/>
        <w:rPr>
          <w:lang w:val="es-ES"/>
        </w:rPr>
      </w:pPr>
      <w:bookmarkStart w:id="1056" w:name="_Toc518466277"/>
      <w:r w:rsidRPr="00B30A26">
        <w:rPr>
          <w:lang w:val="es-ES"/>
        </w:rPr>
        <w:t>Extreme Platform</w:t>
      </w:r>
      <w:bookmarkEnd w:id="1056"/>
      <w:r w:rsidR="004F6A81" w:rsidRPr="00B30A26">
        <w:rPr>
          <w:lang w:val="es-ES"/>
        </w:rPr>
        <w:fldChar w:fldCharType="begin"/>
      </w:r>
      <w:r w:rsidR="004F6A81" w:rsidRPr="00B30A26">
        <w:rPr>
          <w:lang w:val="es-ES"/>
        </w:rPr>
        <w:instrText xml:space="preserve"> XE "</w:instrText>
      </w:r>
      <w:r w:rsidR="004F6A81" w:rsidRPr="00B30A26">
        <w:rPr>
          <w:b w:val="0"/>
          <w:szCs w:val="28"/>
          <w:lang w:val="es-ES"/>
        </w:rPr>
        <w:instrText>Extreme Platform</w:instrText>
      </w:r>
      <w:r w:rsidR="004F6A81" w:rsidRPr="00B30A26">
        <w:rPr>
          <w:lang w:val="es-ES"/>
        </w:rPr>
        <w:instrText xml:space="preserve">" </w:instrText>
      </w:r>
      <w:r w:rsidR="004F6A81" w:rsidRPr="00B30A26">
        <w:rPr>
          <w:lang w:val="es-ES"/>
        </w:rPr>
        <w:fldChar w:fldCharType="end"/>
      </w:r>
    </w:p>
    <w:p w14:paraId="07590588" w14:textId="3BEE467B" w:rsidR="00CC18DD" w:rsidRPr="00B30A26" w:rsidRDefault="00CC18DD" w:rsidP="00CC18DD">
      <w:pPr>
        <w:rPr>
          <w:lang w:val="es-ES"/>
        </w:rPr>
      </w:pPr>
      <w:r w:rsidRPr="00B30A26">
        <w:rPr>
          <w:lang w:val="es-ES"/>
        </w:rPr>
        <w:t>Extreme Platform</w:t>
      </w:r>
      <w:r w:rsidR="004F6A81" w:rsidRPr="00B30A26">
        <w:rPr>
          <w:lang w:val="es-ES"/>
        </w:rPr>
        <w:fldChar w:fldCharType="begin"/>
      </w:r>
      <w:r w:rsidR="004F6A81" w:rsidRPr="00B30A26">
        <w:rPr>
          <w:lang w:val="es-ES"/>
        </w:rPr>
        <w:instrText xml:space="preserve"> XE "</w:instrText>
      </w:r>
      <w:r w:rsidR="004F6A81" w:rsidRPr="00B30A26">
        <w:rPr>
          <w:b/>
          <w:szCs w:val="28"/>
          <w:lang w:val="es-ES"/>
        </w:rPr>
        <w:instrText>Extreme Platform</w:instrText>
      </w:r>
      <w:r w:rsidR="004F6A81" w:rsidRPr="00B30A26">
        <w:rPr>
          <w:lang w:val="es-ES"/>
        </w:rPr>
        <w:instrText xml:space="preserve">" </w:instrText>
      </w:r>
      <w:r w:rsidR="004F6A81" w:rsidRPr="00B30A26">
        <w:rPr>
          <w:lang w:val="es-ES"/>
        </w:rPr>
        <w:fldChar w:fldCharType="end"/>
      </w:r>
      <w:r w:rsidRPr="00B30A26">
        <w:rPr>
          <w:lang w:val="es-ES"/>
        </w:rPr>
        <w:t>® es una poderosa suite de herramientas</w:t>
      </w:r>
      <w:r w:rsidR="00B716F9" w:rsidRPr="00B30A26">
        <w:rPr>
          <w:lang w:val="es-ES"/>
        </w:rPr>
        <w:t xml:space="preserve"> que combinan las más avanzadas </w:t>
      </w:r>
      <w:r w:rsidRPr="00B30A26">
        <w:rPr>
          <w:lang w:val="es-ES"/>
        </w:rPr>
        <w:t>tecnologías de información y telecomunicaciones para gestionar de manera flexible y óptima el</w:t>
      </w:r>
      <w:r w:rsidR="00B716F9" w:rsidRPr="00B30A26">
        <w:rPr>
          <w:lang w:val="es-ES"/>
        </w:rPr>
        <w:t xml:space="preserve"> </w:t>
      </w:r>
      <w:r w:rsidRPr="00B30A26">
        <w:rPr>
          <w:lang w:val="es-ES"/>
        </w:rPr>
        <w:t>trabajo del personal que labora en campo.</w:t>
      </w:r>
    </w:p>
    <w:p w14:paraId="584AE615" w14:textId="77777777" w:rsidR="00B716F9" w:rsidRPr="00B30A26" w:rsidRDefault="00B716F9" w:rsidP="00CC18DD">
      <w:pPr>
        <w:rPr>
          <w:lang w:val="es-ES"/>
        </w:rPr>
      </w:pPr>
    </w:p>
    <w:p w14:paraId="2D1BB34E" w14:textId="77777777" w:rsidR="00B716F9" w:rsidRPr="00B30A26" w:rsidRDefault="00B716F9" w:rsidP="00B716F9">
      <w:pPr>
        <w:pStyle w:val="Heading5"/>
        <w:rPr>
          <w:lang w:val="es-ES"/>
        </w:rPr>
      </w:pPr>
      <w:bookmarkStart w:id="1057" w:name="_Toc518466278"/>
      <w:r w:rsidRPr="00B30A26">
        <w:rPr>
          <w:lang w:val="es-ES"/>
        </w:rPr>
        <w:t>Control de flotas y seguimiento GPS</w:t>
      </w:r>
      <w:bookmarkEnd w:id="1057"/>
      <w:r w:rsidRPr="00B30A26">
        <w:rPr>
          <w:lang w:val="es-ES"/>
        </w:rPr>
        <w:t xml:space="preserve"> </w:t>
      </w:r>
    </w:p>
    <w:p w14:paraId="1ABA8963" w14:textId="1DB3FFB6" w:rsidR="00B716F9" w:rsidRPr="00B30A26" w:rsidRDefault="00B716F9" w:rsidP="00B716F9">
      <w:pPr>
        <w:pStyle w:val="Heading6"/>
        <w:rPr>
          <w:lang w:val="es-ES"/>
        </w:rPr>
      </w:pPr>
      <w:r w:rsidRPr="00B30A26">
        <w:rPr>
          <w:lang w:val="es-ES"/>
        </w:rPr>
        <w:t xml:space="preserve">RFEP – 001 CONTROL DE FLOTAS </w:t>
      </w:r>
    </w:p>
    <w:p w14:paraId="013558DC" w14:textId="77777777" w:rsidR="00B716F9" w:rsidRPr="00B30A26" w:rsidRDefault="00B716F9" w:rsidP="00B716F9">
      <w:pPr>
        <w:rPr>
          <w:lang w:val="es-ES"/>
        </w:rPr>
      </w:pPr>
      <w:r w:rsidRPr="00B30A26">
        <w:rPr>
          <w:lang w:val="es-ES"/>
        </w:rPr>
        <w:t xml:space="preserve">La plataforma incorpora un completo módulo que le permitirá realizar el control de la flota de vehículos y el control de intermedios mediante la implementación de puntos virtuales. El sistema permite realizar los despachos y controlar si los vehículos realizan adelantos o retrasos en cada punto virtual a lo largo de la ruta. </w:t>
      </w:r>
    </w:p>
    <w:p w14:paraId="769EA4BE" w14:textId="7E9C6B7F" w:rsidR="00B716F9" w:rsidRPr="00B30A26" w:rsidRDefault="00B716F9" w:rsidP="00B716F9">
      <w:pPr>
        <w:pStyle w:val="Heading6"/>
        <w:rPr>
          <w:lang w:val="es-ES"/>
        </w:rPr>
      </w:pPr>
      <w:r w:rsidRPr="00B30A26">
        <w:rPr>
          <w:lang w:val="es-ES"/>
        </w:rPr>
        <w:lastRenderedPageBreak/>
        <w:t xml:space="preserve">RFEP – 002 SISTEMA DE SEGUIMIENTO SATELITAL </w:t>
      </w:r>
    </w:p>
    <w:p w14:paraId="3F230F66" w14:textId="7C320979" w:rsidR="00B716F9" w:rsidRPr="00B30A26" w:rsidRDefault="00B716F9" w:rsidP="00B716F9">
      <w:pPr>
        <w:rPr>
          <w:lang w:val="es-ES"/>
        </w:rPr>
      </w:pPr>
      <w:r w:rsidRPr="00B30A26">
        <w:rPr>
          <w:lang w:val="es-ES"/>
        </w:rPr>
        <w:t>La plataforma permite realizar el seguimiento y ubicación de los vehículos en tiempo real usando dispositivos GPS (Sistema</w:t>
      </w:r>
      <w:r w:rsidR="004F6A81" w:rsidRPr="00B30A26">
        <w:rPr>
          <w:lang w:val="es-ES"/>
        </w:rPr>
        <w:fldChar w:fldCharType="begin"/>
      </w:r>
      <w:r w:rsidR="004F6A81" w:rsidRPr="00B30A26">
        <w:rPr>
          <w:lang w:val="es-ES"/>
        </w:rPr>
        <w:instrText xml:space="preserve"> XE "</w:instrText>
      </w:r>
      <w:r w:rsidR="004F6A81" w:rsidRPr="00B30A26">
        <w:rPr>
          <w:b/>
          <w:szCs w:val="28"/>
          <w:lang w:val="es-ES"/>
        </w:rPr>
        <w:instrText>Sistema</w:instrText>
      </w:r>
      <w:r w:rsidR="004F6A81" w:rsidRPr="00B30A26">
        <w:rPr>
          <w:lang w:val="es-ES"/>
        </w:rPr>
        <w:instrText xml:space="preserve">" </w:instrText>
      </w:r>
      <w:r w:rsidR="004F6A81" w:rsidRPr="00B30A26">
        <w:rPr>
          <w:lang w:val="es-ES"/>
        </w:rPr>
        <w:fldChar w:fldCharType="end"/>
      </w:r>
      <w:r w:rsidRPr="00B30A26">
        <w:rPr>
          <w:lang w:val="es-ES"/>
        </w:rPr>
        <w:t xml:space="preserve"> de Posicionamiento Global) en cualquier parte del territorio nacional e internacional. De esta forma hace posible controlar la posición actual e histórica de los vehículos de la flota, recorridos realizados, eventos reportados, distancias recorridas, excesos de velocidad, apagados y encendidos, control de paradas, salidas de zonas autorizadas, activación de alertas tipo botón de pánico, entre otras. </w:t>
      </w:r>
    </w:p>
    <w:p w14:paraId="3F12A388" w14:textId="72701E27" w:rsidR="00B716F9" w:rsidRPr="00B30A26" w:rsidRDefault="00B716F9" w:rsidP="00B716F9">
      <w:pPr>
        <w:pStyle w:val="Heading6"/>
        <w:rPr>
          <w:lang w:val="es-ES"/>
        </w:rPr>
      </w:pPr>
      <w:r w:rsidRPr="00B30A26">
        <w:rPr>
          <w:lang w:val="es-ES"/>
        </w:rPr>
        <w:t xml:space="preserve">RFEP – 003 MODULO DE LINEA DE TIEMPO </w:t>
      </w:r>
    </w:p>
    <w:p w14:paraId="49186C53" w14:textId="77777777" w:rsidR="00B716F9" w:rsidRPr="00B30A26" w:rsidRDefault="00B716F9" w:rsidP="00B716F9">
      <w:pPr>
        <w:rPr>
          <w:lang w:val="es-ES"/>
        </w:rPr>
      </w:pPr>
      <w:r w:rsidRPr="00B30A26">
        <w:rPr>
          <w:lang w:val="es-ES"/>
        </w:rPr>
        <w:t xml:space="preserve">Este módulo es ideal para el control de la flota de empresas de transporte urbano de pasajeros y permite visualizar el estado de los vehículos en la ruta y detectar sobrepasos o detenciones debido al tráfico. </w:t>
      </w:r>
    </w:p>
    <w:p w14:paraId="490096C6" w14:textId="7EF7C741" w:rsidR="00B716F9" w:rsidRPr="00B30A26" w:rsidRDefault="00B716F9" w:rsidP="00B716F9">
      <w:pPr>
        <w:pStyle w:val="Heading6"/>
        <w:rPr>
          <w:lang w:val="es-ES"/>
        </w:rPr>
      </w:pPr>
      <w:r w:rsidRPr="00B30A26">
        <w:rPr>
          <w:lang w:val="es-ES"/>
        </w:rPr>
        <w:t xml:space="preserve">RFEP – 004 MODULO DE PROGRAMACIONES </w:t>
      </w:r>
    </w:p>
    <w:p w14:paraId="36A515FA" w14:textId="77777777" w:rsidR="00B716F9" w:rsidRPr="00B30A26" w:rsidRDefault="00B716F9" w:rsidP="00B716F9">
      <w:pPr>
        <w:rPr>
          <w:lang w:val="es-ES"/>
        </w:rPr>
      </w:pPr>
      <w:r w:rsidRPr="00B30A26">
        <w:rPr>
          <w:lang w:val="es-ES"/>
        </w:rPr>
        <w:t xml:space="preserve">Este módulo permite realizar las programaciones de despachos semanales de los vehículos de una manera aleatoria con el fin de generar equidad. El módulo opera de forma automática y las programaciones quedan listas para ser utilizadas por el módulo de despachos. </w:t>
      </w:r>
    </w:p>
    <w:p w14:paraId="7648EECF" w14:textId="2807A381" w:rsidR="00B716F9" w:rsidRPr="00B30A26" w:rsidRDefault="00B716F9" w:rsidP="00B716F9">
      <w:pPr>
        <w:pStyle w:val="Heading6"/>
        <w:rPr>
          <w:lang w:val="es-ES"/>
        </w:rPr>
      </w:pPr>
      <w:r w:rsidRPr="00B30A26">
        <w:rPr>
          <w:lang w:val="es-ES"/>
        </w:rPr>
        <w:t xml:space="preserve">RFEP – 005 MÓDULO DE ALARMAS </w:t>
      </w:r>
    </w:p>
    <w:p w14:paraId="4B2757B8" w14:textId="48185C56" w:rsidR="00B716F9" w:rsidRPr="00B30A26" w:rsidRDefault="00B716F9" w:rsidP="00B716F9">
      <w:pPr>
        <w:rPr>
          <w:lang w:val="es-ES"/>
        </w:rPr>
      </w:pPr>
      <w:r w:rsidRPr="00B30A26">
        <w:rPr>
          <w:lang w:val="es-ES"/>
        </w:rPr>
        <w:t xml:space="preserve">La plataforma cuenta con un potente módulo de alarmas que permite monitorear de forma automática todos los eventos de los vehículos de la flota. Las alarmas pueden ser configuradas de modo flexible, basadas en eventos predeterminados para prevenir malos usos del vehículo. Entre las alarmas pueden configurarse eventos de salidas de zonas en horarios no autorizados, salidas de rutas, excesos de velocidad, inicio tardío de labores por parte del conductor y cualquier otra desviación del comportamiento esperando del vehículo. Cuando se presenta una alarma se emite una alerta vía SMS o mail. </w:t>
      </w:r>
    </w:p>
    <w:p w14:paraId="3F5D1432" w14:textId="25CA8B67" w:rsidR="00B716F9" w:rsidRPr="00B30A26" w:rsidRDefault="00B716F9" w:rsidP="00B716F9">
      <w:pPr>
        <w:pStyle w:val="Heading6"/>
        <w:rPr>
          <w:lang w:val="es-ES"/>
        </w:rPr>
      </w:pPr>
      <w:r w:rsidRPr="00B30A26">
        <w:rPr>
          <w:lang w:val="es-ES"/>
        </w:rPr>
        <w:t xml:space="preserve">RFEP – 006 MÓDULO CALIFICACION DE CONDUCTORES </w:t>
      </w:r>
    </w:p>
    <w:p w14:paraId="70DCA0A5" w14:textId="77777777" w:rsidR="00B716F9" w:rsidRPr="00B30A26" w:rsidRDefault="00B716F9" w:rsidP="00B716F9">
      <w:pPr>
        <w:rPr>
          <w:lang w:val="es-ES"/>
        </w:rPr>
      </w:pPr>
      <w:r w:rsidRPr="00B30A26">
        <w:rPr>
          <w:lang w:val="es-ES"/>
        </w:rPr>
        <w:t xml:space="preserve">El sistema permite realizar la calificación automática de los conductores teniendo en cuenta las aceleradas y frenadas bruscas, así como los excesos de velocidad y la velocidad promedio. </w:t>
      </w:r>
    </w:p>
    <w:p w14:paraId="5B0BDC04" w14:textId="78D16809" w:rsidR="00B716F9" w:rsidRPr="00B30A26" w:rsidRDefault="00B716F9" w:rsidP="00B716F9">
      <w:pPr>
        <w:pStyle w:val="Heading6"/>
        <w:rPr>
          <w:lang w:val="es-ES"/>
        </w:rPr>
      </w:pPr>
      <w:r w:rsidRPr="00B30A26">
        <w:rPr>
          <w:lang w:val="es-ES"/>
        </w:rPr>
        <w:t xml:space="preserve">RFEP – 007 MÓDULO CONTROL DE ACTIVIDADES </w:t>
      </w:r>
    </w:p>
    <w:p w14:paraId="71046BE1" w14:textId="77777777" w:rsidR="00B716F9" w:rsidRPr="00B30A26" w:rsidRDefault="00B716F9" w:rsidP="00B716F9">
      <w:pPr>
        <w:rPr>
          <w:lang w:val="es-ES"/>
        </w:rPr>
      </w:pPr>
      <w:r w:rsidRPr="00B30A26">
        <w:rPr>
          <w:lang w:val="es-ES"/>
        </w:rPr>
        <w:t xml:space="preserve">El módulo de control de actividades permite registrar recordatorios de actividades o acciones que se deberán realizar sobre los vehículos (ej. Vencimiento de SOAT, vencimiento de revisión técnico-mecánica, cambio de aceite, entre otras), Las alertas del cumplimiento de actividades son enviadas vía SMS o mail </w:t>
      </w:r>
    </w:p>
    <w:p w14:paraId="51AB7C31" w14:textId="4CF7877D" w:rsidR="00B716F9" w:rsidRPr="00B30A26" w:rsidRDefault="00B716F9" w:rsidP="00B716F9">
      <w:pPr>
        <w:pStyle w:val="Heading6"/>
        <w:rPr>
          <w:lang w:val="es-ES"/>
        </w:rPr>
      </w:pPr>
      <w:r w:rsidRPr="00B30A26">
        <w:rPr>
          <w:lang w:val="es-ES"/>
        </w:rPr>
        <w:lastRenderedPageBreak/>
        <w:t xml:space="preserve">RFEP – 008 MÓDULO PLAN ESTRATEGICO DE SEGURIDAD VIAL (PESV) </w:t>
      </w:r>
    </w:p>
    <w:p w14:paraId="3AC83B8B" w14:textId="77777777" w:rsidR="00B716F9" w:rsidRPr="00B30A26" w:rsidRDefault="00B716F9" w:rsidP="00B716F9">
      <w:pPr>
        <w:rPr>
          <w:lang w:val="es-ES"/>
        </w:rPr>
      </w:pPr>
      <w:r w:rsidRPr="00B30A26">
        <w:rPr>
          <w:lang w:val="es-ES"/>
        </w:rPr>
        <w:t xml:space="preserve">El sistema cuenta con un módulo que ayuda a simplificar el cumplimiento del plan estratégico de seguridad vial, en aspectos tales como, las hojas de vida tanto del conductor como del vehículo, el formato de mantenimiento correctivo y preventivo, inspección pre-operacional, gestión de políticas de </w:t>
      </w:r>
    </w:p>
    <w:p w14:paraId="62602B84" w14:textId="77777777" w:rsidR="00B716F9" w:rsidRPr="00B30A26" w:rsidRDefault="00B716F9" w:rsidP="00B716F9">
      <w:pPr>
        <w:rPr>
          <w:lang w:val="es-ES"/>
        </w:rPr>
      </w:pPr>
    </w:p>
    <w:p w14:paraId="055EA752" w14:textId="77777777" w:rsidR="00B716F9" w:rsidRPr="00B30A26" w:rsidRDefault="00B716F9" w:rsidP="00B716F9">
      <w:pPr>
        <w:pStyle w:val="Heading5"/>
        <w:rPr>
          <w:lang w:val="es-ES"/>
        </w:rPr>
      </w:pPr>
      <w:bookmarkStart w:id="1058" w:name="_Toc518466279"/>
      <w:r w:rsidRPr="00B30A26">
        <w:rPr>
          <w:lang w:val="es-ES"/>
        </w:rPr>
        <w:t>Gestión de entregas y trazabilidad</w:t>
      </w:r>
      <w:bookmarkEnd w:id="1058"/>
      <w:r w:rsidRPr="00B30A26">
        <w:rPr>
          <w:lang w:val="es-ES"/>
        </w:rPr>
        <w:t xml:space="preserve"> </w:t>
      </w:r>
    </w:p>
    <w:p w14:paraId="1B45A977" w14:textId="0495D4F1" w:rsidR="00B716F9" w:rsidRPr="00B30A26" w:rsidRDefault="00B716F9" w:rsidP="00B716F9">
      <w:pPr>
        <w:pStyle w:val="Heading6"/>
        <w:rPr>
          <w:lang w:val="es-ES"/>
        </w:rPr>
      </w:pPr>
      <w:r w:rsidRPr="00B30A26">
        <w:rPr>
          <w:lang w:val="es-ES"/>
        </w:rPr>
        <w:t xml:space="preserve">RFEP – 009 INTERFACES </w:t>
      </w:r>
    </w:p>
    <w:p w14:paraId="33C032E2" w14:textId="77777777" w:rsidR="00B716F9" w:rsidRPr="00B30A26" w:rsidRDefault="00B716F9" w:rsidP="00B716F9">
      <w:pPr>
        <w:rPr>
          <w:lang w:val="es-ES"/>
        </w:rPr>
      </w:pPr>
      <w:r w:rsidRPr="00B30A26">
        <w:rPr>
          <w:lang w:val="es-ES"/>
        </w:rPr>
        <w:t xml:space="preserve">Extreme control® es una aplicación especialmente diseñada para ser integrada con otras plataformas para compartir información. Los métodos de conexión pueden ser en línea o en bach haciendo uso de web services, procedimientos almacenados o acceso a vistas de bases de datos. </w:t>
      </w:r>
    </w:p>
    <w:p w14:paraId="7153B7D4" w14:textId="77777777" w:rsidR="00B716F9" w:rsidRPr="00B30A26" w:rsidRDefault="00B716F9" w:rsidP="00B716F9">
      <w:pPr>
        <w:rPr>
          <w:lang w:val="es-ES"/>
        </w:rPr>
      </w:pPr>
    </w:p>
    <w:p w14:paraId="5A83084E" w14:textId="4AB53DD8" w:rsidR="00B716F9" w:rsidRPr="00B30A26" w:rsidRDefault="00B716F9" w:rsidP="00B716F9">
      <w:pPr>
        <w:pStyle w:val="Heading6"/>
        <w:rPr>
          <w:lang w:val="es-ES"/>
        </w:rPr>
      </w:pPr>
      <w:r w:rsidRPr="00B30A26">
        <w:rPr>
          <w:lang w:val="es-ES"/>
        </w:rPr>
        <w:t xml:space="preserve">RFEP – 010 GESTION DE VIAJES Y DE ENTREGAS </w:t>
      </w:r>
    </w:p>
    <w:p w14:paraId="6FE27C83" w14:textId="77777777" w:rsidR="00B716F9" w:rsidRPr="00B30A26" w:rsidRDefault="00B716F9" w:rsidP="00B716F9">
      <w:pPr>
        <w:rPr>
          <w:lang w:val="es-ES"/>
        </w:rPr>
      </w:pPr>
      <w:r w:rsidRPr="00B30A26">
        <w:rPr>
          <w:lang w:val="es-ES"/>
        </w:rPr>
        <w:t xml:space="preserve">El sistema debe permitir la gestión de viajes como entes independientes que contengan información relevante e importante. Algunas funcionalidades o características que deben tenerse en cuenta son: </w:t>
      </w:r>
    </w:p>
    <w:p w14:paraId="5ECFA82C" w14:textId="3B9D403A" w:rsidR="00B716F9" w:rsidRPr="00B30A26" w:rsidRDefault="00B716F9" w:rsidP="00B716F9">
      <w:pPr>
        <w:numPr>
          <w:ilvl w:val="0"/>
          <w:numId w:val="1"/>
        </w:numPr>
        <w:rPr>
          <w:lang w:val="es-ES"/>
        </w:rPr>
      </w:pPr>
      <w:r w:rsidRPr="00B30A26">
        <w:rPr>
          <w:lang w:val="es-ES"/>
        </w:rPr>
        <w:t xml:space="preserve">Se debe manejar una jerarquía de viajes como entes autónomos que pueden estar asignados o no </w:t>
      </w:r>
      <w:r w:rsidRPr="00B30A26">
        <w:rPr>
          <w:rFonts w:ascii="MS Mincho" w:eastAsia="MS Mincho" w:hAnsi="MS Mincho" w:cs="MS Mincho"/>
          <w:lang w:val="es-ES"/>
        </w:rPr>
        <w:t> </w:t>
      </w:r>
    </w:p>
    <w:p w14:paraId="5F73801E" w14:textId="220E8D0B" w:rsidR="00B716F9" w:rsidRPr="00B30A26" w:rsidRDefault="00B716F9" w:rsidP="00B716F9">
      <w:pPr>
        <w:numPr>
          <w:ilvl w:val="0"/>
          <w:numId w:val="1"/>
        </w:numPr>
        <w:rPr>
          <w:lang w:val="es-ES"/>
        </w:rPr>
      </w:pPr>
      <w:r w:rsidRPr="00B30A26">
        <w:rPr>
          <w:lang w:val="es-ES"/>
        </w:rPr>
        <w:t xml:space="preserve">Presentar un nodo de viajes no asignados en el árbol </w:t>
      </w:r>
      <w:r w:rsidRPr="00B30A26">
        <w:rPr>
          <w:rFonts w:ascii="MS Mincho" w:eastAsia="MS Mincho" w:hAnsi="MS Mincho" w:cs="MS Mincho"/>
          <w:lang w:val="es-ES"/>
        </w:rPr>
        <w:t> </w:t>
      </w:r>
    </w:p>
    <w:p w14:paraId="6D06DA75" w14:textId="41E20C73" w:rsidR="00B716F9" w:rsidRPr="00B30A26" w:rsidRDefault="00B716F9" w:rsidP="00B716F9">
      <w:pPr>
        <w:numPr>
          <w:ilvl w:val="0"/>
          <w:numId w:val="1"/>
        </w:numPr>
        <w:rPr>
          <w:lang w:val="es-ES"/>
        </w:rPr>
      </w:pPr>
      <w:r w:rsidRPr="00B30A26">
        <w:rPr>
          <w:lang w:val="es-ES"/>
        </w:rPr>
        <w:t xml:space="preserve">Permitir incluir entregas/facturas a los viajes existentes </w:t>
      </w:r>
      <w:r w:rsidRPr="00B30A26">
        <w:rPr>
          <w:rFonts w:ascii="MS Mincho" w:eastAsia="MS Mincho" w:hAnsi="MS Mincho" w:cs="MS Mincho"/>
          <w:lang w:val="es-ES"/>
        </w:rPr>
        <w:t> </w:t>
      </w:r>
    </w:p>
    <w:p w14:paraId="3AF7B95C" w14:textId="3C2BD84A" w:rsidR="00B716F9" w:rsidRPr="00B30A26" w:rsidRDefault="00B716F9" w:rsidP="00B716F9">
      <w:pPr>
        <w:numPr>
          <w:ilvl w:val="0"/>
          <w:numId w:val="1"/>
        </w:numPr>
        <w:rPr>
          <w:lang w:val="es-ES"/>
        </w:rPr>
      </w:pPr>
      <w:r w:rsidRPr="00B30A26">
        <w:rPr>
          <w:lang w:val="es-ES"/>
        </w:rPr>
        <w:t xml:space="preserve">A los recursos se les deben poder asignar viajes </w:t>
      </w:r>
      <w:r w:rsidRPr="00B30A26">
        <w:rPr>
          <w:rFonts w:ascii="MS Mincho" w:eastAsia="MS Mincho" w:hAnsi="MS Mincho" w:cs="MS Mincho"/>
          <w:lang w:val="es-ES"/>
        </w:rPr>
        <w:t> </w:t>
      </w:r>
    </w:p>
    <w:p w14:paraId="4C8EC5D4" w14:textId="7915517E" w:rsidR="00B716F9" w:rsidRPr="00B30A26" w:rsidRDefault="00B716F9" w:rsidP="00B716F9">
      <w:pPr>
        <w:numPr>
          <w:ilvl w:val="0"/>
          <w:numId w:val="1"/>
        </w:numPr>
        <w:rPr>
          <w:lang w:val="es-ES"/>
        </w:rPr>
      </w:pPr>
      <w:r w:rsidRPr="00B30A26">
        <w:rPr>
          <w:lang w:val="es-ES"/>
        </w:rPr>
        <w:t xml:space="preserve">Asignar entregas y organizar la ruta optima de cada viaje usando el módulo planning, permitiendo elegir el punto de inicio de la ruta y mostrando el recorrido calle a calle </w:t>
      </w:r>
      <w:r w:rsidRPr="00B30A26">
        <w:rPr>
          <w:rFonts w:ascii="MS Mincho" w:eastAsia="MS Mincho" w:hAnsi="MS Mincho" w:cs="MS Mincho"/>
          <w:lang w:val="es-ES"/>
        </w:rPr>
        <w:t> </w:t>
      </w:r>
    </w:p>
    <w:p w14:paraId="1C4833D4" w14:textId="41E43AF8" w:rsidR="00B716F9" w:rsidRPr="00B30A26" w:rsidRDefault="00B716F9" w:rsidP="00B716F9">
      <w:pPr>
        <w:numPr>
          <w:ilvl w:val="0"/>
          <w:numId w:val="1"/>
        </w:numPr>
        <w:rPr>
          <w:lang w:val="es-ES"/>
        </w:rPr>
      </w:pPr>
      <w:r w:rsidRPr="00B30A26">
        <w:rPr>
          <w:lang w:val="es-ES"/>
        </w:rPr>
        <w:t xml:space="preserve">Asignación y devolución de equipo móvil a cada viaje </w:t>
      </w:r>
      <w:r w:rsidRPr="00B30A26">
        <w:rPr>
          <w:rFonts w:ascii="MS Mincho" w:eastAsia="MS Mincho" w:hAnsi="MS Mincho" w:cs="MS Mincho"/>
          <w:lang w:val="es-ES"/>
        </w:rPr>
        <w:t> </w:t>
      </w:r>
    </w:p>
    <w:p w14:paraId="18F90F61" w14:textId="6BB72105" w:rsidR="00B716F9" w:rsidRPr="00B30A26" w:rsidRDefault="00B716F9" w:rsidP="00B716F9">
      <w:pPr>
        <w:numPr>
          <w:ilvl w:val="0"/>
          <w:numId w:val="1"/>
        </w:numPr>
        <w:rPr>
          <w:lang w:val="es-ES"/>
        </w:rPr>
      </w:pPr>
      <w:r w:rsidRPr="00B30A26">
        <w:rPr>
          <w:lang w:val="es-ES"/>
        </w:rPr>
        <w:t xml:space="preserve">Definir como viaje madre y asignación de viaje madre al viaje actual y visualizar esta relación entre viajes </w:t>
      </w:r>
      <w:r w:rsidRPr="00B30A26">
        <w:rPr>
          <w:rFonts w:ascii="MS Mincho" w:eastAsia="MS Mincho" w:hAnsi="MS Mincho" w:cs="MS Mincho"/>
          <w:lang w:val="es-ES"/>
        </w:rPr>
        <w:t> </w:t>
      </w:r>
    </w:p>
    <w:p w14:paraId="25CFBB08" w14:textId="6B7AB05B" w:rsidR="00B716F9" w:rsidRPr="00B30A26" w:rsidRDefault="00B716F9" w:rsidP="00B716F9">
      <w:pPr>
        <w:numPr>
          <w:ilvl w:val="0"/>
          <w:numId w:val="1"/>
        </w:numPr>
        <w:rPr>
          <w:lang w:val="es-ES"/>
        </w:rPr>
      </w:pPr>
      <w:r w:rsidRPr="00B30A26">
        <w:rPr>
          <w:lang w:val="es-ES"/>
        </w:rPr>
        <w:t xml:space="preserve">Reportar tiempos de viaje manualmente, incluir fecha y hora. Normalmente se debe hacer desde el móvil </w:t>
      </w:r>
      <w:r w:rsidRPr="00B30A26">
        <w:rPr>
          <w:rFonts w:ascii="MS Mincho" w:eastAsia="MS Mincho" w:hAnsi="MS Mincho" w:cs="MS Mincho"/>
          <w:lang w:val="es-ES"/>
        </w:rPr>
        <w:t> </w:t>
      </w:r>
    </w:p>
    <w:p w14:paraId="2D46DDA0" w14:textId="5CCC707E" w:rsidR="00B716F9" w:rsidRPr="00B30A26" w:rsidRDefault="00B716F9" w:rsidP="00B716F9">
      <w:pPr>
        <w:numPr>
          <w:ilvl w:val="0"/>
          <w:numId w:val="1"/>
        </w:numPr>
        <w:rPr>
          <w:lang w:val="es-ES"/>
        </w:rPr>
      </w:pPr>
      <w:r w:rsidRPr="00B30A26">
        <w:rPr>
          <w:lang w:val="es-ES"/>
        </w:rPr>
        <w:t xml:space="preserve">Permitir inicio y finalización de viaje </w:t>
      </w:r>
      <w:r w:rsidRPr="00B30A26">
        <w:rPr>
          <w:rFonts w:ascii="MS Mincho" w:eastAsia="MS Mincho" w:hAnsi="MS Mincho" w:cs="MS Mincho"/>
          <w:lang w:val="es-ES"/>
        </w:rPr>
        <w:t> </w:t>
      </w:r>
    </w:p>
    <w:p w14:paraId="12B1140D" w14:textId="2A047F18" w:rsidR="00B716F9" w:rsidRPr="00B30A26" w:rsidRDefault="00B716F9" w:rsidP="00B716F9">
      <w:pPr>
        <w:numPr>
          <w:ilvl w:val="0"/>
          <w:numId w:val="1"/>
        </w:numPr>
        <w:rPr>
          <w:lang w:val="es-ES"/>
        </w:rPr>
      </w:pPr>
      <w:r w:rsidRPr="00B30A26">
        <w:rPr>
          <w:lang w:val="es-ES"/>
        </w:rPr>
        <w:t xml:space="preserve">Registro de flete del viaje y liquidación del viaje </w:t>
      </w:r>
      <w:r w:rsidRPr="00B30A26">
        <w:rPr>
          <w:rFonts w:ascii="MS Mincho" w:eastAsia="MS Mincho" w:hAnsi="MS Mincho" w:cs="MS Mincho"/>
          <w:lang w:val="es-ES"/>
        </w:rPr>
        <w:t> </w:t>
      </w:r>
    </w:p>
    <w:p w14:paraId="4BB0925E" w14:textId="0A98D16C" w:rsidR="00B716F9" w:rsidRPr="00B30A26" w:rsidRDefault="00B716F9" w:rsidP="00B716F9">
      <w:pPr>
        <w:numPr>
          <w:ilvl w:val="0"/>
          <w:numId w:val="1"/>
        </w:numPr>
        <w:rPr>
          <w:lang w:val="es-ES"/>
        </w:rPr>
      </w:pPr>
      <w:r w:rsidRPr="00B30A26">
        <w:rPr>
          <w:lang w:val="es-ES"/>
        </w:rPr>
        <w:t xml:space="preserve">Haciendo uso de mapas digitalizados, el sistema determina la ubicación geográfica de todas las órdenes de trabajo pendientes. </w:t>
      </w:r>
      <w:r w:rsidRPr="00B30A26">
        <w:rPr>
          <w:rFonts w:ascii="MS Mincho" w:eastAsia="MS Mincho" w:hAnsi="MS Mincho" w:cs="MS Mincho"/>
          <w:lang w:val="es-ES"/>
        </w:rPr>
        <w:t> </w:t>
      </w:r>
    </w:p>
    <w:p w14:paraId="4FEBF378" w14:textId="23A6D81B" w:rsidR="00B716F9" w:rsidRPr="00B30A26" w:rsidRDefault="00B716F9" w:rsidP="00B716F9">
      <w:pPr>
        <w:numPr>
          <w:ilvl w:val="0"/>
          <w:numId w:val="1"/>
        </w:numPr>
        <w:rPr>
          <w:lang w:val="es-ES"/>
        </w:rPr>
      </w:pPr>
      <w:r w:rsidRPr="00B30A26">
        <w:rPr>
          <w:lang w:val="es-ES"/>
        </w:rPr>
        <w:t xml:space="preserve">Sobre el mapa se debe poder visualizar el recorrido programado de entregas, el recorrido realizado de entregas y el recorrido GPS realizado por el vehículo </w:t>
      </w:r>
      <w:r w:rsidRPr="00B30A26">
        <w:rPr>
          <w:rFonts w:ascii="MS Mincho" w:eastAsia="MS Mincho" w:hAnsi="MS Mincho" w:cs="MS Mincho"/>
          <w:lang w:val="es-ES"/>
        </w:rPr>
        <w:t> </w:t>
      </w:r>
    </w:p>
    <w:p w14:paraId="29E81BD6" w14:textId="52BD3C4E" w:rsidR="00B716F9" w:rsidRPr="00B30A26" w:rsidRDefault="00B716F9" w:rsidP="00B716F9">
      <w:pPr>
        <w:numPr>
          <w:ilvl w:val="0"/>
          <w:numId w:val="1"/>
        </w:numPr>
        <w:rPr>
          <w:lang w:val="es-ES"/>
        </w:rPr>
      </w:pPr>
      <w:r w:rsidRPr="00B30A26">
        <w:rPr>
          <w:lang w:val="es-ES"/>
        </w:rPr>
        <w:lastRenderedPageBreak/>
        <w:t xml:space="preserve">Manejar y visualizar información y datos relevante de los viajes en la ventana de mas información, </w:t>
      </w:r>
      <w:proofErr w:type="gramStart"/>
      <w:r w:rsidRPr="00B30A26">
        <w:rPr>
          <w:lang w:val="es-ES"/>
        </w:rPr>
        <w:t>como</w:t>
      </w:r>
      <w:proofErr w:type="gramEnd"/>
      <w:r w:rsidRPr="00B30A26">
        <w:rPr>
          <w:lang w:val="es-ES"/>
        </w:rPr>
        <w:t xml:space="preserve"> por ejemplo: </w:t>
      </w:r>
      <w:r w:rsidRPr="00B30A26">
        <w:rPr>
          <w:rFonts w:ascii="MS Mincho" w:eastAsia="MS Mincho" w:hAnsi="MS Mincho" w:cs="MS Mincho"/>
          <w:lang w:val="es-ES"/>
        </w:rPr>
        <w:t> </w:t>
      </w:r>
    </w:p>
    <w:p w14:paraId="366ECCC4" w14:textId="77777777" w:rsidR="00B716F9" w:rsidRPr="00B30A26" w:rsidRDefault="00B716F9" w:rsidP="00B716F9">
      <w:pPr>
        <w:pStyle w:val="ListParagraph"/>
        <w:numPr>
          <w:ilvl w:val="1"/>
          <w:numId w:val="14"/>
        </w:numPr>
        <w:rPr>
          <w:lang w:val="es-ES"/>
        </w:rPr>
      </w:pPr>
      <w:r w:rsidRPr="00B30A26">
        <w:rPr>
          <w:lang w:val="es-ES"/>
        </w:rPr>
        <w:t>Información del viaje y su estado</w:t>
      </w:r>
    </w:p>
    <w:p w14:paraId="194E7066" w14:textId="77777777" w:rsidR="00B716F9" w:rsidRPr="00B30A26" w:rsidRDefault="00B716F9" w:rsidP="00B716F9">
      <w:pPr>
        <w:pStyle w:val="ListParagraph"/>
        <w:numPr>
          <w:ilvl w:val="1"/>
          <w:numId w:val="14"/>
        </w:numPr>
        <w:rPr>
          <w:lang w:val="es-ES"/>
        </w:rPr>
      </w:pPr>
      <w:r w:rsidRPr="00B30A26">
        <w:rPr>
          <w:lang w:val="es-ES"/>
        </w:rPr>
        <w:t>Entregas asociadas al viaje</w:t>
      </w:r>
      <w:r w:rsidRPr="00B30A26">
        <w:rPr>
          <w:rFonts w:ascii="MS Mincho" w:eastAsia="MS Mincho" w:hAnsi="MS Mincho" w:cs="MS Mincho"/>
          <w:lang w:val="es-ES"/>
        </w:rPr>
        <w:t> </w:t>
      </w:r>
    </w:p>
    <w:p w14:paraId="40A3ACFD" w14:textId="77777777" w:rsidR="00B716F9" w:rsidRPr="00B30A26" w:rsidRDefault="00B716F9" w:rsidP="00B716F9">
      <w:pPr>
        <w:pStyle w:val="ListParagraph"/>
        <w:numPr>
          <w:ilvl w:val="1"/>
          <w:numId w:val="14"/>
        </w:numPr>
        <w:rPr>
          <w:lang w:val="es-ES"/>
        </w:rPr>
      </w:pPr>
      <w:r w:rsidRPr="00B30A26">
        <w:rPr>
          <w:lang w:val="es-ES"/>
        </w:rPr>
        <w:t>Novedades de viaje con fotos asociadas</w:t>
      </w:r>
      <w:r w:rsidRPr="00B30A26">
        <w:rPr>
          <w:rFonts w:ascii="MS Mincho" w:eastAsia="MS Mincho" w:hAnsi="MS Mincho" w:cs="MS Mincho"/>
          <w:lang w:val="es-ES"/>
        </w:rPr>
        <w:t> </w:t>
      </w:r>
    </w:p>
    <w:p w14:paraId="366EA55A" w14:textId="77777777" w:rsidR="00B716F9" w:rsidRPr="00B30A26" w:rsidRDefault="00B716F9" w:rsidP="00B716F9">
      <w:pPr>
        <w:pStyle w:val="ListParagraph"/>
        <w:numPr>
          <w:ilvl w:val="1"/>
          <w:numId w:val="14"/>
        </w:numPr>
        <w:rPr>
          <w:lang w:val="es-ES"/>
        </w:rPr>
      </w:pPr>
      <w:r w:rsidRPr="00B30A26">
        <w:rPr>
          <w:lang w:val="es-ES"/>
        </w:rPr>
        <w:t>Alarmas de viaje</w:t>
      </w:r>
      <w:r w:rsidRPr="00B30A26">
        <w:rPr>
          <w:rFonts w:ascii="MS Mincho" w:eastAsia="MS Mincho" w:hAnsi="MS Mincho" w:cs="MS Mincho"/>
          <w:lang w:val="es-ES"/>
        </w:rPr>
        <w:t> </w:t>
      </w:r>
      <w:r w:rsidRPr="00B30A26">
        <w:rPr>
          <w:lang w:val="es-ES"/>
        </w:rPr>
        <w:t>o Tiempos del viaje</w:t>
      </w:r>
    </w:p>
    <w:p w14:paraId="4880A108" w14:textId="4DCA41FD" w:rsidR="00B716F9" w:rsidRPr="00B30A26" w:rsidRDefault="00B716F9" w:rsidP="00B716F9">
      <w:pPr>
        <w:pStyle w:val="ListParagraph"/>
        <w:numPr>
          <w:ilvl w:val="1"/>
          <w:numId w:val="14"/>
        </w:numPr>
        <w:rPr>
          <w:lang w:val="es-ES"/>
        </w:rPr>
      </w:pPr>
      <w:r w:rsidRPr="00B30A26">
        <w:rPr>
          <w:lang w:val="es-ES"/>
        </w:rPr>
        <w:t xml:space="preserve">Puntos de control, incluir de pronto un mapa que muestre los tiempos en cada punto control o Imágenes del viaje </w:t>
      </w:r>
    </w:p>
    <w:p w14:paraId="09AE83E8" w14:textId="316658F4" w:rsidR="00B716F9" w:rsidRPr="00B30A26" w:rsidRDefault="00B716F9" w:rsidP="00B716F9">
      <w:pPr>
        <w:pStyle w:val="ListParagraph"/>
        <w:numPr>
          <w:ilvl w:val="0"/>
          <w:numId w:val="14"/>
        </w:numPr>
        <w:rPr>
          <w:lang w:val="es-ES"/>
        </w:rPr>
      </w:pPr>
      <w:r w:rsidRPr="00B30A26">
        <w:rPr>
          <w:lang w:val="es-ES"/>
        </w:rPr>
        <w:t xml:space="preserve">Visualización de una bitácora completa del viaje, en la cual se presenten en un único listado, ordenado cronológicamente, todas las acciones y actividades realizadas por este: Creación, asignación de entregas al viaje, planeación del viaje, asignación a un recurso, asignación de celular, tiempos de viaje, novedades de viaje, alarmas y notificaciones, puntos de control, realización de entregas, finalización del viaje, devolución del celular, registro del flete, liquidación del viaje. </w:t>
      </w:r>
      <w:r w:rsidRPr="00B30A26">
        <w:rPr>
          <w:rFonts w:ascii="MS Mincho" w:eastAsia="MS Mincho" w:hAnsi="MS Mincho" w:cs="MS Mincho"/>
          <w:lang w:val="es-ES"/>
        </w:rPr>
        <w:t> </w:t>
      </w:r>
    </w:p>
    <w:p w14:paraId="05FB5C50" w14:textId="77777777" w:rsidR="00B716F9" w:rsidRPr="00B30A26" w:rsidRDefault="00B716F9" w:rsidP="00B716F9">
      <w:pPr>
        <w:pStyle w:val="ListParagraph"/>
        <w:numPr>
          <w:ilvl w:val="0"/>
          <w:numId w:val="14"/>
        </w:numPr>
        <w:rPr>
          <w:lang w:val="es-ES"/>
        </w:rPr>
      </w:pPr>
      <w:r w:rsidRPr="00B30A26">
        <w:rPr>
          <w:lang w:val="es-ES"/>
        </w:rPr>
        <w:t xml:space="preserve">Para cada entrega se debe poder visualizar: </w:t>
      </w:r>
      <w:r w:rsidRPr="00B30A26">
        <w:rPr>
          <w:rFonts w:ascii="MS Mincho" w:eastAsia="MS Mincho" w:hAnsi="MS Mincho" w:cs="MS Mincho"/>
          <w:lang w:val="es-ES"/>
        </w:rPr>
        <w:t> </w:t>
      </w:r>
    </w:p>
    <w:p w14:paraId="173EBDA2" w14:textId="77777777" w:rsidR="00B716F9" w:rsidRPr="00B30A26" w:rsidRDefault="00B716F9" w:rsidP="00B716F9">
      <w:pPr>
        <w:pStyle w:val="ListParagraph"/>
        <w:numPr>
          <w:ilvl w:val="1"/>
          <w:numId w:val="14"/>
        </w:numPr>
        <w:rPr>
          <w:lang w:val="es-ES"/>
        </w:rPr>
      </w:pPr>
      <w:r w:rsidRPr="00B30A26">
        <w:rPr>
          <w:lang w:val="es-ES"/>
        </w:rPr>
        <w:t>Información detallada de la entrega e ítems asociados</w:t>
      </w:r>
      <w:r w:rsidRPr="00B30A26">
        <w:rPr>
          <w:rFonts w:ascii="MS Mincho" w:eastAsia="MS Mincho" w:hAnsi="MS Mincho" w:cs="MS Mincho"/>
          <w:lang w:val="es-ES"/>
        </w:rPr>
        <w:t> </w:t>
      </w:r>
    </w:p>
    <w:p w14:paraId="69E07609" w14:textId="77777777" w:rsidR="00B716F9" w:rsidRPr="00B30A26" w:rsidRDefault="00B716F9" w:rsidP="00B716F9">
      <w:pPr>
        <w:pStyle w:val="ListParagraph"/>
        <w:numPr>
          <w:ilvl w:val="1"/>
          <w:numId w:val="14"/>
        </w:numPr>
        <w:rPr>
          <w:lang w:val="es-ES"/>
        </w:rPr>
      </w:pPr>
      <w:r w:rsidRPr="00B30A26">
        <w:rPr>
          <w:lang w:val="es-ES"/>
        </w:rPr>
        <w:t xml:space="preserve">Resultado de la entrega (entrega exitosa, devolución parcial, devolución total) </w:t>
      </w:r>
    </w:p>
    <w:p w14:paraId="329D735E" w14:textId="631D2CD5" w:rsidR="00B716F9" w:rsidRPr="00B30A26" w:rsidRDefault="00B716F9" w:rsidP="00B716F9">
      <w:pPr>
        <w:pStyle w:val="ListParagraph"/>
        <w:numPr>
          <w:ilvl w:val="1"/>
          <w:numId w:val="14"/>
        </w:numPr>
        <w:rPr>
          <w:lang w:val="es-ES"/>
        </w:rPr>
      </w:pPr>
      <w:r w:rsidRPr="00B30A26">
        <w:rPr>
          <w:lang w:val="es-ES"/>
        </w:rPr>
        <w:t xml:space="preserve">Fotografía de facturas de entrega y novedades de la entrega </w:t>
      </w:r>
    </w:p>
    <w:p w14:paraId="115F9BEA" w14:textId="77777777" w:rsidR="00B716F9" w:rsidRPr="00B30A26" w:rsidRDefault="00B716F9" w:rsidP="00B716F9">
      <w:pPr>
        <w:keepNext/>
        <w:rPr>
          <w:lang w:val="es-ES"/>
        </w:rPr>
      </w:pPr>
      <w:r w:rsidRPr="00B30A26">
        <w:rPr>
          <w:noProof/>
        </w:rPr>
        <w:lastRenderedPageBreak/>
        <w:drawing>
          <wp:inline distT="0" distB="0" distL="0" distR="0" wp14:anchorId="5EB9A05C" wp14:editId="28800AE0">
            <wp:extent cx="5660390" cy="3701415"/>
            <wp:effectExtent l="0" t="0" r="3810" b="6985"/>
            <wp:docPr id="969" name="Picture 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60390" cy="3701415"/>
                    </a:xfrm>
                    <a:prstGeom prst="rect">
                      <a:avLst/>
                    </a:prstGeom>
                    <a:noFill/>
                    <a:ln>
                      <a:noFill/>
                    </a:ln>
                  </pic:spPr>
                </pic:pic>
              </a:graphicData>
            </a:graphic>
          </wp:inline>
        </w:drawing>
      </w:r>
    </w:p>
    <w:p w14:paraId="1BED1895" w14:textId="42834A78" w:rsidR="00B716F9" w:rsidRPr="00B30A26" w:rsidRDefault="00B716F9" w:rsidP="00B716F9">
      <w:pPr>
        <w:pStyle w:val="Caption"/>
        <w:rPr>
          <w:lang w:val="es-ES"/>
        </w:rPr>
      </w:pPr>
      <w:bookmarkStart w:id="1059" w:name="_Toc477252582"/>
      <w:r w:rsidRPr="00B30A26">
        <w:rPr>
          <w:lang w:val="es-ES"/>
        </w:rPr>
        <w:t xml:space="preserve">Figura </w:t>
      </w:r>
      <w:r w:rsidRPr="00B30A26">
        <w:rPr>
          <w:lang w:val="es-ES"/>
        </w:rPr>
        <w:fldChar w:fldCharType="begin"/>
      </w:r>
      <w:r w:rsidRPr="00B30A26">
        <w:rPr>
          <w:lang w:val="es-ES"/>
        </w:rPr>
        <w:instrText xml:space="preserve"> SEQ Figura \* ARABIC </w:instrText>
      </w:r>
      <w:r w:rsidRPr="00B30A26">
        <w:rPr>
          <w:lang w:val="es-ES"/>
        </w:rPr>
        <w:fldChar w:fldCharType="separate"/>
      </w:r>
      <w:r w:rsidR="00515FE7">
        <w:rPr>
          <w:noProof/>
          <w:lang w:val="es-ES"/>
        </w:rPr>
        <w:t>24</w:t>
      </w:r>
      <w:r w:rsidRPr="00B30A26">
        <w:rPr>
          <w:lang w:val="es-ES"/>
        </w:rPr>
        <w:fldChar w:fldCharType="end"/>
      </w:r>
      <w:r w:rsidRPr="00B30A26">
        <w:rPr>
          <w:lang w:val="es-ES"/>
        </w:rPr>
        <w:t xml:space="preserve"> Visualización de Extreme Platform</w:t>
      </w:r>
      <w:bookmarkEnd w:id="1059"/>
      <w:r w:rsidR="004F6A81" w:rsidRPr="00B30A26">
        <w:rPr>
          <w:lang w:val="es-ES"/>
        </w:rPr>
        <w:fldChar w:fldCharType="begin"/>
      </w:r>
      <w:r w:rsidR="004F6A81" w:rsidRPr="00B30A26">
        <w:rPr>
          <w:lang w:val="es-ES"/>
        </w:rPr>
        <w:instrText xml:space="preserve"> XE "</w:instrText>
      </w:r>
      <w:r w:rsidR="004F6A81" w:rsidRPr="00B30A26">
        <w:rPr>
          <w:b/>
          <w:szCs w:val="28"/>
          <w:lang w:val="es-ES"/>
        </w:rPr>
        <w:instrText>Extreme Platform</w:instrText>
      </w:r>
      <w:r w:rsidR="004F6A81" w:rsidRPr="00B30A26">
        <w:rPr>
          <w:lang w:val="es-ES"/>
        </w:rPr>
        <w:instrText xml:space="preserve">" </w:instrText>
      </w:r>
      <w:r w:rsidR="004F6A81" w:rsidRPr="00B30A26">
        <w:rPr>
          <w:lang w:val="es-ES"/>
        </w:rPr>
        <w:fldChar w:fldCharType="end"/>
      </w:r>
    </w:p>
    <w:p w14:paraId="1249C390" w14:textId="668EDA75" w:rsidR="00B716F9" w:rsidRPr="00B30A26" w:rsidRDefault="00B716F9" w:rsidP="00B716F9">
      <w:pPr>
        <w:rPr>
          <w:lang w:val="es-ES"/>
        </w:rPr>
      </w:pPr>
      <w:r w:rsidRPr="00B30A26">
        <w:rPr>
          <w:lang w:val="es-ES"/>
        </w:rPr>
        <w:t xml:space="preserve"> </w:t>
      </w:r>
    </w:p>
    <w:p w14:paraId="5658F184" w14:textId="78B55B3E" w:rsidR="00AF3149" w:rsidRPr="00B30A26" w:rsidRDefault="00AF3149" w:rsidP="00AF3149">
      <w:pPr>
        <w:pStyle w:val="Heading6"/>
        <w:rPr>
          <w:lang w:val="es-ES"/>
        </w:rPr>
      </w:pPr>
      <w:r w:rsidRPr="00B30A26">
        <w:rPr>
          <w:lang w:val="es-ES"/>
        </w:rPr>
        <w:t xml:space="preserve">RFEP – 011 GESTION DE CELULARES </w:t>
      </w:r>
    </w:p>
    <w:p w14:paraId="1ABCF8E0" w14:textId="77777777" w:rsidR="000028CC" w:rsidRPr="00B30A26" w:rsidRDefault="000028CC" w:rsidP="000028CC">
      <w:pPr>
        <w:rPr>
          <w:lang w:val="es-ES"/>
        </w:rPr>
      </w:pPr>
      <w:r w:rsidRPr="00B30A26">
        <w:rPr>
          <w:lang w:val="es-ES"/>
        </w:rPr>
        <w:t xml:space="preserve">El sistema debe permitir la gestión de los celulares que se pueden asignar a cada uno de los viajes. Algunas funcionalidades o características que deben tenerse en cuenta son: </w:t>
      </w:r>
    </w:p>
    <w:p w14:paraId="0A6676A2" w14:textId="77777777" w:rsidR="00AF3149" w:rsidRPr="00B30A26" w:rsidRDefault="000028CC" w:rsidP="00AF3149">
      <w:pPr>
        <w:pStyle w:val="ListParagraph"/>
        <w:numPr>
          <w:ilvl w:val="0"/>
          <w:numId w:val="16"/>
        </w:numPr>
        <w:rPr>
          <w:lang w:val="es-ES"/>
        </w:rPr>
      </w:pPr>
      <w:r w:rsidRPr="00B30A26">
        <w:rPr>
          <w:lang w:val="es-ES"/>
        </w:rPr>
        <w:t>Dar de alta y de baja a equipos celulares en la plataforma para su asignación a viajes</w:t>
      </w:r>
    </w:p>
    <w:p w14:paraId="23D25FA3" w14:textId="77777777" w:rsidR="00AF3149" w:rsidRPr="00B30A26" w:rsidRDefault="000028CC" w:rsidP="00AF3149">
      <w:pPr>
        <w:pStyle w:val="ListParagraph"/>
        <w:numPr>
          <w:ilvl w:val="0"/>
          <w:numId w:val="16"/>
        </w:numPr>
        <w:rPr>
          <w:lang w:val="es-ES"/>
        </w:rPr>
      </w:pPr>
      <w:r w:rsidRPr="00B30A26">
        <w:rPr>
          <w:lang w:val="es-ES"/>
        </w:rPr>
        <w:t xml:space="preserve">Permitir asignación de equipos a los viajes registrados en la plataforma (Acta de entrega) </w:t>
      </w:r>
    </w:p>
    <w:p w14:paraId="5EE012F3" w14:textId="58ABA7E3" w:rsidR="00AF3149" w:rsidRPr="00B30A26" w:rsidRDefault="000028CC" w:rsidP="00AF3149">
      <w:pPr>
        <w:pStyle w:val="ListParagraph"/>
        <w:numPr>
          <w:ilvl w:val="0"/>
          <w:numId w:val="16"/>
        </w:numPr>
        <w:rPr>
          <w:lang w:val="es-ES"/>
        </w:rPr>
      </w:pPr>
      <w:r w:rsidRPr="00B30A26">
        <w:rPr>
          <w:lang w:val="es-ES"/>
        </w:rPr>
        <w:t xml:space="preserve">Permitir la devolución de equipos una vez el viaje ha sido </w:t>
      </w:r>
      <w:r w:rsidR="00AF3149" w:rsidRPr="00B30A26">
        <w:rPr>
          <w:lang w:val="es-ES"/>
        </w:rPr>
        <w:t>finalizado (Acta de devolución)</w:t>
      </w:r>
    </w:p>
    <w:p w14:paraId="6D2045DD" w14:textId="77777777" w:rsidR="00AF3149" w:rsidRPr="00B30A26" w:rsidRDefault="000028CC" w:rsidP="00AF3149">
      <w:pPr>
        <w:pStyle w:val="ListParagraph"/>
        <w:numPr>
          <w:ilvl w:val="0"/>
          <w:numId w:val="16"/>
        </w:numPr>
        <w:rPr>
          <w:lang w:val="es-ES"/>
        </w:rPr>
      </w:pPr>
      <w:r w:rsidRPr="00B30A26">
        <w:rPr>
          <w:lang w:val="es-ES"/>
        </w:rPr>
        <w:t>Mantener una bitácora de todos los movimientos realizados a un celular</w:t>
      </w:r>
      <w:r w:rsidRPr="00B30A26">
        <w:rPr>
          <w:rFonts w:ascii="MS Mincho" w:eastAsia="MS Mincho" w:hAnsi="MS Mincho" w:cs="MS Mincho"/>
          <w:lang w:val="es-ES"/>
        </w:rPr>
        <w:t> </w:t>
      </w:r>
    </w:p>
    <w:p w14:paraId="5EA4677D" w14:textId="0A251EA2" w:rsidR="000028CC" w:rsidRPr="00B30A26" w:rsidRDefault="000028CC" w:rsidP="00AF3149">
      <w:pPr>
        <w:pStyle w:val="ListParagraph"/>
        <w:numPr>
          <w:ilvl w:val="0"/>
          <w:numId w:val="16"/>
        </w:numPr>
        <w:rPr>
          <w:lang w:val="es-ES"/>
        </w:rPr>
      </w:pPr>
      <w:r w:rsidRPr="00B30A26">
        <w:rPr>
          <w:lang w:val="es-ES"/>
        </w:rPr>
        <w:t xml:space="preserve">Generar consulta y reportes de la hoja de vida de un celular </w:t>
      </w:r>
    </w:p>
    <w:p w14:paraId="64231680" w14:textId="118F8BD5" w:rsidR="000028CC" w:rsidRPr="00B30A26" w:rsidRDefault="00AF3149" w:rsidP="00AF3149">
      <w:pPr>
        <w:pStyle w:val="Heading6"/>
        <w:rPr>
          <w:lang w:val="es-ES"/>
        </w:rPr>
      </w:pPr>
      <w:r w:rsidRPr="00B30A26">
        <w:rPr>
          <w:lang w:val="es-ES"/>
        </w:rPr>
        <w:t xml:space="preserve">RFEP – 012 </w:t>
      </w:r>
      <w:r w:rsidR="000028CC" w:rsidRPr="00B30A26">
        <w:rPr>
          <w:lang w:val="es-ES"/>
        </w:rPr>
        <w:t xml:space="preserve">ASIGNACIÓN INTELIGENTE Y AUTOMATICA DE RECOGIDAS </w:t>
      </w:r>
    </w:p>
    <w:p w14:paraId="31232283" w14:textId="77777777" w:rsidR="000028CC" w:rsidRPr="00B30A26" w:rsidRDefault="000028CC" w:rsidP="000028CC">
      <w:pPr>
        <w:rPr>
          <w:lang w:val="es-ES"/>
        </w:rPr>
      </w:pPr>
      <w:r w:rsidRPr="00B30A26">
        <w:rPr>
          <w:lang w:val="es-ES"/>
        </w:rPr>
        <w:t xml:space="preserve">El sistema permite asignar trabajos pendientes a los recursos disponibles de una maneja ágil y sencilla, utilizando criterios de tiempo de llegada y distancia, y además permite que los recursos revisen estos trabajos en tiempo real desde su dispositivo móvil. Es posible también configurar la </w:t>
      </w:r>
      <w:r w:rsidRPr="00B30A26">
        <w:rPr>
          <w:lang w:val="es-ES"/>
        </w:rPr>
        <w:lastRenderedPageBreak/>
        <w:t xml:space="preserve">asignación automática de los trabajos mediante criterios tales como recurso más cercano, o con menos trabajos asignados o realizados. Este módulo aplica principalmente para recogidas, las cuales son las que se pueden asignar dinámicamente. </w:t>
      </w:r>
    </w:p>
    <w:p w14:paraId="2BEFD8A7" w14:textId="3AF1B6A1" w:rsidR="000028CC" w:rsidRPr="00B30A26" w:rsidRDefault="00AF3149" w:rsidP="00AF3149">
      <w:pPr>
        <w:pStyle w:val="Heading6"/>
        <w:rPr>
          <w:lang w:val="es-ES"/>
        </w:rPr>
      </w:pPr>
      <w:r w:rsidRPr="00B30A26">
        <w:rPr>
          <w:lang w:val="es-ES"/>
        </w:rPr>
        <w:t xml:space="preserve">RFEP – 013 </w:t>
      </w:r>
      <w:r w:rsidR="000028CC" w:rsidRPr="00B30A26">
        <w:rPr>
          <w:lang w:val="es-ES"/>
        </w:rPr>
        <w:t xml:space="preserve">GENERACIÓN DE RUTEROS (PLANNING) </w:t>
      </w:r>
    </w:p>
    <w:p w14:paraId="2B574913" w14:textId="77777777" w:rsidR="000028CC" w:rsidRPr="00B30A26" w:rsidRDefault="000028CC" w:rsidP="000028CC">
      <w:pPr>
        <w:rPr>
          <w:lang w:val="es-ES"/>
        </w:rPr>
      </w:pPr>
      <w:r w:rsidRPr="00B30A26">
        <w:rPr>
          <w:lang w:val="es-ES"/>
        </w:rPr>
        <w:t xml:space="preserve">El sistema incluye una moderna herramienta para la planeación de los trabajos en campo de manera automatizada y utilizando criterios tales como la distancia geográfica. El sistema es capaz de sugerir la ruta óptima a seguir por las cuadrillas de trabajo mostrando el recorrido correspondiente por el callejero. </w:t>
      </w:r>
    </w:p>
    <w:p w14:paraId="4E9B1F8A" w14:textId="77777777" w:rsidR="000028CC" w:rsidRPr="00B30A26" w:rsidRDefault="000028CC" w:rsidP="000028CC">
      <w:pPr>
        <w:rPr>
          <w:lang w:val="es-ES"/>
        </w:rPr>
      </w:pPr>
      <w:r w:rsidRPr="00B30A26">
        <w:rPr>
          <w:lang w:val="es-ES"/>
        </w:rPr>
        <w:t xml:space="preserve">El modulo debe permitir organizar </w:t>
      </w:r>
      <w:proofErr w:type="gramStart"/>
      <w:r w:rsidRPr="00B30A26">
        <w:rPr>
          <w:lang w:val="es-ES"/>
        </w:rPr>
        <w:t>la entregas</w:t>
      </w:r>
      <w:proofErr w:type="gramEnd"/>
      <w:r w:rsidRPr="00B30A26">
        <w:rPr>
          <w:lang w:val="es-ES"/>
        </w:rPr>
        <w:t xml:space="preserve"> en el momento de crear y organizar los viajes, y posteriormente solo debe permitir asignar esos viajes a los vehículos que cumplan las características y condiciones requeridas. </w:t>
      </w:r>
    </w:p>
    <w:p w14:paraId="3015CF78" w14:textId="77777777" w:rsidR="000028CC" w:rsidRPr="00B30A26" w:rsidRDefault="000028CC" w:rsidP="000028CC">
      <w:pPr>
        <w:rPr>
          <w:lang w:val="es-ES"/>
        </w:rPr>
      </w:pPr>
      <w:r w:rsidRPr="00B30A26">
        <w:rPr>
          <w:lang w:val="es-ES"/>
        </w:rPr>
        <w:t xml:space="preserve">Debe permitir entre otras cosas: </w:t>
      </w:r>
    </w:p>
    <w:p w14:paraId="4FC4FC5E" w14:textId="4D14DD54" w:rsidR="000028CC" w:rsidRPr="00B30A26" w:rsidRDefault="000028CC" w:rsidP="000028CC">
      <w:pPr>
        <w:numPr>
          <w:ilvl w:val="0"/>
          <w:numId w:val="1"/>
        </w:numPr>
        <w:rPr>
          <w:lang w:val="es-ES"/>
        </w:rPr>
      </w:pPr>
      <w:r w:rsidRPr="00B30A26">
        <w:rPr>
          <w:lang w:val="es-ES"/>
        </w:rPr>
        <w:t xml:space="preserve">Organizar las entregas por horas y por criterio geográfico de acuerdo al tráfico en las vías </w:t>
      </w:r>
      <w:r w:rsidRPr="00B30A26">
        <w:rPr>
          <w:rFonts w:ascii="MS Mincho" w:eastAsia="MS Mincho" w:hAnsi="MS Mincho" w:cs="MS Mincho"/>
          <w:lang w:val="es-ES"/>
        </w:rPr>
        <w:t> </w:t>
      </w:r>
    </w:p>
    <w:p w14:paraId="531290D1" w14:textId="347BCD5D" w:rsidR="000028CC" w:rsidRPr="00B30A26" w:rsidRDefault="000028CC" w:rsidP="000028CC">
      <w:pPr>
        <w:numPr>
          <w:ilvl w:val="0"/>
          <w:numId w:val="1"/>
        </w:numPr>
        <w:rPr>
          <w:lang w:val="es-ES"/>
        </w:rPr>
      </w:pPr>
      <w:r w:rsidRPr="00B30A26">
        <w:rPr>
          <w:lang w:val="es-ES"/>
        </w:rPr>
        <w:t xml:space="preserve">Tener en cuenta limitaciones físicas de los vehículos como capacidad de carga, de volumen, longitud, entre </w:t>
      </w:r>
      <w:r w:rsidRPr="00B30A26">
        <w:rPr>
          <w:rFonts w:ascii="MS Mincho" w:eastAsia="MS Mincho" w:hAnsi="MS Mincho" w:cs="MS Mincho"/>
          <w:lang w:val="es-ES"/>
        </w:rPr>
        <w:t> </w:t>
      </w:r>
      <w:r w:rsidRPr="00B30A26">
        <w:rPr>
          <w:lang w:val="es-ES"/>
        </w:rPr>
        <w:t xml:space="preserve">otras para restringir la cantidad y tipo de entregas que puede contener un viaje </w:t>
      </w:r>
      <w:r w:rsidRPr="00B30A26">
        <w:rPr>
          <w:rFonts w:ascii="MS Mincho" w:eastAsia="MS Mincho" w:hAnsi="MS Mincho" w:cs="MS Mincho"/>
          <w:lang w:val="es-ES"/>
        </w:rPr>
        <w:t> </w:t>
      </w:r>
    </w:p>
    <w:p w14:paraId="0A4A86A2" w14:textId="0C822734" w:rsidR="000028CC" w:rsidRPr="00B30A26" w:rsidRDefault="000028CC" w:rsidP="000028CC">
      <w:pPr>
        <w:numPr>
          <w:ilvl w:val="0"/>
          <w:numId w:val="1"/>
        </w:numPr>
        <w:rPr>
          <w:lang w:val="es-ES"/>
        </w:rPr>
      </w:pPr>
      <w:r w:rsidRPr="00B30A26">
        <w:rPr>
          <w:lang w:val="es-ES"/>
        </w:rPr>
        <w:t xml:space="preserve">Asignar los viajes organizados a los recursos que los vayan a realizar </w:t>
      </w:r>
      <w:r w:rsidRPr="00B30A26">
        <w:rPr>
          <w:rFonts w:ascii="MS Mincho" w:eastAsia="MS Mincho" w:hAnsi="MS Mincho" w:cs="MS Mincho"/>
          <w:lang w:val="es-ES"/>
        </w:rPr>
        <w:t> </w:t>
      </w:r>
    </w:p>
    <w:p w14:paraId="681BAD1F" w14:textId="7826B521" w:rsidR="000028CC" w:rsidRPr="00B30A26" w:rsidRDefault="000028CC" w:rsidP="000028CC">
      <w:pPr>
        <w:numPr>
          <w:ilvl w:val="0"/>
          <w:numId w:val="1"/>
        </w:numPr>
        <w:rPr>
          <w:lang w:val="es-ES"/>
        </w:rPr>
      </w:pPr>
      <w:r w:rsidRPr="00B30A26">
        <w:rPr>
          <w:lang w:val="es-ES"/>
        </w:rPr>
        <w:t xml:space="preserve">Enviar SMS a los usuarios cuando se aproxime su hora de entrega </w:t>
      </w:r>
      <w:r w:rsidRPr="00B30A26">
        <w:rPr>
          <w:rFonts w:ascii="MS Mincho" w:eastAsia="MS Mincho" w:hAnsi="MS Mincho" w:cs="MS Mincho"/>
          <w:lang w:val="es-ES"/>
        </w:rPr>
        <w:t> </w:t>
      </w:r>
    </w:p>
    <w:p w14:paraId="08CD67EA" w14:textId="7FFF9883" w:rsidR="000028CC" w:rsidRPr="00B30A26" w:rsidRDefault="000028CC" w:rsidP="000028CC">
      <w:pPr>
        <w:numPr>
          <w:ilvl w:val="0"/>
          <w:numId w:val="1"/>
        </w:numPr>
        <w:rPr>
          <w:lang w:val="es-ES"/>
        </w:rPr>
      </w:pPr>
      <w:r w:rsidRPr="00B30A26">
        <w:rPr>
          <w:lang w:val="es-ES"/>
        </w:rPr>
        <w:t xml:space="preserve">Reajustar los tiempos de entrega estimados de acuerdo a las entregas que se realicen </w:t>
      </w:r>
      <w:r w:rsidRPr="00B30A26">
        <w:rPr>
          <w:rFonts w:ascii="MS Mincho" w:eastAsia="MS Mincho" w:hAnsi="MS Mincho" w:cs="MS Mincho"/>
          <w:lang w:val="es-ES"/>
        </w:rPr>
        <w:t> </w:t>
      </w:r>
    </w:p>
    <w:p w14:paraId="65F81447" w14:textId="0B8ADE97" w:rsidR="00AF3149" w:rsidRPr="00B30A26" w:rsidRDefault="000028CC" w:rsidP="000028CC">
      <w:pPr>
        <w:numPr>
          <w:ilvl w:val="0"/>
          <w:numId w:val="1"/>
        </w:numPr>
        <w:rPr>
          <w:lang w:val="es-ES"/>
        </w:rPr>
      </w:pPr>
      <w:r w:rsidRPr="00B30A26">
        <w:rPr>
          <w:lang w:val="es-ES"/>
        </w:rPr>
        <w:t xml:space="preserve">Generación e impresión de reporte de carga (picking) y de entrega </w:t>
      </w:r>
      <w:r w:rsidRPr="00B30A26">
        <w:rPr>
          <w:rFonts w:ascii="MS Mincho" w:eastAsia="MS Mincho" w:hAnsi="MS Mincho" w:cs="MS Mincho"/>
          <w:lang w:val="es-ES"/>
        </w:rPr>
        <w:t> </w:t>
      </w:r>
    </w:p>
    <w:p w14:paraId="5567300D" w14:textId="689F94FC" w:rsidR="00AF3149" w:rsidRPr="00B30A26" w:rsidRDefault="00AF3149" w:rsidP="00AF3149">
      <w:pPr>
        <w:pStyle w:val="Heading6"/>
        <w:rPr>
          <w:rFonts w:ascii="MS Mincho" w:eastAsia="MS Mincho" w:hAnsi="MS Mincho" w:cs="MS Mincho"/>
          <w:lang w:val="es-ES"/>
        </w:rPr>
      </w:pPr>
      <w:r w:rsidRPr="00B30A26">
        <w:rPr>
          <w:lang w:val="es-ES"/>
        </w:rPr>
        <w:t xml:space="preserve">RFEP – 014 </w:t>
      </w:r>
      <w:r w:rsidR="000028CC" w:rsidRPr="00B30A26">
        <w:rPr>
          <w:lang w:val="es-ES"/>
        </w:rPr>
        <w:t xml:space="preserve">COMPUTACION MOVIL </w:t>
      </w:r>
      <w:r w:rsidR="000028CC" w:rsidRPr="00B30A26">
        <w:rPr>
          <w:rFonts w:ascii="MS Mincho" w:eastAsia="MS Mincho" w:hAnsi="MS Mincho" w:cs="MS Mincho"/>
          <w:lang w:val="es-ES"/>
        </w:rPr>
        <w:t> </w:t>
      </w:r>
    </w:p>
    <w:p w14:paraId="3CB2F252" w14:textId="77777777" w:rsidR="00AF3149" w:rsidRPr="00B30A26" w:rsidRDefault="000028CC" w:rsidP="00AF3149">
      <w:pPr>
        <w:rPr>
          <w:lang w:val="es-ES"/>
        </w:rPr>
      </w:pPr>
      <w:r w:rsidRPr="00B30A26">
        <w:rPr>
          <w:lang w:val="es-ES"/>
        </w:rPr>
        <w:t xml:space="preserve">Extreme Control® integra un componente de movilidad de alto desempeño que permite desde un teléfono móvil con tecnología Android y una App desarrollada en JAVA, realizar entre otras las siguientes actividades relevantes: </w:t>
      </w:r>
      <w:r w:rsidRPr="00B30A26">
        <w:rPr>
          <w:rFonts w:ascii="MS Mincho" w:eastAsia="MS Mincho" w:hAnsi="MS Mincho" w:cs="MS Mincho"/>
          <w:lang w:val="es-ES"/>
        </w:rPr>
        <w:t> </w:t>
      </w:r>
    </w:p>
    <w:p w14:paraId="4B1833D4" w14:textId="38071B31" w:rsidR="000028CC" w:rsidRPr="00B30A26" w:rsidRDefault="000028CC" w:rsidP="00AF3149">
      <w:pPr>
        <w:pStyle w:val="ListParagraph"/>
        <w:numPr>
          <w:ilvl w:val="0"/>
          <w:numId w:val="17"/>
        </w:numPr>
        <w:rPr>
          <w:lang w:val="es-ES"/>
        </w:rPr>
      </w:pPr>
      <w:r w:rsidRPr="00B30A26">
        <w:rPr>
          <w:lang w:val="es-ES"/>
        </w:rPr>
        <w:t xml:space="preserve">Descarga de listado e información de trabajos asignados </w:t>
      </w:r>
      <w:r w:rsidRPr="00B30A26">
        <w:rPr>
          <w:rFonts w:ascii="MS Mincho" w:eastAsia="MS Mincho" w:hAnsi="MS Mincho" w:cs="MS Mincho"/>
          <w:lang w:val="es-ES"/>
        </w:rPr>
        <w:t> </w:t>
      </w:r>
    </w:p>
    <w:p w14:paraId="20E4B6A3" w14:textId="67F99201" w:rsidR="00AF3149" w:rsidRPr="00B30A26" w:rsidRDefault="00AF3149" w:rsidP="00AF3149">
      <w:pPr>
        <w:numPr>
          <w:ilvl w:val="0"/>
          <w:numId w:val="1"/>
        </w:numPr>
        <w:rPr>
          <w:lang w:val="es-ES"/>
        </w:rPr>
      </w:pPr>
      <w:r w:rsidRPr="00B30A26">
        <w:rPr>
          <w:lang w:val="es-ES"/>
        </w:rPr>
        <w:t xml:space="preserve">Visualización de la información detallada de los trabajos </w:t>
      </w:r>
      <w:proofErr w:type="gramStart"/>
      <w:r w:rsidRPr="00B30A26">
        <w:rPr>
          <w:lang w:val="es-ES"/>
        </w:rPr>
        <w:t>asignados</w:t>
      </w:r>
      <w:proofErr w:type="gramEnd"/>
      <w:r w:rsidRPr="00B30A26">
        <w:rPr>
          <w:lang w:val="es-ES"/>
        </w:rPr>
        <w:t xml:space="preserve"> así como de cada una de las entregas y sus facturas correspondientes </w:t>
      </w:r>
      <w:r w:rsidRPr="00B30A26">
        <w:rPr>
          <w:rFonts w:ascii="MS Mincho" w:eastAsia="MS Mincho" w:hAnsi="MS Mincho" w:cs="MS Mincho"/>
          <w:lang w:val="es-ES"/>
        </w:rPr>
        <w:t> </w:t>
      </w:r>
    </w:p>
    <w:p w14:paraId="013F43DD" w14:textId="6C632480" w:rsidR="00AF3149" w:rsidRPr="00B30A26" w:rsidRDefault="00AF3149" w:rsidP="00AF3149">
      <w:pPr>
        <w:numPr>
          <w:ilvl w:val="0"/>
          <w:numId w:val="1"/>
        </w:numPr>
        <w:rPr>
          <w:lang w:val="es-ES"/>
        </w:rPr>
      </w:pPr>
      <w:r w:rsidRPr="00B30A26">
        <w:rPr>
          <w:lang w:val="es-ES"/>
        </w:rPr>
        <w:t xml:space="preserve">Visualización de ruta de llegada al próximo trabajo e integración con Waze </w:t>
      </w:r>
      <w:r w:rsidRPr="00B30A26">
        <w:rPr>
          <w:rFonts w:ascii="MS Mincho" w:eastAsia="MS Mincho" w:hAnsi="MS Mincho" w:cs="MS Mincho"/>
          <w:lang w:val="es-ES"/>
        </w:rPr>
        <w:t> </w:t>
      </w:r>
    </w:p>
    <w:p w14:paraId="731B350C" w14:textId="327C312C" w:rsidR="00AF3149" w:rsidRPr="00B30A26" w:rsidRDefault="00AF3149" w:rsidP="00AF3149">
      <w:pPr>
        <w:numPr>
          <w:ilvl w:val="0"/>
          <w:numId w:val="1"/>
        </w:numPr>
        <w:rPr>
          <w:lang w:val="es-ES"/>
        </w:rPr>
      </w:pPr>
      <w:r w:rsidRPr="00B30A26">
        <w:rPr>
          <w:lang w:val="es-ES"/>
        </w:rPr>
        <w:t xml:space="preserve">Registro de la información asociada a la atención del trabajo en campo tal como entrega exitosa, </w:t>
      </w:r>
      <w:r w:rsidRPr="00B30A26">
        <w:rPr>
          <w:rFonts w:ascii="MS Mincho" w:eastAsia="MS Mincho" w:hAnsi="MS Mincho" w:cs="MS Mincho"/>
          <w:lang w:val="es-ES"/>
        </w:rPr>
        <w:t> </w:t>
      </w:r>
      <w:r w:rsidRPr="00B30A26">
        <w:rPr>
          <w:lang w:val="es-ES"/>
        </w:rPr>
        <w:t xml:space="preserve">devolución parcial, devolución total. </w:t>
      </w:r>
      <w:r w:rsidRPr="00B30A26">
        <w:rPr>
          <w:lang w:val="es-ES"/>
        </w:rPr>
        <w:lastRenderedPageBreak/>
        <w:t xml:space="preserve">Identificando incluso los ítems no aceptados o parcialmente </w:t>
      </w:r>
      <w:r w:rsidRPr="00B30A26">
        <w:rPr>
          <w:rFonts w:ascii="MS Mincho" w:eastAsia="MS Mincho" w:hAnsi="MS Mincho" w:cs="MS Mincho"/>
          <w:lang w:val="es-ES"/>
        </w:rPr>
        <w:t> </w:t>
      </w:r>
      <w:r w:rsidRPr="00B30A26">
        <w:rPr>
          <w:lang w:val="es-ES"/>
        </w:rPr>
        <w:t xml:space="preserve">entregados. </w:t>
      </w:r>
      <w:r w:rsidRPr="00B30A26">
        <w:rPr>
          <w:rFonts w:ascii="MS Mincho" w:eastAsia="MS Mincho" w:hAnsi="MS Mincho" w:cs="MS Mincho"/>
          <w:lang w:val="es-ES"/>
        </w:rPr>
        <w:t> </w:t>
      </w:r>
    </w:p>
    <w:p w14:paraId="75CEFD4D" w14:textId="61772366" w:rsidR="00AF3149" w:rsidRPr="00B30A26" w:rsidRDefault="00AF3149" w:rsidP="00AF3149">
      <w:pPr>
        <w:numPr>
          <w:ilvl w:val="0"/>
          <w:numId w:val="1"/>
        </w:numPr>
        <w:rPr>
          <w:lang w:val="es-ES"/>
        </w:rPr>
      </w:pPr>
      <w:r w:rsidRPr="00B30A26">
        <w:rPr>
          <w:lang w:val="es-ES"/>
        </w:rPr>
        <w:t xml:space="preserve">Toma de fotografía como evidencia de las incidencias y novedades del viaje </w:t>
      </w:r>
      <w:r w:rsidRPr="00B30A26">
        <w:rPr>
          <w:rFonts w:ascii="MS Mincho" w:eastAsia="MS Mincho" w:hAnsi="MS Mincho" w:cs="MS Mincho"/>
          <w:lang w:val="es-ES"/>
        </w:rPr>
        <w:t> </w:t>
      </w:r>
    </w:p>
    <w:p w14:paraId="20D86697" w14:textId="3295E5A9" w:rsidR="00AF3149" w:rsidRPr="00B30A26" w:rsidRDefault="00AF3149" w:rsidP="00AF3149">
      <w:pPr>
        <w:numPr>
          <w:ilvl w:val="0"/>
          <w:numId w:val="1"/>
        </w:numPr>
        <w:rPr>
          <w:lang w:val="es-ES"/>
        </w:rPr>
      </w:pPr>
      <w:r w:rsidRPr="00B30A26">
        <w:rPr>
          <w:lang w:val="es-ES"/>
        </w:rPr>
        <w:t xml:space="preserve">Toma de fotografía como evidencia del trabajo realizado en campo o de las novedades detectadas por </w:t>
      </w:r>
      <w:r w:rsidRPr="00B30A26">
        <w:rPr>
          <w:rFonts w:ascii="MS Mincho" w:eastAsia="MS Mincho" w:hAnsi="MS Mincho" w:cs="MS Mincho"/>
          <w:lang w:val="es-ES"/>
        </w:rPr>
        <w:t> </w:t>
      </w:r>
      <w:r w:rsidRPr="00B30A26">
        <w:rPr>
          <w:lang w:val="es-ES"/>
        </w:rPr>
        <w:t xml:space="preserve">entrega </w:t>
      </w:r>
      <w:r w:rsidRPr="00B30A26">
        <w:rPr>
          <w:rFonts w:ascii="MS Mincho" w:eastAsia="MS Mincho" w:hAnsi="MS Mincho" w:cs="MS Mincho"/>
          <w:lang w:val="es-ES"/>
        </w:rPr>
        <w:t> </w:t>
      </w:r>
    </w:p>
    <w:p w14:paraId="28E46CD3" w14:textId="3B98438F" w:rsidR="00AF3149" w:rsidRPr="00B30A26" w:rsidRDefault="00AF3149" w:rsidP="00AF3149">
      <w:pPr>
        <w:numPr>
          <w:ilvl w:val="0"/>
          <w:numId w:val="1"/>
        </w:numPr>
        <w:rPr>
          <w:lang w:val="es-ES"/>
        </w:rPr>
      </w:pPr>
      <w:r w:rsidRPr="00B30A26">
        <w:rPr>
          <w:lang w:val="es-ES"/>
        </w:rPr>
        <w:t xml:space="preserve">Registro de firma digital por parte del usuario que atiende </w:t>
      </w:r>
      <w:r w:rsidRPr="00B30A26">
        <w:rPr>
          <w:rFonts w:ascii="MS Mincho" w:eastAsia="MS Mincho" w:hAnsi="MS Mincho" w:cs="MS Mincho"/>
          <w:lang w:val="es-ES"/>
        </w:rPr>
        <w:t> </w:t>
      </w:r>
    </w:p>
    <w:p w14:paraId="5E2F9672" w14:textId="5B64A382" w:rsidR="00AF3149" w:rsidRPr="00B30A26" w:rsidRDefault="00AF3149" w:rsidP="00AF3149">
      <w:pPr>
        <w:numPr>
          <w:ilvl w:val="0"/>
          <w:numId w:val="1"/>
        </w:numPr>
        <w:rPr>
          <w:lang w:val="es-ES"/>
        </w:rPr>
      </w:pPr>
      <w:r w:rsidRPr="00B30A26">
        <w:rPr>
          <w:lang w:val="es-ES"/>
        </w:rPr>
        <w:t xml:space="preserve">Impresión móvil, a través de bluetooth, para constancia de los trabajos realizados </w:t>
      </w:r>
      <w:r w:rsidRPr="00B30A26">
        <w:rPr>
          <w:rFonts w:ascii="MS Mincho" w:eastAsia="MS Mincho" w:hAnsi="MS Mincho" w:cs="MS Mincho"/>
          <w:lang w:val="es-ES"/>
        </w:rPr>
        <w:t> </w:t>
      </w:r>
    </w:p>
    <w:p w14:paraId="62AB6B4E" w14:textId="3EE194E8" w:rsidR="00AF3149" w:rsidRPr="00B30A26" w:rsidRDefault="00AF3149" w:rsidP="00AF3149">
      <w:pPr>
        <w:numPr>
          <w:ilvl w:val="0"/>
          <w:numId w:val="1"/>
        </w:numPr>
        <w:rPr>
          <w:lang w:val="es-ES"/>
        </w:rPr>
      </w:pPr>
      <w:r w:rsidRPr="00B30A26">
        <w:rPr>
          <w:lang w:val="es-ES"/>
        </w:rPr>
        <w:t xml:space="preserve">Permitir el inicio y fin de los viajes </w:t>
      </w:r>
      <w:r w:rsidRPr="00B30A26">
        <w:rPr>
          <w:rFonts w:ascii="MS Mincho" w:eastAsia="MS Mincho" w:hAnsi="MS Mincho" w:cs="MS Mincho"/>
          <w:lang w:val="es-ES"/>
        </w:rPr>
        <w:t> </w:t>
      </w:r>
    </w:p>
    <w:p w14:paraId="3C10EDE1" w14:textId="6377E251" w:rsidR="00AF3149" w:rsidRPr="00B30A26" w:rsidRDefault="00AF3149" w:rsidP="00AF3149">
      <w:pPr>
        <w:numPr>
          <w:ilvl w:val="0"/>
          <w:numId w:val="1"/>
        </w:numPr>
        <w:rPr>
          <w:lang w:val="es-ES"/>
        </w:rPr>
      </w:pPr>
      <w:r w:rsidRPr="00B30A26">
        <w:rPr>
          <w:lang w:val="es-ES"/>
        </w:rPr>
        <w:t xml:space="preserve">Pre-cierre simultaneo para trabajos que se cumplan en el mismo cliente </w:t>
      </w:r>
      <w:r w:rsidRPr="00B30A26">
        <w:rPr>
          <w:rFonts w:ascii="MS Mincho" w:eastAsia="MS Mincho" w:hAnsi="MS Mincho" w:cs="MS Mincho"/>
          <w:lang w:val="es-ES"/>
        </w:rPr>
        <w:t> </w:t>
      </w:r>
    </w:p>
    <w:p w14:paraId="5FFEFFA0" w14:textId="394236AC" w:rsidR="00AF3149" w:rsidRPr="00B30A26" w:rsidRDefault="00AF3149" w:rsidP="00AF3149">
      <w:pPr>
        <w:pStyle w:val="Heading6"/>
        <w:rPr>
          <w:rFonts w:ascii="MS Mincho" w:eastAsia="MS Mincho" w:hAnsi="MS Mincho" w:cs="MS Mincho"/>
          <w:lang w:val="es-ES"/>
        </w:rPr>
      </w:pPr>
      <w:r w:rsidRPr="00B30A26">
        <w:rPr>
          <w:lang w:val="es-ES"/>
        </w:rPr>
        <w:t xml:space="preserve">RFEP – 015 ALARMAS Y NOTIFICACION DE ACTIVIDADES REALIZADAS EN CAMPO </w:t>
      </w:r>
      <w:r w:rsidRPr="00B30A26">
        <w:rPr>
          <w:rFonts w:ascii="MS Mincho" w:eastAsia="MS Mincho" w:hAnsi="MS Mincho" w:cs="MS Mincho"/>
          <w:lang w:val="es-ES"/>
        </w:rPr>
        <w:t> </w:t>
      </w:r>
    </w:p>
    <w:p w14:paraId="192D4030" w14:textId="77777777" w:rsidR="00AF3149" w:rsidRPr="00B30A26" w:rsidRDefault="00AF3149" w:rsidP="00AF3149">
      <w:pPr>
        <w:rPr>
          <w:rFonts w:ascii="MS Mincho" w:eastAsia="MS Mincho" w:hAnsi="MS Mincho" w:cs="MS Mincho"/>
          <w:lang w:val="es-ES"/>
        </w:rPr>
      </w:pPr>
      <w:r w:rsidRPr="00B30A26">
        <w:rPr>
          <w:lang w:val="es-ES"/>
        </w:rPr>
        <w:t xml:space="preserve">El sistema debe permitir configurar situaciones que generen alarmas en caso de presentarse, de igual manera debe permitir notificar tareas normales que se realicen en campo y que deben ser informadas a los operadores del centro de control para su reconocimiento. </w:t>
      </w:r>
      <w:r w:rsidRPr="00B30A26">
        <w:rPr>
          <w:rFonts w:ascii="MS Mincho" w:eastAsia="MS Mincho" w:hAnsi="MS Mincho" w:cs="MS Mincho"/>
          <w:lang w:val="es-ES"/>
        </w:rPr>
        <w:t> </w:t>
      </w:r>
    </w:p>
    <w:p w14:paraId="51599E91" w14:textId="77777777" w:rsidR="00AF3149" w:rsidRPr="00B30A26" w:rsidRDefault="00AF3149" w:rsidP="00AF3149">
      <w:pPr>
        <w:rPr>
          <w:rFonts w:ascii="MS Mincho" w:eastAsia="MS Mincho" w:hAnsi="MS Mincho" w:cs="MS Mincho"/>
          <w:lang w:val="es-ES"/>
        </w:rPr>
      </w:pPr>
    </w:p>
    <w:p w14:paraId="76250F58" w14:textId="77777777" w:rsidR="00AF3149" w:rsidRPr="00B30A26" w:rsidRDefault="00AF3149" w:rsidP="00AF3149">
      <w:pPr>
        <w:pStyle w:val="Heading5"/>
        <w:rPr>
          <w:rFonts w:ascii="MS Mincho" w:eastAsia="MS Mincho" w:hAnsi="MS Mincho" w:cs="MS Mincho"/>
          <w:lang w:val="es-ES"/>
        </w:rPr>
      </w:pPr>
      <w:bookmarkStart w:id="1060" w:name="_Toc518466280"/>
      <w:r w:rsidRPr="00B30A26">
        <w:rPr>
          <w:lang w:val="es-ES"/>
        </w:rPr>
        <w:t xml:space="preserve">Análisis de datos e información </w:t>
      </w:r>
      <w:r w:rsidRPr="00B30A26">
        <w:rPr>
          <w:rFonts w:ascii="MS Mincho" w:eastAsia="MS Mincho" w:hAnsi="MS Mincho" w:cs="MS Mincho"/>
          <w:lang w:val="es-ES"/>
        </w:rPr>
        <w:t> </w:t>
      </w:r>
      <w:bookmarkEnd w:id="1060"/>
    </w:p>
    <w:p w14:paraId="22C3B01F" w14:textId="77777777" w:rsidR="00AF3149" w:rsidRPr="00B30A26" w:rsidRDefault="00AF3149" w:rsidP="00AF3149">
      <w:pPr>
        <w:rPr>
          <w:rFonts w:ascii="MS Mincho" w:eastAsia="MS Mincho" w:hAnsi="MS Mincho" w:cs="MS Mincho"/>
          <w:lang w:val="es-ES"/>
        </w:rPr>
      </w:pPr>
    </w:p>
    <w:p w14:paraId="4848588C" w14:textId="52F92DC2" w:rsidR="00AF3149" w:rsidRPr="00B30A26" w:rsidRDefault="00AF3149" w:rsidP="00AF3149">
      <w:pPr>
        <w:pStyle w:val="Heading6"/>
        <w:rPr>
          <w:rFonts w:ascii="MS Mincho" w:eastAsia="MS Mincho" w:hAnsi="MS Mincho" w:cs="MS Mincho"/>
          <w:lang w:val="es-ES"/>
        </w:rPr>
      </w:pPr>
      <w:r w:rsidRPr="00B30A26">
        <w:rPr>
          <w:lang w:val="es-ES"/>
        </w:rPr>
        <w:t xml:space="preserve">RFEP – 016 REPORTES Y ESTADISTICAS </w:t>
      </w:r>
      <w:r w:rsidRPr="00B30A26">
        <w:rPr>
          <w:rFonts w:ascii="MS Mincho" w:eastAsia="MS Mincho" w:hAnsi="MS Mincho" w:cs="MS Mincho"/>
          <w:lang w:val="es-ES"/>
        </w:rPr>
        <w:t> </w:t>
      </w:r>
    </w:p>
    <w:p w14:paraId="4E557933" w14:textId="77777777" w:rsidR="00AF3149" w:rsidRPr="00B30A26" w:rsidRDefault="00AF3149" w:rsidP="00AF3149">
      <w:pPr>
        <w:rPr>
          <w:rFonts w:ascii="MS Mincho" w:eastAsia="MS Mincho" w:hAnsi="MS Mincho" w:cs="MS Mincho"/>
          <w:lang w:val="es-ES"/>
        </w:rPr>
      </w:pPr>
      <w:r w:rsidRPr="00B30A26">
        <w:rPr>
          <w:lang w:val="es-ES"/>
        </w:rPr>
        <w:t xml:space="preserve">La plataforma permite gestionar una importante cantidad de reportes y estadísticas relacionadas con la operación de cada vehículo particular y la flota en su conjunto. Entre los reportes y estadísticas existen reportes de históricos de recorridos, reportes de generación de eventos, kilometraje, tiempos muertos, alarmas, consumo de combustible, reportes de cumplimientos de rutas de control de flotas entre otros. El módulo de reportes también genera reportes. </w:t>
      </w:r>
      <w:r w:rsidRPr="00B30A26">
        <w:rPr>
          <w:rFonts w:ascii="MS Mincho" w:eastAsia="MS Mincho" w:hAnsi="MS Mincho" w:cs="MS Mincho"/>
          <w:lang w:val="es-ES"/>
        </w:rPr>
        <w:t> </w:t>
      </w:r>
    </w:p>
    <w:p w14:paraId="5D4D3EDB" w14:textId="533D82E4" w:rsidR="00AF3149" w:rsidRPr="00B30A26" w:rsidRDefault="00AF3149" w:rsidP="00AF3149">
      <w:pPr>
        <w:pStyle w:val="Heading6"/>
        <w:rPr>
          <w:rFonts w:ascii="MS Mincho" w:eastAsia="MS Mincho" w:hAnsi="MS Mincho" w:cs="MS Mincho"/>
          <w:lang w:val="es-ES"/>
        </w:rPr>
      </w:pPr>
      <w:r w:rsidRPr="00B30A26">
        <w:rPr>
          <w:lang w:val="es-ES"/>
        </w:rPr>
        <w:t xml:space="preserve">RFEP – 017 INTELIGENCIA DE NEGOCIO (BI) </w:t>
      </w:r>
      <w:r w:rsidRPr="00B30A26">
        <w:rPr>
          <w:rFonts w:ascii="MS Mincho" w:eastAsia="MS Mincho" w:hAnsi="MS Mincho" w:cs="MS Mincho"/>
          <w:lang w:val="es-ES"/>
        </w:rPr>
        <w:t> </w:t>
      </w:r>
    </w:p>
    <w:p w14:paraId="4E47134B" w14:textId="77777777" w:rsidR="00AF3149" w:rsidRPr="00B30A26" w:rsidRDefault="00AF3149" w:rsidP="00AF3149">
      <w:pPr>
        <w:rPr>
          <w:rFonts w:ascii="MS Mincho" w:eastAsia="MS Mincho" w:hAnsi="MS Mincho" w:cs="MS Mincho"/>
          <w:lang w:val="es-ES"/>
        </w:rPr>
      </w:pPr>
      <w:r w:rsidRPr="00B30A26">
        <w:rPr>
          <w:lang w:val="es-ES"/>
        </w:rPr>
        <w:t xml:space="preserve">El módulo de inteligencia del negocio está enfocado a la parte gerencial de la empresa y permite obtener de forma inmediata información operativa enfocada a la toma de decisiones. El módulo de inteligencia del negocio permite obtener información relevante de una forma ágil, confiable y oportuna. </w:t>
      </w:r>
      <w:r w:rsidRPr="00B30A26">
        <w:rPr>
          <w:rFonts w:ascii="MS Mincho" w:eastAsia="MS Mincho" w:hAnsi="MS Mincho" w:cs="MS Mincho"/>
          <w:lang w:val="es-ES"/>
        </w:rPr>
        <w:t> </w:t>
      </w:r>
    </w:p>
    <w:p w14:paraId="222662A2" w14:textId="4D453933" w:rsidR="00AF3149" w:rsidRPr="00B30A26" w:rsidRDefault="00AF3149" w:rsidP="00AF3149">
      <w:pPr>
        <w:pStyle w:val="Heading6"/>
        <w:rPr>
          <w:rFonts w:ascii="MS Mincho" w:eastAsia="MS Mincho" w:hAnsi="MS Mincho" w:cs="MS Mincho"/>
          <w:lang w:val="es-ES"/>
        </w:rPr>
      </w:pPr>
      <w:r w:rsidRPr="00B30A26">
        <w:rPr>
          <w:lang w:val="es-ES"/>
        </w:rPr>
        <w:lastRenderedPageBreak/>
        <w:t xml:space="preserve">RFEP – 018 GEO ANALISIS </w:t>
      </w:r>
      <w:r w:rsidRPr="00B30A26">
        <w:rPr>
          <w:rFonts w:ascii="MS Mincho" w:eastAsia="MS Mincho" w:hAnsi="MS Mincho" w:cs="MS Mincho"/>
          <w:lang w:val="es-ES"/>
        </w:rPr>
        <w:t> </w:t>
      </w:r>
    </w:p>
    <w:p w14:paraId="65406BA5" w14:textId="35A29946" w:rsidR="00AF3149" w:rsidRPr="00B30A26" w:rsidRDefault="00AF3149" w:rsidP="00AF3149">
      <w:pPr>
        <w:rPr>
          <w:lang w:val="es-ES"/>
        </w:rPr>
      </w:pPr>
      <w:r w:rsidRPr="00B30A26">
        <w:rPr>
          <w:lang w:val="es-ES"/>
        </w:rPr>
        <w:t xml:space="preserve">El sistema incluye una moderna herramienta para el diseño permite la generación de mapas temáticos de acuerdo a varios criterios preestablecidos. Este módulo permite realizar al análisis geográfico de las variables que se generan en el proceso operativo para facilitar la toma de decisiones. </w:t>
      </w:r>
      <w:r w:rsidRPr="00B30A26">
        <w:rPr>
          <w:rFonts w:ascii="MS Mincho" w:eastAsia="MS Mincho" w:hAnsi="MS Mincho" w:cs="MS Mincho"/>
          <w:lang w:val="es-ES"/>
        </w:rPr>
        <w:t> </w:t>
      </w:r>
    </w:p>
    <w:p w14:paraId="1E723FBF" w14:textId="77777777" w:rsidR="00B716F9" w:rsidRPr="00B30A26" w:rsidRDefault="00B716F9" w:rsidP="00B716F9">
      <w:pPr>
        <w:rPr>
          <w:lang w:val="es-ES"/>
        </w:rPr>
      </w:pPr>
    </w:p>
    <w:p w14:paraId="43E91F17" w14:textId="1AEC0E2B" w:rsidR="009355C8" w:rsidRPr="00B30A26" w:rsidRDefault="007B3049" w:rsidP="009355C8">
      <w:pPr>
        <w:pStyle w:val="Heading5"/>
        <w:rPr>
          <w:lang w:val="es-ES"/>
        </w:rPr>
      </w:pPr>
      <w:bookmarkStart w:id="1061" w:name="_Toc518466281"/>
      <w:r w:rsidRPr="00B30A26">
        <w:rPr>
          <w:lang w:val="es-ES"/>
        </w:rPr>
        <w:t>CARGUE</w:t>
      </w:r>
      <w:bookmarkEnd w:id="1061"/>
    </w:p>
    <w:p w14:paraId="113C77A2" w14:textId="65775C03" w:rsidR="007B3049" w:rsidRPr="00B30A26" w:rsidRDefault="009355C8" w:rsidP="007B3049">
      <w:pPr>
        <w:pStyle w:val="Heading6"/>
        <w:rPr>
          <w:lang w:val="es-ES"/>
        </w:rPr>
      </w:pPr>
      <w:r w:rsidRPr="00B30A26">
        <w:rPr>
          <w:lang w:val="es-ES"/>
        </w:rPr>
        <w:t>RFEP –</w:t>
      </w:r>
      <w:r w:rsidR="007B3049" w:rsidRPr="00B30A26">
        <w:rPr>
          <w:lang w:val="es-ES"/>
        </w:rPr>
        <w:t xml:space="preserve"> 019</w:t>
      </w:r>
      <w:r w:rsidRPr="00B30A26">
        <w:rPr>
          <w:lang w:val="es-ES"/>
        </w:rPr>
        <w:t xml:space="preserve">. </w:t>
      </w:r>
      <w:r w:rsidR="007B3049" w:rsidRPr="00B30A26">
        <w:rPr>
          <w:lang w:val="es-ES"/>
        </w:rPr>
        <w:t xml:space="preserve">INTERFAZ INFORMACION DE VIAJE </w:t>
      </w:r>
    </w:p>
    <w:p w14:paraId="1ACE9506" w14:textId="5E101029" w:rsidR="007B3049" w:rsidRPr="00B30A26" w:rsidRDefault="007B3049" w:rsidP="007B3049">
      <w:pPr>
        <w:rPr>
          <w:lang w:val="es-ES"/>
        </w:rPr>
      </w:pPr>
      <w:r w:rsidRPr="00B30A26">
        <w:rPr>
          <w:lang w:val="es-ES"/>
        </w:rPr>
        <w:t xml:space="preserve"> Una vez se generen los documentos del viaje a partir de Infonet, se transmitirán a la plataforma Extreme Control los siguientes datos del viaje a través de la interfaz: </w:t>
      </w:r>
    </w:p>
    <w:p w14:paraId="0237C932" w14:textId="26B3E2C9" w:rsidR="007B3049" w:rsidRPr="00B30A26" w:rsidRDefault="007B3049" w:rsidP="007B3049">
      <w:pPr>
        <w:rPr>
          <w:lang w:val="es-ES"/>
        </w:rPr>
      </w:pPr>
    </w:p>
    <w:p w14:paraId="312E379D" w14:textId="77777777" w:rsidR="007B3049" w:rsidRPr="00B30A26" w:rsidRDefault="007B3049" w:rsidP="007B3049">
      <w:pPr>
        <w:rPr>
          <w:lang w:val="es-ES"/>
        </w:rPr>
      </w:pPr>
      <w:r w:rsidRPr="00B30A26">
        <w:rPr>
          <w:lang w:val="es-ES"/>
        </w:rPr>
        <w:t xml:space="preserve">- Cliente  </w:t>
      </w:r>
    </w:p>
    <w:p w14:paraId="55186192" w14:textId="77777777" w:rsidR="007B3049" w:rsidRPr="00B30A26" w:rsidRDefault="007B3049" w:rsidP="007B3049">
      <w:pPr>
        <w:rPr>
          <w:lang w:val="es-ES"/>
        </w:rPr>
      </w:pPr>
      <w:r w:rsidRPr="00B30A26">
        <w:rPr>
          <w:lang w:val="es-ES"/>
        </w:rPr>
        <w:t xml:space="preserve">- Nro. Viaje Infonet </w:t>
      </w:r>
    </w:p>
    <w:p w14:paraId="2363FF39" w14:textId="77777777" w:rsidR="007B3049" w:rsidRPr="00B30A26" w:rsidRDefault="007B3049" w:rsidP="007B3049">
      <w:pPr>
        <w:rPr>
          <w:lang w:val="es-ES"/>
        </w:rPr>
      </w:pPr>
      <w:r w:rsidRPr="00B30A26">
        <w:rPr>
          <w:lang w:val="es-ES"/>
        </w:rPr>
        <w:t xml:space="preserve">- Nro. Orden de producción </w:t>
      </w:r>
    </w:p>
    <w:p w14:paraId="4E42F7BC" w14:textId="77777777" w:rsidR="007B3049" w:rsidRPr="00B30A26" w:rsidRDefault="007B3049" w:rsidP="007B3049">
      <w:pPr>
        <w:rPr>
          <w:lang w:val="es-ES"/>
        </w:rPr>
      </w:pPr>
      <w:r w:rsidRPr="00B30A26">
        <w:rPr>
          <w:lang w:val="es-ES"/>
        </w:rPr>
        <w:t xml:space="preserve">- Ciudad Origen </w:t>
      </w:r>
    </w:p>
    <w:p w14:paraId="7A26D2D1" w14:textId="77777777" w:rsidR="007B3049" w:rsidRPr="00B30A26" w:rsidRDefault="007B3049" w:rsidP="007B3049">
      <w:pPr>
        <w:rPr>
          <w:lang w:val="es-ES"/>
        </w:rPr>
      </w:pPr>
      <w:r w:rsidRPr="00B30A26">
        <w:rPr>
          <w:lang w:val="es-ES"/>
        </w:rPr>
        <w:t xml:space="preserve">- Dpto. Origen </w:t>
      </w:r>
    </w:p>
    <w:p w14:paraId="3E728EDE" w14:textId="77777777" w:rsidR="007B3049" w:rsidRPr="00B30A26" w:rsidRDefault="007B3049" w:rsidP="007B3049">
      <w:pPr>
        <w:rPr>
          <w:lang w:val="es-ES"/>
        </w:rPr>
      </w:pPr>
      <w:r w:rsidRPr="00B30A26">
        <w:rPr>
          <w:lang w:val="es-ES"/>
        </w:rPr>
        <w:t xml:space="preserve">- Ciudad Destino </w:t>
      </w:r>
    </w:p>
    <w:p w14:paraId="4BDFA6B3" w14:textId="77777777" w:rsidR="007B3049" w:rsidRPr="00B30A26" w:rsidRDefault="007B3049" w:rsidP="007B3049">
      <w:pPr>
        <w:rPr>
          <w:lang w:val="es-ES"/>
        </w:rPr>
      </w:pPr>
      <w:r w:rsidRPr="00B30A26">
        <w:rPr>
          <w:lang w:val="es-ES"/>
        </w:rPr>
        <w:t xml:space="preserve">- Dpto. Destino </w:t>
      </w:r>
    </w:p>
    <w:p w14:paraId="5E0B08E0" w14:textId="77777777" w:rsidR="007B3049" w:rsidRPr="00B30A26" w:rsidRDefault="007B3049" w:rsidP="007B3049">
      <w:pPr>
        <w:rPr>
          <w:lang w:val="es-ES"/>
        </w:rPr>
      </w:pPr>
      <w:r w:rsidRPr="00B30A26">
        <w:rPr>
          <w:lang w:val="es-ES"/>
        </w:rPr>
        <w:t xml:space="preserve">- Vehículo (Placa) </w:t>
      </w:r>
    </w:p>
    <w:p w14:paraId="68607022" w14:textId="77777777" w:rsidR="007B3049" w:rsidRPr="00B30A26" w:rsidRDefault="007B3049" w:rsidP="007B3049">
      <w:pPr>
        <w:rPr>
          <w:lang w:val="es-ES"/>
        </w:rPr>
      </w:pPr>
      <w:r w:rsidRPr="00B30A26">
        <w:rPr>
          <w:lang w:val="es-ES"/>
        </w:rPr>
        <w:t xml:space="preserve">- Marca </w:t>
      </w:r>
    </w:p>
    <w:p w14:paraId="56BAC4BB" w14:textId="77777777" w:rsidR="007B3049" w:rsidRPr="00B30A26" w:rsidRDefault="007B3049" w:rsidP="007B3049">
      <w:pPr>
        <w:rPr>
          <w:lang w:val="es-ES"/>
        </w:rPr>
      </w:pPr>
      <w:r w:rsidRPr="00B30A26">
        <w:rPr>
          <w:lang w:val="es-ES"/>
        </w:rPr>
        <w:t xml:space="preserve">- Configuración </w:t>
      </w:r>
    </w:p>
    <w:p w14:paraId="561A27DA" w14:textId="77777777" w:rsidR="007B3049" w:rsidRPr="00B30A26" w:rsidRDefault="007B3049" w:rsidP="007B3049">
      <w:pPr>
        <w:rPr>
          <w:lang w:val="es-ES"/>
        </w:rPr>
      </w:pPr>
      <w:r w:rsidRPr="00B30A26">
        <w:rPr>
          <w:lang w:val="es-ES"/>
        </w:rPr>
        <w:t xml:space="preserve">- Placa semiremolque </w:t>
      </w:r>
    </w:p>
    <w:p w14:paraId="4477C1F1" w14:textId="77777777" w:rsidR="007B3049" w:rsidRPr="00B30A26" w:rsidRDefault="007B3049" w:rsidP="007B3049">
      <w:pPr>
        <w:rPr>
          <w:lang w:val="es-ES"/>
        </w:rPr>
      </w:pPr>
      <w:r w:rsidRPr="00B30A26">
        <w:rPr>
          <w:lang w:val="es-ES"/>
        </w:rPr>
        <w:t xml:space="preserve">- Id. Conductor </w:t>
      </w:r>
    </w:p>
    <w:p w14:paraId="41581C08" w14:textId="77777777" w:rsidR="007B3049" w:rsidRPr="00B30A26" w:rsidRDefault="007B3049" w:rsidP="007B3049">
      <w:pPr>
        <w:rPr>
          <w:lang w:val="es-ES"/>
        </w:rPr>
      </w:pPr>
      <w:r w:rsidRPr="00B30A26">
        <w:rPr>
          <w:lang w:val="es-ES"/>
        </w:rPr>
        <w:t xml:space="preserve">- Nombre Conductor </w:t>
      </w:r>
    </w:p>
    <w:p w14:paraId="6C3844CE" w14:textId="77777777" w:rsidR="007B3049" w:rsidRPr="00B30A26" w:rsidRDefault="007B3049" w:rsidP="007B3049">
      <w:pPr>
        <w:rPr>
          <w:lang w:val="es-ES"/>
        </w:rPr>
      </w:pPr>
      <w:r w:rsidRPr="00B30A26">
        <w:rPr>
          <w:lang w:val="es-ES"/>
        </w:rPr>
        <w:t xml:space="preserve">- Fecha expedición viaje </w:t>
      </w:r>
    </w:p>
    <w:p w14:paraId="2948D840" w14:textId="77777777" w:rsidR="007B3049" w:rsidRPr="00B30A26" w:rsidRDefault="007B3049" w:rsidP="007B3049">
      <w:pPr>
        <w:rPr>
          <w:lang w:val="es-ES"/>
        </w:rPr>
      </w:pPr>
      <w:r w:rsidRPr="00B30A26">
        <w:rPr>
          <w:lang w:val="es-ES"/>
        </w:rPr>
        <w:t xml:space="preserve">- Fecha limite de entrega </w:t>
      </w:r>
    </w:p>
    <w:p w14:paraId="6E2BB4B9" w14:textId="38189A2C" w:rsidR="00B716F9" w:rsidRPr="00B30A26" w:rsidRDefault="009355C8" w:rsidP="007B3049">
      <w:pPr>
        <w:rPr>
          <w:lang w:val="es-ES"/>
        </w:rPr>
      </w:pPr>
      <w:r w:rsidRPr="00B30A26">
        <w:rPr>
          <w:lang w:val="es-ES"/>
        </w:rPr>
        <w:t>-</w:t>
      </w:r>
      <w:r w:rsidR="007B3049" w:rsidRPr="00B30A26">
        <w:rPr>
          <w:lang w:val="es-ES"/>
        </w:rPr>
        <w:t>Fecha limite de entrega</w:t>
      </w:r>
    </w:p>
    <w:p w14:paraId="3F3D920C" w14:textId="77777777" w:rsidR="007B3049" w:rsidRPr="00B30A26" w:rsidRDefault="007B3049" w:rsidP="007B3049">
      <w:pPr>
        <w:rPr>
          <w:lang w:val="es-ES"/>
        </w:rPr>
      </w:pPr>
    </w:p>
    <w:p w14:paraId="1D4C840A" w14:textId="0F16613F" w:rsidR="007B3049" w:rsidRPr="00B30A26" w:rsidRDefault="007B3049" w:rsidP="007B3049">
      <w:pPr>
        <w:pStyle w:val="Heading6"/>
        <w:rPr>
          <w:lang w:val="es-ES"/>
        </w:rPr>
      </w:pPr>
      <w:r w:rsidRPr="00B30A26">
        <w:rPr>
          <w:lang w:val="es-ES"/>
        </w:rPr>
        <w:t xml:space="preserve">RFEP – 020 CARGUE DE ARCHIVO DE FACTURAS </w:t>
      </w:r>
    </w:p>
    <w:p w14:paraId="1F0B9E6A" w14:textId="6FF060E6" w:rsidR="007B3049" w:rsidRPr="00B30A26" w:rsidRDefault="007B3049" w:rsidP="007B3049">
      <w:pPr>
        <w:rPr>
          <w:lang w:val="es-ES"/>
        </w:rPr>
      </w:pPr>
      <w:r w:rsidRPr="00B30A26">
        <w:rPr>
          <w:lang w:val="es-ES"/>
        </w:rPr>
        <w:t xml:space="preserve">Luego se procederá a solicitar al cliente el archivo de las facturas que se transportaran en el viaje. Los datos de las facturas que se incluirán en el archivo pueden ser los siguientes: </w:t>
      </w:r>
    </w:p>
    <w:p w14:paraId="1BC8FBB0" w14:textId="77777777" w:rsidR="007B3049" w:rsidRPr="00B30A26" w:rsidRDefault="007B3049" w:rsidP="007B3049">
      <w:pPr>
        <w:rPr>
          <w:lang w:val="es-ES"/>
        </w:rPr>
      </w:pPr>
      <w:r w:rsidRPr="00B30A26">
        <w:rPr>
          <w:lang w:val="es-ES"/>
        </w:rPr>
        <w:t xml:space="preserve"> </w:t>
      </w:r>
    </w:p>
    <w:p w14:paraId="086C44BD" w14:textId="77777777" w:rsidR="007B3049" w:rsidRPr="00B30A26" w:rsidRDefault="007B3049" w:rsidP="007B3049">
      <w:pPr>
        <w:rPr>
          <w:lang w:val="es-ES"/>
        </w:rPr>
      </w:pPr>
      <w:r w:rsidRPr="00B30A26">
        <w:rPr>
          <w:lang w:val="es-ES"/>
        </w:rPr>
        <w:t xml:space="preserve">- Código cliente </w:t>
      </w:r>
    </w:p>
    <w:p w14:paraId="3C95CA2C" w14:textId="77777777" w:rsidR="007B3049" w:rsidRPr="00B30A26" w:rsidRDefault="007B3049" w:rsidP="007B3049">
      <w:pPr>
        <w:rPr>
          <w:lang w:val="es-ES"/>
        </w:rPr>
      </w:pPr>
      <w:r w:rsidRPr="00B30A26">
        <w:rPr>
          <w:lang w:val="es-ES"/>
        </w:rPr>
        <w:t xml:space="preserve">- Orden de entrega </w:t>
      </w:r>
    </w:p>
    <w:p w14:paraId="5979C6B6" w14:textId="77777777" w:rsidR="007B3049" w:rsidRPr="00B30A26" w:rsidRDefault="007B3049" w:rsidP="007B3049">
      <w:pPr>
        <w:rPr>
          <w:lang w:val="es-ES"/>
        </w:rPr>
      </w:pPr>
      <w:r w:rsidRPr="00B30A26">
        <w:rPr>
          <w:lang w:val="es-ES"/>
        </w:rPr>
        <w:lastRenderedPageBreak/>
        <w:t xml:space="preserve">- Identificación </w:t>
      </w:r>
    </w:p>
    <w:p w14:paraId="2FC90DF5" w14:textId="77777777" w:rsidR="007B3049" w:rsidRPr="00B30A26" w:rsidRDefault="007B3049" w:rsidP="007B3049">
      <w:pPr>
        <w:rPr>
          <w:lang w:val="es-ES"/>
        </w:rPr>
      </w:pPr>
      <w:r w:rsidRPr="00B30A26">
        <w:rPr>
          <w:lang w:val="es-ES"/>
        </w:rPr>
        <w:t xml:space="preserve">- Sucursal </w:t>
      </w:r>
    </w:p>
    <w:p w14:paraId="4F2941AD" w14:textId="77777777" w:rsidR="007B3049" w:rsidRPr="00B30A26" w:rsidRDefault="007B3049" w:rsidP="007B3049">
      <w:pPr>
        <w:rPr>
          <w:lang w:val="es-ES"/>
        </w:rPr>
      </w:pPr>
      <w:r w:rsidRPr="00B30A26">
        <w:rPr>
          <w:lang w:val="es-ES"/>
        </w:rPr>
        <w:t xml:space="preserve">- Nombre del cliente  </w:t>
      </w:r>
    </w:p>
    <w:p w14:paraId="7CC9633C" w14:textId="77777777" w:rsidR="007B3049" w:rsidRPr="00B30A26" w:rsidRDefault="007B3049" w:rsidP="007B3049">
      <w:pPr>
        <w:rPr>
          <w:lang w:val="es-ES"/>
        </w:rPr>
      </w:pPr>
      <w:r w:rsidRPr="00B30A26">
        <w:rPr>
          <w:lang w:val="es-ES"/>
        </w:rPr>
        <w:t xml:space="preserve">- Nombre del contacto </w:t>
      </w:r>
    </w:p>
    <w:p w14:paraId="54F0E962" w14:textId="77777777" w:rsidR="007B3049" w:rsidRPr="00B30A26" w:rsidRDefault="007B3049" w:rsidP="007B3049">
      <w:pPr>
        <w:rPr>
          <w:lang w:val="es-ES"/>
        </w:rPr>
      </w:pPr>
      <w:r w:rsidRPr="00B30A26">
        <w:rPr>
          <w:lang w:val="es-ES"/>
        </w:rPr>
        <w:t xml:space="preserve">- Dirección </w:t>
      </w:r>
    </w:p>
    <w:p w14:paraId="393646B8" w14:textId="77777777" w:rsidR="007B3049" w:rsidRPr="00B30A26" w:rsidRDefault="007B3049" w:rsidP="007B3049">
      <w:pPr>
        <w:rPr>
          <w:lang w:val="es-ES"/>
        </w:rPr>
      </w:pPr>
      <w:r w:rsidRPr="00B30A26">
        <w:rPr>
          <w:lang w:val="es-ES"/>
        </w:rPr>
        <w:t xml:space="preserve">- Teléfono </w:t>
      </w:r>
    </w:p>
    <w:p w14:paraId="7243CCD1" w14:textId="77777777" w:rsidR="007B3049" w:rsidRPr="00B30A26" w:rsidRDefault="007B3049" w:rsidP="007B3049">
      <w:pPr>
        <w:rPr>
          <w:lang w:val="es-ES"/>
        </w:rPr>
      </w:pPr>
      <w:r w:rsidRPr="00B30A26">
        <w:rPr>
          <w:lang w:val="es-ES"/>
        </w:rPr>
        <w:t xml:space="preserve">- Municipio </w:t>
      </w:r>
    </w:p>
    <w:p w14:paraId="2E15752C" w14:textId="77777777" w:rsidR="007B3049" w:rsidRPr="00B30A26" w:rsidRDefault="007B3049" w:rsidP="007B3049">
      <w:pPr>
        <w:rPr>
          <w:lang w:val="es-ES"/>
        </w:rPr>
      </w:pPr>
      <w:r w:rsidRPr="00B30A26">
        <w:rPr>
          <w:lang w:val="es-ES"/>
        </w:rPr>
        <w:t xml:space="preserve">- Departamento </w:t>
      </w:r>
    </w:p>
    <w:p w14:paraId="083CED95" w14:textId="77777777" w:rsidR="007B3049" w:rsidRPr="00B30A26" w:rsidRDefault="007B3049" w:rsidP="007B3049">
      <w:pPr>
        <w:rPr>
          <w:lang w:val="es-ES"/>
        </w:rPr>
      </w:pPr>
      <w:r w:rsidRPr="00B30A26">
        <w:rPr>
          <w:lang w:val="es-ES"/>
        </w:rPr>
        <w:t xml:space="preserve">- Nro. Viaje </w:t>
      </w:r>
    </w:p>
    <w:p w14:paraId="24732361" w14:textId="77777777" w:rsidR="007B3049" w:rsidRPr="00B30A26" w:rsidRDefault="007B3049" w:rsidP="007B3049">
      <w:pPr>
        <w:rPr>
          <w:lang w:val="es-ES"/>
        </w:rPr>
      </w:pPr>
      <w:r w:rsidRPr="00B30A26">
        <w:rPr>
          <w:lang w:val="es-ES"/>
        </w:rPr>
        <w:t xml:space="preserve">- Nro. Factura </w:t>
      </w:r>
    </w:p>
    <w:p w14:paraId="70210731" w14:textId="77777777" w:rsidR="007B3049" w:rsidRPr="00B30A26" w:rsidRDefault="007B3049" w:rsidP="007B3049">
      <w:pPr>
        <w:rPr>
          <w:lang w:val="es-ES"/>
        </w:rPr>
      </w:pPr>
      <w:r w:rsidRPr="00B30A26">
        <w:rPr>
          <w:lang w:val="es-ES"/>
        </w:rPr>
        <w:t xml:space="preserve">- Fecha factura </w:t>
      </w:r>
    </w:p>
    <w:p w14:paraId="3E1DE387" w14:textId="77777777" w:rsidR="007B3049" w:rsidRPr="00B30A26" w:rsidRDefault="007B3049" w:rsidP="007B3049">
      <w:pPr>
        <w:rPr>
          <w:lang w:val="es-ES"/>
        </w:rPr>
      </w:pPr>
      <w:r w:rsidRPr="00B30A26">
        <w:rPr>
          <w:lang w:val="es-ES"/>
        </w:rPr>
        <w:t xml:space="preserve">- Fecha vencimiento </w:t>
      </w:r>
    </w:p>
    <w:p w14:paraId="22DF4C39" w14:textId="1BAE8E48" w:rsidR="007B3049" w:rsidRPr="00B30A26" w:rsidRDefault="007B3049" w:rsidP="007B3049">
      <w:pPr>
        <w:rPr>
          <w:lang w:val="es-ES"/>
        </w:rPr>
      </w:pPr>
      <w:r w:rsidRPr="00B30A26">
        <w:rPr>
          <w:lang w:val="es-ES"/>
        </w:rPr>
        <w:t>- Valor factura</w:t>
      </w:r>
    </w:p>
    <w:p w14:paraId="6B7BF00F" w14:textId="77777777" w:rsidR="007B3049" w:rsidRPr="00B30A26" w:rsidRDefault="007B3049" w:rsidP="007B3049">
      <w:pPr>
        <w:rPr>
          <w:lang w:val="es-ES"/>
        </w:rPr>
      </w:pPr>
    </w:p>
    <w:p w14:paraId="6BC231D4" w14:textId="14162D09" w:rsidR="005340FD" w:rsidRPr="00B30A26" w:rsidRDefault="005340FD" w:rsidP="005340FD">
      <w:pPr>
        <w:pStyle w:val="Heading6"/>
        <w:rPr>
          <w:lang w:val="es-ES"/>
        </w:rPr>
      </w:pPr>
      <w:r w:rsidRPr="00B30A26">
        <w:rPr>
          <w:lang w:val="es-ES"/>
        </w:rPr>
        <w:t xml:space="preserve">RFEP – </w:t>
      </w:r>
      <w:r w:rsidR="00B10BE9" w:rsidRPr="00B30A26">
        <w:rPr>
          <w:lang w:val="es-ES"/>
        </w:rPr>
        <w:t>021 REGISTRAR</w:t>
      </w:r>
      <w:r w:rsidRPr="00B30A26">
        <w:rPr>
          <w:lang w:val="es-ES"/>
        </w:rPr>
        <w:t xml:space="preserve"> CELULAR ENTREGADO </w:t>
      </w:r>
    </w:p>
    <w:p w14:paraId="13FE9106" w14:textId="77777777" w:rsidR="005340FD" w:rsidRPr="00B30A26" w:rsidRDefault="005340FD" w:rsidP="005340FD">
      <w:pPr>
        <w:rPr>
          <w:lang w:val="es-ES"/>
        </w:rPr>
      </w:pPr>
      <w:r w:rsidRPr="00B30A26">
        <w:rPr>
          <w:lang w:val="es-ES"/>
        </w:rPr>
        <w:t xml:space="preserve"> </w:t>
      </w:r>
    </w:p>
    <w:p w14:paraId="7A0B3D56" w14:textId="76B2B248" w:rsidR="005340FD" w:rsidRPr="00B30A26" w:rsidRDefault="005340FD" w:rsidP="005340FD">
      <w:pPr>
        <w:rPr>
          <w:lang w:val="es-ES"/>
        </w:rPr>
      </w:pPr>
      <w:r w:rsidRPr="00B30A26">
        <w:rPr>
          <w:lang w:val="es-ES"/>
        </w:rPr>
        <w:t xml:space="preserve">En la aplicación web se </w:t>
      </w:r>
      <w:proofErr w:type="gramStart"/>
      <w:r w:rsidRPr="00B30A26">
        <w:rPr>
          <w:lang w:val="es-ES"/>
        </w:rPr>
        <w:t>asociara</w:t>
      </w:r>
      <w:proofErr w:type="gramEnd"/>
      <w:r w:rsidRPr="00B30A26">
        <w:rPr>
          <w:lang w:val="es-ES"/>
        </w:rPr>
        <w:t xml:space="preserve"> al viaje, el número que identifica al celular (IMEI) que será entregado al conductor para registrar todas sus entregas y su recorrido. Informar o recordar usuario y clave al conductor para ingresar al dispositivo móvil. El In-house solo debe seleccionar el IMEI de un listado </w:t>
      </w:r>
    </w:p>
    <w:p w14:paraId="1C3D10B8" w14:textId="77777777" w:rsidR="005340FD" w:rsidRPr="00B30A26" w:rsidRDefault="005340FD" w:rsidP="005340FD">
      <w:pPr>
        <w:rPr>
          <w:lang w:val="es-ES"/>
        </w:rPr>
      </w:pPr>
      <w:r w:rsidRPr="00B30A26">
        <w:rPr>
          <w:lang w:val="es-ES"/>
        </w:rPr>
        <w:t xml:space="preserve">previamente creado. El celular quedara bloqueado u ocupado. </w:t>
      </w:r>
    </w:p>
    <w:p w14:paraId="6DB71BB6" w14:textId="77777777" w:rsidR="005340FD" w:rsidRPr="00B30A26" w:rsidRDefault="005340FD" w:rsidP="005340FD">
      <w:pPr>
        <w:rPr>
          <w:lang w:val="es-ES"/>
        </w:rPr>
      </w:pPr>
      <w:r w:rsidRPr="00B30A26">
        <w:rPr>
          <w:lang w:val="es-ES"/>
        </w:rPr>
        <w:t xml:space="preserve"> </w:t>
      </w:r>
    </w:p>
    <w:p w14:paraId="24AF1027" w14:textId="45656CEB" w:rsidR="005340FD" w:rsidRPr="00B30A26" w:rsidRDefault="005340FD" w:rsidP="005340FD">
      <w:pPr>
        <w:pStyle w:val="Heading6"/>
        <w:rPr>
          <w:lang w:val="es-ES"/>
        </w:rPr>
      </w:pPr>
      <w:r w:rsidRPr="00B30A26">
        <w:rPr>
          <w:lang w:val="es-ES"/>
        </w:rPr>
        <w:t xml:space="preserve">RFEP – 021 IMPRIMIR ACTA DE ENTREGA </w:t>
      </w:r>
    </w:p>
    <w:p w14:paraId="6B0B6588" w14:textId="77777777" w:rsidR="005340FD" w:rsidRPr="00B30A26" w:rsidRDefault="005340FD" w:rsidP="005340FD">
      <w:pPr>
        <w:rPr>
          <w:lang w:val="es-ES"/>
        </w:rPr>
      </w:pPr>
      <w:r w:rsidRPr="00B30A26">
        <w:rPr>
          <w:lang w:val="es-ES"/>
        </w:rPr>
        <w:t xml:space="preserve"> </w:t>
      </w:r>
    </w:p>
    <w:p w14:paraId="455D0854" w14:textId="271F7815" w:rsidR="005340FD" w:rsidRPr="00B30A26" w:rsidRDefault="005340FD" w:rsidP="005340FD">
      <w:pPr>
        <w:rPr>
          <w:lang w:val="es-ES"/>
        </w:rPr>
      </w:pPr>
      <w:r w:rsidRPr="00B30A26">
        <w:rPr>
          <w:lang w:val="es-ES"/>
        </w:rPr>
        <w:t xml:space="preserve">La solución WEB permitirá imprimir un acta de entrega del celular para que el conductor la firme y quede como constancia de la entrega física del celular. Mostrara todos los datos del celular y elementos a entregar. </w:t>
      </w:r>
    </w:p>
    <w:p w14:paraId="1D1563E5" w14:textId="77777777" w:rsidR="005340FD" w:rsidRPr="00B30A26" w:rsidRDefault="005340FD" w:rsidP="005340FD">
      <w:pPr>
        <w:rPr>
          <w:lang w:val="es-ES"/>
        </w:rPr>
      </w:pPr>
      <w:r w:rsidRPr="00B30A26">
        <w:rPr>
          <w:lang w:val="es-ES"/>
        </w:rPr>
        <w:t xml:space="preserve"> </w:t>
      </w:r>
    </w:p>
    <w:p w14:paraId="58A618D0" w14:textId="48E89C14" w:rsidR="005340FD" w:rsidRPr="00B30A26" w:rsidRDefault="005340FD" w:rsidP="005340FD">
      <w:pPr>
        <w:pStyle w:val="Heading6"/>
        <w:rPr>
          <w:lang w:val="es-ES"/>
        </w:rPr>
      </w:pPr>
      <w:r w:rsidRPr="00B30A26">
        <w:rPr>
          <w:lang w:val="es-ES"/>
        </w:rPr>
        <w:t xml:space="preserve">RFEP – 022. DEFINIR VIAJE PRINCIPAL </w:t>
      </w:r>
    </w:p>
    <w:p w14:paraId="7712CE7B" w14:textId="77777777" w:rsidR="005340FD" w:rsidRPr="00B30A26" w:rsidRDefault="005340FD" w:rsidP="005340FD">
      <w:pPr>
        <w:rPr>
          <w:lang w:val="es-ES"/>
        </w:rPr>
      </w:pPr>
      <w:r w:rsidRPr="00B30A26">
        <w:rPr>
          <w:lang w:val="es-ES"/>
        </w:rPr>
        <w:t xml:space="preserve"> </w:t>
      </w:r>
    </w:p>
    <w:p w14:paraId="2D659496" w14:textId="1F0FB5FA" w:rsidR="005340FD" w:rsidRPr="00B30A26" w:rsidRDefault="005340FD" w:rsidP="005340FD">
      <w:pPr>
        <w:rPr>
          <w:lang w:val="es-ES"/>
        </w:rPr>
      </w:pPr>
      <w:r w:rsidRPr="00B30A26">
        <w:rPr>
          <w:lang w:val="es-ES"/>
        </w:rPr>
        <w:t xml:space="preserve">El sistema web debe permitir definir cuando un viaje es principal o no. Si es un viaje principal, no deberá enviar el aviso de finalizado a Infonet a través de la interfaz, sino hasta que todos sus hijos hayan sido finalizados. </w:t>
      </w:r>
    </w:p>
    <w:p w14:paraId="2D0204B4" w14:textId="77777777" w:rsidR="005340FD" w:rsidRPr="00B30A26" w:rsidRDefault="005340FD" w:rsidP="005340FD">
      <w:pPr>
        <w:rPr>
          <w:lang w:val="es-ES"/>
        </w:rPr>
      </w:pPr>
      <w:r w:rsidRPr="00B30A26">
        <w:rPr>
          <w:lang w:val="es-ES"/>
        </w:rPr>
        <w:t xml:space="preserve"> </w:t>
      </w:r>
    </w:p>
    <w:p w14:paraId="417B286F" w14:textId="52A7AFC1" w:rsidR="005340FD" w:rsidRPr="00B30A26" w:rsidRDefault="005340FD" w:rsidP="005340FD">
      <w:pPr>
        <w:pStyle w:val="Heading6"/>
        <w:rPr>
          <w:lang w:val="es-ES"/>
        </w:rPr>
      </w:pPr>
      <w:r w:rsidRPr="00B30A26">
        <w:rPr>
          <w:lang w:val="es-ES"/>
        </w:rPr>
        <w:t xml:space="preserve">RFEP – 023 ASOCIAR VIAJE PADRE </w:t>
      </w:r>
    </w:p>
    <w:p w14:paraId="2CCB0943" w14:textId="77777777" w:rsidR="005340FD" w:rsidRPr="00B30A26" w:rsidRDefault="005340FD" w:rsidP="005340FD">
      <w:pPr>
        <w:rPr>
          <w:lang w:val="es-ES"/>
        </w:rPr>
      </w:pPr>
      <w:r w:rsidRPr="00B30A26">
        <w:rPr>
          <w:lang w:val="es-ES"/>
        </w:rPr>
        <w:t xml:space="preserve"> </w:t>
      </w:r>
    </w:p>
    <w:p w14:paraId="042F0824" w14:textId="77777777" w:rsidR="005340FD" w:rsidRPr="00B30A26" w:rsidRDefault="005340FD" w:rsidP="005340FD">
      <w:pPr>
        <w:rPr>
          <w:lang w:val="es-ES"/>
        </w:rPr>
      </w:pPr>
      <w:r w:rsidRPr="00B30A26">
        <w:rPr>
          <w:lang w:val="es-ES"/>
        </w:rPr>
        <w:t xml:space="preserve">En caso que el viaje que se acaba de generar provenga de un viaje anterior, se registrara esta situación </w:t>
      </w:r>
    </w:p>
    <w:p w14:paraId="1B57F46B" w14:textId="77777777" w:rsidR="005340FD" w:rsidRPr="00B30A26" w:rsidRDefault="005340FD" w:rsidP="005340FD">
      <w:pPr>
        <w:rPr>
          <w:lang w:val="es-ES"/>
        </w:rPr>
      </w:pPr>
      <w:r w:rsidRPr="00B30A26">
        <w:rPr>
          <w:lang w:val="es-ES"/>
        </w:rPr>
        <w:lastRenderedPageBreak/>
        <w:t xml:space="preserve">en la aplicación web mediante la opción correspondiente. </w:t>
      </w:r>
    </w:p>
    <w:p w14:paraId="18486E36" w14:textId="77777777" w:rsidR="005340FD" w:rsidRPr="00B30A26" w:rsidRDefault="005340FD" w:rsidP="005340FD">
      <w:pPr>
        <w:rPr>
          <w:lang w:val="es-ES"/>
        </w:rPr>
      </w:pPr>
      <w:r w:rsidRPr="00B30A26">
        <w:rPr>
          <w:lang w:val="es-ES"/>
        </w:rPr>
        <w:t xml:space="preserve"> </w:t>
      </w:r>
    </w:p>
    <w:p w14:paraId="2DB8D014" w14:textId="060E7355" w:rsidR="005340FD" w:rsidRPr="00B30A26" w:rsidRDefault="005340FD" w:rsidP="005340FD">
      <w:pPr>
        <w:pStyle w:val="Heading5"/>
        <w:rPr>
          <w:lang w:val="es-ES"/>
        </w:rPr>
      </w:pPr>
      <w:bookmarkStart w:id="1062" w:name="_Toc518466282"/>
      <w:r w:rsidRPr="00B30A26">
        <w:rPr>
          <w:lang w:val="es-ES"/>
        </w:rPr>
        <w:t>TRANSITO</w:t>
      </w:r>
      <w:bookmarkEnd w:id="1062"/>
      <w:r w:rsidRPr="00B30A26">
        <w:rPr>
          <w:lang w:val="es-ES"/>
        </w:rPr>
        <w:t xml:space="preserve"> </w:t>
      </w:r>
    </w:p>
    <w:p w14:paraId="26136D87" w14:textId="77777777" w:rsidR="005340FD" w:rsidRPr="00B30A26" w:rsidRDefault="005340FD" w:rsidP="005340FD">
      <w:pPr>
        <w:rPr>
          <w:lang w:val="es-ES"/>
        </w:rPr>
      </w:pPr>
      <w:r w:rsidRPr="00B30A26">
        <w:rPr>
          <w:lang w:val="es-ES"/>
        </w:rPr>
        <w:t xml:space="preserve"> </w:t>
      </w:r>
    </w:p>
    <w:p w14:paraId="525D9AD9" w14:textId="6D801BBB" w:rsidR="005340FD" w:rsidRPr="00B30A26" w:rsidRDefault="005340FD" w:rsidP="005340FD">
      <w:pPr>
        <w:pStyle w:val="Heading6"/>
        <w:rPr>
          <w:lang w:val="es-ES"/>
        </w:rPr>
      </w:pPr>
      <w:r w:rsidRPr="00B30A26">
        <w:rPr>
          <w:lang w:val="es-ES"/>
        </w:rPr>
        <w:t xml:space="preserve">RFEP – 024 VERIFICAR INFORMACION DE VIAJE EN EL MOVIL </w:t>
      </w:r>
    </w:p>
    <w:p w14:paraId="6C0A699F" w14:textId="77777777" w:rsidR="005340FD" w:rsidRPr="00B30A26" w:rsidRDefault="005340FD" w:rsidP="005340FD">
      <w:pPr>
        <w:rPr>
          <w:lang w:val="es-ES"/>
        </w:rPr>
      </w:pPr>
      <w:r w:rsidRPr="00B30A26">
        <w:rPr>
          <w:lang w:val="es-ES"/>
        </w:rPr>
        <w:t xml:space="preserve"> </w:t>
      </w:r>
    </w:p>
    <w:p w14:paraId="5972625A" w14:textId="7742685F" w:rsidR="005340FD" w:rsidRPr="00B30A26" w:rsidRDefault="005340FD" w:rsidP="005340FD">
      <w:pPr>
        <w:rPr>
          <w:lang w:val="es-ES"/>
        </w:rPr>
      </w:pPr>
      <w:r w:rsidRPr="00B30A26">
        <w:rPr>
          <w:lang w:val="es-ES"/>
        </w:rPr>
        <w:t xml:space="preserve">La aplicación móvil permitirá al conductor ingresar con su clave y contraseña asignada a la aplicación móvil. Una vez allí, podrá descargar la información del viaje asignado y procederá a verificar la exactitud de la información descargada en su dispositivo, esto es, si corresponde realmente con los documentos que le acabaron de entregar. </w:t>
      </w:r>
    </w:p>
    <w:p w14:paraId="1433EEE4" w14:textId="77777777" w:rsidR="005340FD" w:rsidRPr="00B30A26" w:rsidRDefault="005340FD" w:rsidP="005340FD">
      <w:pPr>
        <w:rPr>
          <w:lang w:val="es-ES"/>
        </w:rPr>
      </w:pPr>
      <w:r w:rsidRPr="00B30A26">
        <w:rPr>
          <w:lang w:val="es-ES"/>
        </w:rPr>
        <w:t xml:space="preserve"> </w:t>
      </w:r>
    </w:p>
    <w:p w14:paraId="27604C4A" w14:textId="77777777" w:rsidR="005340FD" w:rsidRPr="00B30A26" w:rsidRDefault="005340FD" w:rsidP="005340FD">
      <w:pPr>
        <w:pStyle w:val="Heading5"/>
        <w:rPr>
          <w:lang w:val="es-ES"/>
        </w:rPr>
      </w:pPr>
      <w:bookmarkStart w:id="1063" w:name="_Toc518466283"/>
      <w:r w:rsidRPr="00B30A26">
        <w:rPr>
          <w:lang w:val="es-ES"/>
        </w:rPr>
        <w:t>REPORTAR TIEMPOS DE CARGUE Y GENERAR DOCUMENTACION DE VIAJE</w:t>
      </w:r>
      <w:bookmarkEnd w:id="1063"/>
      <w:r w:rsidRPr="00B30A26">
        <w:rPr>
          <w:lang w:val="es-ES"/>
        </w:rPr>
        <w:t xml:space="preserve"> </w:t>
      </w:r>
    </w:p>
    <w:p w14:paraId="345B73D9" w14:textId="77777777" w:rsidR="005340FD" w:rsidRPr="00B30A26" w:rsidRDefault="005340FD" w:rsidP="005340FD">
      <w:pPr>
        <w:rPr>
          <w:lang w:val="es-ES"/>
        </w:rPr>
      </w:pPr>
      <w:r w:rsidRPr="00B30A26">
        <w:rPr>
          <w:lang w:val="es-ES"/>
        </w:rPr>
        <w:t xml:space="preserve"> </w:t>
      </w:r>
    </w:p>
    <w:p w14:paraId="337811D1" w14:textId="463DE8A2" w:rsidR="005340FD" w:rsidRPr="00B30A26" w:rsidRDefault="005340FD" w:rsidP="005340FD">
      <w:pPr>
        <w:pStyle w:val="Heading6"/>
        <w:rPr>
          <w:lang w:val="es-ES"/>
        </w:rPr>
      </w:pPr>
      <w:r w:rsidRPr="00B30A26">
        <w:rPr>
          <w:lang w:val="es-ES"/>
        </w:rPr>
        <w:t xml:space="preserve">RFEP – 025 REPORTAR NOVEDADES </w:t>
      </w:r>
    </w:p>
    <w:p w14:paraId="20504B6E" w14:textId="77777777" w:rsidR="005340FD" w:rsidRPr="00B30A26" w:rsidRDefault="005340FD" w:rsidP="005340FD">
      <w:pPr>
        <w:rPr>
          <w:lang w:val="es-ES"/>
        </w:rPr>
      </w:pPr>
      <w:r w:rsidRPr="00B30A26">
        <w:rPr>
          <w:lang w:val="es-ES"/>
        </w:rPr>
        <w:t xml:space="preserve"> </w:t>
      </w:r>
    </w:p>
    <w:p w14:paraId="4B945356" w14:textId="06940E52" w:rsidR="005340FD" w:rsidRPr="00B30A26" w:rsidRDefault="005340FD" w:rsidP="005340FD">
      <w:pPr>
        <w:rPr>
          <w:lang w:val="es-ES"/>
        </w:rPr>
      </w:pPr>
      <w:r w:rsidRPr="00B30A26">
        <w:rPr>
          <w:lang w:val="es-ES"/>
        </w:rPr>
        <w:t xml:space="preserve">El móvil permitirá registrar novedades tales como: Fin de acompañamiento escolta, derrumbe en la vía, accidente, trancón, etc. De manera que el conductor a través del dispositivo podrá ir informando de las situaciones que se encuentre durante su recorrido hacia su destino. </w:t>
      </w:r>
    </w:p>
    <w:p w14:paraId="144DE309" w14:textId="77777777" w:rsidR="005340FD" w:rsidRPr="00B30A26" w:rsidRDefault="005340FD" w:rsidP="005340FD">
      <w:pPr>
        <w:rPr>
          <w:lang w:val="es-ES"/>
        </w:rPr>
      </w:pPr>
      <w:r w:rsidRPr="00B30A26">
        <w:rPr>
          <w:lang w:val="es-ES"/>
        </w:rPr>
        <w:t xml:space="preserve"> </w:t>
      </w:r>
    </w:p>
    <w:p w14:paraId="0B0B8D1D" w14:textId="6182DF68" w:rsidR="005340FD" w:rsidRPr="00B30A26" w:rsidRDefault="005340FD" w:rsidP="005340FD">
      <w:pPr>
        <w:pStyle w:val="Heading6"/>
        <w:rPr>
          <w:lang w:val="es-ES"/>
        </w:rPr>
      </w:pPr>
      <w:r w:rsidRPr="00B30A26">
        <w:rPr>
          <w:lang w:val="es-ES"/>
        </w:rPr>
        <w:t xml:space="preserve">RFEP – 026 PUNTOS DE CONTROL </w:t>
      </w:r>
    </w:p>
    <w:p w14:paraId="553157E4" w14:textId="77777777" w:rsidR="005340FD" w:rsidRPr="00B30A26" w:rsidRDefault="005340FD" w:rsidP="005340FD">
      <w:pPr>
        <w:rPr>
          <w:lang w:val="es-ES"/>
        </w:rPr>
      </w:pPr>
      <w:r w:rsidRPr="00B30A26">
        <w:rPr>
          <w:lang w:val="es-ES"/>
        </w:rPr>
        <w:t xml:space="preserve"> </w:t>
      </w:r>
    </w:p>
    <w:p w14:paraId="7085DC22" w14:textId="3D37AF81" w:rsidR="005340FD" w:rsidRPr="00B30A26" w:rsidRDefault="005340FD" w:rsidP="005340FD">
      <w:pPr>
        <w:rPr>
          <w:lang w:val="es-ES"/>
        </w:rPr>
      </w:pPr>
      <w:r w:rsidRPr="00B30A26">
        <w:rPr>
          <w:lang w:val="es-ES"/>
        </w:rPr>
        <w:t xml:space="preserve">La solución móvil detectara cuando el vehículo pase por los puntos de control asociados a su recorrido actual y enviara los datos correspondientes a la fecha y hora de paso por el punto de control correspondiente. En la plataforma web se </w:t>
      </w:r>
      <w:proofErr w:type="gramStart"/>
      <w:r w:rsidRPr="00B30A26">
        <w:rPr>
          <w:lang w:val="es-ES"/>
        </w:rPr>
        <w:t>registraran</w:t>
      </w:r>
      <w:proofErr w:type="gramEnd"/>
      <w:r w:rsidRPr="00B30A26">
        <w:rPr>
          <w:lang w:val="es-ES"/>
        </w:rPr>
        <w:t xml:space="preserve"> estos datos y se podrá visualizar el recorrido del vehículo y los puntos de control por los cuales ha pasado. </w:t>
      </w:r>
    </w:p>
    <w:p w14:paraId="5A5AE934" w14:textId="77777777" w:rsidR="005340FD" w:rsidRPr="00B30A26" w:rsidRDefault="005340FD" w:rsidP="005340FD">
      <w:pPr>
        <w:rPr>
          <w:lang w:val="es-ES"/>
        </w:rPr>
      </w:pPr>
      <w:r w:rsidRPr="00B30A26">
        <w:rPr>
          <w:lang w:val="es-ES"/>
        </w:rPr>
        <w:t xml:space="preserve"> </w:t>
      </w:r>
    </w:p>
    <w:p w14:paraId="6CB15C9C" w14:textId="74C1954F" w:rsidR="005340FD" w:rsidRPr="00B30A26" w:rsidRDefault="005340FD" w:rsidP="005340FD">
      <w:pPr>
        <w:pStyle w:val="Heading5"/>
        <w:rPr>
          <w:lang w:val="es-ES"/>
        </w:rPr>
      </w:pPr>
      <w:bookmarkStart w:id="1064" w:name="_Toc518466284"/>
      <w:r w:rsidRPr="00B30A26">
        <w:rPr>
          <w:lang w:val="es-ES"/>
        </w:rPr>
        <w:t>ENTREGAS</w:t>
      </w:r>
      <w:bookmarkEnd w:id="1064"/>
      <w:r w:rsidRPr="00B30A26">
        <w:rPr>
          <w:lang w:val="es-ES"/>
        </w:rPr>
        <w:t xml:space="preserve"> </w:t>
      </w:r>
    </w:p>
    <w:p w14:paraId="6B3ABC03" w14:textId="77777777" w:rsidR="005340FD" w:rsidRPr="00B30A26" w:rsidRDefault="005340FD" w:rsidP="005340FD">
      <w:pPr>
        <w:rPr>
          <w:lang w:val="es-ES"/>
        </w:rPr>
      </w:pPr>
      <w:r w:rsidRPr="00B30A26">
        <w:rPr>
          <w:lang w:val="es-ES"/>
        </w:rPr>
        <w:t xml:space="preserve"> </w:t>
      </w:r>
    </w:p>
    <w:p w14:paraId="474BBC4B" w14:textId="1F43D94A" w:rsidR="005340FD" w:rsidRPr="00B30A26" w:rsidRDefault="005340FD" w:rsidP="005340FD">
      <w:pPr>
        <w:pStyle w:val="Heading6"/>
        <w:rPr>
          <w:lang w:val="es-ES"/>
        </w:rPr>
      </w:pPr>
      <w:r w:rsidRPr="00B30A26">
        <w:rPr>
          <w:lang w:val="es-ES"/>
        </w:rPr>
        <w:t xml:space="preserve">RFEP – 027 REPORTAR ENTREGA EN RIESGO </w:t>
      </w:r>
    </w:p>
    <w:p w14:paraId="3F83772B" w14:textId="77777777" w:rsidR="005340FD" w:rsidRPr="00B30A26" w:rsidRDefault="005340FD" w:rsidP="005340FD">
      <w:pPr>
        <w:rPr>
          <w:lang w:val="es-ES"/>
        </w:rPr>
      </w:pPr>
      <w:r w:rsidRPr="00B30A26">
        <w:rPr>
          <w:lang w:val="es-ES"/>
        </w:rPr>
        <w:t xml:space="preserve"> </w:t>
      </w:r>
    </w:p>
    <w:p w14:paraId="602D515F" w14:textId="3531BC7D" w:rsidR="005340FD" w:rsidRPr="00B30A26" w:rsidRDefault="005340FD" w:rsidP="005340FD">
      <w:pPr>
        <w:rPr>
          <w:lang w:val="es-ES"/>
        </w:rPr>
      </w:pPr>
      <w:r w:rsidRPr="00B30A26">
        <w:rPr>
          <w:lang w:val="es-ES"/>
        </w:rPr>
        <w:t xml:space="preserve">El conductor podrá registrar desde el dispositivo móvil la posibilidad que alguna de sus entregas asignadas se encuentre en riesgo de cumplir, es decir, que haya algún retraso y exista la posibilidad de no cumplir con la fecha y hora de entrega estipulada. </w:t>
      </w:r>
    </w:p>
    <w:p w14:paraId="4597848D" w14:textId="77777777" w:rsidR="005340FD" w:rsidRPr="00B30A26" w:rsidRDefault="005340FD" w:rsidP="005340FD">
      <w:pPr>
        <w:rPr>
          <w:lang w:val="es-ES"/>
        </w:rPr>
      </w:pPr>
      <w:r w:rsidRPr="00B30A26">
        <w:rPr>
          <w:lang w:val="es-ES"/>
        </w:rPr>
        <w:lastRenderedPageBreak/>
        <w:t xml:space="preserve"> </w:t>
      </w:r>
    </w:p>
    <w:p w14:paraId="60C4EEC3" w14:textId="39C95EF8" w:rsidR="005340FD" w:rsidRPr="00B30A26" w:rsidRDefault="005340FD" w:rsidP="005340FD">
      <w:pPr>
        <w:pStyle w:val="Heading6"/>
        <w:rPr>
          <w:lang w:val="es-ES"/>
        </w:rPr>
      </w:pPr>
      <w:r w:rsidRPr="00B30A26">
        <w:rPr>
          <w:lang w:val="es-ES"/>
        </w:rPr>
        <w:t xml:space="preserve">RFEP – 028 REPORTAR NOVEDADES </w:t>
      </w:r>
    </w:p>
    <w:p w14:paraId="7E088B00" w14:textId="77777777" w:rsidR="005340FD" w:rsidRPr="00B30A26" w:rsidRDefault="005340FD" w:rsidP="005340FD">
      <w:pPr>
        <w:rPr>
          <w:lang w:val="es-ES"/>
        </w:rPr>
      </w:pPr>
      <w:r w:rsidRPr="00B30A26">
        <w:rPr>
          <w:lang w:val="es-ES"/>
        </w:rPr>
        <w:t xml:space="preserve"> </w:t>
      </w:r>
    </w:p>
    <w:p w14:paraId="6CCA6514" w14:textId="0F35EE51" w:rsidR="005340FD" w:rsidRPr="00B30A26" w:rsidRDefault="005340FD" w:rsidP="005340FD">
      <w:pPr>
        <w:rPr>
          <w:lang w:val="es-ES"/>
        </w:rPr>
      </w:pPr>
      <w:r w:rsidRPr="00B30A26">
        <w:rPr>
          <w:lang w:val="es-ES"/>
        </w:rPr>
        <w:t xml:space="preserve">Igual que para el proceso de tránsito, el móvil permitirá registrar novedades en campo, pero en este caso serán novedades como: No permiten ingreso, no aceptan mercancía, no firman o sellan las facturas, entre otras. En general es la misma opción que para el proceso de tránsito, pero el conductor escogerá la novedad que desee reportar de acuerdo a la situación que se le presente en campo. </w:t>
      </w:r>
    </w:p>
    <w:p w14:paraId="2B94B065" w14:textId="77777777" w:rsidR="005340FD" w:rsidRPr="00B30A26" w:rsidRDefault="005340FD" w:rsidP="005340FD">
      <w:pPr>
        <w:rPr>
          <w:lang w:val="es-ES"/>
        </w:rPr>
      </w:pPr>
      <w:r w:rsidRPr="00B30A26">
        <w:rPr>
          <w:lang w:val="es-ES"/>
        </w:rPr>
        <w:t xml:space="preserve"> </w:t>
      </w:r>
    </w:p>
    <w:p w14:paraId="023FDD8D" w14:textId="2345AC3A" w:rsidR="005340FD" w:rsidRPr="00B30A26" w:rsidRDefault="005340FD" w:rsidP="005340FD">
      <w:pPr>
        <w:pStyle w:val="Heading6"/>
        <w:rPr>
          <w:lang w:val="es-ES"/>
        </w:rPr>
      </w:pPr>
      <w:r w:rsidRPr="00B30A26">
        <w:rPr>
          <w:lang w:val="es-ES"/>
        </w:rPr>
        <w:t xml:space="preserve">RFEP – 029 APLAZAR ENTREGA </w:t>
      </w:r>
    </w:p>
    <w:p w14:paraId="672308F1" w14:textId="77777777" w:rsidR="005340FD" w:rsidRPr="00B30A26" w:rsidRDefault="005340FD" w:rsidP="005340FD">
      <w:pPr>
        <w:rPr>
          <w:lang w:val="es-ES"/>
        </w:rPr>
      </w:pPr>
      <w:r w:rsidRPr="00B30A26">
        <w:rPr>
          <w:lang w:val="es-ES"/>
        </w:rPr>
        <w:t xml:space="preserve"> </w:t>
      </w:r>
    </w:p>
    <w:p w14:paraId="1979583B" w14:textId="5A65F034" w:rsidR="005340FD" w:rsidRPr="00B30A26" w:rsidRDefault="005340FD" w:rsidP="005340FD">
      <w:pPr>
        <w:rPr>
          <w:lang w:val="es-ES"/>
        </w:rPr>
      </w:pPr>
      <w:r w:rsidRPr="00B30A26">
        <w:rPr>
          <w:lang w:val="es-ES"/>
        </w:rPr>
        <w:t xml:space="preserve">Se podrá registrar en el móvil el aplazamiento de una entrega determinada debido a algún motivo en particular. Este aplazamiento debe quedar asociado a un motivo y a una fecha y hora posterior de entrega. </w:t>
      </w:r>
    </w:p>
    <w:p w14:paraId="5F3A860E" w14:textId="77777777" w:rsidR="005340FD" w:rsidRPr="00B30A26" w:rsidRDefault="005340FD" w:rsidP="005340FD">
      <w:pPr>
        <w:rPr>
          <w:lang w:val="es-ES"/>
        </w:rPr>
      </w:pPr>
      <w:r w:rsidRPr="00B30A26">
        <w:rPr>
          <w:lang w:val="es-ES"/>
        </w:rPr>
        <w:t xml:space="preserve"> </w:t>
      </w:r>
    </w:p>
    <w:p w14:paraId="6335B0E2" w14:textId="3DDCB49F" w:rsidR="005340FD" w:rsidRPr="00B30A26" w:rsidRDefault="005340FD" w:rsidP="005340FD">
      <w:pPr>
        <w:pStyle w:val="Heading6"/>
        <w:rPr>
          <w:lang w:val="es-ES"/>
        </w:rPr>
      </w:pPr>
      <w:r w:rsidRPr="00B30A26">
        <w:rPr>
          <w:lang w:val="es-ES"/>
        </w:rPr>
        <w:t xml:space="preserve">RFEP – 030 GEOREFERENCIACION DE CLIENTES </w:t>
      </w:r>
    </w:p>
    <w:p w14:paraId="1DCFBA3A" w14:textId="77777777" w:rsidR="005340FD" w:rsidRPr="00B30A26" w:rsidRDefault="005340FD" w:rsidP="005340FD">
      <w:pPr>
        <w:rPr>
          <w:lang w:val="es-ES"/>
        </w:rPr>
      </w:pPr>
      <w:r w:rsidRPr="00B30A26">
        <w:rPr>
          <w:lang w:val="es-ES"/>
        </w:rPr>
        <w:t xml:space="preserve"> </w:t>
      </w:r>
    </w:p>
    <w:p w14:paraId="635BA77C" w14:textId="2B44AA13" w:rsidR="005340FD" w:rsidRPr="00B30A26" w:rsidRDefault="005340FD" w:rsidP="005340FD">
      <w:pPr>
        <w:rPr>
          <w:lang w:val="es-ES"/>
        </w:rPr>
      </w:pPr>
      <w:r w:rsidRPr="00B30A26">
        <w:rPr>
          <w:lang w:val="es-ES"/>
        </w:rPr>
        <w:t xml:space="preserve">El sistema móvil deberá permitir georreferenciar a los clientes a los que se les vaya a entregar la mercancía. Si el cliente fue previamente visitado, no deberá ser nuevamente georreferenciado, a menos que desde la plataforma web se indique lo contrario, debido a que fue mal georreferenciado la última vez. </w:t>
      </w:r>
    </w:p>
    <w:p w14:paraId="4E35304B" w14:textId="77777777" w:rsidR="005340FD" w:rsidRPr="00B30A26" w:rsidRDefault="005340FD" w:rsidP="005340FD">
      <w:pPr>
        <w:rPr>
          <w:lang w:val="es-ES"/>
        </w:rPr>
      </w:pPr>
      <w:r w:rsidRPr="00B30A26">
        <w:rPr>
          <w:lang w:val="es-ES"/>
        </w:rPr>
        <w:t xml:space="preserve"> </w:t>
      </w:r>
    </w:p>
    <w:p w14:paraId="698A7B78" w14:textId="043D5786" w:rsidR="005340FD" w:rsidRPr="00B30A26" w:rsidRDefault="005340FD" w:rsidP="005340FD">
      <w:pPr>
        <w:pStyle w:val="Heading6"/>
        <w:rPr>
          <w:lang w:val="es-ES"/>
        </w:rPr>
      </w:pPr>
      <w:r w:rsidRPr="00B30A26">
        <w:rPr>
          <w:lang w:val="es-ES"/>
        </w:rPr>
        <w:t xml:space="preserve">REGISTRAR ENTREGA </w:t>
      </w:r>
    </w:p>
    <w:p w14:paraId="00AF9CB7" w14:textId="77777777" w:rsidR="005340FD" w:rsidRPr="00B30A26" w:rsidRDefault="005340FD" w:rsidP="005340FD">
      <w:pPr>
        <w:rPr>
          <w:lang w:val="es-ES"/>
        </w:rPr>
      </w:pPr>
    </w:p>
    <w:p w14:paraId="7F587F99" w14:textId="40536122" w:rsidR="005340FD" w:rsidRPr="00B30A26" w:rsidRDefault="005340FD" w:rsidP="005340FD">
      <w:pPr>
        <w:rPr>
          <w:lang w:val="es-ES"/>
        </w:rPr>
      </w:pPr>
      <w:r w:rsidRPr="00B30A26">
        <w:rPr>
          <w:lang w:val="es-ES"/>
        </w:rPr>
        <w:t xml:space="preserve"> El móvil permitirá ingresar los diferentes resultados de la entrega: </w:t>
      </w:r>
    </w:p>
    <w:p w14:paraId="01241715" w14:textId="77777777" w:rsidR="005340FD" w:rsidRPr="00B30A26" w:rsidRDefault="005340FD" w:rsidP="005340FD">
      <w:pPr>
        <w:rPr>
          <w:lang w:val="es-ES"/>
        </w:rPr>
      </w:pPr>
      <w:r w:rsidRPr="00B30A26">
        <w:rPr>
          <w:lang w:val="es-ES"/>
        </w:rPr>
        <w:t xml:space="preserve"> </w:t>
      </w:r>
    </w:p>
    <w:p w14:paraId="18F1A95C" w14:textId="283A2E3C" w:rsidR="005340FD" w:rsidRPr="00B30A26" w:rsidRDefault="005340FD" w:rsidP="005340FD">
      <w:pPr>
        <w:pStyle w:val="ListParagraph"/>
        <w:numPr>
          <w:ilvl w:val="0"/>
          <w:numId w:val="18"/>
        </w:numPr>
        <w:rPr>
          <w:lang w:val="es-ES"/>
        </w:rPr>
      </w:pPr>
      <w:r w:rsidRPr="00B30A26">
        <w:rPr>
          <w:lang w:val="es-ES"/>
        </w:rPr>
        <w:t xml:space="preserve">NO REALIZADA: Significa que la entrega fue rechazada totalmente por el cliente, es decir, que no acepto ninguna de las facturas incluidas en la entrega. Se deben definir los motivos por los cuales un cliente puede rechazar la entrega. Estos motivos serán configurables en el sistema y además existirá una observación libre. </w:t>
      </w:r>
    </w:p>
    <w:p w14:paraId="09FAEF9D" w14:textId="370B851D" w:rsidR="005340FD" w:rsidRPr="00B30A26" w:rsidRDefault="005340FD" w:rsidP="005340FD">
      <w:pPr>
        <w:ind w:firstLine="80"/>
        <w:rPr>
          <w:lang w:val="es-ES"/>
        </w:rPr>
      </w:pPr>
    </w:p>
    <w:p w14:paraId="5CAEAA32" w14:textId="4FFE6B65" w:rsidR="005340FD" w:rsidRPr="00B30A26" w:rsidRDefault="005340FD" w:rsidP="005340FD">
      <w:pPr>
        <w:pStyle w:val="ListParagraph"/>
        <w:numPr>
          <w:ilvl w:val="0"/>
          <w:numId w:val="18"/>
        </w:numPr>
        <w:rPr>
          <w:lang w:val="es-ES"/>
        </w:rPr>
      </w:pPr>
      <w:r w:rsidRPr="00B30A26">
        <w:rPr>
          <w:lang w:val="es-ES"/>
        </w:rPr>
        <w:t xml:space="preserve">ENTREGA PARCIAL: Se debe presentar la información de las facturas contenidas en la entrega con el fin que el conductor diga cuales fueron aceptadas exitosamente y cuáles no. Se debe ingresar el motivo de </w:t>
      </w:r>
      <w:r w:rsidRPr="00B30A26">
        <w:rPr>
          <w:lang w:val="es-ES"/>
        </w:rPr>
        <w:lastRenderedPageBreak/>
        <w:t xml:space="preserve">no entrega. Estos motivos serán configurables en el sistema y además existirá una observación libre. </w:t>
      </w:r>
    </w:p>
    <w:p w14:paraId="33C43A00" w14:textId="30A7FB66" w:rsidR="005340FD" w:rsidRPr="00B30A26" w:rsidRDefault="005340FD" w:rsidP="005340FD">
      <w:pPr>
        <w:ind w:firstLine="80"/>
        <w:rPr>
          <w:lang w:val="es-ES"/>
        </w:rPr>
      </w:pPr>
    </w:p>
    <w:p w14:paraId="1D3153F9" w14:textId="37644468" w:rsidR="005340FD" w:rsidRPr="00B30A26" w:rsidRDefault="005340FD" w:rsidP="005340FD">
      <w:pPr>
        <w:pStyle w:val="ListParagraph"/>
        <w:numPr>
          <w:ilvl w:val="0"/>
          <w:numId w:val="18"/>
        </w:numPr>
        <w:rPr>
          <w:lang w:val="es-ES"/>
        </w:rPr>
      </w:pPr>
      <w:r w:rsidRPr="00B30A26">
        <w:rPr>
          <w:lang w:val="es-ES"/>
        </w:rPr>
        <w:t xml:space="preserve">EXITOSA: Esta entrega se realiza exitosamente, es decir, que todas las facturas fueron aceptadas completamente y se debe ingresar la confirmación de recibo exitoso. </w:t>
      </w:r>
    </w:p>
    <w:p w14:paraId="086F4C34" w14:textId="77777777" w:rsidR="005340FD" w:rsidRPr="00B30A26" w:rsidRDefault="005340FD" w:rsidP="005340FD">
      <w:pPr>
        <w:rPr>
          <w:lang w:val="es-ES"/>
        </w:rPr>
      </w:pPr>
      <w:r w:rsidRPr="00B30A26">
        <w:rPr>
          <w:lang w:val="es-ES"/>
        </w:rPr>
        <w:t xml:space="preserve"> </w:t>
      </w:r>
    </w:p>
    <w:p w14:paraId="293BE44C" w14:textId="7B86E9D5" w:rsidR="005340FD" w:rsidRPr="00B30A26" w:rsidRDefault="005340FD" w:rsidP="005340FD">
      <w:pPr>
        <w:rPr>
          <w:lang w:val="es-ES"/>
        </w:rPr>
      </w:pPr>
      <w:r w:rsidRPr="00B30A26">
        <w:rPr>
          <w:lang w:val="es-ES"/>
        </w:rPr>
        <w:t xml:space="preserve">En cualquiera de los casos anteriores el sistema móvil deberá permitir tomar fotografías de los documentos o facturas que evidencien la entrega de la mercancía, y de igual forma el rechazo parcial de las mismas. </w:t>
      </w:r>
    </w:p>
    <w:p w14:paraId="79B20CA6" w14:textId="77777777" w:rsidR="005340FD" w:rsidRPr="00B30A26" w:rsidRDefault="005340FD" w:rsidP="005340FD">
      <w:pPr>
        <w:rPr>
          <w:lang w:val="es-ES"/>
        </w:rPr>
      </w:pPr>
      <w:r w:rsidRPr="00B30A26">
        <w:rPr>
          <w:lang w:val="es-ES"/>
        </w:rPr>
        <w:t xml:space="preserve"> </w:t>
      </w:r>
    </w:p>
    <w:p w14:paraId="3E9C42BA" w14:textId="0DF86F08" w:rsidR="005340FD" w:rsidRPr="00B30A26" w:rsidRDefault="005340FD" w:rsidP="005340FD">
      <w:pPr>
        <w:pStyle w:val="Heading6"/>
        <w:rPr>
          <w:lang w:val="es-ES"/>
        </w:rPr>
      </w:pPr>
      <w:r w:rsidRPr="00B30A26">
        <w:rPr>
          <w:lang w:val="es-ES"/>
        </w:rPr>
        <w:t xml:space="preserve">RFEP – 031 ENTREGA DE SOBRANTES </w:t>
      </w:r>
    </w:p>
    <w:p w14:paraId="0BB8AE51" w14:textId="77777777" w:rsidR="005340FD" w:rsidRPr="00B30A26" w:rsidRDefault="005340FD" w:rsidP="005340FD">
      <w:pPr>
        <w:rPr>
          <w:lang w:val="es-ES"/>
        </w:rPr>
      </w:pPr>
      <w:r w:rsidRPr="00B30A26">
        <w:rPr>
          <w:lang w:val="es-ES"/>
        </w:rPr>
        <w:t xml:space="preserve"> </w:t>
      </w:r>
    </w:p>
    <w:p w14:paraId="3934D154" w14:textId="79F5A336" w:rsidR="005340FD" w:rsidRPr="00B30A26" w:rsidRDefault="005340FD" w:rsidP="005340FD">
      <w:pPr>
        <w:rPr>
          <w:lang w:val="es-ES"/>
        </w:rPr>
      </w:pPr>
      <w:r w:rsidRPr="00B30A26">
        <w:rPr>
          <w:lang w:val="es-ES"/>
        </w:rPr>
        <w:t xml:space="preserve">Con base a los resultados de las diferentes entregas el móvil debe ser capaz de detectar si hay sobrantes en el vehículo. En este caso no le debe permitir finalizar el viaje hasta tanto no se hayan entregado estas facturas al punto de acopio determinado. Una vez se realice la entrega de las facturas sobrantes se podrá proceder a finalizar el viaje en el móvil. </w:t>
      </w:r>
    </w:p>
    <w:p w14:paraId="3A4F6393" w14:textId="77777777" w:rsidR="005340FD" w:rsidRPr="00B30A26" w:rsidRDefault="005340FD" w:rsidP="005340FD">
      <w:pPr>
        <w:rPr>
          <w:lang w:val="es-ES"/>
        </w:rPr>
      </w:pPr>
      <w:r w:rsidRPr="00B30A26">
        <w:rPr>
          <w:lang w:val="es-ES"/>
        </w:rPr>
        <w:t xml:space="preserve"> </w:t>
      </w:r>
    </w:p>
    <w:p w14:paraId="12ABD300" w14:textId="5570A13F" w:rsidR="005340FD" w:rsidRPr="00B30A26" w:rsidRDefault="005340FD" w:rsidP="00B10BE9">
      <w:pPr>
        <w:pStyle w:val="Heading6"/>
        <w:rPr>
          <w:lang w:val="es-ES"/>
        </w:rPr>
      </w:pPr>
      <w:r w:rsidRPr="00B30A26">
        <w:rPr>
          <w:lang w:val="es-ES"/>
        </w:rPr>
        <w:t xml:space="preserve">RFEP – 032 FINALIZACION DE VIAJE </w:t>
      </w:r>
    </w:p>
    <w:p w14:paraId="64CA5D3F" w14:textId="77777777" w:rsidR="005340FD" w:rsidRPr="00B30A26" w:rsidRDefault="005340FD" w:rsidP="005340FD">
      <w:pPr>
        <w:rPr>
          <w:lang w:val="es-ES"/>
        </w:rPr>
      </w:pPr>
      <w:r w:rsidRPr="00B30A26">
        <w:rPr>
          <w:lang w:val="es-ES"/>
        </w:rPr>
        <w:t xml:space="preserve"> </w:t>
      </w:r>
    </w:p>
    <w:p w14:paraId="456E62F4" w14:textId="001EF04A" w:rsidR="005340FD" w:rsidRPr="00B30A26" w:rsidRDefault="005340FD" w:rsidP="005340FD">
      <w:pPr>
        <w:rPr>
          <w:lang w:val="es-ES"/>
        </w:rPr>
      </w:pPr>
      <w:r w:rsidRPr="00B30A26">
        <w:rPr>
          <w:lang w:val="es-ES"/>
        </w:rPr>
        <w:t xml:space="preserve">En el móvil se podrá finalizar el viaje si y solo si, el conductor haya cumplido todas las entregas de forma exitosa. En caso que haya entregas parciales o rechazos, el sistema solo permitirá realizar la finalización del viaje una vez que se hayan entregado las facturas sobrantes. Si es un viaje padre, el cierre de este viaje no se reflejará en Infonet, hasta tanto no se finalicen sus viajes asociados o viajes hijos. </w:t>
      </w:r>
    </w:p>
    <w:p w14:paraId="36D6FB7D" w14:textId="77777777" w:rsidR="005340FD" w:rsidRPr="00B30A26" w:rsidRDefault="005340FD" w:rsidP="005340FD">
      <w:pPr>
        <w:rPr>
          <w:lang w:val="es-ES"/>
        </w:rPr>
      </w:pPr>
      <w:r w:rsidRPr="00B30A26">
        <w:rPr>
          <w:lang w:val="es-ES"/>
        </w:rPr>
        <w:t xml:space="preserve"> </w:t>
      </w:r>
    </w:p>
    <w:p w14:paraId="707AC3DF" w14:textId="5CE6DC8E" w:rsidR="005340FD" w:rsidRPr="00B30A26" w:rsidRDefault="005340FD" w:rsidP="005340FD">
      <w:pPr>
        <w:pStyle w:val="Heading5"/>
        <w:rPr>
          <w:lang w:val="es-ES"/>
        </w:rPr>
      </w:pPr>
      <w:bookmarkStart w:id="1065" w:name="_Toc518466285"/>
      <w:r w:rsidRPr="00B30A26">
        <w:rPr>
          <w:lang w:val="es-ES"/>
        </w:rPr>
        <w:t>CUMPLIDO</w:t>
      </w:r>
      <w:bookmarkEnd w:id="1065"/>
      <w:r w:rsidRPr="00B30A26">
        <w:rPr>
          <w:lang w:val="es-ES"/>
        </w:rPr>
        <w:t xml:space="preserve"> </w:t>
      </w:r>
    </w:p>
    <w:p w14:paraId="30B93D92" w14:textId="77777777" w:rsidR="005340FD" w:rsidRPr="00B30A26" w:rsidRDefault="005340FD" w:rsidP="005340FD">
      <w:pPr>
        <w:rPr>
          <w:lang w:val="es-ES"/>
        </w:rPr>
      </w:pPr>
      <w:r w:rsidRPr="00B30A26">
        <w:rPr>
          <w:lang w:val="es-ES"/>
        </w:rPr>
        <w:t xml:space="preserve"> </w:t>
      </w:r>
    </w:p>
    <w:p w14:paraId="4D7BD1BF" w14:textId="5EC22824" w:rsidR="005340FD" w:rsidRPr="00B30A26" w:rsidRDefault="00B10BE9" w:rsidP="005340FD">
      <w:pPr>
        <w:pStyle w:val="Heading6"/>
        <w:rPr>
          <w:lang w:val="es-ES"/>
        </w:rPr>
      </w:pPr>
      <w:r w:rsidRPr="00B30A26">
        <w:rPr>
          <w:lang w:val="es-ES"/>
        </w:rPr>
        <w:t xml:space="preserve">RFEP – 033 </w:t>
      </w:r>
      <w:r w:rsidR="005340FD" w:rsidRPr="00B30A26">
        <w:rPr>
          <w:lang w:val="es-ES"/>
        </w:rPr>
        <w:t xml:space="preserve">VERIFICACION DE INFORMACION </w:t>
      </w:r>
    </w:p>
    <w:p w14:paraId="222A5FB6" w14:textId="77777777" w:rsidR="005340FD" w:rsidRPr="00B30A26" w:rsidRDefault="005340FD" w:rsidP="005340FD">
      <w:pPr>
        <w:rPr>
          <w:lang w:val="es-ES"/>
        </w:rPr>
      </w:pPr>
      <w:r w:rsidRPr="00B30A26">
        <w:rPr>
          <w:lang w:val="es-ES"/>
        </w:rPr>
        <w:t xml:space="preserve"> </w:t>
      </w:r>
    </w:p>
    <w:p w14:paraId="3C5A73D7" w14:textId="5571103C" w:rsidR="005340FD" w:rsidRPr="00B30A26" w:rsidRDefault="005340FD" w:rsidP="005340FD">
      <w:pPr>
        <w:rPr>
          <w:lang w:val="es-ES"/>
        </w:rPr>
      </w:pPr>
      <w:r w:rsidRPr="00B30A26">
        <w:rPr>
          <w:lang w:val="es-ES"/>
        </w:rPr>
        <w:t xml:space="preserve">La plataforma WEB deberá suministrar a los usuarios del sistema toda la información enviada desde móvil en una consulta que se podrá realizar sobre del viaje, de manera que se podrá visualizar información de puntos de control, novedades y resultados de las entregas asociadas al viaje, etc. De igual forma se podrán visualizar las fotografías tomadas en campo tanto </w:t>
      </w:r>
      <w:r w:rsidRPr="00B30A26">
        <w:rPr>
          <w:lang w:val="es-ES"/>
        </w:rPr>
        <w:lastRenderedPageBreak/>
        <w:t xml:space="preserve">para soportar las novedades, así como para soportar las entregas y rechazos. </w:t>
      </w:r>
    </w:p>
    <w:p w14:paraId="751AD678" w14:textId="77777777" w:rsidR="005340FD" w:rsidRPr="00B30A26" w:rsidRDefault="005340FD" w:rsidP="005340FD">
      <w:pPr>
        <w:rPr>
          <w:lang w:val="es-ES"/>
        </w:rPr>
      </w:pPr>
      <w:r w:rsidRPr="00B30A26">
        <w:rPr>
          <w:lang w:val="es-ES"/>
        </w:rPr>
        <w:t xml:space="preserve"> </w:t>
      </w:r>
    </w:p>
    <w:p w14:paraId="798DE690" w14:textId="3AD8C08D" w:rsidR="005340FD" w:rsidRPr="00B30A26" w:rsidRDefault="005340FD" w:rsidP="005340FD">
      <w:pPr>
        <w:rPr>
          <w:lang w:val="es-ES"/>
        </w:rPr>
      </w:pPr>
      <w:r w:rsidRPr="00B30A26">
        <w:rPr>
          <w:lang w:val="es-ES"/>
        </w:rPr>
        <w:t xml:space="preserve">También se podrá visualizar el celular asignado al viaje para solicitarlo al conductor cuando se vaya a realizar la liquidación del viaje, y el pago del saldo pendiente. </w:t>
      </w:r>
    </w:p>
    <w:p w14:paraId="53D31181" w14:textId="77777777" w:rsidR="005340FD" w:rsidRPr="00B30A26" w:rsidRDefault="005340FD" w:rsidP="005340FD">
      <w:pPr>
        <w:rPr>
          <w:lang w:val="es-ES"/>
        </w:rPr>
      </w:pPr>
      <w:r w:rsidRPr="00B30A26">
        <w:rPr>
          <w:lang w:val="es-ES"/>
        </w:rPr>
        <w:t xml:space="preserve"> </w:t>
      </w:r>
    </w:p>
    <w:p w14:paraId="635370FB" w14:textId="401A07B6" w:rsidR="005340FD" w:rsidRPr="00B30A26" w:rsidRDefault="007A7795" w:rsidP="007A7795">
      <w:pPr>
        <w:pStyle w:val="Heading6"/>
        <w:rPr>
          <w:lang w:val="es-ES"/>
        </w:rPr>
      </w:pPr>
      <w:r w:rsidRPr="00B30A26">
        <w:rPr>
          <w:lang w:val="es-ES"/>
        </w:rPr>
        <w:t>RFEP – 03</w:t>
      </w:r>
      <w:r w:rsidR="00B10BE9" w:rsidRPr="00B30A26">
        <w:rPr>
          <w:lang w:val="es-ES"/>
        </w:rPr>
        <w:t>4</w:t>
      </w:r>
      <w:r w:rsidRPr="00B30A26">
        <w:rPr>
          <w:lang w:val="es-ES"/>
        </w:rPr>
        <w:t xml:space="preserve"> </w:t>
      </w:r>
      <w:r w:rsidR="005340FD" w:rsidRPr="00B30A26">
        <w:rPr>
          <w:lang w:val="es-ES"/>
        </w:rPr>
        <w:t xml:space="preserve">FINALIZACION DE VIAJE (ADMINISTRATIVO) </w:t>
      </w:r>
    </w:p>
    <w:p w14:paraId="13223556" w14:textId="77777777" w:rsidR="005340FD" w:rsidRPr="00B30A26" w:rsidRDefault="005340FD" w:rsidP="005340FD">
      <w:pPr>
        <w:rPr>
          <w:lang w:val="es-ES"/>
        </w:rPr>
      </w:pPr>
    </w:p>
    <w:p w14:paraId="62AA4413" w14:textId="3BAC050F" w:rsidR="005340FD" w:rsidRPr="00B30A26" w:rsidRDefault="005340FD" w:rsidP="005340FD">
      <w:pPr>
        <w:rPr>
          <w:lang w:val="es-ES"/>
        </w:rPr>
      </w:pPr>
      <w:r w:rsidRPr="00B30A26">
        <w:rPr>
          <w:lang w:val="es-ES"/>
        </w:rPr>
        <w:t xml:space="preserve">En la plataforma web se debe poder registrar la devolución del celular, </w:t>
      </w:r>
      <w:r w:rsidR="007A7795" w:rsidRPr="00B30A26">
        <w:rPr>
          <w:lang w:val="es-ES"/>
        </w:rPr>
        <w:t xml:space="preserve">cargador y todos los elementos </w:t>
      </w:r>
      <w:r w:rsidRPr="00B30A26">
        <w:rPr>
          <w:lang w:val="es-ES"/>
        </w:rPr>
        <w:t>asociados al dispositivo móvil. Esto debe quedar registrado en la hoja de vida o bitácora del celular con los siguientes datos: Fecha y hora, Nro. Viaje, IMEI, usuario que recibió</w:t>
      </w:r>
      <w:r w:rsidR="007A7795" w:rsidRPr="00B30A26">
        <w:rPr>
          <w:lang w:val="es-ES"/>
        </w:rPr>
        <w:t xml:space="preserve">, cliente. Se debe imprimir un </w:t>
      </w:r>
      <w:r w:rsidRPr="00B30A26">
        <w:rPr>
          <w:lang w:val="es-ES"/>
        </w:rPr>
        <w:t xml:space="preserve">formato de recibo de equipo y lo debe firmar la persona que recibe y el conductor. </w:t>
      </w:r>
    </w:p>
    <w:p w14:paraId="390268B1" w14:textId="77777777" w:rsidR="005340FD" w:rsidRPr="00B30A26" w:rsidRDefault="005340FD" w:rsidP="005340FD">
      <w:pPr>
        <w:rPr>
          <w:lang w:val="es-ES"/>
        </w:rPr>
      </w:pPr>
      <w:r w:rsidRPr="00B30A26">
        <w:rPr>
          <w:lang w:val="es-ES"/>
        </w:rPr>
        <w:t xml:space="preserve"> </w:t>
      </w:r>
    </w:p>
    <w:p w14:paraId="2C771556" w14:textId="77777777" w:rsidR="005340FD" w:rsidRPr="00B30A26" w:rsidRDefault="005340FD" w:rsidP="005340FD">
      <w:pPr>
        <w:rPr>
          <w:lang w:val="es-ES"/>
        </w:rPr>
      </w:pPr>
      <w:r w:rsidRPr="00B30A26">
        <w:rPr>
          <w:lang w:val="es-ES"/>
        </w:rPr>
        <w:t xml:space="preserve">Mientras no se realice esta tarea, el viaje quedara pendiente por devolución de equipo. </w:t>
      </w:r>
    </w:p>
    <w:p w14:paraId="6F7A3F35" w14:textId="77777777" w:rsidR="005340FD" w:rsidRPr="00B30A26" w:rsidRDefault="005340FD" w:rsidP="005340FD">
      <w:pPr>
        <w:rPr>
          <w:lang w:val="es-ES"/>
        </w:rPr>
      </w:pPr>
      <w:r w:rsidRPr="00B30A26">
        <w:rPr>
          <w:lang w:val="es-ES"/>
        </w:rPr>
        <w:t xml:space="preserve"> </w:t>
      </w:r>
    </w:p>
    <w:p w14:paraId="3FD7D295" w14:textId="4FEF0EF8" w:rsidR="005340FD" w:rsidRPr="00B30A26" w:rsidRDefault="005340FD" w:rsidP="007A7795">
      <w:pPr>
        <w:pStyle w:val="Heading5"/>
        <w:rPr>
          <w:lang w:val="es-ES"/>
        </w:rPr>
      </w:pPr>
      <w:bookmarkStart w:id="1066" w:name="_Toc518466286"/>
      <w:r w:rsidRPr="00B30A26">
        <w:rPr>
          <w:lang w:val="es-ES"/>
        </w:rPr>
        <w:t>FACTURACION</w:t>
      </w:r>
      <w:bookmarkEnd w:id="1066"/>
      <w:r w:rsidRPr="00B30A26">
        <w:rPr>
          <w:lang w:val="es-ES"/>
        </w:rPr>
        <w:t xml:space="preserve"> </w:t>
      </w:r>
    </w:p>
    <w:p w14:paraId="55B6818F" w14:textId="77777777" w:rsidR="005340FD" w:rsidRPr="00B30A26" w:rsidRDefault="005340FD" w:rsidP="005340FD">
      <w:pPr>
        <w:rPr>
          <w:lang w:val="es-ES"/>
        </w:rPr>
      </w:pPr>
      <w:r w:rsidRPr="00B30A26">
        <w:rPr>
          <w:lang w:val="es-ES"/>
        </w:rPr>
        <w:t xml:space="preserve"> </w:t>
      </w:r>
    </w:p>
    <w:p w14:paraId="55952636" w14:textId="30166067" w:rsidR="005340FD" w:rsidRPr="00B30A26" w:rsidRDefault="007A7795" w:rsidP="00B10BE9">
      <w:pPr>
        <w:pStyle w:val="Heading6"/>
        <w:rPr>
          <w:lang w:val="es-ES"/>
        </w:rPr>
      </w:pPr>
      <w:r w:rsidRPr="00B30A26">
        <w:rPr>
          <w:lang w:val="es-ES"/>
        </w:rPr>
        <w:t>RFEP – 03</w:t>
      </w:r>
      <w:r w:rsidR="00B10BE9" w:rsidRPr="00B30A26">
        <w:rPr>
          <w:lang w:val="es-ES"/>
        </w:rPr>
        <w:t>5</w:t>
      </w:r>
      <w:r w:rsidRPr="00B30A26">
        <w:rPr>
          <w:lang w:val="es-ES"/>
        </w:rPr>
        <w:t xml:space="preserve"> </w:t>
      </w:r>
      <w:r w:rsidR="005340FD" w:rsidRPr="00B30A26">
        <w:rPr>
          <w:lang w:val="es-ES"/>
        </w:rPr>
        <w:t xml:space="preserve">CONSULTA DE VIAJES FINALIZADOS </w:t>
      </w:r>
    </w:p>
    <w:p w14:paraId="55E7C899" w14:textId="77777777" w:rsidR="005340FD" w:rsidRPr="00B30A26" w:rsidRDefault="005340FD" w:rsidP="005340FD">
      <w:pPr>
        <w:rPr>
          <w:lang w:val="es-ES"/>
        </w:rPr>
      </w:pPr>
      <w:r w:rsidRPr="00B30A26">
        <w:rPr>
          <w:lang w:val="es-ES"/>
        </w:rPr>
        <w:t xml:space="preserve"> </w:t>
      </w:r>
    </w:p>
    <w:p w14:paraId="4A56533C" w14:textId="3048D580" w:rsidR="005340FD" w:rsidRPr="00B30A26" w:rsidRDefault="005340FD" w:rsidP="005340FD">
      <w:pPr>
        <w:rPr>
          <w:lang w:val="es-ES"/>
        </w:rPr>
      </w:pPr>
      <w:r w:rsidRPr="00B30A26">
        <w:rPr>
          <w:lang w:val="es-ES"/>
        </w:rPr>
        <w:t>El sistema deberá permitir visualizar en la plataforma WEB, l</w:t>
      </w:r>
      <w:r w:rsidR="00B10BE9" w:rsidRPr="00B30A26">
        <w:rPr>
          <w:lang w:val="es-ES"/>
        </w:rPr>
        <w:t xml:space="preserve">os viajes asociados al cliente </w:t>
      </w:r>
      <w:r w:rsidRPr="00B30A26">
        <w:rPr>
          <w:lang w:val="es-ES"/>
        </w:rPr>
        <w:t xml:space="preserve">correspondiente, y que hayan sido finalizados por el conductor en un </w:t>
      </w:r>
      <w:r w:rsidR="00B10BE9" w:rsidRPr="00B30A26">
        <w:rPr>
          <w:lang w:val="es-ES"/>
        </w:rPr>
        <w:t xml:space="preserve">rango de fechas, con el fin de </w:t>
      </w:r>
      <w:r w:rsidRPr="00B30A26">
        <w:rPr>
          <w:lang w:val="es-ES"/>
        </w:rPr>
        <w:t xml:space="preserve">realizar el proceso de generación y exportación del archivo LUP (Listado Único de Pendientes). Con base a este archivo se podrá realizar el análisis de valores a liquidar. </w:t>
      </w:r>
    </w:p>
    <w:p w14:paraId="6CC402FB" w14:textId="77777777" w:rsidR="005340FD" w:rsidRPr="00B30A26" w:rsidRDefault="005340FD" w:rsidP="005340FD">
      <w:pPr>
        <w:rPr>
          <w:lang w:val="es-ES"/>
        </w:rPr>
      </w:pPr>
      <w:r w:rsidRPr="00B30A26">
        <w:rPr>
          <w:lang w:val="es-ES"/>
        </w:rPr>
        <w:t xml:space="preserve"> </w:t>
      </w:r>
    </w:p>
    <w:p w14:paraId="36B33D63" w14:textId="20945380" w:rsidR="005340FD" w:rsidRPr="00B30A26" w:rsidRDefault="00B10BE9" w:rsidP="00B10BE9">
      <w:pPr>
        <w:pStyle w:val="Heading6"/>
        <w:rPr>
          <w:lang w:val="es-ES"/>
        </w:rPr>
      </w:pPr>
      <w:r w:rsidRPr="00B30A26">
        <w:rPr>
          <w:lang w:val="es-ES"/>
        </w:rPr>
        <w:t xml:space="preserve">RFEP – 036 </w:t>
      </w:r>
      <w:r w:rsidR="005340FD" w:rsidRPr="00B30A26">
        <w:rPr>
          <w:lang w:val="es-ES"/>
        </w:rPr>
        <w:t xml:space="preserve">REGISTRO DE FLETES </w:t>
      </w:r>
    </w:p>
    <w:p w14:paraId="1546CF84" w14:textId="77777777" w:rsidR="005340FD" w:rsidRPr="00B30A26" w:rsidRDefault="005340FD" w:rsidP="005340FD">
      <w:pPr>
        <w:rPr>
          <w:lang w:val="es-ES"/>
        </w:rPr>
      </w:pPr>
      <w:r w:rsidRPr="00B30A26">
        <w:rPr>
          <w:lang w:val="es-ES"/>
        </w:rPr>
        <w:t xml:space="preserve"> </w:t>
      </w:r>
    </w:p>
    <w:p w14:paraId="5AC38E7B" w14:textId="75335900" w:rsidR="005340FD" w:rsidRPr="00B30A26" w:rsidRDefault="005340FD" w:rsidP="005340FD">
      <w:pPr>
        <w:rPr>
          <w:lang w:val="es-ES"/>
        </w:rPr>
      </w:pPr>
      <w:r w:rsidRPr="00B30A26">
        <w:rPr>
          <w:lang w:val="es-ES"/>
        </w:rPr>
        <w:t xml:space="preserve">En la plataforma web se podrán registrar los valores de los fletes asociados a cada uno de los viajes finalizados. Esto con el fin de generar esta información vital, de forma automática, dentro del archivo LUP que se exportara. </w:t>
      </w:r>
    </w:p>
    <w:p w14:paraId="1B3DDF20" w14:textId="77777777" w:rsidR="005340FD" w:rsidRPr="00B30A26" w:rsidRDefault="005340FD" w:rsidP="005340FD">
      <w:pPr>
        <w:rPr>
          <w:lang w:val="es-ES"/>
        </w:rPr>
      </w:pPr>
      <w:r w:rsidRPr="00B30A26">
        <w:rPr>
          <w:lang w:val="es-ES"/>
        </w:rPr>
        <w:t xml:space="preserve"> </w:t>
      </w:r>
    </w:p>
    <w:p w14:paraId="2FA58B51" w14:textId="23EC97B4" w:rsidR="005340FD" w:rsidRPr="00B30A26" w:rsidRDefault="005340FD" w:rsidP="00B10BE9">
      <w:pPr>
        <w:pStyle w:val="Heading5"/>
        <w:rPr>
          <w:lang w:val="es-ES"/>
        </w:rPr>
      </w:pPr>
      <w:bookmarkStart w:id="1067" w:name="_Toc518466287"/>
      <w:r w:rsidRPr="00B30A26">
        <w:rPr>
          <w:lang w:val="es-ES"/>
        </w:rPr>
        <w:lastRenderedPageBreak/>
        <w:t>CARACTERISTICAS GENERALES</w:t>
      </w:r>
      <w:bookmarkEnd w:id="1067"/>
      <w:r w:rsidRPr="00B30A26">
        <w:rPr>
          <w:lang w:val="es-ES"/>
        </w:rPr>
        <w:t xml:space="preserve"> </w:t>
      </w:r>
    </w:p>
    <w:p w14:paraId="1B259F0D" w14:textId="1ECB6399" w:rsidR="005340FD" w:rsidRPr="00B30A26" w:rsidRDefault="00B10BE9" w:rsidP="005340FD">
      <w:pPr>
        <w:rPr>
          <w:lang w:val="es-ES"/>
        </w:rPr>
      </w:pPr>
      <w:r w:rsidRPr="00B30A26">
        <w:rPr>
          <w:lang w:val="es-ES"/>
        </w:rPr>
        <w:t xml:space="preserve"> </w:t>
      </w:r>
    </w:p>
    <w:p w14:paraId="0D537664" w14:textId="69D429B7" w:rsidR="005340FD" w:rsidRPr="00B30A26" w:rsidRDefault="00B10BE9" w:rsidP="00B10BE9">
      <w:pPr>
        <w:pStyle w:val="Heading6"/>
        <w:rPr>
          <w:lang w:val="es-ES"/>
        </w:rPr>
      </w:pPr>
      <w:r w:rsidRPr="00B30A26">
        <w:rPr>
          <w:lang w:val="es-ES"/>
        </w:rPr>
        <w:t>RFEP – 037</w:t>
      </w:r>
      <w:r w:rsidR="005340FD" w:rsidRPr="00B30A26">
        <w:rPr>
          <w:lang w:val="es-ES"/>
        </w:rPr>
        <w:t xml:space="preserve">. ENVIO DE EMAILS </w:t>
      </w:r>
    </w:p>
    <w:p w14:paraId="55F18470" w14:textId="77777777" w:rsidR="005340FD" w:rsidRPr="00B30A26" w:rsidRDefault="005340FD" w:rsidP="005340FD">
      <w:pPr>
        <w:rPr>
          <w:lang w:val="es-ES"/>
        </w:rPr>
      </w:pPr>
      <w:r w:rsidRPr="00B30A26">
        <w:rPr>
          <w:lang w:val="es-ES"/>
        </w:rPr>
        <w:t xml:space="preserve"> </w:t>
      </w:r>
    </w:p>
    <w:p w14:paraId="2D7299AD" w14:textId="78ADC1BF" w:rsidR="005340FD" w:rsidRPr="00B30A26" w:rsidRDefault="005340FD" w:rsidP="005340FD">
      <w:pPr>
        <w:rPr>
          <w:lang w:val="es-ES"/>
        </w:rPr>
      </w:pPr>
      <w:r w:rsidRPr="00B30A26">
        <w:rPr>
          <w:lang w:val="es-ES"/>
        </w:rPr>
        <w:t>La plataforma WEB enviar</w:t>
      </w:r>
      <w:r w:rsidR="007708F1">
        <w:rPr>
          <w:lang w:val="es-ES"/>
        </w:rPr>
        <w:t>á</w:t>
      </w:r>
      <w:r w:rsidRPr="00B30A26">
        <w:rPr>
          <w:lang w:val="es-ES"/>
        </w:rPr>
        <w:t xml:space="preserve"> emails cuando reciba alguno de los siguientes eventos del móvil: </w:t>
      </w:r>
    </w:p>
    <w:p w14:paraId="207E4549" w14:textId="77777777" w:rsidR="005340FD" w:rsidRPr="00B30A26" w:rsidRDefault="005340FD" w:rsidP="005340FD">
      <w:pPr>
        <w:rPr>
          <w:lang w:val="es-ES"/>
        </w:rPr>
      </w:pPr>
      <w:r w:rsidRPr="00B30A26">
        <w:rPr>
          <w:lang w:val="es-ES"/>
        </w:rPr>
        <w:t xml:space="preserve"> </w:t>
      </w:r>
    </w:p>
    <w:p w14:paraId="2734C748" w14:textId="77777777" w:rsidR="005340FD" w:rsidRPr="00B30A26" w:rsidRDefault="005340FD" w:rsidP="005340FD">
      <w:pPr>
        <w:rPr>
          <w:lang w:val="es-ES"/>
        </w:rPr>
      </w:pPr>
      <w:r w:rsidRPr="00B30A26">
        <w:rPr>
          <w:lang w:val="es-ES"/>
        </w:rPr>
        <w:t xml:space="preserve">- Novedades </w:t>
      </w:r>
    </w:p>
    <w:p w14:paraId="2ECDCCC1" w14:textId="77777777" w:rsidR="005340FD" w:rsidRPr="00B30A26" w:rsidRDefault="005340FD" w:rsidP="005340FD">
      <w:pPr>
        <w:rPr>
          <w:lang w:val="es-ES"/>
        </w:rPr>
      </w:pPr>
      <w:r w:rsidRPr="00B30A26">
        <w:rPr>
          <w:lang w:val="es-ES"/>
        </w:rPr>
        <w:t xml:space="preserve">- Paso por puntos de control </w:t>
      </w:r>
    </w:p>
    <w:p w14:paraId="2834D96A" w14:textId="77777777" w:rsidR="005340FD" w:rsidRPr="00B30A26" w:rsidRDefault="005340FD" w:rsidP="005340FD">
      <w:pPr>
        <w:rPr>
          <w:lang w:val="es-ES"/>
        </w:rPr>
      </w:pPr>
      <w:r w:rsidRPr="00B30A26">
        <w:rPr>
          <w:lang w:val="es-ES"/>
        </w:rPr>
        <w:t xml:space="preserve">- Entrega en riesgo </w:t>
      </w:r>
    </w:p>
    <w:p w14:paraId="0E856E0F" w14:textId="77777777" w:rsidR="005340FD" w:rsidRPr="00B30A26" w:rsidRDefault="005340FD" w:rsidP="005340FD">
      <w:pPr>
        <w:rPr>
          <w:lang w:val="es-ES"/>
        </w:rPr>
      </w:pPr>
      <w:r w:rsidRPr="00B30A26">
        <w:rPr>
          <w:lang w:val="es-ES"/>
        </w:rPr>
        <w:t xml:space="preserve">- Entregas (Exitosa, parcial o rechazo) </w:t>
      </w:r>
    </w:p>
    <w:p w14:paraId="2FDBF1EB" w14:textId="77777777" w:rsidR="005340FD" w:rsidRPr="00B30A26" w:rsidRDefault="005340FD" w:rsidP="005340FD">
      <w:pPr>
        <w:rPr>
          <w:lang w:val="es-ES"/>
        </w:rPr>
      </w:pPr>
      <w:r w:rsidRPr="00B30A26">
        <w:rPr>
          <w:lang w:val="es-ES"/>
        </w:rPr>
        <w:t xml:space="preserve">- Entrega de sobrantes </w:t>
      </w:r>
    </w:p>
    <w:p w14:paraId="23DC8E41" w14:textId="77777777" w:rsidR="005340FD" w:rsidRPr="00B30A26" w:rsidRDefault="005340FD" w:rsidP="005340FD">
      <w:pPr>
        <w:rPr>
          <w:lang w:val="es-ES"/>
        </w:rPr>
      </w:pPr>
      <w:r w:rsidRPr="00B30A26">
        <w:rPr>
          <w:lang w:val="es-ES"/>
        </w:rPr>
        <w:t xml:space="preserve">- Finalización de viaje </w:t>
      </w:r>
    </w:p>
    <w:p w14:paraId="5F4A0AD5" w14:textId="77777777" w:rsidR="005340FD" w:rsidRPr="00B30A26" w:rsidRDefault="005340FD" w:rsidP="005340FD">
      <w:pPr>
        <w:rPr>
          <w:lang w:val="es-ES"/>
        </w:rPr>
      </w:pPr>
      <w:r w:rsidRPr="00B30A26">
        <w:rPr>
          <w:lang w:val="es-ES"/>
        </w:rPr>
        <w:t xml:space="preserve"> </w:t>
      </w:r>
    </w:p>
    <w:p w14:paraId="19060131" w14:textId="2E9A1EAD" w:rsidR="005340FD" w:rsidRPr="00B30A26" w:rsidRDefault="005340FD" w:rsidP="005340FD">
      <w:pPr>
        <w:rPr>
          <w:lang w:val="es-ES"/>
        </w:rPr>
      </w:pPr>
      <w:r w:rsidRPr="00B30A26">
        <w:rPr>
          <w:lang w:val="es-ES"/>
        </w:rPr>
        <w:t xml:space="preserve">En cada uno de los casos anteriores enviara la información adecuada </w:t>
      </w:r>
      <w:r w:rsidR="00B10BE9" w:rsidRPr="00B30A26">
        <w:rPr>
          <w:lang w:val="es-ES"/>
        </w:rPr>
        <w:t xml:space="preserve">según la situación. El sistema </w:t>
      </w:r>
      <w:r w:rsidRPr="00B30A26">
        <w:rPr>
          <w:lang w:val="es-ES"/>
        </w:rPr>
        <w:t>deberá permitir definir los destinatarios de estos emails de acuerdo al c</w:t>
      </w:r>
      <w:r w:rsidR="00B10BE9" w:rsidRPr="00B30A26">
        <w:rPr>
          <w:lang w:val="es-ES"/>
        </w:rPr>
        <w:t xml:space="preserve">liente, y de acuerdo al tipo de </w:t>
      </w:r>
      <w:r w:rsidRPr="00B30A26">
        <w:rPr>
          <w:lang w:val="es-ES"/>
        </w:rPr>
        <w:t xml:space="preserve">incidencia. </w:t>
      </w:r>
    </w:p>
    <w:p w14:paraId="166869EE" w14:textId="77777777" w:rsidR="005340FD" w:rsidRPr="00B30A26" w:rsidRDefault="005340FD" w:rsidP="005340FD">
      <w:pPr>
        <w:rPr>
          <w:lang w:val="es-ES"/>
        </w:rPr>
      </w:pPr>
      <w:r w:rsidRPr="00B30A26">
        <w:rPr>
          <w:lang w:val="es-ES"/>
        </w:rPr>
        <w:t xml:space="preserve"> </w:t>
      </w:r>
    </w:p>
    <w:p w14:paraId="3EB47A9F" w14:textId="6F04F145" w:rsidR="005340FD" w:rsidRPr="00B30A26" w:rsidRDefault="00B10BE9" w:rsidP="00B10BE9">
      <w:pPr>
        <w:pStyle w:val="Heading6"/>
        <w:rPr>
          <w:lang w:val="es-ES"/>
        </w:rPr>
      </w:pPr>
      <w:r w:rsidRPr="00B30A26">
        <w:rPr>
          <w:lang w:val="es-ES"/>
        </w:rPr>
        <w:t xml:space="preserve">RFEP – 037 </w:t>
      </w:r>
      <w:r w:rsidR="005340FD" w:rsidRPr="00B30A26">
        <w:rPr>
          <w:lang w:val="es-ES"/>
        </w:rPr>
        <w:t xml:space="preserve">VISUALIZAR RECORRIDOS </w:t>
      </w:r>
    </w:p>
    <w:p w14:paraId="2CD0F137" w14:textId="77777777" w:rsidR="005340FD" w:rsidRPr="00B30A26" w:rsidRDefault="005340FD" w:rsidP="005340FD">
      <w:pPr>
        <w:rPr>
          <w:lang w:val="es-ES"/>
        </w:rPr>
      </w:pPr>
      <w:r w:rsidRPr="00B30A26">
        <w:rPr>
          <w:lang w:val="es-ES"/>
        </w:rPr>
        <w:t xml:space="preserve"> </w:t>
      </w:r>
    </w:p>
    <w:p w14:paraId="53B883C8" w14:textId="54456989" w:rsidR="005340FD" w:rsidRPr="00B30A26" w:rsidRDefault="005340FD" w:rsidP="005340FD">
      <w:pPr>
        <w:rPr>
          <w:lang w:val="es-ES"/>
        </w:rPr>
      </w:pPr>
      <w:r w:rsidRPr="00B30A26">
        <w:rPr>
          <w:lang w:val="es-ES"/>
        </w:rPr>
        <w:t xml:space="preserve">En la plataforma WEB se podrán visualizar los recorridos realizados por los vehículos. Esto se </w:t>
      </w:r>
      <w:proofErr w:type="gramStart"/>
      <w:r w:rsidRPr="00B30A26">
        <w:rPr>
          <w:lang w:val="es-ES"/>
        </w:rPr>
        <w:t>lograra</w:t>
      </w:r>
      <w:proofErr w:type="gramEnd"/>
      <w:r w:rsidRPr="00B30A26">
        <w:rPr>
          <w:lang w:val="es-ES"/>
        </w:rPr>
        <w:t xml:space="preserve"> gracias a la información enviada por los dispositivos GPS de los celulares. </w:t>
      </w:r>
    </w:p>
    <w:p w14:paraId="68A462AD" w14:textId="77777777" w:rsidR="005340FD" w:rsidRPr="00B30A26" w:rsidRDefault="005340FD" w:rsidP="005340FD">
      <w:pPr>
        <w:rPr>
          <w:lang w:val="es-ES"/>
        </w:rPr>
      </w:pPr>
      <w:r w:rsidRPr="00B30A26">
        <w:rPr>
          <w:lang w:val="es-ES"/>
        </w:rPr>
        <w:t xml:space="preserve"> </w:t>
      </w:r>
    </w:p>
    <w:p w14:paraId="056A6A95" w14:textId="109EE89F" w:rsidR="005340FD" w:rsidRPr="00B30A26" w:rsidRDefault="00B10BE9" w:rsidP="00B10BE9">
      <w:pPr>
        <w:pStyle w:val="Heading6"/>
        <w:rPr>
          <w:lang w:val="es-ES"/>
        </w:rPr>
      </w:pPr>
      <w:r w:rsidRPr="00B30A26">
        <w:rPr>
          <w:lang w:val="es-ES"/>
        </w:rPr>
        <w:t xml:space="preserve">RFEP – 038 </w:t>
      </w:r>
      <w:r w:rsidR="005340FD" w:rsidRPr="00B30A26">
        <w:rPr>
          <w:lang w:val="es-ES"/>
        </w:rPr>
        <w:t xml:space="preserve">COMPARAR RECORRIDOS </w:t>
      </w:r>
    </w:p>
    <w:p w14:paraId="5E878089" w14:textId="77777777" w:rsidR="005340FD" w:rsidRPr="00B30A26" w:rsidRDefault="005340FD" w:rsidP="005340FD">
      <w:pPr>
        <w:rPr>
          <w:lang w:val="es-ES"/>
        </w:rPr>
      </w:pPr>
    </w:p>
    <w:p w14:paraId="32031B18" w14:textId="339A82DC" w:rsidR="005340FD" w:rsidRPr="00B30A26" w:rsidRDefault="005340FD" w:rsidP="005340FD">
      <w:pPr>
        <w:rPr>
          <w:lang w:val="es-ES"/>
        </w:rPr>
      </w:pPr>
      <w:r w:rsidRPr="00B30A26">
        <w:rPr>
          <w:lang w:val="es-ES"/>
        </w:rPr>
        <w:t xml:space="preserve">En la plataforma web se podrá visualizar el recorrido programado, con </w:t>
      </w:r>
      <w:r w:rsidR="00B10BE9" w:rsidRPr="00B30A26">
        <w:rPr>
          <w:lang w:val="es-ES"/>
        </w:rPr>
        <w:t xml:space="preserve">base al orden definido por las </w:t>
      </w:r>
      <w:r w:rsidRPr="00B30A26">
        <w:rPr>
          <w:lang w:val="es-ES"/>
        </w:rPr>
        <w:t xml:space="preserve">entregas, y compararlo contra el orden real ejecutado por el conductor </w:t>
      </w:r>
      <w:proofErr w:type="gramStart"/>
      <w:r w:rsidRPr="00B30A26">
        <w:rPr>
          <w:lang w:val="es-ES"/>
        </w:rPr>
        <w:t>y</w:t>
      </w:r>
      <w:proofErr w:type="gramEnd"/>
      <w:r w:rsidRPr="00B30A26">
        <w:rPr>
          <w:lang w:val="es-ES"/>
        </w:rPr>
        <w:t xml:space="preserve"> además, contra el recorrido GPS realizado por el vehículo. </w:t>
      </w:r>
    </w:p>
    <w:p w14:paraId="3C333798" w14:textId="77777777" w:rsidR="005340FD" w:rsidRPr="00B30A26" w:rsidRDefault="005340FD" w:rsidP="005340FD">
      <w:pPr>
        <w:rPr>
          <w:lang w:val="es-ES"/>
        </w:rPr>
      </w:pPr>
      <w:r w:rsidRPr="00B30A26">
        <w:rPr>
          <w:lang w:val="es-ES"/>
        </w:rPr>
        <w:t xml:space="preserve"> </w:t>
      </w:r>
    </w:p>
    <w:p w14:paraId="13E88DD3" w14:textId="49F7A7A0" w:rsidR="005340FD" w:rsidRPr="00B30A26" w:rsidRDefault="00B10BE9" w:rsidP="00B10BE9">
      <w:pPr>
        <w:pStyle w:val="Heading6"/>
        <w:rPr>
          <w:lang w:val="es-ES"/>
        </w:rPr>
      </w:pPr>
      <w:r w:rsidRPr="00B30A26">
        <w:rPr>
          <w:lang w:val="es-ES"/>
        </w:rPr>
        <w:t xml:space="preserve">RFEP – 039 </w:t>
      </w:r>
      <w:r w:rsidR="005340FD" w:rsidRPr="00B30A26">
        <w:rPr>
          <w:lang w:val="es-ES"/>
        </w:rPr>
        <w:t xml:space="preserve">GESTION DE CELULARES </w:t>
      </w:r>
    </w:p>
    <w:p w14:paraId="5B9595B1" w14:textId="77777777" w:rsidR="005340FD" w:rsidRPr="00B30A26" w:rsidRDefault="005340FD" w:rsidP="005340FD">
      <w:pPr>
        <w:rPr>
          <w:lang w:val="es-ES"/>
        </w:rPr>
      </w:pPr>
      <w:r w:rsidRPr="00B30A26">
        <w:rPr>
          <w:lang w:val="es-ES"/>
        </w:rPr>
        <w:t xml:space="preserve"> </w:t>
      </w:r>
    </w:p>
    <w:p w14:paraId="439BCAAB" w14:textId="5817E948" w:rsidR="005340FD" w:rsidRPr="00B30A26" w:rsidRDefault="005340FD" w:rsidP="005340FD">
      <w:pPr>
        <w:rPr>
          <w:lang w:val="es-ES"/>
        </w:rPr>
      </w:pPr>
      <w:r w:rsidRPr="00B30A26">
        <w:rPr>
          <w:lang w:val="es-ES"/>
        </w:rPr>
        <w:t>La plataforma web debe llevar un control de los celulares entregados a los</w:t>
      </w:r>
      <w:r w:rsidR="00B10BE9" w:rsidRPr="00B30A26">
        <w:rPr>
          <w:lang w:val="es-ES"/>
        </w:rPr>
        <w:t xml:space="preserve"> conductores, esto incluye una </w:t>
      </w:r>
      <w:r w:rsidRPr="00B30A26">
        <w:rPr>
          <w:lang w:val="es-ES"/>
        </w:rPr>
        <w:t xml:space="preserve">bitácora de fecha y hora de entrega, viaje, cliente, In-house que entrego, y el IMEI del celular. Debe existir una consulta </w:t>
      </w:r>
      <w:r w:rsidRPr="00B30A26">
        <w:rPr>
          <w:lang w:val="es-ES"/>
        </w:rPr>
        <w:lastRenderedPageBreak/>
        <w:t xml:space="preserve">para visualizar esta información, y de igual forma se deben registrar los recibos de celular. </w:t>
      </w:r>
    </w:p>
    <w:p w14:paraId="4ABAD85D" w14:textId="77777777" w:rsidR="005340FD" w:rsidRPr="00B30A26" w:rsidRDefault="005340FD" w:rsidP="005340FD">
      <w:pPr>
        <w:rPr>
          <w:lang w:val="es-ES"/>
        </w:rPr>
      </w:pPr>
      <w:r w:rsidRPr="00B30A26">
        <w:rPr>
          <w:lang w:val="es-ES"/>
        </w:rPr>
        <w:t xml:space="preserve"> </w:t>
      </w:r>
    </w:p>
    <w:p w14:paraId="7D1EADBE" w14:textId="03D0694F" w:rsidR="005340FD" w:rsidRPr="00B30A26" w:rsidRDefault="005340FD" w:rsidP="005340FD">
      <w:pPr>
        <w:rPr>
          <w:lang w:val="es-ES"/>
        </w:rPr>
      </w:pPr>
      <w:r w:rsidRPr="00B30A26">
        <w:rPr>
          <w:lang w:val="es-ES"/>
        </w:rPr>
        <w:t>En la bitácora de los celulares se deben incluir los envíos que se hagan en</w:t>
      </w:r>
      <w:r w:rsidR="00B10BE9" w:rsidRPr="00B30A26">
        <w:rPr>
          <w:lang w:val="es-ES"/>
        </w:rPr>
        <w:t xml:space="preserve">tre una sede y otra con el fin </w:t>
      </w:r>
      <w:r w:rsidRPr="00B30A26">
        <w:rPr>
          <w:lang w:val="es-ES"/>
        </w:rPr>
        <w:t xml:space="preserve">que los In-house sepan cuantos equipos les enviaron y les van a llegar próximamente para tenerlos en cuenta al momento de programar los viajes. </w:t>
      </w:r>
    </w:p>
    <w:p w14:paraId="0900AC10" w14:textId="5AD878AA" w:rsidR="005340FD" w:rsidRPr="00B30A26" w:rsidRDefault="00B10BE9" w:rsidP="005340FD">
      <w:pPr>
        <w:rPr>
          <w:lang w:val="es-ES"/>
        </w:rPr>
      </w:pPr>
      <w:r w:rsidRPr="00B30A26">
        <w:rPr>
          <w:lang w:val="es-ES"/>
        </w:rPr>
        <w:t xml:space="preserve"> </w:t>
      </w:r>
    </w:p>
    <w:p w14:paraId="79D58DA4" w14:textId="5EB9A882" w:rsidR="005340FD" w:rsidRPr="00B30A26" w:rsidRDefault="00B10BE9" w:rsidP="00B10BE9">
      <w:pPr>
        <w:pStyle w:val="Heading6"/>
        <w:rPr>
          <w:lang w:val="es-ES"/>
        </w:rPr>
      </w:pPr>
      <w:r w:rsidRPr="00B30A26">
        <w:rPr>
          <w:lang w:val="es-ES"/>
        </w:rPr>
        <w:t xml:space="preserve">RFEP – 040 </w:t>
      </w:r>
      <w:r w:rsidR="005340FD" w:rsidRPr="00B30A26">
        <w:rPr>
          <w:lang w:val="es-ES"/>
        </w:rPr>
        <w:t xml:space="preserve">SEGUIMIENTO GPS </w:t>
      </w:r>
    </w:p>
    <w:p w14:paraId="10A7D6C0" w14:textId="77777777" w:rsidR="005340FD" w:rsidRPr="00B30A26" w:rsidRDefault="005340FD" w:rsidP="005340FD">
      <w:pPr>
        <w:rPr>
          <w:lang w:val="es-ES"/>
        </w:rPr>
      </w:pPr>
      <w:r w:rsidRPr="00B30A26">
        <w:rPr>
          <w:lang w:val="es-ES"/>
        </w:rPr>
        <w:t xml:space="preserve"> </w:t>
      </w:r>
    </w:p>
    <w:p w14:paraId="20EE267A" w14:textId="16A5492F" w:rsidR="005340FD" w:rsidRPr="00B30A26" w:rsidRDefault="005340FD" w:rsidP="005340FD">
      <w:pPr>
        <w:rPr>
          <w:lang w:val="es-ES"/>
        </w:rPr>
      </w:pPr>
      <w:r w:rsidRPr="00B30A26">
        <w:rPr>
          <w:lang w:val="es-ES"/>
        </w:rPr>
        <w:t>El sistema móvil contara con equipos con GPS incluido, lo cual permit</w:t>
      </w:r>
      <w:r w:rsidR="00B10BE9" w:rsidRPr="00B30A26">
        <w:rPr>
          <w:lang w:val="es-ES"/>
        </w:rPr>
        <w:t xml:space="preserve">irá realizarles el seguimiento </w:t>
      </w:r>
      <w:r w:rsidRPr="00B30A26">
        <w:rPr>
          <w:lang w:val="es-ES"/>
        </w:rPr>
        <w:t xml:space="preserve">correspondiente en toda la geografía nacional, siempre y cuando la cobertura de la red celular así lo permita. </w:t>
      </w:r>
    </w:p>
    <w:p w14:paraId="6B46DA0E" w14:textId="77777777" w:rsidR="005340FD" w:rsidRPr="00B30A26" w:rsidRDefault="005340FD" w:rsidP="005340FD">
      <w:pPr>
        <w:rPr>
          <w:lang w:val="es-ES"/>
        </w:rPr>
      </w:pPr>
      <w:r w:rsidRPr="00B30A26">
        <w:rPr>
          <w:lang w:val="es-ES"/>
        </w:rPr>
        <w:t xml:space="preserve"> </w:t>
      </w:r>
    </w:p>
    <w:p w14:paraId="18282CB8" w14:textId="246EF6B9" w:rsidR="005340FD" w:rsidRPr="00B30A26" w:rsidRDefault="00B10BE9" w:rsidP="00B10BE9">
      <w:pPr>
        <w:pStyle w:val="Heading6"/>
        <w:rPr>
          <w:lang w:val="es-ES"/>
        </w:rPr>
      </w:pPr>
      <w:r w:rsidRPr="00B30A26">
        <w:rPr>
          <w:lang w:val="es-ES"/>
        </w:rPr>
        <w:t xml:space="preserve">RFEP – 041 </w:t>
      </w:r>
      <w:r w:rsidR="005340FD" w:rsidRPr="00B30A26">
        <w:rPr>
          <w:lang w:val="es-ES"/>
        </w:rPr>
        <w:t xml:space="preserve">ZONAS DE NO COBERTURA </w:t>
      </w:r>
    </w:p>
    <w:p w14:paraId="58485C65" w14:textId="77777777" w:rsidR="005340FD" w:rsidRPr="00B30A26" w:rsidRDefault="005340FD" w:rsidP="005340FD">
      <w:pPr>
        <w:rPr>
          <w:lang w:val="es-ES"/>
        </w:rPr>
      </w:pPr>
      <w:r w:rsidRPr="00B30A26">
        <w:rPr>
          <w:lang w:val="es-ES"/>
        </w:rPr>
        <w:t xml:space="preserve"> </w:t>
      </w:r>
    </w:p>
    <w:p w14:paraId="7C6D1B34" w14:textId="2774CFA5" w:rsidR="005340FD" w:rsidRPr="00B30A26" w:rsidRDefault="005340FD" w:rsidP="005340FD">
      <w:pPr>
        <w:rPr>
          <w:lang w:val="es-ES"/>
        </w:rPr>
      </w:pPr>
      <w:r w:rsidRPr="00B30A26">
        <w:rPr>
          <w:lang w:val="es-ES"/>
        </w:rPr>
        <w:t>El sistema móvil debe contemplar que deberá operar en zonas en</w:t>
      </w:r>
      <w:r w:rsidR="00B10BE9" w:rsidRPr="00B30A26">
        <w:rPr>
          <w:lang w:val="es-ES"/>
        </w:rPr>
        <w:t xml:space="preserve"> las cuales hay poca o ninguna </w:t>
      </w:r>
      <w:r w:rsidRPr="00B30A26">
        <w:rPr>
          <w:lang w:val="es-ES"/>
        </w:rPr>
        <w:t xml:space="preserve">cobertura de la red celular. </w:t>
      </w:r>
    </w:p>
    <w:p w14:paraId="00B99DD8" w14:textId="77777777" w:rsidR="005340FD" w:rsidRPr="00B30A26" w:rsidRDefault="005340FD" w:rsidP="005340FD">
      <w:pPr>
        <w:rPr>
          <w:lang w:val="es-ES"/>
        </w:rPr>
      </w:pPr>
      <w:r w:rsidRPr="00B30A26">
        <w:rPr>
          <w:lang w:val="es-ES"/>
        </w:rPr>
        <w:t xml:space="preserve"> </w:t>
      </w:r>
    </w:p>
    <w:p w14:paraId="6BE915FF" w14:textId="22DE0D2C" w:rsidR="005340FD" w:rsidRPr="00B30A26" w:rsidRDefault="00B10BE9" w:rsidP="00B10BE9">
      <w:pPr>
        <w:pStyle w:val="Heading6"/>
        <w:rPr>
          <w:lang w:val="es-ES"/>
        </w:rPr>
      </w:pPr>
      <w:r w:rsidRPr="00B30A26">
        <w:rPr>
          <w:lang w:val="es-ES"/>
        </w:rPr>
        <w:t xml:space="preserve">RFEP – 041 </w:t>
      </w:r>
      <w:r w:rsidR="005340FD" w:rsidRPr="00B30A26">
        <w:rPr>
          <w:lang w:val="es-ES"/>
        </w:rPr>
        <w:t xml:space="preserve">SEGURIDAD </w:t>
      </w:r>
      <w:r w:rsidRPr="00B30A26">
        <w:rPr>
          <w:lang w:val="es-ES"/>
        </w:rPr>
        <w:t>PLATAFORMA MOVIL</w:t>
      </w:r>
    </w:p>
    <w:p w14:paraId="67FDD01F" w14:textId="77777777" w:rsidR="005340FD" w:rsidRPr="00B30A26" w:rsidRDefault="005340FD" w:rsidP="005340FD">
      <w:pPr>
        <w:rPr>
          <w:lang w:val="es-ES"/>
        </w:rPr>
      </w:pPr>
      <w:r w:rsidRPr="00B30A26">
        <w:rPr>
          <w:lang w:val="es-ES"/>
        </w:rPr>
        <w:t xml:space="preserve"> </w:t>
      </w:r>
    </w:p>
    <w:p w14:paraId="444BD107" w14:textId="2F784E84" w:rsidR="005340FD" w:rsidRPr="00B30A26" w:rsidRDefault="005340FD" w:rsidP="005340FD">
      <w:pPr>
        <w:rPr>
          <w:lang w:val="es-ES"/>
        </w:rPr>
      </w:pPr>
      <w:r w:rsidRPr="00B30A26">
        <w:rPr>
          <w:lang w:val="es-ES"/>
        </w:rPr>
        <w:t>No dejar opciones de configuración o de conexión a la mano en la aplicac</w:t>
      </w:r>
      <w:r w:rsidR="00B10BE9" w:rsidRPr="00B30A26">
        <w:rPr>
          <w:lang w:val="es-ES"/>
        </w:rPr>
        <w:t xml:space="preserve">ión móvil, para evitar que los </w:t>
      </w:r>
      <w:r w:rsidRPr="00B30A26">
        <w:rPr>
          <w:lang w:val="es-ES"/>
        </w:rPr>
        <w:t xml:space="preserve">usuarios las utilicen de mala manera. </w:t>
      </w:r>
    </w:p>
    <w:p w14:paraId="2B9ED914" w14:textId="77777777" w:rsidR="005340FD" w:rsidRPr="00B30A26" w:rsidRDefault="005340FD" w:rsidP="005340FD">
      <w:pPr>
        <w:rPr>
          <w:lang w:val="es-ES"/>
        </w:rPr>
      </w:pPr>
      <w:r w:rsidRPr="00B30A26">
        <w:rPr>
          <w:lang w:val="es-ES"/>
        </w:rPr>
        <w:t xml:space="preserve"> </w:t>
      </w:r>
    </w:p>
    <w:p w14:paraId="07FA9E73" w14:textId="7F84C09C" w:rsidR="005340FD" w:rsidRPr="00B30A26" w:rsidRDefault="00B10BE9" w:rsidP="00B10BE9">
      <w:pPr>
        <w:pStyle w:val="Heading6"/>
        <w:rPr>
          <w:lang w:val="es-ES"/>
        </w:rPr>
      </w:pPr>
      <w:r w:rsidRPr="00B30A26">
        <w:rPr>
          <w:lang w:val="es-ES"/>
        </w:rPr>
        <w:t xml:space="preserve">RFEP – 042 </w:t>
      </w:r>
      <w:r w:rsidR="005340FD" w:rsidRPr="00B30A26">
        <w:rPr>
          <w:lang w:val="es-ES"/>
        </w:rPr>
        <w:t xml:space="preserve">ENVIO DE MENSAJES SMS (VALOR AGREGADO) </w:t>
      </w:r>
    </w:p>
    <w:p w14:paraId="349D4E83" w14:textId="77777777" w:rsidR="005340FD" w:rsidRPr="00B30A26" w:rsidRDefault="005340FD" w:rsidP="005340FD">
      <w:pPr>
        <w:rPr>
          <w:lang w:val="es-ES"/>
        </w:rPr>
      </w:pPr>
      <w:r w:rsidRPr="00B30A26">
        <w:rPr>
          <w:lang w:val="es-ES"/>
        </w:rPr>
        <w:t xml:space="preserve"> </w:t>
      </w:r>
    </w:p>
    <w:p w14:paraId="0A9E2CAA" w14:textId="459EFB6A" w:rsidR="005E1FD1" w:rsidRPr="00B30A26" w:rsidRDefault="005340FD" w:rsidP="005E1FD1">
      <w:pPr>
        <w:rPr>
          <w:lang w:val="es-ES"/>
        </w:rPr>
      </w:pPr>
      <w:r w:rsidRPr="00B30A26">
        <w:rPr>
          <w:lang w:val="es-ES"/>
        </w:rPr>
        <w:t>Permitir desde la plataforma WEB enviar mensajes masivos SMS a lo</w:t>
      </w:r>
      <w:r w:rsidR="00B10BE9" w:rsidRPr="00B30A26">
        <w:rPr>
          <w:lang w:val="es-ES"/>
        </w:rPr>
        <w:t xml:space="preserve">s vehículos que vayan en viaje </w:t>
      </w:r>
      <w:r w:rsidRPr="00B30A26">
        <w:rPr>
          <w:lang w:val="es-ES"/>
        </w:rPr>
        <w:t>actualm</w:t>
      </w:r>
      <w:r w:rsidR="00B10BE9" w:rsidRPr="00B30A26">
        <w:rPr>
          <w:lang w:val="es-ES"/>
        </w:rPr>
        <w:t xml:space="preserve">ente, incluso poder enviar SMS </w:t>
      </w:r>
      <w:r w:rsidRPr="00B30A26">
        <w:rPr>
          <w:lang w:val="es-ES"/>
        </w:rPr>
        <w:t xml:space="preserve">individuales. </w:t>
      </w:r>
    </w:p>
    <w:p w14:paraId="3F5B3AED" w14:textId="198C72F2" w:rsidR="00342F10" w:rsidRPr="00B30A26" w:rsidRDefault="00342F10" w:rsidP="00802051">
      <w:pPr>
        <w:pStyle w:val="Heading3"/>
        <w:rPr>
          <w:rFonts w:eastAsiaTheme="minorHAnsi"/>
          <w:lang w:val="es-ES"/>
        </w:rPr>
      </w:pPr>
      <w:bookmarkStart w:id="1068" w:name="_Toc518466288"/>
      <w:r w:rsidRPr="00B30A26">
        <w:rPr>
          <w:rFonts w:eastAsiaTheme="minorHAnsi"/>
          <w:lang w:val="es-ES"/>
        </w:rPr>
        <w:t>Requisitos no funcionales</w:t>
      </w:r>
      <w:bookmarkEnd w:id="1068"/>
    </w:p>
    <w:p w14:paraId="4256B480" w14:textId="77777777" w:rsidR="00CE6E9B" w:rsidRPr="00B30A26" w:rsidRDefault="00CE6E9B" w:rsidP="00CE6E9B">
      <w:pPr>
        <w:rPr>
          <w:lang w:val="es-ES"/>
        </w:rPr>
      </w:pPr>
    </w:p>
    <w:p w14:paraId="13575CFB" w14:textId="40429397" w:rsidR="00CE6E9B" w:rsidRPr="00B30A26" w:rsidRDefault="00CE6E9B" w:rsidP="00CE6E9B">
      <w:pPr>
        <w:rPr>
          <w:lang w:val="es-ES"/>
        </w:rPr>
      </w:pPr>
      <w:r w:rsidRPr="00B30A26">
        <w:rPr>
          <w:lang w:val="es-ES"/>
        </w:rPr>
        <w:t>Los requerimientos no funcionales son los que especifican criterios para evaluar la operación de un servicio de tecnología de información, en contraste con los requerimientos funcionales que especifican los comportamientos específ</w:t>
      </w:r>
      <w:r w:rsidR="00164907" w:rsidRPr="00B30A26">
        <w:rPr>
          <w:lang w:val="es-ES"/>
        </w:rPr>
        <w:t xml:space="preserve">icos. </w:t>
      </w:r>
      <w:r w:rsidRPr="00B30A26">
        <w:rPr>
          <w:lang w:val="es-ES"/>
        </w:rPr>
        <w:t>Por lo general, el Plan para implementarlos requerimientos no funcionales se detalla en la Arquitectura del Sistema</w:t>
      </w:r>
      <w:r w:rsidR="004F6A81" w:rsidRPr="00B30A26">
        <w:rPr>
          <w:lang w:val="es-ES"/>
        </w:rPr>
        <w:fldChar w:fldCharType="begin"/>
      </w:r>
      <w:r w:rsidR="004F6A81" w:rsidRPr="00B30A26">
        <w:rPr>
          <w:lang w:val="es-ES"/>
        </w:rPr>
        <w:instrText xml:space="preserve"> XE "</w:instrText>
      </w:r>
      <w:r w:rsidR="004F6A81" w:rsidRPr="00B30A26">
        <w:rPr>
          <w:b/>
          <w:szCs w:val="28"/>
          <w:lang w:val="es-ES"/>
        </w:rPr>
        <w:instrText>Sistema</w:instrText>
      </w:r>
      <w:r w:rsidR="004F6A81" w:rsidRPr="00B30A26">
        <w:rPr>
          <w:lang w:val="es-ES"/>
        </w:rPr>
        <w:instrText xml:space="preserve">" </w:instrText>
      </w:r>
      <w:r w:rsidR="004F6A81" w:rsidRPr="00B30A26">
        <w:rPr>
          <w:lang w:val="es-ES"/>
        </w:rPr>
        <w:fldChar w:fldCharType="end"/>
      </w:r>
      <w:r w:rsidRPr="00B30A26">
        <w:rPr>
          <w:lang w:val="es-ES"/>
        </w:rPr>
        <w:t xml:space="preserve">, </w:t>
      </w:r>
      <w:r w:rsidRPr="00B30A26">
        <w:rPr>
          <w:lang w:val="es-ES"/>
        </w:rPr>
        <w:lastRenderedPageBreak/>
        <w:t>mientras que el de los requerimientos funcionales se especifica en el Diseño.</w:t>
      </w:r>
      <w:sdt>
        <w:sdtPr>
          <w:rPr>
            <w:lang w:val="es-ES"/>
          </w:rPr>
          <w:id w:val="-1627391984"/>
          <w:citation/>
        </w:sdtPr>
        <w:sdtContent>
          <w:r w:rsidR="00164907" w:rsidRPr="00B30A26">
            <w:rPr>
              <w:lang w:val="es-ES"/>
            </w:rPr>
            <w:fldChar w:fldCharType="begin"/>
          </w:r>
          <w:r w:rsidR="00164907" w:rsidRPr="00B30A26">
            <w:rPr>
              <w:lang w:val="es-ES"/>
            </w:rPr>
            <w:instrText xml:space="preserve"> CITATION Gal08 \l 3082 </w:instrText>
          </w:r>
          <w:r w:rsidR="00164907" w:rsidRPr="00B30A26">
            <w:rPr>
              <w:lang w:val="es-ES"/>
            </w:rPr>
            <w:fldChar w:fldCharType="separate"/>
          </w:r>
          <w:ins w:id="1069" w:author="felipe campo" w:date="2018-07-04T11:15:00Z">
            <w:r w:rsidR="00515FE7">
              <w:rPr>
                <w:noProof/>
                <w:lang w:val="es-ES"/>
              </w:rPr>
              <w:t xml:space="preserve"> </w:t>
            </w:r>
            <w:r w:rsidR="00515FE7" w:rsidRPr="00515FE7">
              <w:rPr>
                <w:noProof/>
                <w:lang w:val="es-ES"/>
                <w:rPrChange w:id="1070" w:author="felipe campo" w:date="2018-07-04T11:15:00Z">
                  <w:rPr>
                    <w:rFonts w:eastAsia="Times New Roman"/>
                  </w:rPr>
                </w:rPrChange>
              </w:rPr>
              <w:t>[9]</w:t>
            </w:r>
          </w:ins>
          <w:del w:id="1071" w:author="felipe campo" w:date="2018-07-04T11:15:00Z">
            <w:r w:rsidR="0048189B" w:rsidRPr="00B30A26" w:rsidDel="00515FE7">
              <w:rPr>
                <w:noProof/>
                <w:lang w:val="es-ES"/>
              </w:rPr>
              <w:delText xml:space="preserve"> [9]</w:delText>
            </w:r>
          </w:del>
          <w:r w:rsidR="00164907" w:rsidRPr="00B30A26">
            <w:rPr>
              <w:lang w:val="es-ES"/>
            </w:rPr>
            <w:fldChar w:fldCharType="end"/>
          </w:r>
        </w:sdtContent>
      </w:sdt>
    </w:p>
    <w:p w14:paraId="5A482A7C" w14:textId="77777777" w:rsidR="00164907" w:rsidRPr="00B30A26" w:rsidRDefault="00164907" w:rsidP="00CE6E9B">
      <w:pPr>
        <w:rPr>
          <w:lang w:val="es-ES"/>
        </w:rPr>
      </w:pPr>
    </w:p>
    <w:p w14:paraId="33B46AF3" w14:textId="2B77ACCB" w:rsidR="00164907" w:rsidRPr="00B30A26" w:rsidRDefault="00164907" w:rsidP="00CE6E9B">
      <w:pPr>
        <w:rPr>
          <w:lang w:val="es-ES"/>
        </w:rPr>
      </w:pPr>
      <w:r w:rsidRPr="00B30A26">
        <w:rPr>
          <w:lang w:val="es-ES"/>
        </w:rPr>
        <w:t xml:space="preserve">Dentro de este proyecto </w:t>
      </w:r>
    </w:p>
    <w:p w14:paraId="126E85A9" w14:textId="77777777" w:rsidR="00945D17" w:rsidRPr="00B30A26" w:rsidRDefault="00945D17" w:rsidP="00945D17">
      <w:pPr>
        <w:rPr>
          <w:lang w:val="es-ES"/>
        </w:rPr>
      </w:pPr>
    </w:p>
    <w:p w14:paraId="71D65C4B" w14:textId="77777777" w:rsidR="00CE6E9B" w:rsidRPr="00B30A26" w:rsidRDefault="00CE6E9B" w:rsidP="00CE6E9B">
      <w:pPr>
        <w:keepNext/>
        <w:rPr>
          <w:lang w:val="es-ES"/>
        </w:rPr>
      </w:pPr>
      <w:r w:rsidRPr="00B30A26">
        <w:rPr>
          <w:noProof/>
        </w:rPr>
        <w:drawing>
          <wp:inline distT="0" distB="0" distL="0" distR="0" wp14:anchorId="5A5613BC" wp14:editId="49083811">
            <wp:extent cx="5937885" cy="3241040"/>
            <wp:effectExtent l="25400" t="25400" r="31115" b="35560"/>
            <wp:docPr id="25" name="Picture 25" descr="reqs/export/RFE/usados/Requisitos%20LogCloud__RNF%20Requisitos%20No%20Funcionales__Requisitos%20No%20Funcionales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qs/export/RFE/usados/Requisitos%20LogCloud__RNF%20Requisitos%20No%20Funcionales__Requisitos%20No%20Funcionales_1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7885" cy="3241040"/>
                    </a:xfrm>
                    <a:prstGeom prst="rect">
                      <a:avLst/>
                    </a:prstGeom>
                    <a:noFill/>
                    <a:ln>
                      <a:solidFill>
                        <a:schemeClr val="accent6"/>
                      </a:solidFill>
                    </a:ln>
                  </pic:spPr>
                </pic:pic>
              </a:graphicData>
            </a:graphic>
          </wp:inline>
        </w:drawing>
      </w:r>
    </w:p>
    <w:p w14:paraId="350A515A" w14:textId="05DA494A" w:rsidR="00945D17" w:rsidRPr="00B30A26" w:rsidRDefault="00CE6E9B" w:rsidP="00CE6E9B">
      <w:pPr>
        <w:pStyle w:val="Caption"/>
        <w:rPr>
          <w:lang w:val="es-ES"/>
        </w:rPr>
      </w:pPr>
      <w:bookmarkStart w:id="1072" w:name="_Toc477252583"/>
      <w:r w:rsidRPr="00B30A26">
        <w:rPr>
          <w:lang w:val="es-ES"/>
        </w:rPr>
        <w:t xml:space="preserve">Figura </w:t>
      </w:r>
      <w:r w:rsidRPr="00B30A26">
        <w:rPr>
          <w:lang w:val="es-ES"/>
        </w:rPr>
        <w:fldChar w:fldCharType="begin"/>
      </w:r>
      <w:r w:rsidRPr="00B30A26">
        <w:rPr>
          <w:lang w:val="es-ES"/>
        </w:rPr>
        <w:instrText xml:space="preserve"> SEQ Figura \* ARABIC </w:instrText>
      </w:r>
      <w:r w:rsidRPr="00B30A26">
        <w:rPr>
          <w:lang w:val="es-ES"/>
        </w:rPr>
        <w:fldChar w:fldCharType="separate"/>
      </w:r>
      <w:r w:rsidR="00515FE7">
        <w:rPr>
          <w:noProof/>
          <w:lang w:val="es-ES"/>
        </w:rPr>
        <w:t>25</w:t>
      </w:r>
      <w:r w:rsidRPr="00B30A26">
        <w:rPr>
          <w:lang w:val="es-ES"/>
        </w:rPr>
        <w:fldChar w:fldCharType="end"/>
      </w:r>
      <w:r w:rsidRPr="00B30A26">
        <w:rPr>
          <w:lang w:val="es-ES"/>
        </w:rPr>
        <w:t xml:space="preserve"> Requisitos no funcionales</w:t>
      </w:r>
      <w:bookmarkEnd w:id="1072"/>
    </w:p>
    <w:p w14:paraId="7CD7A621" w14:textId="6D9EDFA7" w:rsidR="00802051" w:rsidRPr="00B30A26" w:rsidRDefault="00802051" w:rsidP="00342F10">
      <w:pPr>
        <w:pStyle w:val="Heading4"/>
        <w:rPr>
          <w:rFonts w:eastAsiaTheme="minorHAnsi"/>
          <w:lang w:val="es-ES"/>
        </w:rPr>
      </w:pPr>
      <w:bookmarkStart w:id="1073" w:name="_Toc518466289"/>
      <w:r w:rsidRPr="00B30A26">
        <w:rPr>
          <w:rFonts w:eastAsiaTheme="minorHAnsi"/>
          <w:lang w:val="es-ES"/>
        </w:rPr>
        <w:t>Atributos de Calidad</w:t>
      </w:r>
      <w:r w:rsidR="004F6A81" w:rsidRPr="00B30A26">
        <w:rPr>
          <w:rFonts w:eastAsiaTheme="minorHAnsi"/>
          <w:lang w:val="es-ES"/>
        </w:rPr>
        <w:fldChar w:fldCharType="begin"/>
      </w:r>
      <w:r w:rsidR="004F6A81" w:rsidRPr="00B30A26">
        <w:rPr>
          <w:lang w:val="es-ES"/>
        </w:rPr>
        <w:instrText xml:space="preserve"> XE "</w:instrText>
      </w:r>
      <w:r w:rsidR="004F6A81" w:rsidRPr="00B30A26">
        <w:rPr>
          <w:b w:val="0"/>
          <w:szCs w:val="28"/>
          <w:lang w:val="es-ES"/>
        </w:rPr>
        <w:instrText>Atributos de Calidad</w:instrText>
      </w:r>
      <w:r w:rsidR="004F6A81" w:rsidRPr="00B30A26">
        <w:rPr>
          <w:lang w:val="es-ES"/>
        </w:rPr>
        <w:instrText xml:space="preserve">" </w:instrText>
      </w:r>
      <w:r w:rsidR="004F6A81" w:rsidRPr="00B30A26">
        <w:rPr>
          <w:rFonts w:eastAsiaTheme="minorHAnsi"/>
          <w:lang w:val="es-ES"/>
        </w:rPr>
        <w:fldChar w:fldCharType="end"/>
      </w:r>
      <w:r w:rsidRPr="00B30A26">
        <w:rPr>
          <w:rFonts w:eastAsiaTheme="minorHAnsi"/>
          <w:lang w:val="es-ES"/>
        </w:rPr>
        <w:t xml:space="preserve"> del Producto resultado del proyecto</w:t>
      </w:r>
      <w:bookmarkEnd w:id="1073"/>
      <w:r w:rsidRPr="00B30A26">
        <w:rPr>
          <w:rFonts w:eastAsiaTheme="minorHAnsi"/>
          <w:lang w:val="es-ES"/>
        </w:rPr>
        <w:t xml:space="preserve"> </w:t>
      </w:r>
    </w:p>
    <w:p w14:paraId="7DF818D2" w14:textId="77777777" w:rsidR="004453F7" w:rsidRPr="00B30A26" w:rsidRDefault="004453F7" w:rsidP="004453F7">
      <w:pPr>
        <w:rPr>
          <w:lang w:val="es-ES"/>
        </w:rPr>
      </w:pPr>
    </w:p>
    <w:p w14:paraId="08DCDC06" w14:textId="0A0E5141" w:rsidR="006B01CB" w:rsidRPr="00B30A26" w:rsidRDefault="00802051" w:rsidP="00DF5D84">
      <w:pPr>
        <w:pStyle w:val="Heading5"/>
        <w:rPr>
          <w:rFonts w:eastAsiaTheme="minorHAnsi"/>
          <w:lang w:val="es-ES"/>
        </w:rPr>
      </w:pPr>
      <w:bookmarkStart w:id="1074" w:name="_Toc518466290"/>
      <w:r w:rsidRPr="00B30A26">
        <w:rPr>
          <w:rFonts w:eastAsiaTheme="minorHAnsi"/>
          <w:lang w:val="es-ES"/>
        </w:rPr>
        <w:t>Desempeño</w:t>
      </w:r>
      <w:bookmarkEnd w:id="1074"/>
    </w:p>
    <w:p w14:paraId="4FD80E1B" w14:textId="77777777" w:rsidR="00F915D3" w:rsidRPr="00B30A26" w:rsidRDefault="00F915D3" w:rsidP="000C0749">
      <w:pPr>
        <w:rPr>
          <w:lang w:val="es-ES"/>
        </w:rPr>
      </w:pPr>
    </w:p>
    <w:tbl>
      <w:tblPr>
        <w:tblStyle w:val="TableGrid"/>
        <w:tblW w:w="0" w:type="auto"/>
        <w:tblLook w:val="04A0" w:firstRow="1" w:lastRow="0" w:firstColumn="1" w:lastColumn="0" w:noHBand="0" w:noVBand="1"/>
      </w:tblPr>
      <w:tblGrid>
        <w:gridCol w:w="7650"/>
        <w:gridCol w:w="1700"/>
      </w:tblGrid>
      <w:tr w:rsidR="006F4628" w:rsidRPr="00B30A26" w14:paraId="565A9785" w14:textId="77777777" w:rsidTr="00BB7350">
        <w:tc>
          <w:tcPr>
            <w:tcW w:w="7650" w:type="dxa"/>
            <w:vMerge w:val="restart"/>
          </w:tcPr>
          <w:p w14:paraId="05C1F2BE" w14:textId="059A7E5B" w:rsidR="006F4628" w:rsidRPr="00B30A26" w:rsidRDefault="00B0085A" w:rsidP="00BB7350">
            <w:pPr>
              <w:pStyle w:val="RNF"/>
              <w:rPr>
                <w:lang w:val="es-ES"/>
              </w:rPr>
            </w:pPr>
            <w:r w:rsidRPr="00B30A26">
              <w:rPr>
                <w:lang w:val="es-ES"/>
              </w:rPr>
              <w:t>El Sistema</w:t>
            </w:r>
            <w:r w:rsidR="004F6A81" w:rsidRPr="00B30A26">
              <w:rPr>
                <w:lang w:val="es-ES"/>
              </w:rPr>
              <w:fldChar w:fldCharType="begin"/>
            </w:r>
            <w:r w:rsidR="004F6A81" w:rsidRPr="00B30A26">
              <w:rPr>
                <w:lang w:val="es-ES"/>
              </w:rPr>
              <w:instrText xml:space="preserve"> XE "</w:instrText>
            </w:r>
            <w:r w:rsidR="004F6A81" w:rsidRPr="00B30A26">
              <w:rPr>
                <w:b/>
                <w:szCs w:val="28"/>
                <w:lang w:val="es-ES"/>
              </w:rPr>
              <w:instrText>Sistema</w:instrText>
            </w:r>
            <w:r w:rsidR="004F6A81" w:rsidRPr="00B30A26">
              <w:rPr>
                <w:lang w:val="es-ES"/>
              </w:rPr>
              <w:instrText xml:space="preserve">" </w:instrText>
            </w:r>
            <w:r w:rsidR="004F6A81" w:rsidRPr="00B30A26">
              <w:rPr>
                <w:lang w:val="es-ES"/>
              </w:rPr>
              <w:fldChar w:fldCharType="end"/>
            </w:r>
            <w:r w:rsidRPr="00B30A26">
              <w:rPr>
                <w:lang w:val="es-ES"/>
              </w:rPr>
              <w:t xml:space="preserve"> debe contar con capacidad multithreading en la plataforma, lo cual permitirá́ la ejecución de servicios por múltiples clientes en una misma infraestructura</w:t>
            </w:r>
          </w:p>
        </w:tc>
        <w:tc>
          <w:tcPr>
            <w:tcW w:w="1700" w:type="dxa"/>
          </w:tcPr>
          <w:p w14:paraId="7C8A07CF" w14:textId="77777777" w:rsidR="006F4628" w:rsidRPr="00B30A26" w:rsidRDefault="006F4628" w:rsidP="00BB7350">
            <w:pPr>
              <w:rPr>
                <w:lang w:val="es-ES"/>
              </w:rPr>
            </w:pPr>
            <w:r w:rsidRPr="00B30A26">
              <w:rPr>
                <w:b/>
                <w:lang w:val="es-ES"/>
              </w:rPr>
              <w:t>Fuente</w:t>
            </w:r>
          </w:p>
        </w:tc>
      </w:tr>
      <w:tr w:rsidR="006F4628" w:rsidRPr="00B30A26" w14:paraId="35861CCF" w14:textId="77777777" w:rsidTr="00BB7350">
        <w:tc>
          <w:tcPr>
            <w:tcW w:w="7650" w:type="dxa"/>
            <w:vMerge/>
          </w:tcPr>
          <w:p w14:paraId="6C73A4F4" w14:textId="77777777" w:rsidR="006F4628" w:rsidRPr="00B30A26" w:rsidRDefault="006F4628" w:rsidP="00BB7350">
            <w:pPr>
              <w:rPr>
                <w:lang w:val="es-ES"/>
              </w:rPr>
            </w:pPr>
          </w:p>
        </w:tc>
        <w:tc>
          <w:tcPr>
            <w:tcW w:w="1700" w:type="dxa"/>
          </w:tcPr>
          <w:p w14:paraId="2B8C041A" w14:textId="6B9370C9" w:rsidR="006F4628" w:rsidRPr="00B30A26" w:rsidRDefault="00B0085A" w:rsidP="00BB7350">
            <w:pPr>
              <w:rPr>
                <w:lang w:val="es-ES"/>
              </w:rPr>
            </w:pPr>
            <w:r w:rsidRPr="00B30A26">
              <w:rPr>
                <w:lang w:val="es-ES"/>
              </w:rPr>
              <w:t>Proyecto Radicado</w:t>
            </w:r>
            <w:r w:rsidRPr="00B30A26">
              <w:rPr>
                <w:lang w:val="es-ES"/>
              </w:rPr>
              <w:fldChar w:fldCharType="begin"/>
            </w:r>
            <w:r w:rsidRPr="00B30A26">
              <w:rPr>
                <w:lang w:val="es-ES"/>
              </w:rPr>
              <w:instrText xml:space="preserve"> XE "Proyecto Radicado" </w:instrText>
            </w:r>
            <w:r w:rsidRPr="00B30A26">
              <w:rPr>
                <w:lang w:val="es-ES"/>
              </w:rPr>
              <w:fldChar w:fldCharType="end"/>
            </w:r>
          </w:p>
        </w:tc>
      </w:tr>
    </w:tbl>
    <w:p w14:paraId="2EFB9132" w14:textId="77777777" w:rsidR="000C0749" w:rsidRPr="00B30A26" w:rsidRDefault="000C0749" w:rsidP="000C0749">
      <w:pPr>
        <w:rPr>
          <w:lang w:val="es-ES"/>
        </w:rPr>
      </w:pPr>
    </w:p>
    <w:p w14:paraId="77123E54" w14:textId="39A769AC" w:rsidR="00F915D3" w:rsidRPr="00B30A26" w:rsidRDefault="00802051" w:rsidP="000C0749">
      <w:pPr>
        <w:pStyle w:val="Heading5"/>
        <w:rPr>
          <w:rFonts w:eastAsiaTheme="minorHAnsi"/>
          <w:lang w:val="es-ES"/>
        </w:rPr>
      </w:pPr>
      <w:bookmarkStart w:id="1075" w:name="_Toc518466291"/>
      <w:r w:rsidRPr="00B30A26">
        <w:rPr>
          <w:rFonts w:eastAsiaTheme="minorHAnsi"/>
          <w:lang w:val="es-ES"/>
        </w:rPr>
        <w:t>Accesibilidad</w:t>
      </w:r>
      <w:bookmarkEnd w:id="1075"/>
    </w:p>
    <w:p w14:paraId="4148DFD1" w14:textId="77777777" w:rsidR="00E615E4" w:rsidRPr="00B30A26" w:rsidRDefault="00E615E4" w:rsidP="00E615E4">
      <w:pPr>
        <w:rPr>
          <w:lang w:val="es-ES"/>
        </w:rPr>
      </w:pPr>
    </w:p>
    <w:tbl>
      <w:tblPr>
        <w:tblStyle w:val="TableGrid"/>
        <w:tblW w:w="0" w:type="auto"/>
        <w:tblLook w:val="04A0" w:firstRow="1" w:lastRow="0" w:firstColumn="1" w:lastColumn="0" w:noHBand="0" w:noVBand="1"/>
      </w:tblPr>
      <w:tblGrid>
        <w:gridCol w:w="7650"/>
        <w:gridCol w:w="1700"/>
      </w:tblGrid>
      <w:tr w:rsidR="00E615E4" w:rsidRPr="00B30A26" w14:paraId="2CC8420A" w14:textId="77777777" w:rsidTr="00A9775C">
        <w:tc>
          <w:tcPr>
            <w:tcW w:w="7650" w:type="dxa"/>
            <w:vMerge w:val="restart"/>
          </w:tcPr>
          <w:p w14:paraId="23BF3A3B" w14:textId="4668EC16" w:rsidR="00E615E4" w:rsidRPr="00B30A26" w:rsidRDefault="006358FA" w:rsidP="006358FA">
            <w:pPr>
              <w:pStyle w:val="RNF"/>
              <w:rPr>
                <w:lang w:val="es-ES"/>
              </w:rPr>
            </w:pPr>
            <w:r w:rsidRPr="00B30A26">
              <w:rPr>
                <w:lang w:val="es-ES"/>
              </w:rPr>
              <w:t>El sistema debe ser accesible desde dispositivos web y móviles</w:t>
            </w:r>
          </w:p>
        </w:tc>
        <w:tc>
          <w:tcPr>
            <w:tcW w:w="1700" w:type="dxa"/>
          </w:tcPr>
          <w:p w14:paraId="7A29B316" w14:textId="77777777" w:rsidR="00E615E4" w:rsidRPr="00B30A26" w:rsidRDefault="00E615E4" w:rsidP="00A9775C">
            <w:pPr>
              <w:rPr>
                <w:lang w:val="es-ES"/>
              </w:rPr>
            </w:pPr>
            <w:r w:rsidRPr="00B30A26">
              <w:rPr>
                <w:b/>
                <w:lang w:val="es-ES"/>
              </w:rPr>
              <w:t>Fuente</w:t>
            </w:r>
          </w:p>
        </w:tc>
      </w:tr>
      <w:tr w:rsidR="00E615E4" w:rsidRPr="00B30A26" w14:paraId="0A9500EE" w14:textId="77777777" w:rsidTr="00A9775C">
        <w:tc>
          <w:tcPr>
            <w:tcW w:w="7650" w:type="dxa"/>
            <w:vMerge/>
          </w:tcPr>
          <w:p w14:paraId="199A349B" w14:textId="77777777" w:rsidR="00E615E4" w:rsidRPr="00B30A26" w:rsidRDefault="00E615E4" w:rsidP="00A9775C">
            <w:pPr>
              <w:rPr>
                <w:lang w:val="es-ES"/>
              </w:rPr>
            </w:pPr>
          </w:p>
        </w:tc>
        <w:tc>
          <w:tcPr>
            <w:tcW w:w="1700" w:type="dxa"/>
          </w:tcPr>
          <w:p w14:paraId="4BE0CFE9" w14:textId="0EDDB7BB" w:rsidR="00E615E4" w:rsidRPr="00B30A26" w:rsidRDefault="006358FA" w:rsidP="00A9775C">
            <w:pPr>
              <w:rPr>
                <w:lang w:val="es-ES"/>
              </w:rPr>
            </w:pPr>
            <w:r w:rsidRPr="00B30A26">
              <w:rPr>
                <w:lang w:val="es-ES"/>
              </w:rPr>
              <w:t>Proyecto Radicado</w:t>
            </w:r>
            <w:r w:rsidRPr="00B30A26">
              <w:rPr>
                <w:lang w:val="es-ES"/>
              </w:rPr>
              <w:fldChar w:fldCharType="begin"/>
            </w:r>
            <w:r w:rsidRPr="00B30A26">
              <w:rPr>
                <w:lang w:val="es-ES"/>
              </w:rPr>
              <w:instrText xml:space="preserve"> XE "Proyecto Radicado" </w:instrText>
            </w:r>
            <w:r w:rsidRPr="00B30A26">
              <w:rPr>
                <w:lang w:val="es-ES"/>
              </w:rPr>
              <w:fldChar w:fldCharType="end"/>
            </w:r>
          </w:p>
        </w:tc>
      </w:tr>
    </w:tbl>
    <w:p w14:paraId="1151516D" w14:textId="77777777" w:rsidR="00E615E4" w:rsidRPr="00B30A26" w:rsidRDefault="00E615E4" w:rsidP="00E615E4">
      <w:pPr>
        <w:rPr>
          <w:lang w:val="es-ES"/>
        </w:rPr>
      </w:pPr>
    </w:p>
    <w:p w14:paraId="0113A092" w14:textId="6CF7743F" w:rsidR="00F915D3" w:rsidRPr="00B30A26" w:rsidRDefault="00802051" w:rsidP="000C0749">
      <w:pPr>
        <w:pStyle w:val="Heading5"/>
        <w:rPr>
          <w:rFonts w:eastAsiaTheme="minorHAnsi"/>
          <w:b/>
          <w:lang w:val="es-ES"/>
        </w:rPr>
      </w:pPr>
      <w:bookmarkStart w:id="1076" w:name="_Toc518466292"/>
      <w:r w:rsidRPr="00B30A26">
        <w:rPr>
          <w:rFonts w:eastAsiaTheme="minorHAnsi"/>
          <w:lang w:val="es-ES"/>
        </w:rPr>
        <w:lastRenderedPageBreak/>
        <w:t>Disponibilidad</w:t>
      </w:r>
      <w:bookmarkEnd w:id="1076"/>
    </w:p>
    <w:p w14:paraId="7AA9DD1D" w14:textId="77777777" w:rsidR="00E615E4" w:rsidRPr="00B30A26" w:rsidRDefault="00E615E4" w:rsidP="00E615E4">
      <w:pPr>
        <w:rPr>
          <w:lang w:val="es-ES"/>
        </w:rPr>
      </w:pPr>
    </w:p>
    <w:tbl>
      <w:tblPr>
        <w:tblStyle w:val="TableGrid"/>
        <w:tblW w:w="0" w:type="auto"/>
        <w:tblLook w:val="04A0" w:firstRow="1" w:lastRow="0" w:firstColumn="1" w:lastColumn="0" w:noHBand="0" w:noVBand="1"/>
      </w:tblPr>
      <w:tblGrid>
        <w:gridCol w:w="7650"/>
        <w:gridCol w:w="1700"/>
      </w:tblGrid>
      <w:tr w:rsidR="00E615E4" w:rsidRPr="00B30A26" w14:paraId="551DA717" w14:textId="77777777" w:rsidTr="00A9775C">
        <w:tc>
          <w:tcPr>
            <w:tcW w:w="7650" w:type="dxa"/>
            <w:vMerge w:val="restart"/>
          </w:tcPr>
          <w:p w14:paraId="61949586" w14:textId="32671A36" w:rsidR="00E615E4" w:rsidRPr="00B30A26" w:rsidRDefault="002D1075" w:rsidP="00A9775C">
            <w:pPr>
              <w:pStyle w:val="RNF"/>
              <w:rPr>
                <w:lang w:val="es-ES"/>
              </w:rPr>
            </w:pPr>
            <w:commentRangeStart w:id="1077"/>
            <w:r w:rsidRPr="00B30A26">
              <w:rPr>
                <w:lang w:val="es-ES"/>
              </w:rPr>
              <w:t>El sistema debe operar 24x7</w:t>
            </w:r>
            <w:commentRangeEnd w:id="1077"/>
            <w:r w:rsidR="007B0F0E">
              <w:rPr>
                <w:rStyle w:val="CommentReference"/>
                <w:rFonts w:eastAsiaTheme="minorHAnsi" w:cs="Times New Roman"/>
                <w:iCs w:val="0"/>
                <w:color w:val="auto"/>
              </w:rPr>
              <w:commentReference w:id="1077"/>
            </w:r>
          </w:p>
        </w:tc>
        <w:tc>
          <w:tcPr>
            <w:tcW w:w="1700" w:type="dxa"/>
          </w:tcPr>
          <w:p w14:paraId="1C39166A" w14:textId="77777777" w:rsidR="00E615E4" w:rsidRPr="00B30A26" w:rsidRDefault="00E615E4" w:rsidP="00A9775C">
            <w:pPr>
              <w:rPr>
                <w:lang w:val="es-ES"/>
              </w:rPr>
            </w:pPr>
            <w:r w:rsidRPr="00B30A26">
              <w:rPr>
                <w:b/>
                <w:lang w:val="es-ES"/>
              </w:rPr>
              <w:t>Fuente</w:t>
            </w:r>
          </w:p>
        </w:tc>
      </w:tr>
      <w:tr w:rsidR="00E615E4" w:rsidRPr="00B30A26" w14:paraId="2D15E33B" w14:textId="77777777" w:rsidTr="00A9775C">
        <w:tc>
          <w:tcPr>
            <w:tcW w:w="7650" w:type="dxa"/>
            <w:vMerge/>
          </w:tcPr>
          <w:p w14:paraId="6D9FFB3D" w14:textId="77777777" w:rsidR="00E615E4" w:rsidRPr="00B30A26" w:rsidRDefault="00E615E4" w:rsidP="00A9775C">
            <w:pPr>
              <w:rPr>
                <w:lang w:val="es-ES"/>
              </w:rPr>
            </w:pPr>
          </w:p>
        </w:tc>
        <w:tc>
          <w:tcPr>
            <w:tcW w:w="1700" w:type="dxa"/>
          </w:tcPr>
          <w:p w14:paraId="2D7643DB" w14:textId="6ADE44AB" w:rsidR="00E615E4" w:rsidRPr="00B30A26" w:rsidRDefault="006358FA" w:rsidP="00A9775C">
            <w:pPr>
              <w:rPr>
                <w:lang w:val="es-ES"/>
              </w:rPr>
            </w:pPr>
            <w:r w:rsidRPr="00B30A26">
              <w:rPr>
                <w:lang w:val="es-ES"/>
              </w:rPr>
              <w:t>Proyecto Radicado</w:t>
            </w:r>
            <w:r w:rsidRPr="00B30A26">
              <w:rPr>
                <w:lang w:val="es-ES"/>
              </w:rPr>
              <w:fldChar w:fldCharType="begin"/>
            </w:r>
            <w:r w:rsidRPr="00B30A26">
              <w:rPr>
                <w:lang w:val="es-ES"/>
              </w:rPr>
              <w:instrText xml:space="preserve"> XE "Proyecto Radicado" </w:instrText>
            </w:r>
            <w:r w:rsidRPr="00B30A26">
              <w:rPr>
                <w:lang w:val="es-ES"/>
              </w:rPr>
              <w:fldChar w:fldCharType="end"/>
            </w:r>
          </w:p>
        </w:tc>
      </w:tr>
    </w:tbl>
    <w:p w14:paraId="27D7B90C" w14:textId="77777777" w:rsidR="002D1075" w:rsidRPr="00B30A26" w:rsidRDefault="002D1075" w:rsidP="00156B06">
      <w:pPr>
        <w:rPr>
          <w:lang w:val="es-ES"/>
        </w:rPr>
      </w:pPr>
    </w:p>
    <w:p w14:paraId="3106FD45" w14:textId="181DF901" w:rsidR="00802051" w:rsidRPr="00B30A26" w:rsidRDefault="00802051" w:rsidP="00342F10">
      <w:pPr>
        <w:pStyle w:val="Heading5"/>
        <w:rPr>
          <w:rFonts w:eastAsiaTheme="minorHAnsi"/>
          <w:lang w:val="es-ES"/>
        </w:rPr>
      </w:pPr>
      <w:bookmarkStart w:id="1078" w:name="_Toc518466293"/>
      <w:r w:rsidRPr="00B30A26">
        <w:rPr>
          <w:rFonts w:eastAsiaTheme="minorHAnsi"/>
          <w:lang w:val="es-ES"/>
        </w:rPr>
        <w:t>Escalabilidad</w:t>
      </w:r>
      <w:bookmarkEnd w:id="1078"/>
    </w:p>
    <w:p w14:paraId="08BDD219" w14:textId="77777777" w:rsidR="002D1075" w:rsidRPr="00B30A26" w:rsidRDefault="002D1075" w:rsidP="002D1075">
      <w:pPr>
        <w:rPr>
          <w:lang w:val="es-ES"/>
        </w:rPr>
      </w:pPr>
    </w:p>
    <w:tbl>
      <w:tblPr>
        <w:tblStyle w:val="TableGrid"/>
        <w:tblW w:w="0" w:type="auto"/>
        <w:tblLook w:val="04A0" w:firstRow="1" w:lastRow="0" w:firstColumn="1" w:lastColumn="0" w:noHBand="0" w:noVBand="1"/>
      </w:tblPr>
      <w:tblGrid>
        <w:gridCol w:w="7650"/>
        <w:gridCol w:w="1700"/>
      </w:tblGrid>
      <w:tr w:rsidR="002D1075" w:rsidRPr="00B30A26" w14:paraId="7FA4251F" w14:textId="77777777" w:rsidTr="003B784D">
        <w:tc>
          <w:tcPr>
            <w:tcW w:w="7650" w:type="dxa"/>
            <w:vMerge w:val="restart"/>
          </w:tcPr>
          <w:p w14:paraId="7531C998" w14:textId="2FC954C9" w:rsidR="002D1075" w:rsidRPr="00B30A26" w:rsidRDefault="002D1075" w:rsidP="007B0F0E">
            <w:pPr>
              <w:pStyle w:val="RNF"/>
              <w:rPr>
                <w:lang w:val="es-ES"/>
              </w:rPr>
            </w:pPr>
            <w:r w:rsidRPr="00B30A26">
              <w:rPr>
                <w:lang w:val="es-ES"/>
              </w:rPr>
              <w:t>Se espera contar con niveles de concurrencia superiores a l</w:t>
            </w:r>
            <w:r w:rsidR="007B0F0E">
              <w:rPr>
                <w:lang w:val="es-ES"/>
              </w:rPr>
              <w:t>a</w:t>
            </w:r>
            <w:r w:rsidRPr="00B30A26">
              <w:rPr>
                <w:lang w:val="es-ES"/>
              </w:rPr>
              <w:t xml:space="preserve">s </w:t>
            </w:r>
            <w:r w:rsidR="007B0F0E">
              <w:rPr>
                <w:lang w:val="es-ES"/>
              </w:rPr>
              <w:t xml:space="preserve">soluciones </w:t>
            </w:r>
            <w:r w:rsidRPr="00B30A26">
              <w:rPr>
                <w:lang w:val="es-ES"/>
              </w:rPr>
              <w:t xml:space="preserve">de </w:t>
            </w:r>
            <w:r w:rsidR="007B0F0E">
              <w:rPr>
                <w:lang w:val="es-ES"/>
              </w:rPr>
              <w:t>E</w:t>
            </w:r>
            <w:r w:rsidRPr="00B30A26">
              <w:rPr>
                <w:lang w:val="es-ES"/>
              </w:rPr>
              <w:t xml:space="preserve">xtreme que </w:t>
            </w:r>
            <w:r w:rsidR="007B0F0E">
              <w:rPr>
                <w:lang w:val="es-ES"/>
              </w:rPr>
              <w:t xml:space="preserve">son de aproximadamente </w:t>
            </w:r>
            <w:r w:rsidRPr="00B30A26">
              <w:rPr>
                <w:lang w:val="es-ES"/>
              </w:rPr>
              <w:t xml:space="preserve">4000 usuarios </w:t>
            </w:r>
            <w:r w:rsidR="006358FA" w:rsidRPr="00B30A26">
              <w:rPr>
                <w:lang w:val="es-ES"/>
              </w:rPr>
              <w:t>mensuales</w:t>
            </w:r>
          </w:p>
        </w:tc>
        <w:tc>
          <w:tcPr>
            <w:tcW w:w="1700" w:type="dxa"/>
          </w:tcPr>
          <w:p w14:paraId="120FB51F" w14:textId="77777777" w:rsidR="002D1075" w:rsidRPr="00B30A26" w:rsidRDefault="002D1075" w:rsidP="003B784D">
            <w:pPr>
              <w:rPr>
                <w:lang w:val="es-ES"/>
              </w:rPr>
            </w:pPr>
            <w:r w:rsidRPr="00B30A26">
              <w:rPr>
                <w:b/>
                <w:lang w:val="es-ES"/>
              </w:rPr>
              <w:t>Fuente</w:t>
            </w:r>
          </w:p>
        </w:tc>
      </w:tr>
      <w:tr w:rsidR="002D1075" w:rsidRPr="00B30A26" w14:paraId="1099C2DB" w14:textId="77777777" w:rsidTr="003B784D">
        <w:tc>
          <w:tcPr>
            <w:tcW w:w="7650" w:type="dxa"/>
            <w:vMerge/>
          </w:tcPr>
          <w:p w14:paraId="573125AC" w14:textId="77777777" w:rsidR="002D1075" w:rsidRPr="00B30A26" w:rsidRDefault="002D1075" w:rsidP="003B784D">
            <w:pPr>
              <w:rPr>
                <w:lang w:val="es-ES"/>
              </w:rPr>
            </w:pPr>
          </w:p>
        </w:tc>
        <w:tc>
          <w:tcPr>
            <w:tcW w:w="1700" w:type="dxa"/>
          </w:tcPr>
          <w:p w14:paraId="137F2ACD" w14:textId="59C67B82" w:rsidR="002D1075" w:rsidRPr="00B30A26" w:rsidRDefault="002D1075" w:rsidP="003B784D">
            <w:pPr>
              <w:rPr>
                <w:lang w:val="es-ES"/>
              </w:rPr>
            </w:pPr>
            <w:commentRangeStart w:id="1079"/>
            <w:r w:rsidRPr="00B30A26">
              <w:rPr>
                <w:lang w:val="es-ES"/>
              </w:rPr>
              <w:t>Acta 00</w:t>
            </w:r>
            <w:r w:rsidR="00CB528B">
              <w:rPr>
                <w:lang w:val="es-ES"/>
              </w:rPr>
              <w:t>7</w:t>
            </w:r>
            <w:commentRangeEnd w:id="1079"/>
            <w:r w:rsidR="007B0F0E">
              <w:rPr>
                <w:rStyle w:val="CommentReference"/>
              </w:rPr>
              <w:commentReference w:id="1079"/>
            </w:r>
            <w:r w:rsidRPr="00B30A26">
              <w:rPr>
                <w:lang w:val="es-ES"/>
              </w:rPr>
              <w:fldChar w:fldCharType="begin"/>
            </w:r>
            <w:r w:rsidRPr="00B30A26">
              <w:rPr>
                <w:lang w:val="es-ES"/>
              </w:rPr>
              <w:instrText xml:space="preserve"> XE "Acta 00</w:instrText>
            </w:r>
            <w:r w:rsidR="00CB528B">
              <w:rPr>
                <w:lang w:val="es-ES"/>
              </w:rPr>
              <w:instrText>7</w:instrText>
            </w:r>
            <w:r w:rsidRPr="00B30A26">
              <w:rPr>
                <w:lang w:val="es-ES"/>
              </w:rPr>
              <w:instrText xml:space="preserve">" </w:instrText>
            </w:r>
            <w:r w:rsidRPr="00B30A26">
              <w:rPr>
                <w:lang w:val="es-ES"/>
              </w:rPr>
              <w:fldChar w:fldCharType="end"/>
            </w:r>
          </w:p>
        </w:tc>
      </w:tr>
    </w:tbl>
    <w:p w14:paraId="75D510DD" w14:textId="77777777" w:rsidR="002D1075" w:rsidRPr="00B30A26" w:rsidRDefault="002D1075" w:rsidP="002D1075">
      <w:pPr>
        <w:rPr>
          <w:lang w:val="es-ES"/>
        </w:rPr>
      </w:pPr>
    </w:p>
    <w:p w14:paraId="09F4EF2A" w14:textId="77777777" w:rsidR="002D1075" w:rsidRPr="00B30A26" w:rsidRDefault="002D1075" w:rsidP="002D1075">
      <w:pPr>
        <w:rPr>
          <w:lang w:val="es-ES"/>
        </w:rPr>
      </w:pPr>
    </w:p>
    <w:tbl>
      <w:tblPr>
        <w:tblStyle w:val="TableGrid"/>
        <w:tblW w:w="0" w:type="auto"/>
        <w:tblLook w:val="04A0" w:firstRow="1" w:lastRow="0" w:firstColumn="1" w:lastColumn="0" w:noHBand="0" w:noVBand="1"/>
      </w:tblPr>
      <w:tblGrid>
        <w:gridCol w:w="7650"/>
        <w:gridCol w:w="1700"/>
      </w:tblGrid>
      <w:tr w:rsidR="002D1075" w:rsidRPr="00B30A26" w14:paraId="6CFD5DDD" w14:textId="77777777" w:rsidTr="003B784D">
        <w:tc>
          <w:tcPr>
            <w:tcW w:w="7650" w:type="dxa"/>
            <w:vMerge w:val="restart"/>
          </w:tcPr>
          <w:p w14:paraId="1487E1EC" w14:textId="3EC318BE" w:rsidR="002D1075" w:rsidRPr="00B30A26" w:rsidRDefault="006358FA" w:rsidP="006358FA">
            <w:pPr>
              <w:pStyle w:val="RNF"/>
              <w:rPr>
                <w:lang w:val="es-ES"/>
              </w:rPr>
            </w:pPr>
            <w:r w:rsidRPr="00B30A26">
              <w:rPr>
                <w:lang w:val="es-ES"/>
              </w:rPr>
              <w:t>Se debe manejar modelo elástico para la gestión de los recursos de cómputo y así poder atender las demandas de concurrencia, procesamiento y almacenamiento de la operación del sistema</w:t>
            </w:r>
          </w:p>
        </w:tc>
        <w:tc>
          <w:tcPr>
            <w:tcW w:w="1700" w:type="dxa"/>
          </w:tcPr>
          <w:p w14:paraId="3BF2CF09" w14:textId="77777777" w:rsidR="002D1075" w:rsidRPr="00B30A26" w:rsidRDefault="002D1075" w:rsidP="003B784D">
            <w:pPr>
              <w:rPr>
                <w:lang w:val="es-ES"/>
              </w:rPr>
            </w:pPr>
            <w:r w:rsidRPr="00B30A26">
              <w:rPr>
                <w:b/>
                <w:lang w:val="es-ES"/>
              </w:rPr>
              <w:t>Fuente</w:t>
            </w:r>
          </w:p>
        </w:tc>
      </w:tr>
      <w:tr w:rsidR="002D1075" w:rsidRPr="00B30A26" w14:paraId="7D2FA3D7" w14:textId="77777777" w:rsidTr="003B784D">
        <w:tc>
          <w:tcPr>
            <w:tcW w:w="7650" w:type="dxa"/>
            <w:vMerge/>
          </w:tcPr>
          <w:p w14:paraId="4F06E012" w14:textId="77777777" w:rsidR="002D1075" w:rsidRPr="00B30A26" w:rsidRDefault="002D1075" w:rsidP="003B784D">
            <w:pPr>
              <w:rPr>
                <w:lang w:val="es-ES"/>
              </w:rPr>
            </w:pPr>
          </w:p>
        </w:tc>
        <w:tc>
          <w:tcPr>
            <w:tcW w:w="1700" w:type="dxa"/>
          </w:tcPr>
          <w:p w14:paraId="55CEE4E2" w14:textId="476EB2E2" w:rsidR="002D1075" w:rsidRPr="00B30A26" w:rsidRDefault="006358FA" w:rsidP="003B784D">
            <w:pPr>
              <w:rPr>
                <w:lang w:val="es-ES"/>
              </w:rPr>
            </w:pPr>
            <w:r w:rsidRPr="00B30A26">
              <w:rPr>
                <w:lang w:val="es-ES"/>
              </w:rPr>
              <w:t>Acta 005</w:t>
            </w:r>
            <w:r w:rsidRPr="00B30A26">
              <w:rPr>
                <w:lang w:val="es-ES"/>
              </w:rPr>
              <w:fldChar w:fldCharType="begin"/>
            </w:r>
            <w:r w:rsidRPr="00B30A26">
              <w:rPr>
                <w:lang w:val="es-ES"/>
              </w:rPr>
              <w:instrText xml:space="preserve"> XE "Acta 005" </w:instrText>
            </w:r>
            <w:r w:rsidRPr="00B30A26">
              <w:rPr>
                <w:lang w:val="es-ES"/>
              </w:rPr>
              <w:fldChar w:fldCharType="end"/>
            </w:r>
          </w:p>
        </w:tc>
      </w:tr>
    </w:tbl>
    <w:p w14:paraId="27AD64F8" w14:textId="77777777" w:rsidR="002D1075" w:rsidRPr="00B30A26" w:rsidRDefault="002D1075" w:rsidP="002D1075">
      <w:pPr>
        <w:rPr>
          <w:lang w:val="es-ES"/>
        </w:rPr>
      </w:pPr>
    </w:p>
    <w:p w14:paraId="25920E55" w14:textId="77777777" w:rsidR="00F915D3" w:rsidRPr="00B30A26" w:rsidRDefault="00F915D3" w:rsidP="00F915D3">
      <w:pPr>
        <w:rPr>
          <w:lang w:val="es-ES"/>
        </w:rPr>
      </w:pPr>
    </w:p>
    <w:p w14:paraId="742F0958" w14:textId="3156BE27" w:rsidR="00802051" w:rsidRPr="00B30A26" w:rsidRDefault="00802051" w:rsidP="00342F10">
      <w:pPr>
        <w:pStyle w:val="Heading5"/>
        <w:rPr>
          <w:rFonts w:eastAsiaTheme="minorHAnsi"/>
          <w:lang w:val="es-ES"/>
        </w:rPr>
      </w:pPr>
      <w:bookmarkStart w:id="1080" w:name="_Toc518466294"/>
      <w:r w:rsidRPr="00B30A26">
        <w:rPr>
          <w:rFonts w:eastAsiaTheme="minorHAnsi"/>
          <w:lang w:val="es-ES"/>
        </w:rPr>
        <w:t>Extensibilidad</w:t>
      </w:r>
      <w:bookmarkEnd w:id="1080"/>
    </w:p>
    <w:p w14:paraId="5AEA3E59" w14:textId="77777777" w:rsidR="004B7025" w:rsidRPr="00B30A26" w:rsidRDefault="004B7025" w:rsidP="004B7025">
      <w:pPr>
        <w:rPr>
          <w:lang w:val="es-ES"/>
        </w:rPr>
      </w:pPr>
    </w:p>
    <w:tbl>
      <w:tblPr>
        <w:tblStyle w:val="TableGrid"/>
        <w:tblW w:w="0" w:type="auto"/>
        <w:tblLook w:val="04A0" w:firstRow="1" w:lastRow="0" w:firstColumn="1" w:lastColumn="0" w:noHBand="0" w:noVBand="1"/>
      </w:tblPr>
      <w:tblGrid>
        <w:gridCol w:w="7650"/>
        <w:gridCol w:w="1700"/>
      </w:tblGrid>
      <w:tr w:rsidR="004B7025" w:rsidRPr="00B30A26" w14:paraId="08A3207B" w14:textId="77777777" w:rsidTr="00BB7350">
        <w:tc>
          <w:tcPr>
            <w:tcW w:w="7650" w:type="dxa"/>
            <w:vMerge w:val="restart"/>
          </w:tcPr>
          <w:p w14:paraId="6766CB60" w14:textId="3CFEBD04" w:rsidR="004B7025" w:rsidRPr="00B30A26" w:rsidRDefault="004B7025" w:rsidP="00BB7350">
            <w:pPr>
              <w:pStyle w:val="RNF"/>
              <w:rPr>
                <w:lang w:val="es-ES"/>
              </w:rPr>
            </w:pPr>
            <w:r w:rsidRPr="00B30A26">
              <w:rPr>
                <w:lang w:val="es-ES"/>
              </w:rPr>
              <w:t>El sistema de video analítica debe ser extensible para poder operar con los sistemas de acceso instalados en los clientes</w:t>
            </w:r>
          </w:p>
        </w:tc>
        <w:tc>
          <w:tcPr>
            <w:tcW w:w="1700" w:type="dxa"/>
          </w:tcPr>
          <w:p w14:paraId="6D95030E" w14:textId="77777777" w:rsidR="004B7025" w:rsidRPr="00B30A26" w:rsidRDefault="004B7025" w:rsidP="00BB7350">
            <w:pPr>
              <w:rPr>
                <w:lang w:val="es-ES"/>
              </w:rPr>
            </w:pPr>
            <w:r w:rsidRPr="00B30A26">
              <w:rPr>
                <w:b/>
                <w:lang w:val="es-ES"/>
              </w:rPr>
              <w:t>Fuente</w:t>
            </w:r>
          </w:p>
        </w:tc>
      </w:tr>
      <w:tr w:rsidR="004B7025" w:rsidRPr="00B30A26" w14:paraId="0C2EE26A" w14:textId="77777777" w:rsidTr="00BB7350">
        <w:tc>
          <w:tcPr>
            <w:tcW w:w="7650" w:type="dxa"/>
            <w:vMerge/>
          </w:tcPr>
          <w:p w14:paraId="7521D3D7" w14:textId="77777777" w:rsidR="004B7025" w:rsidRPr="00B30A26" w:rsidRDefault="004B7025" w:rsidP="00BB7350">
            <w:pPr>
              <w:rPr>
                <w:lang w:val="es-ES"/>
              </w:rPr>
            </w:pPr>
          </w:p>
        </w:tc>
        <w:tc>
          <w:tcPr>
            <w:tcW w:w="1700" w:type="dxa"/>
          </w:tcPr>
          <w:p w14:paraId="2DC8D20C" w14:textId="053D29CA" w:rsidR="004B7025" w:rsidRPr="00B30A26" w:rsidRDefault="004B7025" w:rsidP="00BB7350">
            <w:pPr>
              <w:rPr>
                <w:lang w:val="es-ES"/>
              </w:rPr>
            </w:pPr>
            <w:r w:rsidRPr="00B30A26">
              <w:rPr>
                <w:lang w:val="es-ES"/>
              </w:rPr>
              <w:t>Acta 005</w:t>
            </w:r>
            <w:r w:rsidRPr="00B30A26">
              <w:rPr>
                <w:lang w:val="es-ES"/>
              </w:rPr>
              <w:fldChar w:fldCharType="begin"/>
            </w:r>
            <w:r w:rsidRPr="00B30A26">
              <w:rPr>
                <w:lang w:val="es-ES"/>
              </w:rPr>
              <w:instrText xml:space="preserve"> XE "Acta 005" </w:instrText>
            </w:r>
            <w:r w:rsidRPr="00B30A26">
              <w:rPr>
                <w:lang w:val="es-ES"/>
              </w:rPr>
              <w:fldChar w:fldCharType="end"/>
            </w:r>
          </w:p>
        </w:tc>
      </w:tr>
    </w:tbl>
    <w:p w14:paraId="74522A3B" w14:textId="77777777" w:rsidR="00F915D3" w:rsidRPr="00B30A26" w:rsidRDefault="00F915D3" w:rsidP="00F915D3">
      <w:pPr>
        <w:rPr>
          <w:lang w:val="es-ES"/>
        </w:rPr>
      </w:pPr>
    </w:p>
    <w:p w14:paraId="4B866789" w14:textId="08F706A4" w:rsidR="00802051" w:rsidRPr="00B30A26" w:rsidRDefault="00F915D3" w:rsidP="00342F10">
      <w:pPr>
        <w:pStyle w:val="Heading5"/>
        <w:rPr>
          <w:lang w:val="es-ES"/>
        </w:rPr>
      </w:pPr>
      <w:bookmarkStart w:id="1081" w:name="_Toc518466295"/>
      <w:r w:rsidRPr="00B30A26">
        <w:rPr>
          <w:lang w:val="es-ES"/>
        </w:rPr>
        <w:t>Usabilidad</w:t>
      </w:r>
      <w:bookmarkEnd w:id="1081"/>
    </w:p>
    <w:p w14:paraId="51077EF8" w14:textId="77777777" w:rsidR="008D1EB5" w:rsidRPr="00B30A26" w:rsidRDefault="008D1EB5" w:rsidP="008D1EB5">
      <w:pPr>
        <w:rPr>
          <w:lang w:val="es-ES"/>
        </w:rPr>
      </w:pPr>
    </w:p>
    <w:tbl>
      <w:tblPr>
        <w:tblStyle w:val="TableGrid"/>
        <w:tblW w:w="0" w:type="auto"/>
        <w:tblLook w:val="04A0" w:firstRow="1" w:lastRow="0" w:firstColumn="1" w:lastColumn="0" w:noHBand="0" w:noVBand="1"/>
      </w:tblPr>
      <w:tblGrid>
        <w:gridCol w:w="7650"/>
        <w:gridCol w:w="1700"/>
      </w:tblGrid>
      <w:tr w:rsidR="008D1EB5" w:rsidRPr="00B30A26" w14:paraId="39A3DCC5" w14:textId="77777777" w:rsidTr="00BB7350">
        <w:tc>
          <w:tcPr>
            <w:tcW w:w="7650" w:type="dxa"/>
            <w:vMerge w:val="restart"/>
          </w:tcPr>
          <w:p w14:paraId="279ED8D8" w14:textId="56529A8D" w:rsidR="008D1EB5" w:rsidRPr="00B30A26" w:rsidRDefault="004F5501" w:rsidP="004F5501">
            <w:pPr>
              <w:pStyle w:val="RNF"/>
              <w:rPr>
                <w:lang w:val="es-ES"/>
              </w:rPr>
            </w:pPr>
            <w:r w:rsidRPr="00B30A26">
              <w:rPr>
                <w:lang w:val="es-ES"/>
              </w:rPr>
              <w:t>La plataforma debe estar orientada en ambiente web y móvil</w:t>
            </w:r>
          </w:p>
        </w:tc>
        <w:tc>
          <w:tcPr>
            <w:tcW w:w="1700" w:type="dxa"/>
          </w:tcPr>
          <w:p w14:paraId="13F1ADC3" w14:textId="77777777" w:rsidR="008D1EB5" w:rsidRPr="00B30A26" w:rsidRDefault="008D1EB5" w:rsidP="00BB7350">
            <w:pPr>
              <w:rPr>
                <w:lang w:val="es-ES"/>
              </w:rPr>
            </w:pPr>
            <w:r w:rsidRPr="00B30A26">
              <w:rPr>
                <w:b/>
                <w:lang w:val="es-ES"/>
              </w:rPr>
              <w:t>Fuente</w:t>
            </w:r>
          </w:p>
        </w:tc>
      </w:tr>
      <w:tr w:rsidR="008D1EB5" w:rsidRPr="00B30A26" w14:paraId="5E986DA6" w14:textId="77777777" w:rsidTr="00BB7350">
        <w:tc>
          <w:tcPr>
            <w:tcW w:w="7650" w:type="dxa"/>
            <w:vMerge/>
          </w:tcPr>
          <w:p w14:paraId="5E593D9E" w14:textId="77777777" w:rsidR="008D1EB5" w:rsidRPr="00B30A26" w:rsidRDefault="008D1EB5" w:rsidP="00BB7350">
            <w:pPr>
              <w:rPr>
                <w:lang w:val="es-ES"/>
              </w:rPr>
            </w:pPr>
          </w:p>
        </w:tc>
        <w:tc>
          <w:tcPr>
            <w:tcW w:w="1700" w:type="dxa"/>
          </w:tcPr>
          <w:p w14:paraId="209DBE40" w14:textId="269C07A2" w:rsidR="008D1EB5" w:rsidRPr="00B30A26" w:rsidRDefault="004F5501" w:rsidP="00BB7350">
            <w:pPr>
              <w:rPr>
                <w:lang w:val="es-ES"/>
              </w:rPr>
            </w:pPr>
            <w:r w:rsidRPr="00B30A26">
              <w:rPr>
                <w:lang w:val="es-ES"/>
              </w:rPr>
              <w:t>Proyecto Radicado</w:t>
            </w:r>
            <w:r w:rsidRPr="00B30A26">
              <w:rPr>
                <w:lang w:val="es-ES"/>
              </w:rPr>
              <w:fldChar w:fldCharType="begin"/>
            </w:r>
            <w:r w:rsidRPr="00B30A26">
              <w:rPr>
                <w:lang w:val="es-ES"/>
              </w:rPr>
              <w:instrText xml:space="preserve"> XE "Proyecto Radicado" </w:instrText>
            </w:r>
            <w:r w:rsidRPr="00B30A26">
              <w:rPr>
                <w:lang w:val="es-ES"/>
              </w:rPr>
              <w:fldChar w:fldCharType="end"/>
            </w:r>
          </w:p>
        </w:tc>
      </w:tr>
    </w:tbl>
    <w:p w14:paraId="18B34F53" w14:textId="77777777" w:rsidR="008D1EB5" w:rsidRPr="00B30A26" w:rsidRDefault="008D1EB5" w:rsidP="008D1EB5">
      <w:pPr>
        <w:rPr>
          <w:lang w:val="es-ES"/>
        </w:rPr>
      </w:pPr>
    </w:p>
    <w:tbl>
      <w:tblPr>
        <w:tblStyle w:val="TableGrid"/>
        <w:tblW w:w="0" w:type="auto"/>
        <w:tblLook w:val="04A0" w:firstRow="1" w:lastRow="0" w:firstColumn="1" w:lastColumn="0" w:noHBand="0" w:noVBand="1"/>
      </w:tblPr>
      <w:tblGrid>
        <w:gridCol w:w="7650"/>
        <w:gridCol w:w="1700"/>
      </w:tblGrid>
      <w:tr w:rsidR="00825743" w:rsidRPr="00B30A26" w14:paraId="66991B66" w14:textId="77777777" w:rsidTr="009E3D68">
        <w:tc>
          <w:tcPr>
            <w:tcW w:w="7650" w:type="dxa"/>
            <w:vMerge w:val="restart"/>
          </w:tcPr>
          <w:p w14:paraId="4BF4626A" w14:textId="12976941" w:rsidR="00825743" w:rsidRPr="00B30A26" w:rsidRDefault="00825743" w:rsidP="005E3DA8">
            <w:pPr>
              <w:pStyle w:val="RNF"/>
              <w:rPr>
                <w:lang w:val="es-ES"/>
              </w:rPr>
            </w:pPr>
            <w:r w:rsidRPr="00B30A26">
              <w:rPr>
                <w:lang w:val="es-ES"/>
              </w:rPr>
              <w:t xml:space="preserve">El sistema debe operar como una </w:t>
            </w:r>
            <w:r w:rsidR="00317F15" w:rsidRPr="00B30A26">
              <w:rPr>
                <w:lang w:val="es-ES"/>
              </w:rPr>
              <w:t>solución</w:t>
            </w:r>
            <w:r w:rsidRPr="00B30A26">
              <w:rPr>
                <w:lang w:val="es-ES"/>
              </w:rPr>
              <w:t xml:space="preserve"> en la nube con servicios "todo incluido", permitirá́ también a </w:t>
            </w:r>
            <w:r w:rsidR="005E3DA8">
              <w:rPr>
                <w:lang w:val="es-ES"/>
              </w:rPr>
              <w:t>los clientes</w:t>
            </w:r>
            <w:r w:rsidRPr="00B30A26">
              <w:rPr>
                <w:lang w:val="es-ES"/>
              </w:rPr>
              <w:t xml:space="preserve"> seleccionar qué componentes de LogCloud</w:t>
            </w:r>
            <w:r w:rsidR="00267BF3">
              <w:rPr>
                <w:lang w:val="es-ES"/>
              </w:rPr>
              <w:fldChar w:fldCharType="begin"/>
            </w:r>
            <w:r w:rsidR="00267BF3" w:rsidRPr="00267BF3">
              <w:rPr>
                <w:lang w:val="es-ES"/>
              </w:rPr>
              <w:instrText xml:space="preserve"> XE "</w:instrText>
            </w:r>
            <w:r w:rsidR="00267BF3">
              <w:rPr>
                <w:szCs w:val="28"/>
                <w:lang w:val="es-ES"/>
              </w:rPr>
              <w:instrText>LogCloud</w:instrText>
            </w:r>
            <w:r w:rsidR="00267BF3" w:rsidRPr="00267BF3">
              <w:rPr>
                <w:lang w:val="es-ES"/>
              </w:rPr>
              <w:instrText xml:space="preserve">" </w:instrText>
            </w:r>
            <w:r w:rsidR="00267BF3">
              <w:rPr>
                <w:lang w:val="es-ES"/>
              </w:rPr>
              <w:fldChar w:fldCharType="end"/>
            </w:r>
            <w:r w:rsidRPr="00B30A26">
              <w:rPr>
                <w:lang w:val="es-ES"/>
              </w:rPr>
              <w:t xml:space="preserve"> quieren seleccionar.</w:t>
            </w:r>
          </w:p>
        </w:tc>
        <w:tc>
          <w:tcPr>
            <w:tcW w:w="1700" w:type="dxa"/>
          </w:tcPr>
          <w:p w14:paraId="79705C7D" w14:textId="77777777" w:rsidR="00825743" w:rsidRPr="00B30A26" w:rsidRDefault="00825743" w:rsidP="009E3D68">
            <w:pPr>
              <w:rPr>
                <w:lang w:val="es-ES"/>
              </w:rPr>
            </w:pPr>
            <w:r w:rsidRPr="00B30A26">
              <w:rPr>
                <w:b/>
                <w:lang w:val="es-ES"/>
              </w:rPr>
              <w:t>Fuente</w:t>
            </w:r>
          </w:p>
        </w:tc>
      </w:tr>
      <w:tr w:rsidR="00825743" w:rsidRPr="00B30A26" w14:paraId="66ED989D" w14:textId="77777777" w:rsidTr="009E3D68">
        <w:tc>
          <w:tcPr>
            <w:tcW w:w="7650" w:type="dxa"/>
            <w:vMerge/>
          </w:tcPr>
          <w:p w14:paraId="1ABCF8CA" w14:textId="77777777" w:rsidR="00825743" w:rsidRPr="00B30A26" w:rsidRDefault="00825743" w:rsidP="009E3D68">
            <w:pPr>
              <w:rPr>
                <w:lang w:val="es-ES"/>
              </w:rPr>
            </w:pPr>
          </w:p>
        </w:tc>
        <w:tc>
          <w:tcPr>
            <w:tcW w:w="1700" w:type="dxa"/>
          </w:tcPr>
          <w:p w14:paraId="5EA123F7" w14:textId="56A22804" w:rsidR="00825743" w:rsidRPr="00B30A26" w:rsidRDefault="00317F15" w:rsidP="009E3D68">
            <w:pPr>
              <w:rPr>
                <w:lang w:val="es-ES"/>
              </w:rPr>
            </w:pPr>
            <w:r w:rsidRPr="00B30A26">
              <w:rPr>
                <w:lang w:val="es-ES"/>
              </w:rPr>
              <w:t>Proyecto Radicado</w:t>
            </w:r>
            <w:r w:rsidRPr="00B30A26">
              <w:rPr>
                <w:lang w:val="es-ES"/>
              </w:rPr>
              <w:fldChar w:fldCharType="begin"/>
            </w:r>
            <w:r w:rsidRPr="00B30A26">
              <w:rPr>
                <w:lang w:val="es-ES"/>
              </w:rPr>
              <w:instrText xml:space="preserve"> XE "Proyecto Radicado" </w:instrText>
            </w:r>
            <w:r w:rsidRPr="00B30A26">
              <w:rPr>
                <w:lang w:val="es-ES"/>
              </w:rPr>
              <w:fldChar w:fldCharType="end"/>
            </w:r>
          </w:p>
        </w:tc>
      </w:tr>
    </w:tbl>
    <w:p w14:paraId="3486D289" w14:textId="77777777" w:rsidR="00F915D3" w:rsidRPr="00B30A26" w:rsidRDefault="00F915D3" w:rsidP="00F915D3">
      <w:pPr>
        <w:rPr>
          <w:lang w:val="es-ES"/>
        </w:rPr>
      </w:pPr>
    </w:p>
    <w:p w14:paraId="79D06D0C" w14:textId="77777777" w:rsidR="00825743" w:rsidRPr="00B30A26" w:rsidRDefault="00825743" w:rsidP="00F915D3">
      <w:pPr>
        <w:rPr>
          <w:lang w:val="es-ES"/>
        </w:rPr>
      </w:pPr>
    </w:p>
    <w:p w14:paraId="67D0DD42" w14:textId="1FA44E27" w:rsidR="004B7025" w:rsidRPr="00B30A26" w:rsidRDefault="00802051" w:rsidP="00F915D3">
      <w:pPr>
        <w:pStyle w:val="Heading5"/>
        <w:rPr>
          <w:rFonts w:eastAsiaTheme="minorHAnsi"/>
          <w:lang w:val="es-ES"/>
        </w:rPr>
      </w:pPr>
      <w:bookmarkStart w:id="1082" w:name="_Toc518466296"/>
      <w:commentRangeStart w:id="1083"/>
      <w:r w:rsidRPr="00B30A26">
        <w:rPr>
          <w:rFonts w:eastAsiaTheme="minorHAnsi"/>
          <w:lang w:val="es-ES"/>
        </w:rPr>
        <w:lastRenderedPageBreak/>
        <w:t>Seguridad</w:t>
      </w:r>
      <w:commentRangeEnd w:id="1083"/>
      <w:r w:rsidR="00591C55">
        <w:rPr>
          <w:rStyle w:val="CommentReference"/>
          <w:rFonts w:ascii="Helvetica" w:eastAsiaTheme="minorHAnsi" w:hAnsi="Helvetica" w:cs="Times New Roman"/>
          <w:color w:val="auto"/>
        </w:rPr>
        <w:commentReference w:id="1083"/>
      </w:r>
      <w:bookmarkEnd w:id="1082"/>
    </w:p>
    <w:p w14:paraId="31F6EAB6" w14:textId="77777777" w:rsidR="008D1EB5" w:rsidRPr="00B30A26" w:rsidRDefault="008D1EB5" w:rsidP="008D1EB5">
      <w:pPr>
        <w:rPr>
          <w:lang w:val="es-ES"/>
        </w:rPr>
      </w:pPr>
    </w:p>
    <w:tbl>
      <w:tblPr>
        <w:tblStyle w:val="TableGrid"/>
        <w:tblW w:w="0" w:type="auto"/>
        <w:tblLayout w:type="fixed"/>
        <w:tblLook w:val="04A0" w:firstRow="1" w:lastRow="0" w:firstColumn="1" w:lastColumn="0" w:noHBand="0" w:noVBand="1"/>
        <w:tblPrChange w:id="1084" w:author="felipe campo" w:date="2017-03-14T10:57:00Z">
          <w:tblPr>
            <w:tblStyle w:val="TableGrid"/>
            <w:tblW w:w="0" w:type="auto"/>
            <w:tblLook w:val="04A0" w:firstRow="1" w:lastRow="0" w:firstColumn="1" w:lastColumn="0" w:noHBand="0" w:noVBand="1"/>
          </w:tblPr>
        </w:tblPrChange>
      </w:tblPr>
      <w:tblGrid>
        <w:gridCol w:w="7650"/>
        <w:gridCol w:w="1700"/>
        <w:tblGridChange w:id="1085">
          <w:tblGrid>
            <w:gridCol w:w="7792"/>
            <w:gridCol w:w="1558"/>
          </w:tblGrid>
        </w:tblGridChange>
      </w:tblGrid>
      <w:tr w:rsidR="00920F65" w:rsidRPr="00B30A26" w14:paraId="0E442B17" w14:textId="77777777" w:rsidTr="00920F65">
        <w:tc>
          <w:tcPr>
            <w:tcW w:w="7650" w:type="dxa"/>
            <w:vMerge w:val="restart"/>
            <w:tcPrChange w:id="1086" w:author="felipe campo" w:date="2017-03-14T10:57:00Z">
              <w:tcPr>
                <w:tcW w:w="7792" w:type="dxa"/>
                <w:vMerge w:val="restart"/>
              </w:tcPr>
            </w:tcPrChange>
          </w:tcPr>
          <w:p w14:paraId="68970D80" w14:textId="77687BB1" w:rsidR="008D1EB5" w:rsidRPr="00B30A26" w:rsidRDefault="00591C55" w:rsidP="006358FA">
            <w:pPr>
              <w:pStyle w:val="RNF"/>
              <w:rPr>
                <w:lang w:val="es-ES"/>
              </w:rPr>
            </w:pPr>
            <w:r w:rsidRPr="00B30A26">
              <w:rPr>
                <w:lang w:val="es-ES"/>
              </w:rPr>
              <w:t>Los usuarios deben</w:t>
            </w:r>
            <w:r w:rsidR="006358FA" w:rsidRPr="00B30A26">
              <w:rPr>
                <w:lang w:val="es-ES"/>
              </w:rPr>
              <w:t xml:space="preserve"> manejar de forma unificada entre las plataformas </w:t>
            </w:r>
          </w:p>
        </w:tc>
        <w:tc>
          <w:tcPr>
            <w:tcW w:w="1700" w:type="dxa"/>
            <w:tcPrChange w:id="1087" w:author="felipe campo" w:date="2017-03-14T10:57:00Z">
              <w:tcPr>
                <w:tcW w:w="1558" w:type="dxa"/>
              </w:tcPr>
            </w:tcPrChange>
          </w:tcPr>
          <w:p w14:paraId="05EDC8FC" w14:textId="77777777" w:rsidR="008D1EB5" w:rsidRPr="00B30A26" w:rsidRDefault="008D1EB5" w:rsidP="00BB7350">
            <w:pPr>
              <w:rPr>
                <w:lang w:val="es-ES"/>
              </w:rPr>
            </w:pPr>
            <w:r w:rsidRPr="00B30A26">
              <w:rPr>
                <w:b/>
                <w:lang w:val="es-ES"/>
              </w:rPr>
              <w:t>Fuente</w:t>
            </w:r>
          </w:p>
        </w:tc>
      </w:tr>
      <w:tr w:rsidR="00920F65" w:rsidRPr="00B30A26" w14:paraId="42AEF75D" w14:textId="77777777" w:rsidTr="00920F65">
        <w:tc>
          <w:tcPr>
            <w:tcW w:w="7650" w:type="dxa"/>
            <w:vMerge/>
            <w:tcPrChange w:id="1088" w:author="felipe campo" w:date="2017-03-14T10:57:00Z">
              <w:tcPr>
                <w:tcW w:w="7792" w:type="dxa"/>
                <w:vMerge/>
              </w:tcPr>
            </w:tcPrChange>
          </w:tcPr>
          <w:p w14:paraId="6835C607" w14:textId="77777777" w:rsidR="008D1EB5" w:rsidRPr="00B30A26" w:rsidRDefault="008D1EB5" w:rsidP="00BB7350">
            <w:pPr>
              <w:rPr>
                <w:lang w:val="es-ES"/>
              </w:rPr>
            </w:pPr>
          </w:p>
        </w:tc>
        <w:tc>
          <w:tcPr>
            <w:tcW w:w="1700" w:type="dxa"/>
            <w:tcPrChange w:id="1089" w:author="felipe campo" w:date="2017-03-14T10:57:00Z">
              <w:tcPr>
                <w:tcW w:w="1558" w:type="dxa"/>
              </w:tcPr>
            </w:tcPrChange>
          </w:tcPr>
          <w:p w14:paraId="71FAEEFB" w14:textId="50CC5AB1" w:rsidR="008D1EB5" w:rsidRPr="00B30A26" w:rsidRDefault="006358FA" w:rsidP="00682DF3">
            <w:pPr>
              <w:rPr>
                <w:lang w:val="es-ES"/>
              </w:rPr>
            </w:pPr>
            <w:r w:rsidRPr="00B30A26">
              <w:rPr>
                <w:lang w:val="es-ES"/>
              </w:rPr>
              <w:t xml:space="preserve">Acta </w:t>
            </w:r>
            <w:r w:rsidR="00682DF3" w:rsidRPr="00B30A26">
              <w:rPr>
                <w:lang w:val="es-ES"/>
              </w:rPr>
              <w:t>0</w:t>
            </w:r>
            <w:r w:rsidR="00682DF3">
              <w:rPr>
                <w:lang w:val="es-ES"/>
              </w:rPr>
              <w:t>13</w:t>
            </w:r>
            <w:r w:rsidRPr="00B30A26">
              <w:rPr>
                <w:lang w:val="es-ES"/>
              </w:rPr>
              <w:fldChar w:fldCharType="begin"/>
            </w:r>
            <w:r w:rsidRPr="00B30A26">
              <w:rPr>
                <w:lang w:val="es-ES"/>
              </w:rPr>
              <w:instrText xml:space="preserve"> XE "Acta 0</w:instrText>
            </w:r>
            <w:r w:rsidR="00682DF3">
              <w:rPr>
                <w:lang w:val="es-ES"/>
              </w:rPr>
              <w:instrText>13</w:instrText>
            </w:r>
            <w:r w:rsidRPr="00B30A26">
              <w:rPr>
                <w:lang w:val="es-ES"/>
              </w:rPr>
              <w:instrText xml:space="preserve">" </w:instrText>
            </w:r>
            <w:r w:rsidRPr="00B30A26">
              <w:rPr>
                <w:lang w:val="es-ES"/>
              </w:rPr>
              <w:fldChar w:fldCharType="end"/>
            </w:r>
          </w:p>
        </w:tc>
      </w:tr>
    </w:tbl>
    <w:p w14:paraId="2E101A75" w14:textId="77777777" w:rsidR="00DD08AE" w:rsidRPr="00DD08AE" w:rsidRDefault="00DD08AE" w:rsidP="00DD08AE">
      <w:pPr>
        <w:rPr>
          <w:lang w:val="es-ES"/>
        </w:rPr>
      </w:pPr>
    </w:p>
    <w:p w14:paraId="14A14A73" w14:textId="1976C9BA" w:rsidR="00802051" w:rsidRPr="00B30A26" w:rsidRDefault="00802051" w:rsidP="00342F10">
      <w:pPr>
        <w:pStyle w:val="Heading5"/>
        <w:rPr>
          <w:rFonts w:eastAsiaTheme="minorHAnsi"/>
          <w:lang w:val="es-ES"/>
        </w:rPr>
      </w:pPr>
      <w:bookmarkStart w:id="1090" w:name="_Toc518466297"/>
      <w:r w:rsidRPr="00B30A26">
        <w:rPr>
          <w:rFonts w:eastAsiaTheme="minorHAnsi"/>
          <w:lang w:val="es-ES"/>
        </w:rPr>
        <w:t>Precio</w:t>
      </w:r>
      <w:bookmarkEnd w:id="1090"/>
    </w:p>
    <w:p w14:paraId="57CC7BF6" w14:textId="77777777" w:rsidR="004B7025" w:rsidRPr="00B30A26" w:rsidRDefault="004B7025" w:rsidP="004B7025">
      <w:pPr>
        <w:rPr>
          <w:lang w:val="es-ES"/>
        </w:rPr>
      </w:pPr>
    </w:p>
    <w:tbl>
      <w:tblPr>
        <w:tblStyle w:val="TableGrid"/>
        <w:tblW w:w="0" w:type="auto"/>
        <w:tblLook w:val="04A0" w:firstRow="1" w:lastRow="0" w:firstColumn="1" w:lastColumn="0" w:noHBand="0" w:noVBand="1"/>
      </w:tblPr>
      <w:tblGrid>
        <w:gridCol w:w="7650"/>
        <w:gridCol w:w="1700"/>
      </w:tblGrid>
      <w:tr w:rsidR="004B7025" w:rsidRPr="00B30A26" w14:paraId="6426747C" w14:textId="77777777" w:rsidTr="00BB7350">
        <w:tc>
          <w:tcPr>
            <w:tcW w:w="7650" w:type="dxa"/>
            <w:vMerge w:val="restart"/>
          </w:tcPr>
          <w:p w14:paraId="5ABC6169" w14:textId="26C97A3A" w:rsidR="004B7025" w:rsidRPr="00B30A26" w:rsidRDefault="004B7025" w:rsidP="00BB7350">
            <w:pPr>
              <w:pStyle w:val="RNF"/>
              <w:rPr>
                <w:lang w:val="es-ES"/>
              </w:rPr>
            </w:pPr>
            <w:r w:rsidRPr="00B30A26">
              <w:rPr>
                <w:lang w:val="es-ES"/>
              </w:rPr>
              <w:t>En Cargo Planner</w:t>
            </w:r>
            <w:r w:rsidR="004F6A81" w:rsidRPr="00B30A26">
              <w:rPr>
                <w:lang w:val="es-ES"/>
              </w:rPr>
              <w:fldChar w:fldCharType="begin"/>
            </w:r>
            <w:r w:rsidR="004F6A81" w:rsidRPr="00B30A26">
              <w:rPr>
                <w:lang w:val="es-ES"/>
              </w:rPr>
              <w:instrText xml:space="preserve"> XE "</w:instrText>
            </w:r>
            <w:r w:rsidR="004F6A81" w:rsidRPr="00B30A26">
              <w:rPr>
                <w:b/>
                <w:szCs w:val="28"/>
                <w:lang w:val="es-ES"/>
              </w:rPr>
              <w:instrText>Cargo Planner</w:instrText>
            </w:r>
            <w:r w:rsidR="004F6A81" w:rsidRPr="00B30A26">
              <w:rPr>
                <w:lang w:val="es-ES"/>
              </w:rPr>
              <w:instrText xml:space="preserve">" </w:instrText>
            </w:r>
            <w:r w:rsidR="004F6A81" w:rsidRPr="00B30A26">
              <w:rPr>
                <w:lang w:val="es-ES"/>
              </w:rPr>
              <w:fldChar w:fldCharType="end"/>
            </w:r>
            <w:r w:rsidRPr="00B30A26">
              <w:rPr>
                <w:lang w:val="es-ES"/>
              </w:rPr>
              <w:t xml:space="preserve"> Se le cobra al conductor y a la empresa por el costo del servicio, es decir, el pago es por consumo y no por afiliación. No se realizan cobros al generador de transporte</w:t>
            </w:r>
          </w:p>
        </w:tc>
        <w:tc>
          <w:tcPr>
            <w:tcW w:w="1700" w:type="dxa"/>
          </w:tcPr>
          <w:p w14:paraId="07F1D935" w14:textId="77777777" w:rsidR="004B7025" w:rsidRPr="00B30A26" w:rsidRDefault="004B7025" w:rsidP="00BB7350">
            <w:pPr>
              <w:rPr>
                <w:lang w:val="es-ES"/>
              </w:rPr>
            </w:pPr>
            <w:r w:rsidRPr="00B30A26">
              <w:rPr>
                <w:b/>
                <w:lang w:val="es-ES"/>
              </w:rPr>
              <w:t>Fuente</w:t>
            </w:r>
          </w:p>
        </w:tc>
      </w:tr>
      <w:tr w:rsidR="004B7025" w:rsidRPr="00B30A26" w14:paraId="0C4AC610" w14:textId="77777777" w:rsidTr="00BB7350">
        <w:tc>
          <w:tcPr>
            <w:tcW w:w="7650" w:type="dxa"/>
            <w:vMerge/>
          </w:tcPr>
          <w:p w14:paraId="324F95A9" w14:textId="77777777" w:rsidR="004B7025" w:rsidRPr="00B30A26" w:rsidRDefault="004B7025" w:rsidP="00BB7350">
            <w:pPr>
              <w:rPr>
                <w:lang w:val="es-ES"/>
              </w:rPr>
            </w:pPr>
          </w:p>
        </w:tc>
        <w:tc>
          <w:tcPr>
            <w:tcW w:w="1700" w:type="dxa"/>
          </w:tcPr>
          <w:p w14:paraId="322D3B5A" w14:textId="2B8ECA13" w:rsidR="004B7025" w:rsidRPr="00B30A26" w:rsidRDefault="004B7025" w:rsidP="00BB7350">
            <w:pPr>
              <w:rPr>
                <w:lang w:val="es-ES"/>
              </w:rPr>
            </w:pPr>
            <w:r w:rsidRPr="00B30A26">
              <w:rPr>
                <w:lang w:val="es-ES"/>
              </w:rPr>
              <w:t>Acta 004</w:t>
            </w:r>
            <w:r w:rsidRPr="00B30A26">
              <w:rPr>
                <w:lang w:val="es-ES"/>
              </w:rPr>
              <w:fldChar w:fldCharType="begin"/>
            </w:r>
            <w:r w:rsidRPr="00B30A26">
              <w:rPr>
                <w:lang w:val="es-ES"/>
              </w:rPr>
              <w:instrText xml:space="preserve"> XE "Acta 004" </w:instrText>
            </w:r>
            <w:r w:rsidRPr="00B30A26">
              <w:rPr>
                <w:lang w:val="es-ES"/>
              </w:rPr>
              <w:fldChar w:fldCharType="end"/>
            </w:r>
          </w:p>
        </w:tc>
      </w:tr>
    </w:tbl>
    <w:p w14:paraId="2B9D098A" w14:textId="77777777" w:rsidR="004B7025" w:rsidRPr="00B30A26" w:rsidRDefault="004B7025" w:rsidP="004B7025">
      <w:pPr>
        <w:rPr>
          <w:lang w:val="es-ES"/>
        </w:rPr>
      </w:pPr>
    </w:p>
    <w:tbl>
      <w:tblPr>
        <w:tblStyle w:val="TableGrid"/>
        <w:tblW w:w="0" w:type="auto"/>
        <w:tblLook w:val="04A0" w:firstRow="1" w:lastRow="0" w:firstColumn="1" w:lastColumn="0" w:noHBand="0" w:noVBand="1"/>
      </w:tblPr>
      <w:tblGrid>
        <w:gridCol w:w="7650"/>
        <w:gridCol w:w="1700"/>
      </w:tblGrid>
      <w:tr w:rsidR="00825743" w:rsidRPr="00B30A26" w14:paraId="18409337" w14:textId="77777777" w:rsidTr="009E3D68">
        <w:tc>
          <w:tcPr>
            <w:tcW w:w="7650" w:type="dxa"/>
            <w:vMerge w:val="restart"/>
          </w:tcPr>
          <w:p w14:paraId="03D99ED2" w14:textId="77B71BD1" w:rsidR="00825743" w:rsidRPr="00B30A26" w:rsidRDefault="00825743" w:rsidP="009E3D68">
            <w:pPr>
              <w:pStyle w:val="RNF"/>
              <w:rPr>
                <w:lang w:val="es-ES"/>
              </w:rPr>
            </w:pPr>
            <w:r w:rsidRPr="00B30A26">
              <w:rPr>
                <w:lang w:val="es-ES"/>
              </w:rPr>
              <w:t>La venta de servicios estará determinada por el uso de la plataforma, mediante un valor mensual de uso y un valor porcentual de servicios de mediación de oferta y demanda.</w:t>
            </w:r>
          </w:p>
        </w:tc>
        <w:tc>
          <w:tcPr>
            <w:tcW w:w="1700" w:type="dxa"/>
          </w:tcPr>
          <w:p w14:paraId="4EAE8567" w14:textId="77777777" w:rsidR="00825743" w:rsidRPr="00B30A26" w:rsidRDefault="00825743" w:rsidP="009E3D68">
            <w:pPr>
              <w:rPr>
                <w:lang w:val="es-ES"/>
              </w:rPr>
            </w:pPr>
            <w:r w:rsidRPr="00B30A26">
              <w:rPr>
                <w:b/>
                <w:lang w:val="es-ES"/>
              </w:rPr>
              <w:t>Fuente</w:t>
            </w:r>
          </w:p>
        </w:tc>
      </w:tr>
      <w:tr w:rsidR="00825743" w:rsidRPr="00B30A26" w14:paraId="4E545BD4" w14:textId="77777777" w:rsidTr="009E3D68">
        <w:tc>
          <w:tcPr>
            <w:tcW w:w="7650" w:type="dxa"/>
            <w:vMerge/>
          </w:tcPr>
          <w:p w14:paraId="005C73CF" w14:textId="77777777" w:rsidR="00825743" w:rsidRPr="00B30A26" w:rsidRDefault="00825743" w:rsidP="009E3D68">
            <w:pPr>
              <w:rPr>
                <w:lang w:val="es-ES"/>
              </w:rPr>
            </w:pPr>
          </w:p>
        </w:tc>
        <w:tc>
          <w:tcPr>
            <w:tcW w:w="1700" w:type="dxa"/>
          </w:tcPr>
          <w:p w14:paraId="75D382F8" w14:textId="464DC1EE" w:rsidR="00825743" w:rsidRPr="00B30A26" w:rsidRDefault="00317F15" w:rsidP="009E3D68">
            <w:pPr>
              <w:rPr>
                <w:lang w:val="es-ES"/>
              </w:rPr>
            </w:pPr>
            <w:r w:rsidRPr="00B30A26">
              <w:rPr>
                <w:lang w:val="es-ES"/>
              </w:rPr>
              <w:t>Proyecto Radicado</w:t>
            </w:r>
            <w:r w:rsidRPr="00B30A26">
              <w:rPr>
                <w:lang w:val="es-ES"/>
              </w:rPr>
              <w:fldChar w:fldCharType="begin"/>
            </w:r>
            <w:r w:rsidRPr="00B30A26">
              <w:rPr>
                <w:lang w:val="es-ES"/>
              </w:rPr>
              <w:instrText xml:space="preserve"> XE "Proyecto Radicado" </w:instrText>
            </w:r>
            <w:r w:rsidRPr="00B30A26">
              <w:rPr>
                <w:lang w:val="es-ES"/>
              </w:rPr>
              <w:fldChar w:fldCharType="end"/>
            </w:r>
          </w:p>
        </w:tc>
      </w:tr>
    </w:tbl>
    <w:p w14:paraId="651841CE" w14:textId="77777777" w:rsidR="00F915D3" w:rsidRDefault="00F915D3" w:rsidP="00F915D3">
      <w:pPr>
        <w:rPr>
          <w:lang w:val="es-ES"/>
        </w:rPr>
      </w:pPr>
    </w:p>
    <w:p w14:paraId="7AEE67A9" w14:textId="77777777" w:rsidR="00DD08AE" w:rsidRPr="00B30A26" w:rsidRDefault="00DD08AE" w:rsidP="00F915D3">
      <w:pPr>
        <w:rPr>
          <w:lang w:val="es-ES"/>
        </w:rPr>
      </w:pPr>
    </w:p>
    <w:p w14:paraId="1CD0E565" w14:textId="0C1C1AFF" w:rsidR="00802051" w:rsidRPr="00B30A26" w:rsidRDefault="00D06B51" w:rsidP="00342F10">
      <w:pPr>
        <w:pStyle w:val="Heading5"/>
        <w:rPr>
          <w:rFonts w:eastAsiaTheme="minorHAnsi"/>
          <w:lang w:val="es-ES"/>
        </w:rPr>
      </w:pPr>
      <w:bookmarkStart w:id="1091" w:name="_Toc518466298"/>
      <w:r w:rsidRPr="00B30A26">
        <w:rPr>
          <w:rFonts w:eastAsiaTheme="minorHAnsi"/>
          <w:lang w:val="es-ES"/>
        </w:rPr>
        <w:t>Respaldo de la Información</w:t>
      </w:r>
      <w:bookmarkEnd w:id="1091"/>
    </w:p>
    <w:p w14:paraId="730C72EA" w14:textId="77777777" w:rsidR="002D1075" w:rsidRPr="00B30A26" w:rsidRDefault="002D1075" w:rsidP="002D1075">
      <w:pPr>
        <w:rPr>
          <w:lang w:val="es-ES"/>
        </w:rPr>
      </w:pPr>
    </w:p>
    <w:tbl>
      <w:tblPr>
        <w:tblStyle w:val="TableGrid"/>
        <w:tblW w:w="0" w:type="auto"/>
        <w:tblLook w:val="04A0" w:firstRow="1" w:lastRow="0" w:firstColumn="1" w:lastColumn="0" w:noHBand="0" w:noVBand="1"/>
      </w:tblPr>
      <w:tblGrid>
        <w:gridCol w:w="7650"/>
        <w:gridCol w:w="1700"/>
      </w:tblGrid>
      <w:tr w:rsidR="002D1075" w:rsidRPr="00B30A26" w14:paraId="2EB7759A" w14:textId="77777777" w:rsidTr="003B784D">
        <w:tc>
          <w:tcPr>
            <w:tcW w:w="7650" w:type="dxa"/>
            <w:vMerge w:val="restart"/>
          </w:tcPr>
          <w:p w14:paraId="3FA16448" w14:textId="6150DB4E" w:rsidR="002D1075" w:rsidRPr="00B30A26" w:rsidRDefault="006358FA" w:rsidP="003B784D">
            <w:pPr>
              <w:pStyle w:val="RNF"/>
              <w:rPr>
                <w:lang w:val="es-ES"/>
              </w:rPr>
            </w:pPr>
            <w:r w:rsidRPr="00B30A26">
              <w:rPr>
                <w:lang w:val="es-ES"/>
              </w:rPr>
              <w:t>Las copias de seguridad deben realzarse de forma consistente entre las bases de datos utilizadas en el sistema</w:t>
            </w:r>
          </w:p>
        </w:tc>
        <w:tc>
          <w:tcPr>
            <w:tcW w:w="1700" w:type="dxa"/>
          </w:tcPr>
          <w:p w14:paraId="2D90FFF0" w14:textId="77777777" w:rsidR="002D1075" w:rsidRPr="00B30A26" w:rsidRDefault="002D1075" w:rsidP="003B784D">
            <w:pPr>
              <w:rPr>
                <w:lang w:val="es-ES"/>
              </w:rPr>
            </w:pPr>
            <w:r w:rsidRPr="00B30A26">
              <w:rPr>
                <w:b/>
                <w:lang w:val="es-ES"/>
              </w:rPr>
              <w:t>Fuente</w:t>
            </w:r>
          </w:p>
        </w:tc>
      </w:tr>
      <w:tr w:rsidR="002D1075" w:rsidRPr="00B30A26" w14:paraId="4D6F8BFF" w14:textId="77777777" w:rsidTr="003B784D">
        <w:tc>
          <w:tcPr>
            <w:tcW w:w="7650" w:type="dxa"/>
            <w:vMerge/>
          </w:tcPr>
          <w:p w14:paraId="4F275F80" w14:textId="77777777" w:rsidR="002D1075" w:rsidRPr="00B30A26" w:rsidRDefault="002D1075" w:rsidP="003B784D">
            <w:pPr>
              <w:rPr>
                <w:lang w:val="es-ES"/>
              </w:rPr>
            </w:pPr>
          </w:p>
        </w:tc>
        <w:tc>
          <w:tcPr>
            <w:tcW w:w="1700" w:type="dxa"/>
          </w:tcPr>
          <w:p w14:paraId="34878113" w14:textId="1B648E51" w:rsidR="002D1075" w:rsidRPr="00B30A26" w:rsidRDefault="006358FA" w:rsidP="003B784D">
            <w:pPr>
              <w:rPr>
                <w:lang w:val="es-ES"/>
              </w:rPr>
            </w:pPr>
            <w:r w:rsidRPr="00B30A26">
              <w:rPr>
                <w:lang w:val="es-ES"/>
              </w:rPr>
              <w:t>Acta 005</w:t>
            </w:r>
            <w:r w:rsidRPr="00B30A26">
              <w:rPr>
                <w:lang w:val="es-ES"/>
              </w:rPr>
              <w:fldChar w:fldCharType="begin"/>
            </w:r>
            <w:r w:rsidRPr="00B30A26">
              <w:rPr>
                <w:lang w:val="es-ES"/>
              </w:rPr>
              <w:instrText xml:space="preserve"> XE "Acta 005" </w:instrText>
            </w:r>
            <w:r w:rsidRPr="00B30A26">
              <w:rPr>
                <w:lang w:val="es-ES"/>
              </w:rPr>
              <w:fldChar w:fldCharType="end"/>
            </w:r>
          </w:p>
        </w:tc>
      </w:tr>
    </w:tbl>
    <w:p w14:paraId="6BEEC30D" w14:textId="77777777" w:rsidR="00F915D3" w:rsidRPr="00B30A26" w:rsidRDefault="00F915D3" w:rsidP="00F915D3">
      <w:pPr>
        <w:rPr>
          <w:lang w:val="es-ES"/>
        </w:rPr>
      </w:pPr>
    </w:p>
    <w:p w14:paraId="02A9E057" w14:textId="1BB3DD6E" w:rsidR="00802051" w:rsidRPr="00B30A26" w:rsidRDefault="00802051" w:rsidP="00342F10">
      <w:pPr>
        <w:pStyle w:val="Heading5"/>
        <w:rPr>
          <w:rFonts w:eastAsiaTheme="minorHAnsi"/>
          <w:lang w:val="es-ES"/>
        </w:rPr>
      </w:pPr>
      <w:bookmarkStart w:id="1092" w:name="_Toc518466299"/>
      <w:r w:rsidRPr="00B30A26">
        <w:rPr>
          <w:rFonts w:eastAsiaTheme="minorHAnsi"/>
          <w:lang w:val="es-ES"/>
        </w:rPr>
        <w:t>Integridad de datos</w:t>
      </w:r>
      <w:bookmarkEnd w:id="1092"/>
    </w:p>
    <w:p w14:paraId="2C45C4B3" w14:textId="77777777" w:rsidR="008D1EB5" w:rsidRPr="00B30A26" w:rsidRDefault="008D1EB5" w:rsidP="008D1EB5">
      <w:pPr>
        <w:rPr>
          <w:lang w:val="es-ES"/>
        </w:rPr>
      </w:pPr>
    </w:p>
    <w:tbl>
      <w:tblPr>
        <w:tblStyle w:val="TableGrid"/>
        <w:tblW w:w="0" w:type="auto"/>
        <w:tblLook w:val="04A0" w:firstRow="1" w:lastRow="0" w:firstColumn="1" w:lastColumn="0" w:noHBand="0" w:noVBand="1"/>
      </w:tblPr>
      <w:tblGrid>
        <w:gridCol w:w="7650"/>
        <w:gridCol w:w="1700"/>
      </w:tblGrid>
      <w:tr w:rsidR="008D1EB5" w:rsidRPr="00B30A26" w14:paraId="06149E5F" w14:textId="77777777" w:rsidTr="00BB7350">
        <w:tc>
          <w:tcPr>
            <w:tcW w:w="7650" w:type="dxa"/>
            <w:vMerge w:val="restart"/>
          </w:tcPr>
          <w:p w14:paraId="0B97C346" w14:textId="4E962F69" w:rsidR="008D1EB5" w:rsidRPr="00B30A26" w:rsidRDefault="006358FA" w:rsidP="006358FA">
            <w:pPr>
              <w:pStyle w:val="RNF"/>
              <w:rPr>
                <w:lang w:val="es-ES"/>
              </w:rPr>
            </w:pPr>
            <w:r w:rsidRPr="00B30A26">
              <w:rPr>
                <w:lang w:val="es-ES"/>
              </w:rPr>
              <w:t>Las transacciones sobre los elementos de información comunes entre los sistemas de información deben propagarse o manejarse de forma integrada</w:t>
            </w:r>
          </w:p>
        </w:tc>
        <w:tc>
          <w:tcPr>
            <w:tcW w:w="1700" w:type="dxa"/>
          </w:tcPr>
          <w:p w14:paraId="582B0967" w14:textId="77777777" w:rsidR="008D1EB5" w:rsidRPr="00B30A26" w:rsidRDefault="008D1EB5" w:rsidP="00BB7350">
            <w:pPr>
              <w:rPr>
                <w:lang w:val="es-ES"/>
              </w:rPr>
            </w:pPr>
            <w:r w:rsidRPr="00B30A26">
              <w:rPr>
                <w:b/>
                <w:lang w:val="es-ES"/>
              </w:rPr>
              <w:t>Fuente</w:t>
            </w:r>
          </w:p>
        </w:tc>
      </w:tr>
      <w:tr w:rsidR="008D1EB5" w:rsidRPr="00B30A26" w14:paraId="2134EE7C" w14:textId="77777777" w:rsidTr="00BB7350">
        <w:tc>
          <w:tcPr>
            <w:tcW w:w="7650" w:type="dxa"/>
            <w:vMerge/>
          </w:tcPr>
          <w:p w14:paraId="600C4FD7" w14:textId="77777777" w:rsidR="008D1EB5" w:rsidRPr="00B30A26" w:rsidRDefault="008D1EB5" w:rsidP="00BB7350">
            <w:pPr>
              <w:rPr>
                <w:lang w:val="es-ES"/>
              </w:rPr>
            </w:pPr>
          </w:p>
        </w:tc>
        <w:tc>
          <w:tcPr>
            <w:tcW w:w="1700" w:type="dxa"/>
          </w:tcPr>
          <w:p w14:paraId="535FE730" w14:textId="079A195E" w:rsidR="008D1EB5" w:rsidRPr="00B30A26" w:rsidRDefault="006358FA" w:rsidP="00BB7350">
            <w:pPr>
              <w:rPr>
                <w:lang w:val="es-ES"/>
              </w:rPr>
            </w:pPr>
            <w:r w:rsidRPr="00B30A26">
              <w:rPr>
                <w:lang w:val="es-ES"/>
              </w:rPr>
              <w:t>Acta 005</w:t>
            </w:r>
            <w:r w:rsidRPr="00B30A26">
              <w:rPr>
                <w:lang w:val="es-ES"/>
              </w:rPr>
              <w:fldChar w:fldCharType="begin"/>
            </w:r>
            <w:r w:rsidRPr="00B30A26">
              <w:rPr>
                <w:lang w:val="es-ES"/>
              </w:rPr>
              <w:instrText xml:space="preserve"> XE "Acta 005" </w:instrText>
            </w:r>
            <w:r w:rsidRPr="00B30A26">
              <w:rPr>
                <w:lang w:val="es-ES"/>
              </w:rPr>
              <w:fldChar w:fldCharType="end"/>
            </w:r>
          </w:p>
        </w:tc>
      </w:tr>
    </w:tbl>
    <w:p w14:paraId="402023BD" w14:textId="77777777" w:rsidR="00F915D3" w:rsidRPr="00B30A26" w:rsidRDefault="00F915D3" w:rsidP="00F915D3">
      <w:pPr>
        <w:rPr>
          <w:lang w:val="es-ES"/>
        </w:rPr>
      </w:pPr>
    </w:p>
    <w:p w14:paraId="4A102E2A" w14:textId="07BBA20C" w:rsidR="00802051" w:rsidRPr="00B30A26" w:rsidRDefault="00802051" w:rsidP="00342F10">
      <w:pPr>
        <w:pStyle w:val="Heading4"/>
        <w:rPr>
          <w:rFonts w:eastAsiaTheme="minorHAnsi"/>
          <w:lang w:val="es-ES"/>
        </w:rPr>
      </w:pPr>
      <w:bookmarkStart w:id="1093" w:name="_Toc518466300"/>
      <w:r w:rsidRPr="00B30A26">
        <w:rPr>
          <w:rFonts w:eastAsiaTheme="minorHAnsi"/>
          <w:lang w:val="es-ES"/>
        </w:rPr>
        <w:t>Atributos de Externos</w:t>
      </w:r>
      <w:bookmarkEnd w:id="1093"/>
      <w:r w:rsidR="003237E6" w:rsidRPr="00B30A26">
        <w:rPr>
          <w:rFonts w:eastAsiaTheme="minorHAnsi"/>
          <w:lang w:val="es-ES"/>
        </w:rPr>
        <w:t xml:space="preserve"> </w:t>
      </w:r>
    </w:p>
    <w:p w14:paraId="69C7E2D1" w14:textId="77777777" w:rsidR="00802051" w:rsidRPr="00B30A26" w:rsidRDefault="00802051" w:rsidP="00342F10">
      <w:pPr>
        <w:pStyle w:val="Heading5"/>
        <w:rPr>
          <w:rFonts w:eastAsiaTheme="minorHAnsi"/>
          <w:lang w:val="es-ES"/>
        </w:rPr>
      </w:pPr>
      <w:bookmarkStart w:id="1094" w:name="_Toc518466301"/>
      <w:r w:rsidRPr="00B30A26">
        <w:rPr>
          <w:rFonts w:eastAsiaTheme="minorHAnsi"/>
          <w:lang w:val="es-ES"/>
        </w:rPr>
        <w:t>Interoperabilidad</w:t>
      </w:r>
      <w:bookmarkEnd w:id="1094"/>
    </w:p>
    <w:p w14:paraId="344AE47B" w14:textId="77777777" w:rsidR="004B7025" w:rsidRPr="00B30A26" w:rsidRDefault="004B7025" w:rsidP="004B7025">
      <w:pPr>
        <w:rPr>
          <w:lang w:val="es-ES"/>
        </w:rPr>
      </w:pPr>
    </w:p>
    <w:tbl>
      <w:tblPr>
        <w:tblStyle w:val="TableGrid"/>
        <w:tblW w:w="0" w:type="auto"/>
        <w:tblLook w:val="04A0" w:firstRow="1" w:lastRow="0" w:firstColumn="1" w:lastColumn="0" w:noHBand="0" w:noVBand="1"/>
      </w:tblPr>
      <w:tblGrid>
        <w:gridCol w:w="7650"/>
        <w:gridCol w:w="1700"/>
      </w:tblGrid>
      <w:tr w:rsidR="004B7025" w:rsidRPr="00B30A26" w14:paraId="4FB44676" w14:textId="77777777" w:rsidTr="00BB7350">
        <w:tc>
          <w:tcPr>
            <w:tcW w:w="7650" w:type="dxa"/>
            <w:vMerge w:val="restart"/>
          </w:tcPr>
          <w:p w14:paraId="382C231E" w14:textId="2EE553FF" w:rsidR="004B7025" w:rsidRPr="00B30A26" w:rsidRDefault="004B7025" w:rsidP="00BB7350">
            <w:pPr>
              <w:pStyle w:val="RNF"/>
              <w:rPr>
                <w:lang w:val="es-ES"/>
              </w:rPr>
            </w:pPr>
            <w:r w:rsidRPr="00B30A26">
              <w:rPr>
                <w:lang w:val="es-ES"/>
              </w:rPr>
              <w:t>El sistema MESH</w:t>
            </w:r>
            <w:r w:rsidR="004F6A81" w:rsidRPr="00B30A26">
              <w:rPr>
                <w:lang w:val="es-ES"/>
              </w:rPr>
              <w:fldChar w:fldCharType="begin"/>
            </w:r>
            <w:r w:rsidR="004F6A81" w:rsidRPr="00B30A26">
              <w:rPr>
                <w:lang w:val="es-ES"/>
              </w:rPr>
              <w:instrText xml:space="preserve"> XE "</w:instrText>
            </w:r>
            <w:r w:rsidR="004F6A81" w:rsidRPr="00B30A26">
              <w:rPr>
                <w:b/>
                <w:szCs w:val="28"/>
                <w:lang w:val="es-ES"/>
              </w:rPr>
              <w:instrText>MESH</w:instrText>
            </w:r>
            <w:r w:rsidR="004F6A81" w:rsidRPr="00B30A26">
              <w:rPr>
                <w:lang w:val="es-ES"/>
              </w:rPr>
              <w:instrText xml:space="preserve">" </w:instrText>
            </w:r>
            <w:r w:rsidR="004F6A81" w:rsidRPr="00B30A26">
              <w:rPr>
                <w:lang w:val="es-ES"/>
              </w:rPr>
              <w:fldChar w:fldCharType="end"/>
            </w:r>
            <w:r w:rsidRPr="00B30A26">
              <w:rPr>
                <w:lang w:val="es-ES"/>
              </w:rPr>
              <w:t xml:space="preserve"> debe ser interoperable con sistemas SAP y ELIPSE</w:t>
            </w:r>
          </w:p>
        </w:tc>
        <w:tc>
          <w:tcPr>
            <w:tcW w:w="1700" w:type="dxa"/>
          </w:tcPr>
          <w:p w14:paraId="104C06F9" w14:textId="77777777" w:rsidR="004B7025" w:rsidRPr="00B30A26" w:rsidRDefault="004B7025" w:rsidP="00BB7350">
            <w:pPr>
              <w:rPr>
                <w:lang w:val="es-ES"/>
              </w:rPr>
            </w:pPr>
            <w:r w:rsidRPr="00B30A26">
              <w:rPr>
                <w:b/>
                <w:lang w:val="es-ES"/>
              </w:rPr>
              <w:t>Fuente</w:t>
            </w:r>
          </w:p>
        </w:tc>
      </w:tr>
      <w:tr w:rsidR="004B7025" w:rsidRPr="00B30A26" w14:paraId="0F5FC4D4" w14:textId="77777777" w:rsidTr="00BB7350">
        <w:tc>
          <w:tcPr>
            <w:tcW w:w="7650" w:type="dxa"/>
            <w:vMerge/>
          </w:tcPr>
          <w:p w14:paraId="52000C0F" w14:textId="77777777" w:rsidR="004B7025" w:rsidRPr="00B30A26" w:rsidRDefault="004B7025" w:rsidP="00BB7350">
            <w:pPr>
              <w:rPr>
                <w:lang w:val="es-ES"/>
              </w:rPr>
            </w:pPr>
          </w:p>
        </w:tc>
        <w:tc>
          <w:tcPr>
            <w:tcW w:w="1700" w:type="dxa"/>
          </w:tcPr>
          <w:p w14:paraId="66DB8A91" w14:textId="400EE9CB" w:rsidR="004B7025" w:rsidRPr="00B30A26" w:rsidRDefault="004B7025" w:rsidP="00BB7350">
            <w:pPr>
              <w:rPr>
                <w:lang w:val="es-ES"/>
              </w:rPr>
            </w:pPr>
            <w:r w:rsidRPr="00B30A26">
              <w:rPr>
                <w:lang w:val="es-ES"/>
              </w:rPr>
              <w:t>Acta 005</w:t>
            </w:r>
            <w:r w:rsidRPr="00B30A26">
              <w:rPr>
                <w:lang w:val="es-ES"/>
              </w:rPr>
              <w:fldChar w:fldCharType="begin"/>
            </w:r>
            <w:r w:rsidRPr="00B30A26">
              <w:rPr>
                <w:lang w:val="es-ES"/>
              </w:rPr>
              <w:instrText xml:space="preserve"> XE "Acta 005" </w:instrText>
            </w:r>
            <w:r w:rsidRPr="00B30A26">
              <w:rPr>
                <w:lang w:val="es-ES"/>
              </w:rPr>
              <w:fldChar w:fldCharType="end"/>
            </w:r>
          </w:p>
        </w:tc>
      </w:tr>
    </w:tbl>
    <w:p w14:paraId="680EBEEC" w14:textId="77777777" w:rsidR="004B7025" w:rsidRPr="00B30A26" w:rsidRDefault="004B7025" w:rsidP="004B7025">
      <w:pPr>
        <w:rPr>
          <w:lang w:val="es-ES"/>
        </w:rPr>
      </w:pPr>
    </w:p>
    <w:p w14:paraId="18BF4FA2" w14:textId="77777777" w:rsidR="004B7025" w:rsidRPr="00B30A26" w:rsidRDefault="004B7025" w:rsidP="004B7025">
      <w:pPr>
        <w:rPr>
          <w:lang w:val="es-ES"/>
        </w:rPr>
      </w:pPr>
    </w:p>
    <w:tbl>
      <w:tblPr>
        <w:tblStyle w:val="TableGrid"/>
        <w:tblW w:w="0" w:type="auto"/>
        <w:tblLook w:val="04A0" w:firstRow="1" w:lastRow="0" w:firstColumn="1" w:lastColumn="0" w:noHBand="0" w:noVBand="1"/>
      </w:tblPr>
      <w:tblGrid>
        <w:gridCol w:w="7650"/>
        <w:gridCol w:w="1700"/>
      </w:tblGrid>
      <w:tr w:rsidR="004B7025" w:rsidRPr="00B30A26" w14:paraId="7904C87C" w14:textId="77777777" w:rsidTr="00BB7350">
        <w:tc>
          <w:tcPr>
            <w:tcW w:w="7650" w:type="dxa"/>
            <w:vMerge w:val="restart"/>
          </w:tcPr>
          <w:p w14:paraId="7E5EC2E7" w14:textId="5954A698" w:rsidR="004B7025" w:rsidRPr="00B30A26" w:rsidRDefault="004B7025" w:rsidP="00BB7350">
            <w:pPr>
              <w:pStyle w:val="RNF"/>
              <w:rPr>
                <w:lang w:val="es-ES"/>
              </w:rPr>
            </w:pPr>
            <w:r w:rsidRPr="00B30A26">
              <w:rPr>
                <w:lang w:val="es-ES"/>
              </w:rPr>
              <w:t>El sistema de Video analítica debe ser compatible con el sistema SAI</w:t>
            </w:r>
          </w:p>
        </w:tc>
        <w:tc>
          <w:tcPr>
            <w:tcW w:w="1700" w:type="dxa"/>
          </w:tcPr>
          <w:p w14:paraId="14681BF2" w14:textId="77777777" w:rsidR="004B7025" w:rsidRPr="00B30A26" w:rsidRDefault="004B7025" w:rsidP="00BB7350">
            <w:pPr>
              <w:rPr>
                <w:lang w:val="es-ES"/>
              </w:rPr>
            </w:pPr>
            <w:r w:rsidRPr="00B30A26">
              <w:rPr>
                <w:b/>
                <w:lang w:val="es-ES"/>
              </w:rPr>
              <w:t>Fuente</w:t>
            </w:r>
          </w:p>
        </w:tc>
      </w:tr>
      <w:tr w:rsidR="004B7025" w:rsidRPr="00B30A26" w14:paraId="7F0DC0F8" w14:textId="77777777" w:rsidTr="004B7025">
        <w:trPr>
          <w:trHeight w:val="283"/>
        </w:trPr>
        <w:tc>
          <w:tcPr>
            <w:tcW w:w="7650" w:type="dxa"/>
            <w:vMerge/>
          </w:tcPr>
          <w:p w14:paraId="478C3861" w14:textId="77777777" w:rsidR="004B7025" w:rsidRPr="00B30A26" w:rsidRDefault="004B7025" w:rsidP="00BB7350">
            <w:pPr>
              <w:rPr>
                <w:lang w:val="es-ES"/>
              </w:rPr>
            </w:pPr>
          </w:p>
        </w:tc>
        <w:tc>
          <w:tcPr>
            <w:tcW w:w="1700" w:type="dxa"/>
          </w:tcPr>
          <w:p w14:paraId="695BBA7A" w14:textId="7DD544F2" w:rsidR="004B7025" w:rsidRPr="00B30A26" w:rsidRDefault="004B7025" w:rsidP="00BB7350">
            <w:pPr>
              <w:rPr>
                <w:lang w:val="es-ES"/>
              </w:rPr>
            </w:pPr>
            <w:r w:rsidRPr="00B30A26">
              <w:rPr>
                <w:lang w:val="es-ES"/>
              </w:rPr>
              <w:t>Acta 005</w:t>
            </w:r>
            <w:r w:rsidRPr="00B30A26">
              <w:rPr>
                <w:lang w:val="es-ES"/>
              </w:rPr>
              <w:fldChar w:fldCharType="begin"/>
            </w:r>
            <w:r w:rsidRPr="00B30A26">
              <w:rPr>
                <w:lang w:val="es-ES"/>
              </w:rPr>
              <w:instrText xml:space="preserve"> XE "Acta 005" </w:instrText>
            </w:r>
            <w:r w:rsidRPr="00B30A26">
              <w:rPr>
                <w:lang w:val="es-ES"/>
              </w:rPr>
              <w:fldChar w:fldCharType="end"/>
            </w:r>
          </w:p>
        </w:tc>
      </w:tr>
    </w:tbl>
    <w:p w14:paraId="76796423" w14:textId="77777777" w:rsidR="008E4B7C" w:rsidRPr="00B30A26" w:rsidRDefault="008E4B7C" w:rsidP="008E4B7C">
      <w:pPr>
        <w:rPr>
          <w:lang w:val="es-ES"/>
        </w:rPr>
      </w:pPr>
    </w:p>
    <w:tbl>
      <w:tblPr>
        <w:tblStyle w:val="TableGrid"/>
        <w:tblW w:w="0" w:type="auto"/>
        <w:tblLook w:val="04A0" w:firstRow="1" w:lastRow="0" w:firstColumn="1" w:lastColumn="0" w:noHBand="0" w:noVBand="1"/>
      </w:tblPr>
      <w:tblGrid>
        <w:gridCol w:w="7650"/>
        <w:gridCol w:w="1700"/>
      </w:tblGrid>
      <w:tr w:rsidR="008E4B7C" w:rsidRPr="00B30A26" w14:paraId="41E3686E" w14:textId="77777777" w:rsidTr="003B784D">
        <w:tc>
          <w:tcPr>
            <w:tcW w:w="7650" w:type="dxa"/>
            <w:vMerge w:val="restart"/>
          </w:tcPr>
          <w:p w14:paraId="2A039AF0" w14:textId="7BE76CF9" w:rsidR="008E4B7C" w:rsidRPr="00B30A26" w:rsidRDefault="007B0F0E" w:rsidP="00112E3E">
            <w:pPr>
              <w:pStyle w:val="RNF"/>
              <w:rPr>
                <w:lang w:val="es-ES"/>
              </w:rPr>
            </w:pPr>
            <w:r w:rsidRPr="00B30A26">
              <w:rPr>
                <w:lang w:val="es-ES"/>
              </w:rPr>
              <w:t>Las plataformas</w:t>
            </w:r>
            <w:r w:rsidR="008E4B7C" w:rsidRPr="00B30A26">
              <w:rPr>
                <w:lang w:val="es-ES"/>
              </w:rPr>
              <w:t xml:space="preserve"> deben ser integradas, complementadas y </w:t>
            </w:r>
            <w:commentRangeStart w:id="1095"/>
            <w:r w:rsidR="00112E3E">
              <w:rPr>
                <w:lang w:val="es-ES"/>
              </w:rPr>
              <w:t>tomando como referencia</w:t>
            </w:r>
            <w:r w:rsidR="008E4B7C" w:rsidRPr="00B30A26">
              <w:rPr>
                <w:lang w:val="es-ES"/>
              </w:rPr>
              <w:t xml:space="preserve"> los TMS</w:t>
            </w:r>
            <w:r w:rsidR="004F6A81" w:rsidRPr="00B30A26">
              <w:rPr>
                <w:lang w:val="es-ES"/>
              </w:rPr>
              <w:fldChar w:fldCharType="begin"/>
            </w:r>
            <w:r w:rsidR="004F6A81" w:rsidRPr="00B30A26">
              <w:rPr>
                <w:lang w:val="es-ES"/>
              </w:rPr>
              <w:instrText xml:space="preserve"> XE "</w:instrText>
            </w:r>
            <w:r w:rsidR="004F6A81" w:rsidRPr="00B30A26">
              <w:rPr>
                <w:b/>
                <w:szCs w:val="28"/>
                <w:lang w:val="es-ES"/>
              </w:rPr>
              <w:instrText>TMS</w:instrText>
            </w:r>
            <w:r w:rsidR="004F6A81" w:rsidRPr="00B30A26">
              <w:rPr>
                <w:lang w:val="es-ES"/>
              </w:rPr>
              <w:instrText xml:space="preserve">" </w:instrText>
            </w:r>
            <w:r w:rsidR="004F6A81" w:rsidRPr="00B30A26">
              <w:rPr>
                <w:lang w:val="es-ES"/>
              </w:rPr>
              <w:fldChar w:fldCharType="end"/>
            </w:r>
            <w:r w:rsidR="008E4B7C" w:rsidRPr="00B30A26">
              <w:rPr>
                <w:lang w:val="es-ES"/>
              </w:rPr>
              <w:t xml:space="preserve"> modernos</w:t>
            </w:r>
            <w:commentRangeEnd w:id="1095"/>
            <w:r w:rsidR="00591C55">
              <w:rPr>
                <w:rStyle w:val="CommentReference"/>
                <w:rFonts w:eastAsiaTheme="minorHAnsi" w:cs="Times New Roman"/>
                <w:iCs w:val="0"/>
                <w:color w:val="auto"/>
              </w:rPr>
              <w:commentReference w:id="1095"/>
            </w:r>
          </w:p>
        </w:tc>
        <w:tc>
          <w:tcPr>
            <w:tcW w:w="1700" w:type="dxa"/>
          </w:tcPr>
          <w:p w14:paraId="675BA55A" w14:textId="77777777" w:rsidR="008E4B7C" w:rsidRPr="00B30A26" w:rsidRDefault="008E4B7C" w:rsidP="003B784D">
            <w:pPr>
              <w:rPr>
                <w:lang w:val="es-ES"/>
              </w:rPr>
            </w:pPr>
            <w:r w:rsidRPr="00B30A26">
              <w:rPr>
                <w:b/>
                <w:lang w:val="es-ES"/>
              </w:rPr>
              <w:t>Fuente</w:t>
            </w:r>
          </w:p>
        </w:tc>
      </w:tr>
      <w:tr w:rsidR="008E4B7C" w:rsidRPr="00B30A26" w14:paraId="3949324B" w14:textId="77777777" w:rsidTr="003B784D">
        <w:tc>
          <w:tcPr>
            <w:tcW w:w="7650" w:type="dxa"/>
            <w:vMerge/>
          </w:tcPr>
          <w:p w14:paraId="4C2A0BAB" w14:textId="77777777" w:rsidR="008E4B7C" w:rsidRPr="00B30A26" w:rsidRDefault="008E4B7C" w:rsidP="003B784D">
            <w:pPr>
              <w:rPr>
                <w:lang w:val="es-ES"/>
              </w:rPr>
            </w:pPr>
          </w:p>
        </w:tc>
        <w:tc>
          <w:tcPr>
            <w:tcW w:w="1700" w:type="dxa"/>
          </w:tcPr>
          <w:p w14:paraId="040E7272" w14:textId="1C34EA29" w:rsidR="008E4B7C" w:rsidRPr="00B30A26" w:rsidRDefault="008E4B7C" w:rsidP="003B784D">
            <w:pPr>
              <w:rPr>
                <w:lang w:val="es-ES"/>
              </w:rPr>
            </w:pPr>
            <w:r w:rsidRPr="00B30A26">
              <w:rPr>
                <w:lang w:val="es-ES"/>
              </w:rPr>
              <w:t>Proyecto Radicado</w:t>
            </w:r>
            <w:r w:rsidRPr="00B30A26">
              <w:rPr>
                <w:lang w:val="es-ES"/>
              </w:rPr>
              <w:fldChar w:fldCharType="begin"/>
            </w:r>
            <w:r w:rsidRPr="00B30A26">
              <w:rPr>
                <w:lang w:val="es-ES"/>
              </w:rPr>
              <w:instrText xml:space="preserve"> XE "Proyecto Radicado" </w:instrText>
            </w:r>
            <w:r w:rsidRPr="00B30A26">
              <w:rPr>
                <w:lang w:val="es-ES"/>
              </w:rPr>
              <w:fldChar w:fldCharType="end"/>
            </w:r>
          </w:p>
        </w:tc>
      </w:tr>
    </w:tbl>
    <w:p w14:paraId="3304E9A1" w14:textId="77777777" w:rsidR="003B784D" w:rsidRPr="00B30A26" w:rsidRDefault="003B784D" w:rsidP="003B784D">
      <w:pPr>
        <w:rPr>
          <w:lang w:val="es-ES"/>
        </w:rPr>
      </w:pPr>
    </w:p>
    <w:tbl>
      <w:tblPr>
        <w:tblStyle w:val="TableGrid"/>
        <w:tblW w:w="0" w:type="auto"/>
        <w:tblLook w:val="04A0" w:firstRow="1" w:lastRow="0" w:firstColumn="1" w:lastColumn="0" w:noHBand="0" w:noVBand="1"/>
      </w:tblPr>
      <w:tblGrid>
        <w:gridCol w:w="7650"/>
        <w:gridCol w:w="1700"/>
      </w:tblGrid>
      <w:tr w:rsidR="003B784D" w:rsidRPr="00B30A26" w14:paraId="78DD8DF1" w14:textId="77777777" w:rsidTr="003B784D">
        <w:tc>
          <w:tcPr>
            <w:tcW w:w="7650" w:type="dxa"/>
            <w:vMerge w:val="restart"/>
          </w:tcPr>
          <w:p w14:paraId="5E83918A" w14:textId="7167D1CB" w:rsidR="003B784D" w:rsidRPr="00B30A26" w:rsidRDefault="003B784D" w:rsidP="00F2147D">
            <w:pPr>
              <w:pStyle w:val="RNF"/>
              <w:rPr>
                <w:lang w:val="es-ES"/>
              </w:rPr>
            </w:pPr>
            <w:r w:rsidRPr="00B30A26">
              <w:rPr>
                <w:lang w:val="es-ES"/>
              </w:rPr>
              <w:t>El Sistema</w:t>
            </w:r>
            <w:r w:rsidR="004F6A81" w:rsidRPr="00B30A26">
              <w:rPr>
                <w:lang w:val="es-ES"/>
              </w:rPr>
              <w:fldChar w:fldCharType="begin"/>
            </w:r>
            <w:r w:rsidR="004F6A81" w:rsidRPr="00B30A26">
              <w:rPr>
                <w:lang w:val="es-ES"/>
              </w:rPr>
              <w:instrText xml:space="preserve"> XE "</w:instrText>
            </w:r>
            <w:r w:rsidR="004F6A81" w:rsidRPr="00B30A26">
              <w:rPr>
                <w:b/>
                <w:szCs w:val="28"/>
                <w:lang w:val="es-ES"/>
              </w:rPr>
              <w:instrText>Sistema</w:instrText>
            </w:r>
            <w:r w:rsidR="004F6A81" w:rsidRPr="00B30A26">
              <w:rPr>
                <w:lang w:val="es-ES"/>
              </w:rPr>
              <w:instrText xml:space="preserve">" </w:instrText>
            </w:r>
            <w:r w:rsidR="004F6A81" w:rsidRPr="00B30A26">
              <w:rPr>
                <w:lang w:val="es-ES"/>
              </w:rPr>
              <w:fldChar w:fldCharType="end"/>
            </w:r>
            <w:r w:rsidRPr="00B30A26">
              <w:rPr>
                <w:lang w:val="es-ES"/>
              </w:rPr>
              <w:t xml:space="preserve"> debe ser compatible con plataformas de mapas web</w:t>
            </w:r>
            <w:r w:rsidR="00F2147D">
              <w:rPr>
                <w:lang w:val="es-ES"/>
              </w:rPr>
              <w:t xml:space="preserve"> del </w:t>
            </w:r>
          </w:p>
        </w:tc>
        <w:tc>
          <w:tcPr>
            <w:tcW w:w="1700" w:type="dxa"/>
          </w:tcPr>
          <w:p w14:paraId="787342FB" w14:textId="77777777" w:rsidR="003B784D" w:rsidRPr="00B30A26" w:rsidRDefault="003B784D" w:rsidP="003B784D">
            <w:pPr>
              <w:rPr>
                <w:lang w:val="es-ES"/>
              </w:rPr>
            </w:pPr>
            <w:r w:rsidRPr="00B30A26">
              <w:rPr>
                <w:b/>
                <w:lang w:val="es-ES"/>
              </w:rPr>
              <w:t>Fuente</w:t>
            </w:r>
          </w:p>
        </w:tc>
      </w:tr>
      <w:tr w:rsidR="003B784D" w:rsidRPr="00B30A26" w14:paraId="0A1958C0" w14:textId="77777777" w:rsidTr="003B784D">
        <w:tc>
          <w:tcPr>
            <w:tcW w:w="7650" w:type="dxa"/>
            <w:vMerge/>
          </w:tcPr>
          <w:p w14:paraId="669B5301" w14:textId="77777777" w:rsidR="003B784D" w:rsidRPr="00B30A26" w:rsidRDefault="003B784D" w:rsidP="003B784D">
            <w:pPr>
              <w:rPr>
                <w:lang w:val="es-ES"/>
              </w:rPr>
            </w:pPr>
          </w:p>
        </w:tc>
        <w:tc>
          <w:tcPr>
            <w:tcW w:w="1700" w:type="dxa"/>
          </w:tcPr>
          <w:p w14:paraId="6FCC4253" w14:textId="1BE41E23" w:rsidR="003B784D" w:rsidRPr="00B30A26" w:rsidRDefault="006358FA" w:rsidP="003B784D">
            <w:pPr>
              <w:rPr>
                <w:lang w:val="es-ES"/>
              </w:rPr>
            </w:pPr>
            <w:r w:rsidRPr="00B30A26">
              <w:rPr>
                <w:lang w:val="es-ES"/>
              </w:rPr>
              <w:t>Proyecto Radicado</w:t>
            </w:r>
            <w:r w:rsidRPr="00B30A26">
              <w:rPr>
                <w:lang w:val="es-ES"/>
              </w:rPr>
              <w:fldChar w:fldCharType="begin"/>
            </w:r>
            <w:r w:rsidRPr="00B30A26">
              <w:rPr>
                <w:lang w:val="es-ES"/>
              </w:rPr>
              <w:instrText xml:space="preserve"> XE "Proyecto Radicado" </w:instrText>
            </w:r>
            <w:r w:rsidRPr="00B30A26">
              <w:rPr>
                <w:lang w:val="es-ES"/>
              </w:rPr>
              <w:fldChar w:fldCharType="end"/>
            </w:r>
          </w:p>
        </w:tc>
      </w:tr>
    </w:tbl>
    <w:p w14:paraId="096E7520" w14:textId="77777777" w:rsidR="003B784D" w:rsidRPr="00B30A26" w:rsidRDefault="003B784D" w:rsidP="003B784D">
      <w:pPr>
        <w:rPr>
          <w:lang w:val="es-ES"/>
        </w:rPr>
      </w:pPr>
    </w:p>
    <w:p w14:paraId="481B2789" w14:textId="77777777" w:rsidR="008E4B7C" w:rsidRPr="00B30A26" w:rsidRDefault="008E4B7C" w:rsidP="008E4B7C">
      <w:pPr>
        <w:rPr>
          <w:lang w:val="es-ES"/>
        </w:rPr>
      </w:pPr>
    </w:p>
    <w:p w14:paraId="46EF1B8A" w14:textId="2F6828D1" w:rsidR="00802051" w:rsidRPr="00B30A26" w:rsidRDefault="00802051" w:rsidP="00342F10">
      <w:pPr>
        <w:pStyle w:val="Heading5"/>
        <w:rPr>
          <w:rFonts w:eastAsiaTheme="minorHAnsi"/>
          <w:lang w:val="es-ES"/>
        </w:rPr>
      </w:pPr>
      <w:bookmarkStart w:id="1096" w:name="_Toc518466302"/>
      <w:r w:rsidRPr="00B30A26">
        <w:rPr>
          <w:rFonts w:eastAsiaTheme="minorHAnsi"/>
          <w:lang w:val="es-ES"/>
        </w:rPr>
        <w:t>Confidencialidad</w:t>
      </w:r>
      <w:bookmarkEnd w:id="1096"/>
    </w:p>
    <w:tbl>
      <w:tblPr>
        <w:tblStyle w:val="TableGrid"/>
        <w:tblW w:w="0" w:type="auto"/>
        <w:tblLook w:val="04A0" w:firstRow="1" w:lastRow="0" w:firstColumn="1" w:lastColumn="0" w:noHBand="0" w:noVBand="1"/>
      </w:tblPr>
      <w:tblGrid>
        <w:gridCol w:w="7650"/>
        <w:gridCol w:w="1700"/>
      </w:tblGrid>
      <w:tr w:rsidR="006358FA" w:rsidRPr="00B30A26" w14:paraId="13BF9DC0" w14:textId="77777777" w:rsidTr="009E3D68">
        <w:tc>
          <w:tcPr>
            <w:tcW w:w="7650" w:type="dxa"/>
            <w:vMerge w:val="restart"/>
          </w:tcPr>
          <w:p w14:paraId="3605EC6A" w14:textId="56863ADD" w:rsidR="006358FA" w:rsidRPr="00B30A26" w:rsidRDefault="006358FA" w:rsidP="009E3D68">
            <w:pPr>
              <w:pStyle w:val="RNF"/>
              <w:rPr>
                <w:lang w:val="es-ES"/>
              </w:rPr>
            </w:pPr>
            <w:r w:rsidRPr="00B30A26">
              <w:rPr>
                <w:lang w:val="es-ES"/>
              </w:rPr>
              <w:t>Se deben manejar perfiles para el acceso a información privilegiada en el sistema</w:t>
            </w:r>
          </w:p>
        </w:tc>
        <w:tc>
          <w:tcPr>
            <w:tcW w:w="1700" w:type="dxa"/>
          </w:tcPr>
          <w:p w14:paraId="1C4B671E" w14:textId="77777777" w:rsidR="006358FA" w:rsidRPr="00B30A26" w:rsidRDefault="006358FA" w:rsidP="009E3D68">
            <w:pPr>
              <w:rPr>
                <w:lang w:val="es-ES"/>
              </w:rPr>
            </w:pPr>
            <w:r w:rsidRPr="00B30A26">
              <w:rPr>
                <w:b/>
                <w:lang w:val="es-ES"/>
              </w:rPr>
              <w:t>Fuente</w:t>
            </w:r>
          </w:p>
        </w:tc>
      </w:tr>
      <w:tr w:rsidR="006358FA" w:rsidRPr="00B30A26" w14:paraId="327BDF7D" w14:textId="77777777" w:rsidTr="009E3D68">
        <w:tc>
          <w:tcPr>
            <w:tcW w:w="7650" w:type="dxa"/>
            <w:vMerge/>
          </w:tcPr>
          <w:p w14:paraId="39139CE7" w14:textId="77777777" w:rsidR="006358FA" w:rsidRPr="00B30A26" w:rsidRDefault="006358FA" w:rsidP="009E3D68">
            <w:pPr>
              <w:rPr>
                <w:lang w:val="es-ES"/>
              </w:rPr>
            </w:pPr>
          </w:p>
        </w:tc>
        <w:tc>
          <w:tcPr>
            <w:tcW w:w="1700" w:type="dxa"/>
          </w:tcPr>
          <w:p w14:paraId="40770EB4" w14:textId="1964D918" w:rsidR="006358FA" w:rsidRPr="00B30A26" w:rsidRDefault="006358FA" w:rsidP="009E3D68">
            <w:pPr>
              <w:rPr>
                <w:lang w:val="es-ES"/>
              </w:rPr>
            </w:pPr>
            <w:r w:rsidRPr="00B30A26">
              <w:rPr>
                <w:lang w:val="es-ES"/>
              </w:rPr>
              <w:t>Proyecto Radicado</w:t>
            </w:r>
            <w:r w:rsidRPr="00B30A26">
              <w:rPr>
                <w:lang w:val="es-ES"/>
              </w:rPr>
              <w:fldChar w:fldCharType="begin"/>
            </w:r>
            <w:r w:rsidRPr="00B30A26">
              <w:rPr>
                <w:lang w:val="es-ES"/>
              </w:rPr>
              <w:instrText xml:space="preserve"> XE "Proyecto Radicado" </w:instrText>
            </w:r>
            <w:r w:rsidRPr="00B30A26">
              <w:rPr>
                <w:lang w:val="es-ES"/>
              </w:rPr>
              <w:fldChar w:fldCharType="end"/>
            </w:r>
          </w:p>
        </w:tc>
      </w:tr>
    </w:tbl>
    <w:p w14:paraId="32C7CCBB" w14:textId="77777777" w:rsidR="006358FA" w:rsidRPr="00B30A26" w:rsidRDefault="006358FA" w:rsidP="006358FA">
      <w:pPr>
        <w:rPr>
          <w:lang w:val="es-ES"/>
        </w:rPr>
      </w:pPr>
    </w:p>
    <w:p w14:paraId="039AA369" w14:textId="77777777" w:rsidR="00F915D3" w:rsidRPr="00B30A26" w:rsidRDefault="00F915D3" w:rsidP="00F915D3">
      <w:pPr>
        <w:rPr>
          <w:lang w:val="es-ES"/>
        </w:rPr>
      </w:pPr>
    </w:p>
    <w:p w14:paraId="5E004C68" w14:textId="77777777" w:rsidR="00802051" w:rsidRPr="00B30A26" w:rsidRDefault="00802051" w:rsidP="00342F10">
      <w:pPr>
        <w:pStyle w:val="Heading4"/>
        <w:rPr>
          <w:rFonts w:eastAsiaTheme="minorHAnsi"/>
          <w:lang w:val="es-ES"/>
        </w:rPr>
      </w:pPr>
      <w:bookmarkStart w:id="1097" w:name="_Toc518466303"/>
      <w:r w:rsidRPr="00B30A26">
        <w:rPr>
          <w:rFonts w:eastAsiaTheme="minorHAnsi"/>
          <w:lang w:val="es-ES"/>
        </w:rPr>
        <w:t>Atributos Organizacionales</w:t>
      </w:r>
      <w:bookmarkEnd w:id="1097"/>
      <w:r w:rsidRPr="00B30A26">
        <w:rPr>
          <w:rFonts w:eastAsiaTheme="minorHAnsi"/>
          <w:lang w:val="es-ES"/>
        </w:rPr>
        <w:t xml:space="preserve"> </w:t>
      </w:r>
    </w:p>
    <w:p w14:paraId="4C80125D" w14:textId="77777777" w:rsidR="00802051" w:rsidRPr="00B30A26" w:rsidRDefault="00802051" w:rsidP="00342F10">
      <w:pPr>
        <w:pStyle w:val="Heading5"/>
        <w:rPr>
          <w:rFonts w:eastAsiaTheme="minorHAnsi"/>
          <w:lang w:val="es-ES"/>
        </w:rPr>
      </w:pPr>
      <w:bookmarkStart w:id="1098" w:name="_Toc518466304"/>
      <w:r w:rsidRPr="00B30A26">
        <w:rPr>
          <w:rFonts w:eastAsiaTheme="minorHAnsi"/>
          <w:lang w:val="es-ES"/>
        </w:rPr>
        <w:t>Desarrollo</w:t>
      </w:r>
      <w:bookmarkEnd w:id="1098"/>
    </w:p>
    <w:p w14:paraId="6F4B6C20" w14:textId="77777777" w:rsidR="008D1EB5" w:rsidRPr="00B30A26" w:rsidRDefault="008D1EB5" w:rsidP="008D1EB5">
      <w:pPr>
        <w:rPr>
          <w:lang w:val="es-ES"/>
        </w:rPr>
      </w:pPr>
    </w:p>
    <w:tbl>
      <w:tblPr>
        <w:tblStyle w:val="TableGrid"/>
        <w:tblW w:w="0" w:type="auto"/>
        <w:tblLook w:val="04A0" w:firstRow="1" w:lastRow="0" w:firstColumn="1" w:lastColumn="0" w:noHBand="0" w:noVBand="1"/>
      </w:tblPr>
      <w:tblGrid>
        <w:gridCol w:w="7650"/>
        <w:gridCol w:w="1700"/>
      </w:tblGrid>
      <w:tr w:rsidR="008D1EB5" w:rsidRPr="00B30A26" w14:paraId="7C94A037" w14:textId="77777777" w:rsidTr="00BB7350">
        <w:tc>
          <w:tcPr>
            <w:tcW w:w="7650" w:type="dxa"/>
            <w:vMerge w:val="restart"/>
          </w:tcPr>
          <w:p w14:paraId="3B8007E7" w14:textId="07827532" w:rsidR="008D1EB5" w:rsidRPr="00B30A26" w:rsidRDefault="002D1075" w:rsidP="00BB7350">
            <w:pPr>
              <w:pStyle w:val="RNF"/>
              <w:rPr>
                <w:lang w:val="es-ES"/>
              </w:rPr>
            </w:pPr>
            <w:r w:rsidRPr="00B30A26">
              <w:rPr>
                <w:lang w:val="es-ES"/>
              </w:rPr>
              <w:t>Se deben integrar las plataformas Extreme Control y Extreme Track en una sola llamada Extreme Platform</w:t>
            </w:r>
            <w:r w:rsidR="004F6A81" w:rsidRPr="00B30A26">
              <w:rPr>
                <w:lang w:val="es-ES"/>
              </w:rPr>
              <w:fldChar w:fldCharType="begin"/>
            </w:r>
            <w:r w:rsidR="004F6A81" w:rsidRPr="00B30A26">
              <w:rPr>
                <w:lang w:val="es-ES"/>
              </w:rPr>
              <w:instrText xml:space="preserve"> XE "</w:instrText>
            </w:r>
            <w:r w:rsidR="004F6A81" w:rsidRPr="00B30A26">
              <w:rPr>
                <w:b/>
                <w:szCs w:val="28"/>
                <w:lang w:val="es-ES"/>
              </w:rPr>
              <w:instrText>Extreme Platform</w:instrText>
            </w:r>
            <w:r w:rsidR="004F6A81" w:rsidRPr="00B30A26">
              <w:rPr>
                <w:lang w:val="es-ES"/>
              </w:rPr>
              <w:instrText xml:space="preserve">" </w:instrText>
            </w:r>
            <w:r w:rsidR="004F6A81" w:rsidRPr="00B30A26">
              <w:rPr>
                <w:lang w:val="es-ES"/>
              </w:rPr>
              <w:fldChar w:fldCharType="end"/>
            </w:r>
            <w:r w:rsidRPr="00B30A26">
              <w:rPr>
                <w:lang w:val="es-ES"/>
              </w:rPr>
              <w:t>.</w:t>
            </w:r>
          </w:p>
        </w:tc>
        <w:tc>
          <w:tcPr>
            <w:tcW w:w="1700" w:type="dxa"/>
          </w:tcPr>
          <w:p w14:paraId="39BC018F" w14:textId="77777777" w:rsidR="008D1EB5" w:rsidRPr="00B30A26" w:rsidRDefault="008D1EB5" w:rsidP="00BB7350">
            <w:pPr>
              <w:rPr>
                <w:lang w:val="es-ES"/>
              </w:rPr>
            </w:pPr>
            <w:r w:rsidRPr="00B30A26">
              <w:rPr>
                <w:b/>
                <w:lang w:val="es-ES"/>
              </w:rPr>
              <w:t>Fuente</w:t>
            </w:r>
          </w:p>
        </w:tc>
      </w:tr>
      <w:tr w:rsidR="008D1EB5" w:rsidRPr="00B30A26" w14:paraId="6724071F" w14:textId="77777777" w:rsidTr="00BB7350">
        <w:tc>
          <w:tcPr>
            <w:tcW w:w="7650" w:type="dxa"/>
            <w:vMerge/>
          </w:tcPr>
          <w:p w14:paraId="6CD352F1" w14:textId="77777777" w:rsidR="008D1EB5" w:rsidRPr="00B30A26" w:rsidRDefault="008D1EB5" w:rsidP="00BB7350">
            <w:pPr>
              <w:rPr>
                <w:lang w:val="es-ES"/>
              </w:rPr>
            </w:pPr>
          </w:p>
        </w:tc>
        <w:tc>
          <w:tcPr>
            <w:tcW w:w="1700" w:type="dxa"/>
          </w:tcPr>
          <w:p w14:paraId="0221D639" w14:textId="49DB3BF5" w:rsidR="008D1EB5" w:rsidRPr="00B30A26" w:rsidRDefault="002D1075" w:rsidP="00C9102D">
            <w:pPr>
              <w:rPr>
                <w:lang w:val="es-ES"/>
              </w:rPr>
            </w:pPr>
            <w:commentRangeStart w:id="1099"/>
            <w:r w:rsidRPr="00B30A26">
              <w:rPr>
                <w:lang w:val="es-ES"/>
              </w:rPr>
              <w:t xml:space="preserve">Acta </w:t>
            </w:r>
            <w:commentRangeEnd w:id="1099"/>
            <w:r w:rsidR="00C9102D" w:rsidRPr="00B30A26">
              <w:rPr>
                <w:lang w:val="es-ES"/>
              </w:rPr>
              <w:t>0</w:t>
            </w:r>
            <w:r w:rsidR="00C9102D">
              <w:rPr>
                <w:lang w:val="es-ES"/>
              </w:rPr>
              <w:t>10</w:t>
            </w:r>
            <w:r w:rsidR="00D80373">
              <w:rPr>
                <w:rStyle w:val="CommentReference"/>
              </w:rPr>
              <w:commentReference w:id="1099"/>
            </w:r>
            <w:r w:rsidRPr="00B30A26">
              <w:rPr>
                <w:lang w:val="es-ES"/>
              </w:rPr>
              <w:fldChar w:fldCharType="begin"/>
            </w:r>
            <w:r w:rsidRPr="00B30A26">
              <w:rPr>
                <w:lang w:val="es-ES"/>
              </w:rPr>
              <w:instrText xml:space="preserve"> XE "Acta 0</w:instrText>
            </w:r>
            <w:r w:rsidR="00C9102D">
              <w:rPr>
                <w:lang w:val="es-ES"/>
              </w:rPr>
              <w:instrText>10</w:instrText>
            </w:r>
            <w:r w:rsidRPr="00B30A26">
              <w:rPr>
                <w:lang w:val="es-ES"/>
              </w:rPr>
              <w:instrText xml:space="preserve">" </w:instrText>
            </w:r>
            <w:r w:rsidRPr="00B30A26">
              <w:rPr>
                <w:lang w:val="es-ES"/>
              </w:rPr>
              <w:fldChar w:fldCharType="end"/>
            </w:r>
          </w:p>
        </w:tc>
      </w:tr>
    </w:tbl>
    <w:p w14:paraId="6C3215DD" w14:textId="77777777" w:rsidR="008D1EB5" w:rsidRPr="00B30A26" w:rsidRDefault="008D1EB5" w:rsidP="008D1EB5">
      <w:pPr>
        <w:rPr>
          <w:lang w:val="es-ES"/>
        </w:rPr>
      </w:pPr>
    </w:p>
    <w:tbl>
      <w:tblPr>
        <w:tblStyle w:val="TableGrid"/>
        <w:tblW w:w="0" w:type="auto"/>
        <w:tblLook w:val="04A0" w:firstRow="1" w:lastRow="0" w:firstColumn="1" w:lastColumn="0" w:noHBand="0" w:noVBand="1"/>
      </w:tblPr>
      <w:tblGrid>
        <w:gridCol w:w="7650"/>
        <w:gridCol w:w="1700"/>
      </w:tblGrid>
      <w:tr w:rsidR="00E87E2A" w:rsidRPr="00B30A26" w14:paraId="0A3537B3" w14:textId="77777777" w:rsidTr="009E3D68">
        <w:tc>
          <w:tcPr>
            <w:tcW w:w="7650" w:type="dxa"/>
          </w:tcPr>
          <w:p w14:paraId="480BB01F" w14:textId="23A66CAC" w:rsidR="00E87E2A" w:rsidRPr="00B30A26" w:rsidRDefault="00E87E2A" w:rsidP="00E87E2A">
            <w:pPr>
              <w:pStyle w:val="RNF"/>
              <w:rPr>
                <w:lang w:val="es-ES"/>
              </w:rPr>
            </w:pPr>
            <w:commentRangeStart w:id="1100"/>
            <w:r w:rsidRPr="00B30A26">
              <w:rPr>
                <w:lang w:val="es-ES"/>
              </w:rPr>
              <w:t>Se tiene contemplado utilizar desarrollo en cascada de manera modular</w:t>
            </w:r>
            <w:commentRangeEnd w:id="1100"/>
            <w:r w:rsidR="00D93D67">
              <w:rPr>
                <w:rStyle w:val="CommentReference"/>
                <w:rFonts w:eastAsiaTheme="minorHAnsi" w:cs="Times New Roman"/>
                <w:iCs w:val="0"/>
                <w:color w:val="auto"/>
              </w:rPr>
              <w:commentReference w:id="1100"/>
            </w:r>
          </w:p>
        </w:tc>
        <w:tc>
          <w:tcPr>
            <w:tcW w:w="1700" w:type="dxa"/>
          </w:tcPr>
          <w:p w14:paraId="30159936" w14:textId="77777777" w:rsidR="00E87E2A" w:rsidRPr="00B30A26" w:rsidRDefault="00E87E2A" w:rsidP="009E3D68">
            <w:pPr>
              <w:rPr>
                <w:b/>
                <w:lang w:val="es-ES"/>
              </w:rPr>
            </w:pPr>
            <w:r w:rsidRPr="00B30A26">
              <w:rPr>
                <w:b/>
                <w:lang w:val="es-ES"/>
              </w:rPr>
              <w:t>Fuente</w:t>
            </w:r>
          </w:p>
          <w:p w14:paraId="0370673D" w14:textId="0C9B736D" w:rsidR="00317F15" w:rsidRPr="00B30A26" w:rsidRDefault="00D7071D" w:rsidP="009E3D68">
            <w:pPr>
              <w:rPr>
                <w:lang w:val="es-ES"/>
              </w:rPr>
            </w:pPr>
            <w:r w:rsidRPr="00B30A26">
              <w:rPr>
                <w:lang w:val="es-ES"/>
              </w:rPr>
              <w:t>Proyecto Radicado</w:t>
            </w:r>
            <w:r w:rsidRPr="00B30A26">
              <w:rPr>
                <w:lang w:val="es-ES"/>
              </w:rPr>
              <w:fldChar w:fldCharType="begin"/>
            </w:r>
            <w:r w:rsidRPr="00B30A26">
              <w:rPr>
                <w:lang w:val="es-ES"/>
              </w:rPr>
              <w:instrText xml:space="preserve"> XE "Proyecto Radicado" </w:instrText>
            </w:r>
            <w:r w:rsidRPr="00B30A26">
              <w:rPr>
                <w:lang w:val="es-ES"/>
              </w:rPr>
              <w:fldChar w:fldCharType="end"/>
            </w:r>
          </w:p>
        </w:tc>
      </w:tr>
    </w:tbl>
    <w:p w14:paraId="48CEFEA4" w14:textId="77777777" w:rsidR="00E87E2A" w:rsidRPr="00B30A26" w:rsidRDefault="00E87E2A" w:rsidP="008D1EB5">
      <w:pPr>
        <w:rPr>
          <w:lang w:val="es-ES"/>
        </w:rPr>
      </w:pPr>
    </w:p>
    <w:p w14:paraId="5B45F1B8" w14:textId="77777777" w:rsidR="00F915D3" w:rsidRPr="00B30A26" w:rsidRDefault="00F915D3" w:rsidP="00F915D3">
      <w:pPr>
        <w:rPr>
          <w:lang w:val="es-ES"/>
        </w:rPr>
      </w:pPr>
    </w:p>
    <w:p w14:paraId="684D58CB" w14:textId="77777777" w:rsidR="00802051" w:rsidRPr="00B30A26" w:rsidRDefault="00802051" w:rsidP="00342F10">
      <w:pPr>
        <w:pStyle w:val="Heading5"/>
        <w:rPr>
          <w:rFonts w:eastAsiaTheme="minorHAnsi"/>
          <w:lang w:val="es-ES"/>
        </w:rPr>
      </w:pPr>
      <w:bookmarkStart w:id="1101" w:name="_Toc518466305"/>
      <w:r w:rsidRPr="00B30A26">
        <w:rPr>
          <w:rFonts w:eastAsiaTheme="minorHAnsi"/>
          <w:lang w:val="es-ES"/>
        </w:rPr>
        <w:t>Implementación</w:t>
      </w:r>
      <w:bookmarkEnd w:id="1101"/>
    </w:p>
    <w:p w14:paraId="545814A1" w14:textId="77777777" w:rsidR="00F915D3" w:rsidRPr="00B30A26" w:rsidRDefault="00F915D3" w:rsidP="00F915D3">
      <w:pPr>
        <w:rPr>
          <w:lang w:val="es-ES"/>
        </w:rPr>
      </w:pPr>
    </w:p>
    <w:p w14:paraId="17A30A71" w14:textId="77777777" w:rsidR="004B7025" w:rsidRPr="00B30A26" w:rsidRDefault="004B7025" w:rsidP="004B7025">
      <w:pPr>
        <w:rPr>
          <w:lang w:val="es-ES"/>
        </w:rPr>
      </w:pPr>
    </w:p>
    <w:tbl>
      <w:tblPr>
        <w:tblStyle w:val="TableGrid"/>
        <w:tblW w:w="0" w:type="auto"/>
        <w:tblLook w:val="04A0" w:firstRow="1" w:lastRow="0" w:firstColumn="1" w:lastColumn="0" w:noHBand="0" w:noVBand="1"/>
      </w:tblPr>
      <w:tblGrid>
        <w:gridCol w:w="7650"/>
        <w:gridCol w:w="1700"/>
      </w:tblGrid>
      <w:tr w:rsidR="004B7025" w:rsidRPr="00B30A26" w14:paraId="56C0481E" w14:textId="77777777" w:rsidTr="00BB7350">
        <w:tc>
          <w:tcPr>
            <w:tcW w:w="7650" w:type="dxa"/>
            <w:vMerge w:val="restart"/>
          </w:tcPr>
          <w:p w14:paraId="64D45D07" w14:textId="75C0443D" w:rsidR="004B7025" w:rsidRPr="00B30A26" w:rsidRDefault="006F4628" w:rsidP="00BB7350">
            <w:pPr>
              <w:pStyle w:val="RNF"/>
              <w:rPr>
                <w:lang w:val="es-ES"/>
              </w:rPr>
            </w:pPr>
            <w:r w:rsidRPr="00B30A26">
              <w:rPr>
                <w:lang w:val="es-ES"/>
              </w:rPr>
              <w:lastRenderedPageBreak/>
              <w:t>Se deben establecer como se trabajarían los canales de soporte y mantenimiento de la solución LogCloud</w:t>
            </w:r>
            <w:r w:rsidR="00267BF3">
              <w:rPr>
                <w:lang w:val="es-ES"/>
              </w:rPr>
              <w:fldChar w:fldCharType="begin"/>
            </w:r>
            <w:r w:rsidR="00267BF3" w:rsidRPr="00267BF3">
              <w:rPr>
                <w:lang w:val="es-ES"/>
              </w:rPr>
              <w:instrText xml:space="preserve"> XE "</w:instrText>
            </w:r>
            <w:r w:rsidR="00267BF3">
              <w:rPr>
                <w:szCs w:val="28"/>
                <w:lang w:val="es-ES"/>
              </w:rPr>
              <w:instrText>LogCloud</w:instrText>
            </w:r>
            <w:r w:rsidR="00267BF3" w:rsidRPr="00267BF3">
              <w:rPr>
                <w:lang w:val="es-ES"/>
              </w:rPr>
              <w:instrText xml:space="preserve">" </w:instrText>
            </w:r>
            <w:r w:rsidR="00267BF3">
              <w:rPr>
                <w:lang w:val="es-ES"/>
              </w:rPr>
              <w:fldChar w:fldCharType="end"/>
            </w:r>
            <w:r w:rsidRPr="00B30A26">
              <w:rPr>
                <w:lang w:val="es-ES"/>
              </w:rPr>
              <w:t>; es decir, si se prestará propio de la nueva empresa o será́ realizado por cada co-ejecutora a quien corresponda cada solicitud o necesidad.</w:t>
            </w:r>
          </w:p>
        </w:tc>
        <w:tc>
          <w:tcPr>
            <w:tcW w:w="1700" w:type="dxa"/>
          </w:tcPr>
          <w:p w14:paraId="4201B66D" w14:textId="77777777" w:rsidR="004B7025" w:rsidRPr="00B30A26" w:rsidRDefault="004B7025" w:rsidP="00BB7350">
            <w:pPr>
              <w:rPr>
                <w:lang w:val="es-ES"/>
              </w:rPr>
            </w:pPr>
            <w:r w:rsidRPr="00B30A26">
              <w:rPr>
                <w:b/>
                <w:lang w:val="es-ES"/>
              </w:rPr>
              <w:t>Fuente</w:t>
            </w:r>
          </w:p>
        </w:tc>
      </w:tr>
      <w:tr w:rsidR="004B7025" w:rsidRPr="00B30A26" w14:paraId="6D940064" w14:textId="77777777" w:rsidTr="00BB7350">
        <w:tc>
          <w:tcPr>
            <w:tcW w:w="7650" w:type="dxa"/>
            <w:vMerge/>
          </w:tcPr>
          <w:p w14:paraId="299B7C8B" w14:textId="77777777" w:rsidR="004B7025" w:rsidRPr="00B30A26" w:rsidRDefault="004B7025" w:rsidP="00BB7350">
            <w:pPr>
              <w:rPr>
                <w:lang w:val="es-ES"/>
              </w:rPr>
            </w:pPr>
          </w:p>
        </w:tc>
        <w:tc>
          <w:tcPr>
            <w:tcW w:w="1700" w:type="dxa"/>
          </w:tcPr>
          <w:p w14:paraId="4D05AB93" w14:textId="0234C7BF" w:rsidR="004B7025" w:rsidRPr="00B30A26" w:rsidRDefault="006F4628" w:rsidP="00BB7350">
            <w:pPr>
              <w:rPr>
                <w:lang w:val="es-ES"/>
              </w:rPr>
            </w:pPr>
            <w:commentRangeStart w:id="1102"/>
            <w:r w:rsidRPr="00B30A26">
              <w:rPr>
                <w:lang w:val="es-ES"/>
              </w:rPr>
              <w:t>Acta 003</w:t>
            </w:r>
            <w:commentRangeEnd w:id="1102"/>
            <w:r w:rsidR="00D80373">
              <w:rPr>
                <w:rStyle w:val="CommentReference"/>
              </w:rPr>
              <w:commentReference w:id="1102"/>
            </w:r>
            <w:r w:rsidRPr="00B30A26">
              <w:rPr>
                <w:lang w:val="es-ES"/>
              </w:rPr>
              <w:fldChar w:fldCharType="begin"/>
            </w:r>
            <w:r w:rsidRPr="00B30A26">
              <w:rPr>
                <w:lang w:val="es-ES"/>
              </w:rPr>
              <w:instrText xml:space="preserve"> XE "Acta 003" </w:instrText>
            </w:r>
            <w:r w:rsidRPr="00B30A26">
              <w:rPr>
                <w:lang w:val="es-ES"/>
              </w:rPr>
              <w:fldChar w:fldCharType="end"/>
            </w:r>
          </w:p>
        </w:tc>
      </w:tr>
    </w:tbl>
    <w:p w14:paraId="6A25FE38" w14:textId="77777777" w:rsidR="00F915D3" w:rsidRPr="00B30A26" w:rsidRDefault="00F915D3" w:rsidP="00F915D3">
      <w:pPr>
        <w:rPr>
          <w:lang w:val="es-ES"/>
        </w:rPr>
      </w:pPr>
    </w:p>
    <w:p w14:paraId="2CF8BD52" w14:textId="77777777" w:rsidR="006D2B67" w:rsidRPr="00B30A26" w:rsidRDefault="006D2B67" w:rsidP="00F915D3">
      <w:pPr>
        <w:rPr>
          <w:lang w:val="es-ES"/>
        </w:rPr>
      </w:pPr>
    </w:p>
    <w:p w14:paraId="78CE4690" w14:textId="77777777" w:rsidR="00827B91" w:rsidRDefault="00827B91" w:rsidP="00920F65">
      <w:pPr>
        <w:pStyle w:val="Heading4"/>
        <w:numPr>
          <w:ilvl w:val="0"/>
          <w:numId w:val="0"/>
        </w:numPr>
        <w:ind w:left="864" w:hanging="864"/>
        <w:rPr>
          <w:rFonts w:eastAsiaTheme="minorHAnsi"/>
          <w:lang w:val="es-ES"/>
        </w:rPr>
      </w:pPr>
    </w:p>
    <w:p w14:paraId="717AC086" w14:textId="4A954E53" w:rsidR="00802051" w:rsidRPr="00B30A26" w:rsidRDefault="00802051" w:rsidP="00342F10">
      <w:pPr>
        <w:pStyle w:val="Heading4"/>
        <w:rPr>
          <w:rFonts w:eastAsiaTheme="minorHAnsi"/>
          <w:lang w:val="es-ES"/>
        </w:rPr>
      </w:pPr>
      <w:bookmarkStart w:id="1103" w:name="_Toc518466306"/>
      <w:r w:rsidRPr="00B30A26">
        <w:rPr>
          <w:rFonts w:eastAsiaTheme="minorHAnsi"/>
          <w:lang w:val="es-ES"/>
        </w:rPr>
        <w:t>Requisitos de Arquitectura</w:t>
      </w:r>
      <w:bookmarkEnd w:id="1103"/>
    </w:p>
    <w:p w14:paraId="3BF44D38" w14:textId="77777777" w:rsidR="004B7025" w:rsidRPr="00B30A26" w:rsidRDefault="004B7025" w:rsidP="004B7025">
      <w:pPr>
        <w:rPr>
          <w:lang w:val="es-ES"/>
        </w:rPr>
      </w:pPr>
    </w:p>
    <w:tbl>
      <w:tblPr>
        <w:tblStyle w:val="TableGrid"/>
        <w:tblW w:w="0" w:type="auto"/>
        <w:tblLook w:val="04A0" w:firstRow="1" w:lastRow="0" w:firstColumn="1" w:lastColumn="0" w:noHBand="0" w:noVBand="1"/>
      </w:tblPr>
      <w:tblGrid>
        <w:gridCol w:w="7650"/>
        <w:gridCol w:w="1700"/>
      </w:tblGrid>
      <w:tr w:rsidR="004B7025" w:rsidRPr="00B30A26" w14:paraId="1DD8EE9D" w14:textId="77777777" w:rsidTr="00BB7350">
        <w:tc>
          <w:tcPr>
            <w:tcW w:w="7650" w:type="dxa"/>
            <w:vMerge w:val="restart"/>
          </w:tcPr>
          <w:p w14:paraId="2643220E" w14:textId="1B4FAF45" w:rsidR="004B7025" w:rsidRPr="00B30A26" w:rsidRDefault="004B7025" w:rsidP="004B7025">
            <w:pPr>
              <w:pStyle w:val="RNF"/>
              <w:rPr>
                <w:lang w:val="es-ES"/>
              </w:rPr>
            </w:pPr>
            <w:r w:rsidRPr="00B30A26">
              <w:rPr>
                <w:lang w:val="es-ES"/>
              </w:rPr>
              <w:t xml:space="preserve">Los elementos de arquitectura a priorizar son: </w:t>
            </w:r>
            <w:r w:rsidRPr="00B30A26">
              <w:rPr>
                <w:lang w:val="es-ES"/>
              </w:rPr>
              <w:br/>
              <w:t xml:space="preserve">a. Seguridad; b. Autenticación; c. Manejo de Usuarios.; d. Permisos.; e. Look and feel. (Interfaz </w:t>
            </w:r>
            <w:r w:rsidR="00EB5F09" w:rsidRPr="00B30A26">
              <w:rPr>
                <w:lang w:val="es-ES"/>
              </w:rPr>
              <w:t>gráfica</w:t>
            </w:r>
            <w:r w:rsidRPr="00B30A26">
              <w:rPr>
                <w:lang w:val="es-ES"/>
              </w:rPr>
              <w:t>); f. Requisitos de Desempeño.</w:t>
            </w:r>
          </w:p>
        </w:tc>
        <w:tc>
          <w:tcPr>
            <w:tcW w:w="1700" w:type="dxa"/>
          </w:tcPr>
          <w:p w14:paraId="787E3C36" w14:textId="77777777" w:rsidR="004B7025" w:rsidRPr="00B30A26" w:rsidRDefault="004B7025" w:rsidP="00BB7350">
            <w:pPr>
              <w:rPr>
                <w:lang w:val="es-ES"/>
              </w:rPr>
            </w:pPr>
            <w:r w:rsidRPr="00B30A26">
              <w:rPr>
                <w:b/>
                <w:lang w:val="es-ES"/>
              </w:rPr>
              <w:t>Fuente</w:t>
            </w:r>
          </w:p>
        </w:tc>
      </w:tr>
      <w:tr w:rsidR="004B7025" w:rsidRPr="00B30A26" w14:paraId="44AF45CA" w14:textId="77777777" w:rsidTr="00BB7350">
        <w:tc>
          <w:tcPr>
            <w:tcW w:w="7650" w:type="dxa"/>
            <w:vMerge/>
          </w:tcPr>
          <w:p w14:paraId="2646AE6A" w14:textId="77777777" w:rsidR="004B7025" w:rsidRPr="00B30A26" w:rsidRDefault="004B7025" w:rsidP="00BB7350">
            <w:pPr>
              <w:rPr>
                <w:lang w:val="es-ES"/>
              </w:rPr>
            </w:pPr>
          </w:p>
        </w:tc>
        <w:tc>
          <w:tcPr>
            <w:tcW w:w="1700" w:type="dxa"/>
          </w:tcPr>
          <w:p w14:paraId="009DE6E3" w14:textId="762D84C6" w:rsidR="004B7025" w:rsidRPr="00B30A26" w:rsidRDefault="004B7025" w:rsidP="00BB7350">
            <w:pPr>
              <w:rPr>
                <w:lang w:val="es-ES"/>
              </w:rPr>
            </w:pPr>
            <w:r w:rsidRPr="00B30A26">
              <w:rPr>
                <w:lang w:val="es-ES"/>
              </w:rPr>
              <w:t>Acta 002</w:t>
            </w:r>
            <w:r w:rsidRPr="00B30A26">
              <w:rPr>
                <w:lang w:val="es-ES"/>
              </w:rPr>
              <w:fldChar w:fldCharType="begin"/>
            </w:r>
            <w:r w:rsidRPr="00B30A26">
              <w:rPr>
                <w:lang w:val="es-ES"/>
              </w:rPr>
              <w:instrText xml:space="preserve"> XE "Acta 002" </w:instrText>
            </w:r>
            <w:r w:rsidRPr="00B30A26">
              <w:rPr>
                <w:lang w:val="es-ES"/>
              </w:rPr>
              <w:fldChar w:fldCharType="end"/>
            </w:r>
          </w:p>
        </w:tc>
      </w:tr>
    </w:tbl>
    <w:p w14:paraId="7CFC53A2" w14:textId="77777777" w:rsidR="004B7025" w:rsidRPr="00B30A26" w:rsidRDefault="004B7025" w:rsidP="004B7025">
      <w:pPr>
        <w:rPr>
          <w:lang w:val="es-ES"/>
        </w:rPr>
      </w:pPr>
    </w:p>
    <w:p w14:paraId="772162BD" w14:textId="77777777" w:rsidR="004B7025" w:rsidRPr="00B30A26" w:rsidRDefault="004B7025" w:rsidP="004B7025">
      <w:pPr>
        <w:rPr>
          <w:lang w:val="es-ES"/>
        </w:rPr>
      </w:pPr>
    </w:p>
    <w:tbl>
      <w:tblPr>
        <w:tblStyle w:val="TableGrid"/>
        <w:tblW w:w="0" w:type="auto"/>
        <w:tblLook w:val="04A0" w:firstRow="1" w:lastRow="0" w:firstColumn="1" w:lastColumn="0" w:noHBand="0" w:noVBand="1"/>
      </w:tblPr>
      <w:tblGrid>
        <w:gridCol w:w="7650"/>
        <w:gridCol w:w="1700"/>
      </w:tblGrid>
      <w:tr w:rsidR="004B7025" w:rsidRPr="00B30A26" w14:paraId="3358E321" w14:textId="77777777" w:rsidTr="00BB7350">
        <w:tc>
          <w:tcPr>
            <w:tcW w:w="7650" w:type="dxa"/>
            <w:vMerge w:val="restart"/>
          </w:tcPr>
          <w:p w14:paraId="56D5D449" w14:textId="74CE2F7C" w:rsidR="004B7025" w:rsidRPr="00B30A26" w:rsidRDefault="004B7025" w:rsidP="00BB7350">
            <w:pPr>
              <w:pStyle w:val="RNF"/>
              <w:rPr>
                <w:lang w:val="es-ES"/>
              </w:rPr>
            </w:pPr>
            <w:r w:rsidRPr="00B30A26">
              <w:rPr>
                <w:lang w:val="es-ES"/>
              </w:rPr>
              <w:t>Se debe establecer</w:t>
            </w:r>
            <w:r w:rsidRPr="00B30A26">
              <w:rPr>
                <w:rFonts w:cs="Arial"/>
                <w:color w:val="000000"/>
                <w:lang w:val="es-ES"/>
              </w:rPr>
              <w:t xml:space="preserve"> la disposición final de las soluciones que hacen parte de LogCloud</w:t>
            </w:r>
            <w:r w:rsidR="00267BF3">
              <w:rPr>
                <w:rFonts w:cs="Arial"/>
                <w:color w:val="000000"/>
                <w:lang w:val="es-ES"/>
              </w:rPr>
              <w:fldChar w:fldCharType="begin"/>
            </w:r>
            <w:r w:rsidR="00267BF3" w:rsidRPr="00267BF3">
              <w:rPr>
                <w:lang w:val="es-ES"/>
              </w:rPr>
              <w:instrText xml:space="preserve"> XE "</w:instrText>
            </w:r>
            <w:r w:rsidR="00267BF3">
              <w:rPr>
                <w:szCs w:val="28"/>
                <w:lang w:val="es-ES"/>
              </w:rPr>
              <w:instrText>LogCloud</w:instrText>
            </w:r>
            <w:r w:rsidR="00267BF3" w:rsidRPr="00267BF3">
              <w:rPr>
                <w:lang w:val="es-ES"/>
              </w:rPr>
              <w:instrText xml:space="preserve">" </w:instrText>
            </w:r>
            <w:r w:rsidR="00267BF3">
              <w:rPr>
                <w:rFonts w:cs="Arial"/>
                <w:color w:val="000000"/>
                <w:lang w:val="es-ES"/>
              </w:rPr>
              <w:fldChar w:fldCharType="end"/>
            </w:r>
            <w:r w:rsidRPr="00B30A26">
              <w:rPr>
                <w:rFonts w:cs="Arial"/>
                <w:color w:val="000000"/>
                <w:lang w:val="es-ES"/>
              </w:rPr>
              <w:t xml:space="preserve"> si estas se encontrarán en un mismo espacio o infraestructura en la nube o si cada solución se encontrará almacenada de forma independiente.</w:t>
            </w:r>
          </w:p>
        </w:tc>
        <w:tc>
          <w:tcPr>
            <w:tcW w:w="1700" w:type="dxa"/>
          </w:tcPr>
          <w:p w14:paraId="643DD673" w14:textId="77777777" w:rsidR="004B7025" w:rsidRPr="00B30A26" w:rsidRDefault="004B7025" w:rsidP="00BB7350">
            <w:pPr>
              <w:rPr>
                <w:lang w:val="es-ES"/>
              </w:rPr>
            </w:pPr>
            <w:r w:rsidRPr="00B30A26">
              <w:rPr>
                <w:b/>
                <w:lang w:val="es-ES"/>
              </w:rPr>
              <w:t>Fuente</w:t>
            </w:r>
          </w:p>
        </w:tc>
      </w:tr>
      <w:tr w:rsidR="004B7025" w:rsidRPr="00B30A26" w14:paraId="3A2BA7A9" w14:textId="77777777" w:rsidTr="00BB7350">
        <w:tc>
          <w:tcPr>
            <w:tcW w:w="7650" w:type="dxa"/>
            <w:vMerge/>
          </w:tcPr>
          <w:p w14:paraId="740E2B4C" w14:textId="77777777" w:rsidR="004B7025" w:rsidRPr="00B30A26" w:rsidRDefault="004B7025" w:rsidP="00BB7350">
            <w:pPr>
              <w:rPr>
                <w:lang w:val="es-ES"/>
              </w:rPr>
            </w:pPr>
          </w:p>
        </w:tc>
        <w:tc>
          <w:tcPr>
            <w:tcW w:w="1700" w:type="dxa"/>
          </w:tcPr>
          <w:p w14:paraId="5E9FF94B" w14:textId="1F1652D7" w:rsidR="004B7025" w:rsidRPr="00B30A26" w:rsidRDefault="004B7025" w:rsidP="00BB7350">
            <w:pPr>
              <w:rPr>
                <w:lang w:val="es-ES"/>
              </w:rPr>
            </w:pPr>
            <w:commentRangeStart w:id="1104"/>
            <w:r w:rsidRPr="00B30A26">
              <w:rPr>
                <w:lang w:val="es-ES"/>
              </w:rPr>
              <w:t>Acta 003</w:t>
            </w:r>
            <w:commentRangeEnd w:id="1104"/>
            <w:r w:rsidR="00DA13DF">
              <w:rPr>
                <w:rStyle w:val="CommentReference"/>
              </w:rPr>
              <w:commentReference w:id="1104"/>
            </w:r>
            <w:r w:rsidRPr="00B30A26">
              <w:rPr>
                <w:lang w:val="es-ES"/>
              </w:rPr>
              <w:fldChar w:fldCharType="begin"/>
            </w:r>
            <w:r w:rsidRPr="00B30A26">
              <w:rPr>
                <w:lang w:val="es-ES"/>
              </w:rPr>
              <w:instrText xml:space="preserve"> XE "Acta 003" </w:instrText>
            </w:r>
            <w:r w:rsidRPr="00B30A26">
              <w:rPr>
                <w:lang w:val="es-ES"/>
              </w:rPr>
              <w:fldChar w:fldCharType="end"/>
            </w:r>
          </w:p>
        </w:tc>
      </w:tr>
    </w:tbl>
    <w:p w14:paraId="0E4BD2D7" w14:textId="77777777" w:rsidR="00BF07EE" w:rsidRPr="00B30A26" w:rsidRDefault="00BF07EE" w:rsidP="00BF07EE">
      <w:pPr>
        <w:rPr>
          <w:lang w:val="es-ES"/>
        </w:rPr>
      </w:pPr>
    </w:p>
    <w:tbl>
      <w:tblPr>
        <w:tblStyle w:val="TableGrid"/>
        <w:tblW w:w="0" w:type="auto"/>
        <w:tblLook w:val="04A0" w:firstRow="1" w:lastRow="0" w:firstColumn="1" w:lastColumn="0" w:noHBand="0" w:noVBand="1"/>
      </w:tblPr>
      <w:tblGrid>
        <w:gridCol w:w="7650"/>
        <w:gridCol w:w="1700"/>
      </w:tblGrid>
      <w:tr w:rsidR="004B7025" w:rsidRPr="00B30A26" w14:paraId="1A22102B" w14:textId="77777777" w:rsidTr="00F14366">
        <w:tc>
          <w:tcPr>
            <w:tcW w:w="7650" w:type="dxa"/>
            <w:vMerge w:val="restart"/>
          </w:tcPr>
          <w:p w14:paraId="67975D4D" w14:textId="2B28A6AA" w:rsidR="00F14366" w:rsidRPr="00B30A26" w:rsidRDefault="004B7025" w:rsidP="00F14366">
            <w:pPr>
              <w:pStyle w:val="RNF"/>
              <w:rPr>
                <w:lang w:val="es-ES"/>
              </w:rPr>
            </w:pPr>
            <w:r w:rsidRPr="00B30A26">
              <w:rPr>
                <w:lang w:val="es-ES"/>
              </w:rPr>
              <w:t xml:space="preserve">Establecer el </w:t>
            </w:r>
            <w:r w:rsidR="00F14366" w:rsidRPr="00B30A26">
              <w:rPr>
                <w:lang w:val="es-ES"/>
              </w:rPr>
              <w:t>modelo de operación de LogCloud</w:t>
            </w:r>
            <w:r w:rsidR="00267BF3">
              <w:rPr>
                <w:lang w:val="es-ES"/>
              </w:rPr>
              <w:fldChar w:fldCharType="begin"/>
            </w:r>
            <w:r w:rsidR="00267BF3" w:rsidRPr="00267BF3">
              <w:rPr>
                <w:lang w:val="es-ES"/>
              </w:rPr>
              <w:instrText xml:space="preserve"> XE "</w:instrText>
            </w:r>
            <w:r w:rsidR="00267BF3">
              <w:rPr>
                <w:szCs w:val="28"/>
                <w:lang w:val="es-ES"/>
              </w:rPr>
              <w:instrText>LogCloud</w:instrText>
            </w:r>
            <w:r w:rsidR="00267BF3" w:rsidRPr="00267BF3">
              <w:rPr>
                <w:lang w:val="es-ES"/>
              </w:rPr>
              <w:instrText xml:space="preserve">" </w:instrText>
            </w:r>
            <w:r w:rsidR="00267BF3">
              <w:rPr>
                <w:lang w:val="es-ES"/>
              </w:rPr>
              <w:fldChar w:fldCharType="end"/>
            </w:r>
          </w:p>
          <w:p w14:paraId="610E5F88" w14:textId="77777777" w:rsidR="00EB5F09" w:rsidRPr="00B30A26" w:rsidRDefault="00EB5F09" w:rsidP="00F14366">
            <w:pPr>
              <w:rPr>
                <w:lang w:val="es-ES"/>
              </w:rPr>
            </w:pPr>
          </w:p>
          <w:p w14:paraId="59CFC697" w14:textId="6A993FE7" w:rsidR="004B7025" w:rsidRPr="00B30A26" w:rsidRDefault="004B7025" w:rsidP="00F14366">
            <w:pPr>
              <w:rPr>
                <w:lang w:val="es-ES"/>
              </w:rPr>
            </w:pPr>
            <w:r w:rsidRPr="00B30A26">
              <w:rPr>
                <w:lang w:val="es-ES"/>
              </w:rPr>
              <w:t>La primera, las soluciones de cada co-ejecutora que conformarán a LogCloud</w:t>
            </w:r>
            <w:r w:rsidR="00267BF3">
              <w:rPr>
                <w:lang w:val="es-ES"/>
              </w:rPr>
              <w:fldChar w:fldCharType="begin"/>
            </w:r>
            <w:r w:rsidR="00267BF3" w:rsidRPr="00267BF3">
              <w:rPr>
                <w:lang w:val="es-ES"/>
              </w:rPr>
              <w:instrText xml:space="preserve"> XE "</w:instrText>
            </w:r>
            <w:r w:rsidR="00267BF3">
              <w:rPr>
                <w:szCs w:val="28"/>
                <w:lang w:val="es-ES"/>
              </w:rPr>
              <w:instrText>LogCloud</w:instrText>
            </w:r>
            <w:r w:rsidR="00267BF3" w:rsidRPr="00267BF3">
              <w:rPr>
                <w:lang w:val="es-ES"/>
              </w:rPr>
              <w:instrText xml:space="preserve">" </w:instrText>
            </w:r>
            <w:r w:rsidR="00267BF3">
              <w:rPr>
                <w:lang w:val="es-ES"/>
              </w:rPr>
              <w:fldChar w:fldCharType="end"/>
            </w:r>
            <w:r w:rsidRPr="00B30A26">
              <w:rPr>
                <w:lang w:val="es-ES"/>
              </w:rPr>
              <w:t xml:space="preserve"> se encontrarán y estarán operando en ambientes diferentes (nubes privadas, infraestructura en sitio de la co-ejecutora) y se interconectarán en una nube donde tendrán acceso al sistema central de seguridad. Este modo de operación presenta un riesgo que la solución</w:t>
            </w:r>
          </w:p>
          <w:p w14:paraId="65AE0457" w14:textId="7A4FC3BD" w:rsidR="004B7025" w:rsidRPr="00B30A26" w:rsidRDefault="004B7025" w:rsidP="00AC617B">
            <w:pPr>
              <w:rPr>
                <w:lang w:val="es-ES"/>
              </w:rPr>
            </w:pPr>
            <w:r w:rsidRPr="00B30A26">
              <w:rPr>
                <w:lang w:val="es-ES"/>
              </w:rPr>
              <w:t>La segunda opción, es que todas las plataformas se encuentren alojadas en un espacio de nube compartido, es decir, que cada solución de software que integre a LogCloud</w:t>
            </w:r>
            <w:r w:rsidR="00267BF3">
              <w:rPr>
                <w:lang w:val="es-ES"/>
              </w:rPr>
              <w:fldChar w:fldCharType="begin"/>
            </w:r>
            <w:r w:rsidR="00267BF3" w:rsidRPr="00267BF3">
              <w:rPr>
                <w:lang w:val="es-ES"/>
              </w:rPr>
              <w:instrText xml:space="preserve"> XE "</w:instrText>
            </w:r>
            <w:r w:rsidR="00267BF3">
              <w:rPr>
                <w:szCs w:val="28"/>
                <w:lang w:val="es-ES"/>
              </w:rPr>
              <w:instrText>LogCloud</w:instrText>
            </w:r>
            <w:r w:rsidR="00267BF3" w:rsidRPr="00267BF3">
              <w:rPr>
                <w:lang w:val="es-ES"/>
              </w:rPr>
              <w:instrText xml:space="preserve">" </w:instrText>
            </w:r>
            <w:r w:rsidR="00267BF3">
              <w:rPr>
                <w:lang w:val="es-ES"/>
              </w:rPr>
              <w:fldChar w:fldCharType="end"/>
            </w:r>
            <w:r w:rsidRPr="00B30A26">
              <w:rPr>
                <w:lang w:val="es-ES"/>
              </w:rPr>
              <w:t xml:space="preserve"> se ejecute dentro de la misma infraestructura en la nube trasladándose el software ejecutable y código fuente si es necesario para que LogCloud funcione</w:t>
            </w:r>
          </w:p>
        </w:tc>
        <w:tc>
          <w:tcPr>
            <w:tcW w:w="1700" w:type="dxa"/>
          </w:tcPr>
          <w:p w14:paraId="5FE9745D" w14:textId="77777777" w:rsidR="004B7025" w:rsidRPr="00B30A26" w:rsidRDefault="004B7025" w:rsidP="00BB7350">
            <w:pPr>
              <w:rPr>
                <w:lang w:val="es-ES"/>
              </w:rPr>
            </w:pPr>
            <w:r w:rsidRPr="00B30A26">
              <w:rPr>
                <w:b/>
                <w:lang w:val="es-ES"/>
              </w:rPr>
              <w:t>Fuente</w:t>
            </w:r>
          </w:p>
        </w:tc>
      </w:tr>
      <w:tr w:rsidR="004B7025" w:rsidRPr="00B30A26" w14:paraId="25C84D34" w14:textId="77777777" w:rsidTr="00F14366">
        <w:tc>
          <w:tcPr>
            <w:tcW w:w="7650" w:type="dxa"/>
            <w:vMerge/>
          </w:tcPr>
          <w:p w14:paraId="27D3092E" w14:textId="77777777" w:rsidR="004B7025" w:rsidRPr="00B30A26" w:rsidRDefault="004B7025" w:rsidP="00BB7350">
            <w:pPr>
              <w:rPr>
                <w:lang w:val="es-ES"/>
              </w:rPr>
            </w:pPr>
          </w:p>
        </w:tc>
        <w:tc>
          <w:tcPr>
            <w:tcW w:w="1700" w:type="dxa"/>
          </w:tcPr>
          <w:p w14:paraId="6613EF18" w14:textId="2363F3B2" w:rsidR="004B7025" w:rsidRPr="00B30A26" w:rsidRDefault="004B7025" w:rsidP="00F14366">
            <w:pPr>
              <w:rPr>
                <w:lang w:val="es-ES"/>
              </w:rPr>
            </w:pPr>
            <w:r w:rsidRPr="00B30A26">
              <w:rPr>
                <w:lang w:val="es-ES"/>
              </w:rPr>
              <w:t>Acta 00</w:t>
            </w:r>
            <w:r w:rsidR="00F14366" w:rsidRPr="00B30A26">
              <w:rPr>
                <w:lang w:val="es-ES"/>
              </w:rPr>
              <w:t>5</w:t>
            </w:r>
            <w:r w:rsidRPr="00B30A26">
              <w:rPr>
                <w:lang w:val="es-ES"/>
              </w:rPr>
              <w:fldChar w:fldCharType="begin"/>
            </w:r>
            <w:r w:rsidR="00F14366" w:rsidRPr="00B30A26">
              <w:rPr>
                <w:lang w:val="es-ES"/>
              </w:rPr>
              <w:instrText xml:space="preserve"> XE "Acta 005</w:instrText>
            </w:r>
            <w:r w:rsidRPr="00B30A26">
              <w:rPr>
                <w:lang w:val="es-ES"/>
              </w:rPr>
              <w:instrText xml:space="preserve">" </w:instrText>
            </w:r>
            <w:r w:rsidRPr="00B30A26">
              <w:rPr>
                <w:lang w:val="es-ES"/>
              </w:rPr>
              <w:fldChar w:fldCharType="end"/>
            </w:r>
          </w:p>
        </w:tc>
      </w:tr>
    </w:tbl>
    <w:p w14:paraId="66870A96" w14:textId="77777777" w:rsidR="004B7025" w:rsidRPr="00B30A26" w:rsidRDefault="004B7025" w:rsidP="00BF07EE">
      <w:pPr>
        <w:rPr>
          <w:lang w:val="es-ES"/>
        </w:rPr>
      </w:pPr>
    </w:p>
    <w:tbl>
      <w:tblPr>
        <w:tblStyle w:val="TableGrid"/>
        <w:tblW w:w="0" w:type="auto"/>
        <w:tblLook w:val="04A0" w:firstRow="1" w:lastRow="0" w:firstColumn="1" w:lastColumn="0" w:noHBand="0" w:noVBand="1"/>
      </w:tblPr>
      <w:tblGrid>
        <w:gridCol w:w="7650"/>
        <w:gridCol w:w="1700"/>
      </w:tblGrid>
      <w:tr w:rsidR="00AC617B" w:rsidRPr="00B30A26" w14:paraId="1A284791" w14:textId="77777777" w:rsidTr="003B784D">
        <w:tc>
          <w:tcPr>
            <w:tcW w:w="7650" w:type="dxa"/>
            <w:vMerge w:val="restart"/>
          </w:tcPr>
          <w:p w14:paraId="76D4294D" w14:textId="051E2B09" w:rsidR="00AC617B" w:rsidRPr="00B30A26" w:rsidRDefault="00AC617B" w:rsidP="00AC617B">
            <w:pPr>
              <w:pStyle w:val="RNF"/>
              <w:rPr>
                <w:lang w:val="es-ES"/>
              </w:rPr>
            </w:pPr>
            <w:r w:rsidRPr="00B30A26">
              <w:rPr>
                <w:lang w:val="es-ES"/>
              </w:rPr>
              <w:lastRenderedPageBreak/>
              <w:t xml:space="preserve">El sistema debe funcionar es un modelo </w:t>
            </w:r>
            <w:r w:rsidR="00E41A33" w:rsidRPr="00B30A26">
              <w:rPr>
                <w:lang w:val="es-ES"/>
              </w:rPr>
              <w:t>SaaS (Software as a Service)</w:t>
            </w:r>
          </w:p>
        </w:tc>
        <w:tc>
          <w:tcPr>
            <w:tcW w:w="1700" w:type="dxa"/>
          </w:tcPr>
          <w:p w14:paraId="44415A0C" w14:textId="77777777" w:rsidR="00AC617B" w:rsidRPr="00B30A26" w:rsidRDefault="00AC617B" w:rsidP="003B784D">
            <w:pPr>
              <w:rPr>
                <w:lang w:val="es-ES"/>
              </w:rPr>
            </w:pPr>
            <w:r w:rsidRPr="00B30A26">
              <w:rPr>
                <w:b/>
                <w:lang w:val="es-ES"/>
              </w:rPr>
              <w:t>Fuente</w:t>
            </w:r>
          </w:p>
        </w:tc>
      </w:tr>
      <w:tr w:rsidR="00AC617B" w:rsidRPr="00B30A26" w14:paraId="17BA3F96" w14:textId="77777777" w:rsidTr="003B784D">
        <w:tc>
          <w:tcPr>
            <w:tcW w:w="7650" w:type="dxa"/>
            <w:vMerge/>
          </w:tcPr>
          <w:p w14:paraId="164E4AEA" w14:textId="77777777" w:rsidR="00AC617B" w:rsidRPr="00B30A26" w:rsidRDefault="00AC617B" w:rsidP="003B784D">
            <w:pPr>
              <w:rPr>
                <w:lang w:val="es-ES"/>
              </w:rPr>
            </w:pPr>
          </w:p>
        </w:tc>
        <w:tc>
          <w:tcPr>
            <w:tcW w:w="1700" w:type="dxa"/>
          </w:tcPr>
          <w:p w14:paraId="549CA030" w14:textId="0F1E9B28" w:rsidR="00AC617B" w:rsidRPr="00B30A26" w:rsidRDefault="00317F15" w:rsidP="003B784D">
            <w:pPr>
              <w:rPr>
                <w:lang w:val="es-ES"/>
              </w:rPr>
            </w:pPr>
            <w:r w:rsidRPr="00B30A26">
              <w:rPr>
                <w:lang w:val="es-ES"/>
              </w:rPr>
              <w:t>Proyecto Radicado</w:t>
            </w:r>
            <w:r w:rsidRPr="00B30A26">
              <w:rPr>
                <w:lang w:val="es-ES"/>
              </w:rPr>
              <w:fldChar w:fldCharType="begin"/>
            </w:r>
            <w:r w:rsidRPr="00B30A26">
              <w:rPr>
                <w:lang w:val="es-ES"/>
              </w:rPr>
              <w:instrText xml:space="preserve"> XE "Proyecto Radicado" </w:instrText>
            </w:r>
            <w:r w:rsidRPr="00B30A26">
              <w:rPr>
                <w:lang w:val="es-ES"/>
              </w:rPr>
              <w:fldChar w:fldCharType="end"/>
            </w:r>
          </w:p>
        </w:tc>
      </w:tr>
    </w:tbl>
    <w:p w14:paraId="1D397042" w14:textId="489D2B4B" w:rsidR="00F915D3" w:rsidRPr="00B30A26" w:rsidRDefault="00802051" w:rsidP="006F4628">
      <w:pPr>
        <w:pStyle w:val="Heading4"/>
        <w:rPr>
          <w:rFonts w:eastAsiaTheme="minorHAnsi"/>
          <w:lang w:val="es-ES"/>
        </w:rPr>
      </w:pPr>
      <w:bookmarkStart w:id="1105" w:name="_Toc518466307"/>
      <w:commentRangeStart w:id="1106"/>
      <w:r w:rsidRPr="00B30A26">
        <w:rPr>
          <w:rFonts w:eastAsiaTheme="minorHAnsi"/>
          <w:lang w:val="es-ES"/>
        </w:rPr>
        <w:t>Requisitos del Proyecto</w:t>
      </w:r>
      <w:commentRangeEnd w:id="1106"/>
      <w:r w:rsidR="00C034CC">
        <w:rPr>
          <w:rStyle w:val="CommentReference"/>
          <w:rFonts w:ascii="Helvetica" w:eastAsiaTheme="minorHAnsi" w:hAnsi="Helvetica" w:cs="Times New Roman"/>
          <w:b w:val="0"/>
          <w:i w:val="0"/>
          <w:iCs w:val="0"/>
          <w:color w:val="auto"/>
        </w:rPr>
        <w:commentReference w:id="1106"/>
      </w:r>
      <w:bookmarkEnd w:id="1105"/>
    </w:p>
    <w:p w14:paraId="2799B914" w14:textId="77777777" w:rsidR="0091561E" w:rsidRPr="00B30A26" w:rsidRDefault="0091561E" w:rsidP="0091561E">
      <w:pPr>
        <w:rPr>
          <w:lang w:val="es-ES"/>
        </w:rPr>
      </w:pPr>
    </w:p>
    <w:tbl>
      <w:tblPr>
        <w:tblStyle w:val="TableGrid"/>
        <w:tblW w:w="0" w:type="auto"/>
        <w:tblLook w:val="04A0" w:firstRow="1" w:lastRow="0" w:firstColumn="1" w:lastColumn="0" w:noHBand="0" w:noVBand="1"/>
      </w:tblPr>
      <w:tblGrid>
        <w:gridCol w:w="7650"/>
        <w:gridCol w:w="1700"/>
      </w:tblGrid>
      <w:tr w:rsidR="0091561E" w:rsidRPr="00B30A26" w14:paraId="51AEA40A" w14:textId="77777777" w:rsidTr="00BB7350">
        <w:tc>
          <w:tcPr>
            <w:tcW w:w="7650" w:type="dxa"/>
            <w:vMerge w:val="restart"/>
          </w:tcPr>
          <w:p w14:paraId="03823179" w14:textId="728A693A" w:rsidR="00EB5F09" w:rsidRPr="00B30A26" w:rsidRDefault="00EB5F09" w:rsidP="00EB5F09">
            <w:pPr>
              <w:pStyle w:val="RNF"/>
              <w:rPr>
                <w:lang w:val="es-ES"/>
              </w:rPr>
            </w:pPr>
            <w:r w:rsidRPr="00B30A26">
              <w:rPr>
                <w:lang w:val="es-ES"/>
              </w:rPr>
              <w:t>Se sugiere el siguiente orden de implementación durante el proyecto:</w:t>
            </w:r>
          </w:p>
          <w:p w14:paraId="34B0ABE0" w14:textId="77777777" w:rsidR="00EB5F09" w:rsidRPr="00B30A26" w:rsidRDefault="00EB5F09" w:rsidP="00EB5F09">
            <w:pPr>
              <w:pStyle w:val="ListParagraph"/>
              <w:numPr>
                <w:ilvl w:val="0"/>
                <w:numId w:val="38"/>
              </w:numPr>
              <w:rPr>
                <w:rFonts w:ascii="Times" w:hAnsi="Times" w:cs="Times"/>
                <w:lang w:val="es-ES"/>
              </w:rPr>
            </w:pPr>
            <w:r w:rsidRPr="00B30A26">
              <w:rPr>
                <w:lang w:val="es-ES"/>
              </w:rPr>
              <w:t>Corto Plazo: CargoNet / Solución de Extreme Technologies.</w:t>
            </w:r>
            <w:r w:rsidRPr="00B30A26">
              <w:rPr>
                <w:rFonts w:ascii="MS Mincho" w:eastAsia="MS Mincho" w:hAnsi="MS Mincho" w:cs="MS Mincho"/>
                <w:lang w:val="es-ES"/>
              </w:rPr>
              <w:t> </w:t>
            </w:r>
          </w:p>
          <w:p w14:paraId="217CBA28" w14:textId="77777777" w:rsidR="00EB5F09" w:rsidRPr="00B30A26" w:rsidRDefault="00EB5F09" w:rsidP="00EB5F09">
            <w:pPr>
              <w:pStyle w:val="ListParagraph"/>
              <w:numPr>
                <w:ilvl w:val="0"/>
                <w:numId w:val="38"/>
              </w:numPr>
              <w:rPr>
                <w:rFonts w:ascii="Times" w:hAnsi="Times" w:cs="Times"/>
                <w:lang w:val="es-ES"/>
              </w:rPr>
            </w:pPr>
            <w:r w:rsidRPr="00B30A26">
              <w:rPr>
                <w:lang w:val="es-ES"/>
              </w:rPr>
              <w:t>Mediano Plazo: Solución de Extreme Technologies / Solución de mantenimiento CMMS</w:t>
            </w:r>
            <w:r w:rsidRPr="00B30A26">
              <w:rPr>
                <w:lang w:val="es-ES"/>
              </w:rPr>
              <w:fldChar w:fldCharType="begin"/>
            </w:r>
            <w:r w:rsidRPr="00B30A26">
              <w:rPr>
                <w:lang w:val="es-ES"/>
              </w:rPr>
              <w:instrText xml:space="preserve"> XE "CMMS" </w:instrText>
            </w:r>
            <w:r w:rsidRPr="00B30A26">
              <w:rPr>
                <w:lang w:val="es-ES"/>
              </w:rPr>
              <w:fldChar w:fldCharType="end"/>
            </w:r>
            <w:r w:rsidRPr="00B30A26">
              <w:rPr>
                <w:lang w:val="es-ES"/>
              </w:rPr>
              <w:t xml:space="preserve"> y LRCM de Stack Pointer.</w:t>
            </w:r>
            <w:r w:rsidRPr="00B30A26">
              <w:rPr>
                <w:rFonts w:ascii="MS Mincho" w:eastAsia="MS Mincho" w:hAnsi="MS Mincho" w:cs="MS Mincho"/>
                <w:lang w:val="es-ES"/>
              </w:rPr>
              <w:t> </w:t>
            </w:r>
          </w:p>
          <w:p w14:paraId="4F5E07F6" w14:textId="48FE6606" w:rsidR="00EB5F09" w:rsidRPr="00B30A26" w:rsidRDefault="00EB5F09" w:rsidP="00EB5F09">
            <w:pPr>
              <w:pStyle w:val="ListParagraph"/>
              <w:numPr>
                <w:ilvl w:val="0"/>
                <w:numId w:val="38"/>
              </w:numPr>
              <w:rPr>
                <w:rFonts w:ascii="Times" w:hAnsi="Times" w:cs="Times"/>
                <w:lang w:val="es-ES"/>
              </w:rPr>
            </w:pPr>
            <w:r w:rsidRPr="00B30A26">
              <w:rPr>
                <w:lang w:val="es-ES"/>
              </w:rPr>
              <w:t>Largo Plazo: Solución de Video Analítica</w:t>
            </w:r>
          </w:p>
        </w:tc>
        <w:tc>
          <w:tcPr>
            <w:tcW w:w="1700" w:type="dxa"/>
          </w:tcPr>
          <w:p w14:paraId="65643E15" w14:textId="77777777" w:rsidR="0091561E" w:rsidRPr="00B30A26" w:rsidRDefault="0091561E" w:rsidP="00BB7350">
            <w:pPr>
              <w:rPr>
                <w:lang w:val="es-ES"/>
              </w:rPr>
            </w:pPr>
            <w:r w:rsidRPr="00B30A26">
              <w:rPr>
                <w:b/>
                <w:lang w:val="es-ES"/>
              </w:rPr>
              <w:t>Fuente</w:t>
            </w:r>
          </w:p>
        </w:tc>
      </w:tr>
      <w:tr w:rsidR="0091561E" w:rsidRPr="00B30A26" w14:paraId="2A6369AD" w14:textId="77777777" w:rsidTr="00BB7350">
        <w:tc>
          <w:tcPr>
            <w:tcW w:w="7650" w:type="dxa"/>
            <w:vMerge/>
          </w:tcPr>
          <w:p w14:paraId="33D7E980" w14:textId="77777777" w:rsidR="0091561E" w:rsidRPr="00B30A26" w:rsidRDefault="0091561E" w:rsidP="00BB7350">
            <w:pPr>
              <w:rPr>
                <w:lang w:val="es-ES"/>
              </w:rPr>
            </w:pPr>
          </w:p>
        </w:tc>
        <w:tc>
          <w:tcPr>
            <w:tcW w:w="1700" w:type="dxa"/>
          </w:tcPr>
          <w:p w14:paraId="7D25B37B" w14:textId="0BB04738" w:rsidR="0091561E" w:rsidRPr="00B30A26" w:rsidRDefault="00EB5F09" w:rsidP="00BB7350">
            <w:pPr>
              <w:rPr>
                <w:lang w:val="es-ES"/>
              </w:rPr>
            </w:pPr>
            <w:r w:rsidRPr="00B30A26">
              <w:rPr>
                <w:lang w:val="es-ES"/>
              </w:rPr>
              <w:t>Acta 002</w:t>
            </w:r>
            <w:r w:rsidRPr="00B30A26">
              <w:rPr>
                <w:lang w:val="es-ES"/>
              </w:rPr>
              <w:fldChar w:fldCharType="begin"/>
            </w:r>
            <w:r w:rsidRPr="00B30A26">
              <w:rPr>
                <w:lang w:val="es-ES"/>
              </w:rPr>
              <w:instrText xml:space="preserve"> XE "Acta 002" </w:instrText>
            </w:r>
            <w:r w:rsidRPr="00B30A26">
              <w:rPr>
                <w:lang w:val="es-ES"/>
              </w:rPr>
              <w:fldChar w:fldCharType="end"/>
            </w:r>
          </w:p>
        </w:tc>
      </w:tr>
    </w:tbl>
    <w:p w14:paraId="12B9CFFC" w14:textId="77777777" w:rsidR="0091561E" w:rsidRPr="00B30A26" w:rsidRDefault="0091561E" w:rsidP="0091561E">
      <w:pPr>
        <w:rPr>
          <w:lang w:val="es-ES"/>
        </w:rPr>
      </w:pPr>
    </w:p>
    <w:tbl>
      <w:tblPr>
        <w:tblStyle w:val="TableGrid"/>
        <w:tblW w:w="0" w:type="auto"/>
        <w:tblLook w:val="04A0" w:firstRow="1" w:lastRow="0" w:firstColumn="1" w:lastColumn="0" w:noHBand="0" w:noVBand="1"/>
      </w:tblPr>
      <w:tblGrid>
        <w:gridCol w:w="7650"/>
        <w:gridCol w:w="1700"/>
      </w:tblGrid>
      <w:tr w:rsidR="0091561E" w:rsidRPr="00B30A26" w14:paraId="640AA24F" w14:textId="77777777" w:rsidTr="00BB7350">
        <w:tc>
          <w:tcPr>
            <w:tcW w:w="7650" w:type="dxa"/>
            <w:vMerge w:val="restart"/>
          </w:tcPr>
          <w:p w14:paraId="7D6CC0DF" w14:textId="3B21DE1B" w:rsidR="0091561E" w:rsidRPr="00B30A26" w:rsidRDefault="00EB5F09" w:rsidP="00BB7350">
            <w:pPr>
              <w:pStyle w:val="RNF"/>
              <w:rPr>
                <w:lang w:val="es-ES"/>
              </w:rPr>
            </w:pPr>
            <w:r w:rsidRPr="00B30A26">
              <w:rPr>
                <w:lang w:val="es-ES"/>
              </w:rPr>
              <w:t>Se definirá́ la ruta del producto LogCloud</w:t>
            </w:r>
            <w:r w:rsidR="00267BF3">
              <w:rPr>
                <w:lang w:val="es-ES"/>
              </w:rPr>
              <w:fldChar w:fldCharType="begin"/>
            </w:r>
            <w:r w:rsidR="00267BF3" w:rsidRPr="00267BF3">
              <w:rPr>
                <w:lang w:val="es-ES"/>
              </w:rPr>
              <w:instrText xml:space="preserve"> XE "</w:instrText>
            </w:r>
            <w:r w:rsidR="00267BF3">
              <w:rPr>
                <w:szCs w:val="28"/>
                <w:lang w:val="es-ES"/>
              </w:rPr>
              <w:instrText>LogCloud</w:instrText>
            </w:r>
            <w:r w:rsidR="00267BF3" w:rsidRPr="00267BF3">
              <w:rPr>
                <w:lang w:val="es-ES"/>
              </w:rPr>
              <w:instrText xml:space="preserve">" </w:instrText>
            </w:r>
            <w:r w:rsidR="00267BF3">
              <w:rPr>
                <w:lang w:val="es-ES"/>
              </w:rPr>
              <w:fldChar w:fldCharType="end"/>
            </w:r>
            <w:r w:rsidRPr="00B30A26">
              <w:rPr>
                <w:lang w:val="es-ES"/>
              </w:rPr>
              <w:t xml:space="preserve"> teniendo en cuenta los referentes o productos de software existentes en el mercado orientado al sector de Logística y Transporte</w:t>
            </w:r>
          </w:p>
        </w:tc>
        <w:tc>
          <w:tcPr>
            <w:tcW w:w="1700" w:type="dxa"/>
          </w:tcPr>
          <w:p w14:paraId="50303268" w14:textId="77777777" w:rsidR="0091561E" w:rsidRPr="00B30A26" w:rsidRDefault="0091561E" w:rsidP="00BB7350">
            <w:pPr>
              <w:rPr>
                <w:lang w:val="es-ES"/>
              </w:rPr>
            </w:pPr>
            <w:r w:rsidRPr="00B30A26">
              <w:rPr>
                <w:b/>
                <w:lang w:val="es-ES"/>
              </w:rPr>
              <w:t>Fuente</w:t>
            </w:r>
          </w:p>
        </w:tc>
      </w:tr>
      <w:tr w:rsidR="0091561E" w:rsidRPr="00B30A26" w14:paraId="2307CB3B" w14:textId="77777777" w:rsidTr="00BB7350">
        <w:tc>
          <w:tcPr>
            <w:tcW w:w="7650" w:type="dxa"/>
            <w:vMerge/>
          </w:tcPr>
          <w:p w14:paraId="0701AB70" w14:textId="77777777" w:rsidR="0091561E" w:rsidRPr="00B30A26" w:rsidRDefault="0091561E" w:rsidP="00BB7350">
            <w:pPr>
              <w:rPr>
                <w:lang w:val="es-ES"/>
              </w:rPr>
            </w:pPr>
          </w:p>
        </w:tc>
        <w:tc>
          <w:tcPr>
            <w:tcW w:w="1700" w:type="dxa"/>
          </w:tcPr>
          <w:p w14:paraId="661A8907" w14:textId="6E6B66B5" w:rsidR="0091561E" w:rsidRPr="00B30A26" w:rsidRDefault="00EB5F09" w:rsidP="00BB7350">
            <w:pPr>
              <w:rPr>
                <w:lang w:val="es-ES"/>
              </w:rPr>
            </w:pPr>
            <w:r w:rsidRPr="00B30A26">
              <w:rPr>
                <w:lang w:val="es-ES"/>
              </w:rPr>
              <w:t>Acta 002</w:t>
            </w:r>
            <w:r w:rsidRPr="00B30A26">
              <w:rPr>
                <w:lang w:val="es-ES"/>
              </w:rPr>
              <w:fldChar w:fldCharType="begin"/>
            </w:r>
            <w:r w:rsidRPr="00B30A26">
              <w:rPr>
                <w:lang w:val="es-ES"/>
              </w:rPr>
              <w:instrText xml:space="preserve"> XE "Acta 002" </w:instrText>
            </w:r>
            <w:r w:rsidRPr="00B30A26">
              <w:rPr>
                <w:lang w:val="es-ES"/>
              </w:rPr>
              <w:fldChar w:fldCharType="end"/>
            </w:r>
          </w:p>
        </w:tc>
      </w:tr>
    </w:tbl>
    <w:p w14:paraId="6D746D4C" w14:textId="77777777" w:rsidR="0015147F" w:rsidRPr="00B30A26" w:rsidRDefault="0015147F" w:rsidP="0091561E">
      <w:pPr>
        <w:rPr>
          <w:lang w:val="es-ES"/>
        </w:rPr>
      </w:pPr>
    </w:p>
    <w:tbl>
      <w:tblPr>
        <w:tblStyle w:val="TableGrid"/>
        <w:tblW w:w="0" w:type="auto"/>
        <w:tblLook w:val="04A0" w:firstRow="1" w:lastRow="0" w:firstColumn="1" w:lastColumn="0" w:noHBand="0" w:noVBand="1"/>
      </w:tblPr>
      <w:tblGrid>
        <w:gridCol w:w="7650"/>
        <w:gridCol w:w="1700"/>
      </w:tblGrid>
      <w:tr w:rsidR="0091561E" w:rsidRPr="00B30A26" w14:paraId="50C806DD" w14:textId="77777777" w:rsidTr="00BB7350">
        <w:tc>
          <w:tcPr>
            <w:tcW w:w="7650" w:type="dxa"/>
            <w:vMerge w:val="restart"/>
          </w:tcPr>
          <w:p w14:paraId="1DD6F346" w14:textId="19B5F521" w:rsidR="0091561E" w:rsidRPr="00B30A26" w:rsidRDefault="0091561E" w:rsidP="00BB7350">
            <w:pPr>
              <w:pStyle w:val="RNF"/>
              <w:rPr>
                <w:lang w:val="es-ES"/>
              </w:rPr>
            </w:pPr>
            <w:r w:rsidRPr="00B30A26">
              <w:rPr>
                <w:lang w:val="es-ES"/>
              </w:rPr>
              <w:t>Se deben establecer los costos administrativos y operativos del producto del proyecto</w:t>
            </w:r>
          </w:p>
        </w:tc>
        <w:tc>
          <w:tcPr>
            <w:tcW w:w="1700" w:type="dxa"/>
          </w:tcPr>
          <w:p w14:paraId="5A3F7DC0" w14:textId="77777777" w:rsidR="0091561E" w:rsidRPr="00B30A26" w:rsidRDefault="0091561E" w:rsidP="00BB7350">
            <w:pPr>
              <w:rPr>
                <w:lang w:val="es-ES"/>
              </w:rPr>
            </w:pPr>
            <w:r w:rsidRPr="00B30A26">
              <w:rPr>
                <w:b/>
                <w:lang w:val="es-ES"/>
              </w:rPr>
              <w:t>Fuente</w:t>
            </w:r>
          </w:p>
        </w:tc>
      </w:tr>
      <w:tr w:rsidR="0091561E" w:rsidRPr="00B30A26" w14:paraId="0D6529E4" w14:textId="77777777" w:rsidTr="00BB7350">
        <w:tc>
          <w:tcPr>
            <w:tcW w:w="7650" w:type="dxa"/>
            <w:vMerge/>
          </w:tcPr>
          <w:p w14:paraId="24BC3D81" w14:textId="77777777" w:rsidR="0091561E" w:rsidRPr="00B30A26" w:rsidRDefault="0091561E" w:rsidP="00BB7350">
            <w:pPr>
              <w:rPr>
                <w:lang w:val="es-ES"/>
              </w:rPr>
            </w:pPr>
          </w:p>
        </w:tc>
        <w:tc>
          <w:tcPr>
            <w:tcW w:w="1700" w:type="dxa"/>
          </w:tcPr>
          <w:p w14:paraId="649042F2" w14:textId="6D998B2F" w:rsidR="0091561E" w:rsidRPr="00B30A26" w:rsidRDefault="0091561E" w:rsidP="00BB7350">
            <w:pPr>
              <w:rPr>
                <w:lang w:val="es-ES"/>
              </w:rPr>
            </w:pPr>
            <w:r w:rsidRPr="00B30A26">
              <w:rPr>
                <w:lang w:val="es-ES"/>
              </w:rPr>
              <w:t>Acta 003</w:t>
            </w:r>
            <w:r w:rsidRPr="00B30A26">
              <w:rPr>
                <w:lang w:val="es-ES"/>
              </w:rPr>
              <w:fldChar w:fldCharType="begin"/>
            </w:r>
            <w:r w:rsidRPr="00B30A26">
              <w:rPr>
                <w:lang w:val="es-ES"/>
              </w:rPr>
              <w:instrText xml:space="preserve"> XE "Acta 003" </w:instrText>
            </w:r>
            <w:r w:rsidRPr="00B30A26">
              <w:rPr>
                <w:lang w:val="es-ES"/>
              </w:rPr>
              <w:fldChar w:fldCharType="end"/>
            </w:r>
          </w:p>
        </w:tc>
      </w:tr>
    </w:tbl>
    <w:p w14:paraId="0B096E6A" w14:textId="77777777" w:rsidR="008D1EB5" w:rsidRPr="00B30A26" w:rsidRDefault="008D1EB5" w:rsidP="008D1EB5">
      <w:pPr>
        <w:rPr>
          <w:lang w:val="es-ES"/>
        </w:rPr>
      </w:pPr>
    </w:p>
    <w:tbl>
      <w:tblPr>
        <w:tblStyle w:val="TableGrid"/>
        <w:tblW w:w="0" w:type="auto"/>
        <w:tblLook w:val="04A0" w:firstRow="1" w:lastRow="0" w:firstColumn="1" w:lastColumn="0" w:noHBand="0" w:noVBand="1"/>
      </w:tblPr>
      <w:tblGrid>
        <w:gridCol w:w="7650"/>
        <w:gridCol w:w="1700"/>
      </w:tblGrid>
      <w:tr w:rsidR="008D1EB5" w:rsidRPr="00B30A26" w14:paraId="49B29E6F" w14:textId="77777777" w:rsidTr="00BB7350">
        <w:tc>
          <w:tcPr>
            <w:tcW w:w="7650" w:type="dxa"/>
            <w:vMerge w:val="restart"/>
          </w:tcPr>
          <w:p w14:paraId="03DD9534" w14:textId="3D6E4F15" w:rsidR="008D1EB5" w:rsidRPr="00B30A26" w:rsidRDefault="00317F15" w:rsidP="00BB7350">
            <w:pPr>
              <w:pStyle w:val="RNF"/>
              <w:rPr>
                <w:lang w:val="es-ES"/>
              </w:rPr>
            </w:pPr>
            <w:r w:rsidRPr="00B30A26">
              <w:rPr>
                <w:lang w:val="es-ES"/>
              </w:rPr>
              <w:t>La gestión de la calidad del proyecto se garantizará siguiendo los lineamientos de la guía PMBOK a través de la planeación de la calidad, identificando los estándares de calidad relevantes para el proyecto y determinando cómo satisfacerlos</w:t>
            </w:r>
          </w:p>
        </w:tc>
        <w:tc>
          <w:tcPr>
            <w:tcW w:w="1700" w:type="dxa"/>
          </w:tcPr>
          <w:p w14:paraId="66B1AFD0" w14:textId="77777777" w:rsidR="008D1EB5" w:rsidRPr="00B30A26" w:rsidRDefault="008D1EB5" w:rsidP="00BB7350">
            <w:pPr>
              <w:rPr>
                <w:lang w:val="es-ES"/>
              </w:rPr>
            </w:pPr>
            <w:r w:rsidRPr="00B30A26">
              <w:rPr>
                <w:b/>
                <w:lang w:val="es-ES"/>
              </w:rPr>
              <w:t>Fuente</w:t>
            </w:r>
          </w:p>
        </w:tc>
      </w:tr>
      <w:tr w:rsidR="008D1EB5" w:rsidRPr="00B30A26" w14:paraId="50FBB0FD" w14:textId="77777777" w:rsidTr="00BB7350">
        <w:tc>
          <w:tcPr>
            <w:tcW w:w="7650" w:type="dxa"/>
            <w:vMerge/>
          </w:tcPr>
          <w:p w14:paraId="6474DEA4" w14:textId="77777777" w:rsidR="008D1EB5" w:rsidRPr="00B30A26" w:rsidRDefault="008D1EB5" w:rsidP="00BB7350">
            <w:pPr>
              <w:rPr>
                <w:lang w:val="es-ES"/>
              </w:rPr>
            </w:pPr>
          </w:p>
        </w:tc>
        <w:tc>
          <w:tcPr>
            <w:tcW w:w="1700" w:type="dxa"/>
          </w:tcPr>
          <w:p w14:paraId="728E1D01" w14:textId="6EB7203E" w:rsidR="008D1EB5" w:rsidRPr="00B30A26" w:rsidRDefault="00317F15" w:rsidP="00BB7350">
            <w:pPr>
              <w:rPr>
                <w:lang w:val="es-ES"/>
              </w:rPr>
            </w:pPr>
            <w:r w:rsidRPr="00B30A26">
              <w:rPr>
                <w:lang w:val="es-ES"/>
              </w:rPr>
              <w:t>Proyecto Radicado</w:t>
            </w:r>
            <w:r w:rsidRPr="00B30A26">
              <w:rPr>
                <w:lang w:val="es-ES"/>
              </w:rPr>
              <w:fldChar w:fldCharType="begin"/>
            </w:r>
            <w:r w:rsidRPr="00B30A26">
              <w:rPr>
                <w:lang w:val="es-ES"/>
              </w:rPr>
              <w:instrText xml:space="preserve"> XE "Proyecto Radicado" </w:instrText>
            </w:r>
            <w:r w:rsidRPr="00B30A26">
              <w:rPr>
                <w:lang w:val="es-ES"/>
              </w:rPr>
              <w:fldChar w:fldCharType="end"/>
            </w:r>
          </w:p>
        </w:tc>
      </w:tr>
    </w:tbl>
    <w:p w14:paraId="4CE91FEC" w14:textId="2E0D64C6" w:rsidR="006358FA" w:rsidRPr="00B30A26" w:rsidRDefault="006358FA" w:rsidP="0091561E">
      <w:pPr>
        <w:rPr>
          <w:lang w:val="es-ES"/>
        </w:rPr>
      </w:pPr>
    </w:p>
    <w:p w14:paraId="52AC76D2" w14:textId="2D80199E" w:rsidR="00667D60" w:rsidRPr="00B30A26" w:rsidRDefault="009E3D68" w:rsidP="001C3DDC">
      <w:pPr>
        <w:pStyle w:val="Heading1"/>
        <w:rPr>
          <w:lang w:val="es-ES"/>
        </w:rPr>
      </w:pPr>
      <w:bookmarkStart w:id="1107" w:name="_Toc518466308"/>
      <w:r w:rsidRPr="00B30A26">
        <w:rPr>
          <w:lang w:val="es-ES"/>
        </w:rPr>
        <w:lastRenderedPageBreak/>
        <w:t>A</w:t>
      </w:r>
      <w:r w:rsidR="00667D60" w:rsidRPr="00B30A26">
        <w:rPr>
          <w:lang w:val="es-ES"/>
        </w:rPr>
        <w:t>nexos y Tablas de Referencias</w:t>
      </w:r>
      <w:bookmarkEnd w:id="1107"/>
    </w:p>
    <w:p w14:paraId="6C573DDE" w14:textId="77777777" w:rsidR="009F1261" w:rsidRPr="00B30A26" w:rsidRDefault="009F1261">
      <w:pPr>
        <w:rPr>
          <w:lang w:val="es-ES"/>
        </w:rPr>
      </w:pPr>
    </w:p>
    <w:p w14:paraId="69ED60E3" w14:textId="77777777" w:rsidR="006376BD" w:rsidRPr="00B30A26" w:rsidRDefault="001C2517" w:rsidP="001C3DDC">
      <w:pPr>
        <w:pStyle w:val="Heading2"/>
        <w:rPr>
          <w:lang w:val="es-ES"/>
        </w:rPr>
      </w:pPr>
      <w:bookmarkStart w:id="1108" w:name="_Toc518466309"/>
      <w:r w:rsidRPr="00B30A26">
        <w:rPr>
          <w:lang w:val="es-ES"/>
        </w:rPr>
        <w:lastRenderedPageBreak/>
        <w:t>Glosario</w:t>
      </w:r>
      <w:bookmarkEnd w:id="1108"/>
    </w:p>
    <w:p w14:paraId="52AACC64" w14:textId="77777777" w:rsidR="0068182A" w:rsidRPr="00B30A26" w:rsidRDefault="0068182A">
      <w:pPr>
        <w:rPr>
          <w:lang w:val="es-ES"/>
        </w:rPr>
      </w:pPr>
    </w:p>
    <w:p w14:paraId="7D6FEFB1" w14:textId="7F8DB1A8" w:rsidR="00575EE0" w:rsidRPr="00B30A26" w:rsidRDefault="00575EE0" w:rsidP="007677CE">
      <w:pPr>
        <w:rPr>
          <w:szCs w:val="28"/>
          <w:lang w:val="es-ES"/>
        </w:rPr>
      </w:pPr>
      <w:r w:rsidRPr="00B30A26">
        <w:rPr>
          <w:b/>
          <w:szCs w:val="28"/>
          <w:lang w:val="es-ES"/>
        </w:rPr>
        <w:t>ADD</w:t>
      </w:r>
      <w:r w:rsidR="009D45F3" w:rsidRPr="00B30A26">
        <w:rPr>
          <w:b/>
          <w:szCs w:val="28"/>
          <w:lang w:val="es-ES"/>
        </w:rPr>
        <w:fldChar w:fldCharType="begin"/>
      </w:r>
      <w:r w:rsidR="009D45F3" w:rsidRPr="00B30A26">
        <w:rPr>
          <w:b/>
          <w:szCs w:val="28"/>
          <w:lang w:val="es-ES"/>
        </w:rPr>
        <w:instrText xml:space="preserve"> XE "ADD" </w:instrText>
      </w:r>
      <w:r w:rsidR="009D45F3" w:rsidRPr="00B30A26">
        <w:rPr>
          <w:b/>
          <w:szCs w:val="28"/>
          <w:lang w:val="es-ES"/>
        </w:rPr>
        <w:fldChar w:fldCharType="end"/>
      </w:r>
      <w:r w:rsidRPr="00B30A26">
        <w:rPr>
          <w:b/>
          <w:szCs w:val="28"/>
          <w:lang w:val="es-ES"/>
        </w:rPr>
        <w:t>:</w:t>
      </w:r>
      <w:r w:rsidRPr="00B30A26">
        <w:rPr>
          <w:rFonts w:cs="Arial"/>
          <w:color w:val="333333"/>
          <w:szCs w:val="28"/>
          <w:lang w:val="es-ES"/>
        </w:rPr>
        <w:t xml:space="preserve"> E</w:t>
      </w:r>
      <w:r w:rsidRPr="00B30A26">
        <w:rPr>
          <w:szCs w:val="28"/>
          <w:lang w:val="es-ES"/>
        </w:rPr>
        <w:t>ste método recibe como entrada una lista de drivers arquitecturales y produce a su salida una serie de estructuras que conforman al diseño de la arquitectura. Se va aplicando de forma iterativa. Los pasos de ADD son los siguientes:</w:t>
      </w:r>
    </w:p>
    <w:p w14:paraId="4A4B518F" w14:textId="77777777" w:rsidR="00575EE0" w:rsidRPr="00B30A26" w:rsidRDefault="00575EE0" w:rsidP="007677CE">
      <w:pPr>
        <w:pStyle w:val="ListParagraph"/>
        <w:numPr>
          <w:ilvl w:val="0"/>
          <w:numId w:val="39"/>
        </w:numPr>
        <w:rPr>
          <w:szCs w:val="28"/>
          <w:lang w:val="es-ES"/>
        </w:rPr>
      </w:pPr>
      <w:r w:rsidRPr="00B30A26">
        <w:rPr>
          <w:szCs w:val="28"/>
          <w:lang w:val="es-ES"/>
        </w:rPr>
        <w:t>Revisar que se tiene suficiente información sobre los drivers arquitecturales.</w:t>
      </w:r>
    </w:p>
    <w:p w14:paraId="4684C952" w14:textId="77777777" w:rsidR="00575EE0" w:rsidRPr="00B30A26" w:rsidRDefault="00575EE0" w:rsidP="007677CE">
      <w:pPr>
        <w:pStyle w:val="ListParagraph"/>
        <w:numPr>
          <w:ilvl w:val="0"/>
          <w:numId w:val="39"/>
        </w:numPr>
        <w:rPr>
          <w:szCs w:val="28"/>
          <w:lang w:val="es-ES"/>
        </w:rPr>
      </w:pPr>
      <w:r w:rsidRPr="00B30A26">
        <w:rPr>
          <w:szCs w:val="28"/>
          <w:lang w:val="es-ES"/>
        </w:rPr>
        <w:t>Elegir un elemento a descomponer.</w:t>
      </w:r>
    </w:p>
    <w:p w14:paraId="6F2C179E" w14:textId="77777777" w:rsidR="00575EE0" w:rsidRPr="00B30A26" w:rsidRDefault="00575EE0" w:rsidP="007677CE">
      <w:pPr>
        <w:pStyle w:val="ListParagraph"/>
        <w:numPr>
          <w:ilvl w:val="0"/>
          <w:numId w:val="39"/>
        </w:numPr>
        <w:rPr>
          <w:szCs w:val="28"/>
          <w:lang w:val="es-ES"/>
        </w:rPr>
      </w:pPr>
      <w:r w:rsidRPr="00B30A26">
        <w:rPr>
          <w:szCs w:val="28"/>
          <w:lang w:val="es-ES"/>
        </w:rPr>
        <w:t>Elegir un sub-conjunto de drivers a satisfacer durante la iteración.</w:t>
      </w:r>
    </w:p>
    <w:p w14:paraId="0992F785" w14:textId="77777777" w:rsidR="00575EE0" w:rsidRPr="00B30A26" w:rsidRDefault="00575EE0" w:rsidP="007677CE">
      <w:pPr>
        <w:pStyle w:val="ListParagraph"/>
        <w:numPr>
          <w:ilvl w:val="0"/>
          <w:numId w:val="39"/>
        </w:numPr>
        <w:rPr>
          <w:szCs w:val="28"/>
          <w:lang w:val="es-ES"/>
        </w:rPr>
      </w:pPr>
      <w:r w:rsidRPr="00B30A26">
        <w:rPr>
          <w:szCs w:val="28"/>
          <w:lang w:val="es-ES"/>
        </w:rPr>
        <w:t>Elegir conceptos de diseño para satisfacer los drivers.</w:t>
      </w:r>
    </w:p>
    <w:p w14:paraId="662E6B2D" w14:textId="77777777" w:rsidR="00575EE0" w:rsidRPr="00B30A26" w:rsidRDefault="00575EE0" w:rsidP="007677CE">
      <w:pPr>
        <w:pStyle w:val="ListParagraph"/>
        <w:numPr>
          <w:ilvl w:val="0"/>
          <w:numId w:val="39"/>
        </w:numPr>
        <w:rPr>
          <w:szCs w:val="28"/>
          <w:lang w:val="es-ES"/>
        </w:rPr>
      </w:pPr>
      <w:r w:rsidRPr="00B30A26">
        <w:rPr>
          <w:szCs w:val="28"/>
          <w:lang w:val="es-ES"/>
        </w:rPr>
        <w:t>Aplicar los conceptos de diseño y asignar responsabilidades a los elementos resultantes.</w:t>
      </w:r>
    </w:p>
    <w:p w14:paraId="1DD29097" w14:textId="77777777" w:rsidR="00575EE0" w:rsidRPr="00B30A26" w:rsidRDefault="00575EE0" w:rsidP="007677CE">
      <w:pPr>
        <w:pStyle w:val="ListParagraph"/>
        <w:numPr>
          <w:ilvl w:val="0"/>
          <w:numId w:val="39"/>
        </w:numPr>
        <w:rPr>
          <w:szCs w:val="28"/>
          <w:lang w:val="es-ES"/>
        </w:rPr>
      </w:pPr>
      <w:r w:rsidRPr="00B30A26">
        <w:rPr>
          <w:szCs w:val="28"/>
          <w:lang w:val="es-ES"/>
        </w:rPr>
        <w:t>Definir interfaces para los elementos resultantes.</w:t>
      </w:r>
    </w:p>
    <w:p w14:paraId="3201B245" w14:textId="77777777" w:rsidR="00575EE0" w:rsidRPr="00B30A26" w:rsidRDefault="00575EE0" w:rsidP="007677CE">
      <w:pPr>
        <w:pStyle w:val="ListParagraph"/>
        <w:numPr>
          <w:ilvl w:val="0"/>
          <w:numId w:val="39"/>
        </w:numPr>
        <w:rPr>
          <w:szCs w:val="28"/>
          <w:lang w:val="es-ES"/>
        </w:rPr>
      </w:pPr>
      <w:r w:rsidRPr="00B30A26">
        <w:rPr>
          <w:szCs w:val="28"/>
          <w:lang w:val="es-ES"/>
        </w:rPr>
        <w:t>Verificar la satisfacción de los drivers seleccionados en el paso 3.</w:t>
      </w:r>
    </w:p>
    <w:p w14:paraId="0620CA80" w14:textId="77777777" w:rsidR="00575EE0" w:rsidRPr="00B30A26" w:rsidRDefault="00575EE0" w:rsidP="007677CE">
      <w:pPr>
        <w:pStyle w:val="ListParagraph"/>
        <w:numPr>
          <w:ilvl w:val="0"/>
          <w:numId w:val="39"/>
        </w:numPr>
        <w:rPr>
          <w:szCs w:val="28"/>
          <w:lang w:val="es-ES"/>
        </w:rPr>
      </w:pPr>
      <w:r w:rsidRPr="00B30A26">
        <w:rPr>
          <w:szCs w:val="28"/>
          <w:lang w:val="es-ES"/>
        </w:rPr>
        <w:t>Repetir los pasos anteriores para elementos que requieran un mayor refinamiento hasta cubrir la mayoría de los drivers.</w:t>
      </w:r>
    </w:p>
    <w:p w14:paraId="33054447" w14:textId="271A4CEB" w:rsidR="00575EE0" w:rsidRPr="00B30A26" w:rsidRDefault="00575EE0" w:rsidP="007677CE">
      <w:pPr>
        <w:rPr>
          <w:szCs w:val="28"/>
          <w:lang w:val="es-ES"/>
        </w:rPr>
      </w:pPr>
      <w:r w:rsidRPr="00B30A26">
        <w:rPr>
          <w:szCs w:val="28"/>
          <w:lang w:val="es-ES"/>
        </w:rPr>
        <w:t>ADD</w:t>
      </w:r>
      <w:r w:rsidR="004F6A81" w:rsidRPr="00B30A26">
        <w:rPr>
          <w:szCs w:val="28"/>
          <w:lang w:val="es-ES"/>
        </w:rPr>
        <w:fldChar w:fldCharType="begin"/>
      </w:r>
      <w:r w:rsidR="004F6A81" w:rsidRPr="00B30A26">
        <w:rPr>
          <w:lang w:val="es-ES"/>
        </w:rPr>
        <w:instrText xml:space="preserve"> XE "</w:instrText>
      </w:r>
      <w:r w:rsidR="004F6A81" w:rsidRPr="00B30A26">
        <w:rPr>
          <w:b/>
          <w:szCs w:val="28"/>
          <w:lang w:val="es-ES"/>
        </w:rPr>
        <w:instrText>ADD</w:instrText>
      </w:r>
      <w:r w:rsidR="004F6A81" w:rsidRPr="00B30A26">
        <w:rPr>
          <w:lang w:val="es-ES"/>
        </w:rPr>
        <w:instrText xml:space="preserve">" </w:instrText>
      </w:r>
      <w:r w:rsidR="004F6A81" w:rsidRPr="00B30A26">
        <w:rPr>
          <w:szCs w:val="28"/>
          <w:lang w:val="es-ES"/>
        </w:rPr>
        <w:fldChar w:fldCharType="end"/>
      </w:r>
      <w:r w:rsidRPr="00B30A26">
        <w:rPr>
          <w:szCs w:val="28"/>
          <w:lang w:val="es-ES"/>
        </w:rPr>
        <w:t xml:space="preserve"> es un método que sigue un enfoque de “divide y vencerás”; en la primera iteración del diseño, el elemento a descomponer es el sistema en sí (paso 2). En iteraciones subsecuentes, el elemento a descomponer es un sub-elemento resultante de iteraciones previas. Generalmente se considera que el diseño de la arquitectura termina cuando se han tomado decisiones de diseño para satisfacer la mayor parte de los drivers en el tiempo permitido (pasos 7 y 8).</w:t>
      </w:r>
    </w:p>
    <w:p w14:paraId="6C191EF9" w14:textId="77777777" w:rsidR="00C52751" w:rsidRPr="00B30A26" w:rsidRDefault="00C52751" w:rsidP="007677CE">
      <w:pPr>
        <w:rPr>
          <w:szCs w:val="28"/>
          <w:lang w:val="es-ES"/>
        </w:rPr>
      </w:pPr>
    </w:p>
    <w:p w14:paraId="3882EE6E" w14:textId="77777777" w:rsidR="00AF7A4D" w:rsidRPr="00B30A26" w:rsidRDefault="00F94CCC" w:rsidP="007677CE">
      <w:pPr>
        <w:rPr>
          <w:rFonts w:ascii="Webdings" w:eastAsia="Webdings" w:hAnsi="Webdings" w:cs="Webdings"/>
          <w:szCs w:val="28"/>
          <w:lang w:val="es-ES"/>
        </w:rPr>
      </w:pPr>
      <w:r w:rsidRPr="00B30A26">
        <w:rPr>
          <w:b/>
          <w:szCs w:val="28"/>
          <w:lang w:val="es-ES"/>
        </w:rPr>
        <w:t>Atributos de Calidad</w:t>
      </w:r>
      <w:r w:rsidRPr="00B30A26">
        <w:rPr>
          <w:b/>
          <w:szCs w:val="28"/>
          <w:lang w:val="es-ES"/>
        </w:rPr>
        <w:fldChar w:fldCharType="begin"/>
      </w:r>
      <w:r w:rsidRPr="00B30A26">
        <w:rPr>
          <w:b/>
          <w:szCs w:val="28"/>
          <w:lang w:val="es-ES"/>
        </w:rPr>
        <w:instrText xml:space="preserve"> XE "Atributos de Calidad" </w:instrText>
      </w:r>
      <w:r w:rsidRPr="00B30A26">
        <w:rPr>
          <w:b/>
          <w:szCs w:val="28"/>
          <w:lang w:val="es-ES"/>
        </w:rPr>
        <w:fldChar w:fldCharType="end"/>
      </w:r>
      <w:r w:rsidRPr="00B30A26">
        <w:rPr>
          <w:b/>
          <w:szCs w:val="28"/>
          <w:lang w:val="es-ES"/>
        </w:rPr>
        <w:t>:</w:t>
      </w:r>
      <w:r w:rsidR="00AF7A4D" w:rsidRPr="00B30A26">
        <w:rPr>
          <w:lang w:val="es-ES"/>
        </w:rPr>
        <w:t xml:space="preserve"> S</w:t>
      </w:r>
      <w:r w:rsidR="00AF7A4D" w:rsidRPr="00B30A26">
        <w:rPr>
          <w:szCs w:val="28"/>
          <w:lang w:val="es-ES"/>
        </w:rPr>
        <w:t xml:space="preserve">on las cualidades o propiedades de calidad que la aplicación debe satisfacer. </w:t>
      </w:r>
    </w:p>
    <w:p w14:paraId="0FB15372" w14:textId="3EC33671" w:rsidR="00F94CCC" w:rsidRPr="00B30A26" w:rsidRDefault="00AF7A4D" w:rsidP="007677CE">
      <w:pPr>
        <w:rPr>
          <w:szCs w:val="28"/>
          <w:lang w:val="es-ES"/>
        </w:rPr>
      </w:pPr>
      <w:r w:rsidRPr="00B30A26">
        <w:rPr>
          <w:szCs w:val="28"/>
          <w:lang w:val="es-ES"/>
        </w:rPr>
        <w:t>La calidad de una aplicación se mide en función de sus atributos de calidad. Para facilitar su medición durante la verificación, deben expresarse cuantitativa o cualitativamente.</w:t>
      </w:r>
      <w:sdt>
        <w:sdtPr>
          <w:rPr>
            <w:szCs w:val="28"/>
            <w:lang w:val="es-ES"/>
          </w:rPr>
          <w:id w:val="-1228691151"/>
          <w:citation/>
        </w:sdtPr>
        <w:sdtContent>
          <w:r w:rsidR="0048189B" w:rsidRPr="00B30A26">
            <w:rPr>
              <w:szCs w:val="28"/>
              <w:lang w:val="es-ES"/>
            </w:rPr>
            <w:fldChar w:fldCharType="begin"/>
          </w:r>
          <w:r w:rsidR="0048189B" w:rsidRPr="00B30A26">
            <w:rPr>
              <w:szCs w:val="28"/>
              <w:lang w:val="es-ES"/>
            </w:rPr>
            <w:instrText xml:space="preserve"> CITATION Zab13 \l 3082 </w:instrText>
          </w:r>
          <w:r w:rsidR="0048189B" w:rsidRPr="00B30A26">
            <w:rPr>
              <w:szCs w:val="28"/>
              <w:lang w:val="es-ES"/>
            </w:rPr>
            <w:fldChar w:fldCharType="separate"/>
          </w:r>
          <w:ins w:id="1109" w:author="felipe campo" w:date="2018-07-04T11:15:00Z">
            <w:r w:rsidR="00515FE7">
              <w:rPr>
                <w:noProof/>
                <w:szCs w:val="28"/>
                <w:lang w:val="es-ES"/>
              </w:rPr>
              <w:t xml:space="preserve"> </w:t>
            </w:r>
            <w:r w:rsidR="00515FE7" w:rsidRPr="00515FE7">
              <w:rPr>
                <w:noProof/>
                <w:szCs w:val="28"/>
                <w:lang w:val="es-ES"/>
                <w:rPrChange w:id="1110" w:author="felipe campo" w:date="2018-07-04T11:15:00Z">
                  <w:rPr>
                    <w:rFonts w:eastAsia="Times New Roman"/>
                  </w:rPr>
                </w:rPrChange>
              </w:rPr>
              <w:t>[10]</w:t>
            </w:r>
          </w:ins>
          <w:del w:id="1111" w:author="felipe campo" w:date="2018-07-04T11:15:00Z">
            <w:r w:rsidR="0048189B" w:rsidRPr="00B30A26" w:rsidDel="00515FE7">
              <w:rPr>
                <w:noProof/>
                <w:szCs w:val="28"/>
                <w:lang w:val="es-ES"/>
              </w:rPr>
              <w:delText xml:space="preserve"> [12]</w:delText>
            </w:r>
          </w:del>
          <w:r w:rsidR="0048189B" w:rsidRPr="00B30A26">
            <w:rPr>
              <w:szCs w:val="28"/>
              <w:lang w:val="es-ES"/>
            </w:rPr>
            <w:fldChar w:fldCharType="end"/>
          </w:r>
        </w:sdtContent>
      </w:sdt>
    </w:p>
    <w:p w14:paraId="23956182" w14:textId="79820D6D" w:rsidR="0048189B" w:rsidRPr="00B30A26" w:rsidRDefault="0048189B" w:rsidP="007677CE">
      <w:pPr>
        <w:rPr>
          <w:szCs w:val="28"/>
          <w:lang w:val="es-ES"/>
        </w:rPr>
      </w:pPr>
      <w:r w:rsidRPr="00B30A26">
        <w:rPr>
          <w:szCs w:val="28"/>
          <w:lang w:val="es-ES"/>
        </w:rPr>
        <w:t>Los requerimientos de los atributos de calidad son parte de los requerimientos no funcionales de una aplicación, la cual captura las múltiples facetas de cómo los requerimientos funcionales de una aplicación son logrados. Para que tenga sentido los requerimientos de atributos de calidad deben ser específicos de cómo una aplicación debe lograr una necesidad dada</w:t>
      </w:r>
      <w:sdt>
        <w:sdtPr>
          <w:rPr>
            <w:szCs w:val="28"/>
            <w:lang w:val="es-ES"/>
          </w:rPr>
          <w:id w:val="159742539"/>
          <w:citation/>
        </w:sdtPr>
        <w:sdtContent>
          <w:r w:rsidRPr="00B30A26">
            <w:rPr>
              <w:szCs w:val="28"/>
              <w:lang w:val="es-ES"/>
            </w:rPr>
            <w:fldChar w:fldCharType="begin"/>
          </w:r>
          <w:r w:rsidRPr="00B30A26">
            <w:rPr>
              <w:szCs w:val="28"/>
              <w:lang w:val="es-ES"/>
            </w:rPr>
            <w:instrText xml:space="preserve"> CITATION Tor \l 3082 </w:instrText>
          </w:r>
          <w:r w:rsidRPr="00B30A26">
            <w:rPr>
              <w:szCs w:val="28"/>
              <w:lang w:val="es-ES"/>
            </w:rPr>
            <w:fldChar w:fldCharType="separate"/>
          </w:r>
          <w:ins w:id="1112" w:author="felipe campo" w:date="2018-07-04T11:15:00Z">
            <w:r w:rsidR="00515FE7">
              <w:rPr>
                <w:noProof/>
                <w:szCs w:val="28"/>
                <w:lang w:val="es-ES"/>
              </w:rPr>
              <w:t xml:space="preserve"> </w:t>
            </w:r>
            <w:r w:rsidR="00515FE7" w:rsidRPr="00515FE7">
              <w:rPr>
                <w:noProof/>
                <w:szCs w:val="28"/>
                <w:lang w:val="es-ES"/>
                <w:rPrChange w:id="1113" w:author="felipe campo" w:date="2018-07-04T11:15:00Z">
                  <w:rPr>
                    <w:rFonts w:eastAsia="Times New Roman"/>
                  </w:rPr>
                </w:rPrChange>
              </w:rPr>
              <w:t>[11]</w:t>
            </w:r>
          </w:ins>
          <w:del w:id="1114" w:author="felipe campo" w:date="2018-07-04T11:15:00Z">
            <w:r w:rsidRPr="00B30A26" w:rsidDel="00515FE7">
              <w:rPr>
                <w:noProof/>
                <w:szCs w:val="28"/>
                <w:lang w:val="es-ES"/>
              </w:rPr>
              <w:delText xml:space="preserve"> [13]</w:delText>
            </w:r>
          </w:del>
          <w:r w:rsidRPr="00B30A26">
            <w:rPr>
              <w:szCs w:val="28"/>
              <w:lang w:val="es-ES"/>
            </w:rPr>
            <w:fldChar w:fldCharType="end"/>
          </w:r>
        </w:sdtContent>
      </w:sdt>
    </w:p>
    <w:p w14:paraId="5919E6F0" w14:textId="77777777" w:rsidR="00761AE3" w:rsidRPr="00B30A26" w:rsidRDefault="00761AE3" w:rsidP="007677CE">
      <w:pPr>
        <w:rPr>
          <w:szCs w:val="28"/>
          <w:lang w:val="es-ES"/>
        </w:rPr>
      </w:pPr>
    </w:p>
    <w:p w14:paraId="0C4E45F5" w14:textId="77777777" w:rsidR="00E035D6" w:rsidRPr="00B30A26" w:rsidRDefault="00BF312C" w:rsidP="00E035D6">
      <w:pPr>
        <w:rPr>
          <w:szCs w:val="28"/>
          <w:lang w:val="es-ES"/>
        </w:rPr>
      </w:pPr>
      <w:r w:rsidRPr="00B30A26">
        <w:rPr>
          <w:b/>
          <w:szCs w:val="28"/>
          <w:lang w:val="es-ES"/>
        </w:rPr>
        <w:lastRenderedPageBreak/>
        <w:t>Casos de uso</w:t>
      </w:r>
      <w:r w:rsidRPr="00B30A26">
        <w:rPr>
          <w:b/>
          <w:szCs w:val="28"/>
          <w:lang w:val="es-ES"/>
        </w:rPr>
        <w:fldChar w:fldCharType="begin"/>
      </w:r>
      <w:r w:rsidRPr="00B30A26">
        <w:rPr>
          <w:b/>
          <w:szCs w:val="28"/>
          <w:lang w:val="es-ES"/>
        </w:rPr>
        <w:instrText xml:space="preserve"> XE "Casos de uso" </w:instrText>
      </w:r>
      <w:r w:rsidRPr="00B30A26">
        <w:rPr>
          <w:b/>
          <w:szCs w:val="28"/>
          <w:lang w:val="es-ES"/>
        </w:rPr>
        <w:fldChar w:fldCharType="end"/>
      </w:r>
      <w:r w:rsidRPr="00B30A26">
        <w:rPr>
          <w:b/>
          <w:szCs w:val="28"/>
          <w:lang w:val="es-ES"/>
        </w:rPr>
        <w:t xml:space="preserve"> </w:t>
      </w:r>
      <w:r w:rsidR="00E035D6" w:rsidRPr="00B30A26">
        <w:rPr>
          <w:szCs w:val="28"/>
          <w:lang w:val="es-ES"/>
        </w:rPr>
        <w:t xml:space="preserve">Un caso de uso es una descripción de los pasos o las actividades que deberán realizarse para llevar a cabo algún proceso. Los personajes o entidades que participarán en un caso de uso se denominan actores. En el contexto de ingeniería del software, un caso de uso es una secuencia de interacciones que se desarrollarán entre un sistema y sus actores en respuesta a un evento que inicia un actor principal sobre el propio sistema. Los diagramas de casos de uso sirven para especificar la comunicación y el comportamiento de un sistema mediante su interacción con los usuarios y/u otros sistemas. O lo que es igual, un diagrama que muestra la relación entre los actores y los casos de uso en un sistema. Una relación es una conexión entre los elementos del modelo, por </w:t>
      </w:r>
      <w:proofErr w:type="gramStart"/>
      <w:r w:rsidR="00E035D6" w:rsidRPr="00B30A26">
        <w:rPr>
          <w:szCs w:val="28"/>
          <w:lang w:val="es-ES"/>
        </w:rPr>
        <w:t>ejemplo</w:t>
      </w:r>
      <w:proofErr w:type="gramEnd"/>
      <w:r w:rsidR="00E035D6" w:rsidRPr="00B30A26">
        <w:rPr>
          <w:szCs w:val="28"/>
          <w:lang w:val="es-ES"/>
        </w:rPr>
        <w:t xml:space="preserve"> la especialización y la generalización son relaciones. Los diagramas de casos de uso se utilizan para ilustrar los requerimientos del sistema al mostrar cómo reacciona a eventos que se producen en su ámbito o en él mismo.</w:t>
      </w:r>
    </w:p>
    <w:p w14:paraId="31DE6FA4" w14:textId="77777777" w:rsidR="00E035D6" w:rsidRPr="00B30A26" w:rsidRDefault="00E035D6" w:rsidP="00E035D6">
      <w:pPr>
        <w:rPr>
          <w:szCs w:val="28"/>
          <w:lang w:val="es-ES"/>
        </w:rPr>
      </w:pPr>
    </w:p>
    <w:p w14:paraId="6BF665A0" w14:textId="3D6DC3CA" w:rsidR="00BF312C" w:rsidRPr="00B30A26" w:rsidRDefault="00E035D6" w:rsidP="00E035D6">
      <w:pPr>
        <w:rPr>
          <w:szCs w:val="28"/>
          <w:lang w:val="es-ES"/>
        </w:rPr>
      </w:pPr>
      <w:r w:rsidRPr="00B30A26">
        <w:rPr>
          <w:szCs w:val="28"/>
          <w:lang w:val="es-ES"/>
        </w:rPr>
        <w:t>Los más comunes para la captura de requisitos funcionales, especialmente con el desarrollo del paradigma de la programación orientada a objetos, donde se originaron, si bien puede utilizarse con resultados igualmente satisfactorios con otros paradigmas de programación.</w:t>
      </w:r>
    </w:p>
    <w:p w14:paraId="797FEBBB" w14:textId="77777777" w:rsidR="00BF312C" w:rsidRPr="00B30A26" w:rsidRDefault="00BF312C" w:rsidP="007677CE">
      <w:pPr>
        <w:rPr>
          <w:szCs w:val="28"/>
          <w:lang w:val="es-ES"/>
        </w:rPr>
      </w:pPr>
    </w:p>
    <w:p w14:paraId="298DE433" w14:textId="611348BC" w:rsidR="00732506" w:rsidRPr="00B30A26" w:rsidRDefault="00732506" w:rsidP="007677CE">
      <w:pPr>
        <w:rPr>
          <w:szCs w:val="28"/>
          <w:lang w:val="es-ES"/>
        </w:rPr>
      </w:pPr>
      <w:r w:rsidRPr="00B30A26">
        <w:rPr>
          <w:b/>
          <w:szCs w:val="28"/>
          <w:lang w:val="es-ES"/>
        </w:rPr>
        <w:t>Cargo Modal</w:t>
      </w:r>
      <w:r w:rsidRPr="00B30A26">
        <w:rPr>
          <w:b/>
          <w:szCs w:val="28"/>
          <w:lang w:val="es-ES"/>
        </w:rPr>
        <w:fldChar w:fldCharType="begin"/>
      </w:r>
      <w:r w:rsidRPr="00B30A26">
        <w:rPr>
          <w:b/>
          <w:szCs w:val="28"/>
          <w:lang w:val="es-ES"/>
        </w:rPr>
        <w:instrText xml:space="preserve"> XE "Cargo Modal" </w:instrText>
      </w:r>
      <w:r w:rsidRPr="00B30A26">
        <w:rPr>
          <w:b/>
          <w:szCs w:val="28"/>
          <w:lang w:val="es-ES"/>
        </w:rPr>
        <w:fldChar w:fldCharType="end"/>
      </w:r>
      <w:r w:rsidRPr="00B30A26">
        <w:rPr>
          <w:b/>
          <w:szCs w:val="28"/>
          <w:lang w:val="es-ES"/>
        </w:rPr>
        <w:t>:</w:t>
      </w:r>
      <w:r w:rsidR="001C3DDC" w:rsidRPr="00B30A26">
        <w:rPr>
          <w:szCs w:val="28"/>
          <w:lang w:val="es-ES"/>
        </w:rPr>
        <w:t xml:space="preserve"> Plataforma para </w:t>
      </w:r>
      <w:r w:rsidR="00525894" w:rsidRPr="00B30A26">
        <w:rPr>
          <w:szCs w:val="28"/>
          <w:lang w:val="es-ES"/>
        </w:rPr>
        <w:t>automatización</w:t>
      </w:r>
      <w:r w:rsidR="001C3DDC" w:rsidRPr="00B30A26">
        <w:rPr>
          <w:szCs w:val="28"/>
          <w:lang w:val="es-ES"/>
        </w:rPr>
        <w:t xml:space="preserve"> de la subasta de carga entre </w:t>
      </w:r>
      <w:r w:rsidR="00525894" w:rsidRPr="00B30A26">
        <w:rPr>
          <w:szCs w:val="28"/>
          <w:lang w:val="es-ES"/>
        </w:rPr>
        <w:t>transportadores</w:t>
      </w:r>
      <w:r w:rsidR="001C3DDC" w:rsidRPr="00B30A26">
        <w:rPr>
          <w:szCs w:val="28"/>
          <w:lang w:val="es-ES"/>
        </w:rPr>
        <w:t xml:space="preserve"> y generadores de carga y con los </w:t>
      </w:r>
      <w:r w:rsidR="00525894" w:rsidRPr="00B30A26">
        <w:rPr>
          <w:szCs w:val="28"/>
          <w:lang w:val="es-ES"/>
        </w:rPr>
        <w:t>vehículos</w:t>
      </w:r>
      <w:r w:rsidR="001C3DDC" w:rsidRPr="00B30A26">
        <w:rPr>
          <w:szCs w:val="28"/>
          <w:lang w:val="es-ES"/>
        </w:rPr>
        <w:t xml:space="preserve">. De igual forma, es una plataforma que plantea un mejor uso de la flota por generar visibilidad de la carga y mejorar el eterno problema de "viajes </w:t>
      </w:r>
      <w:r w:rsidR="00525894" w:rsidRPr="00B30A26">
        <w:rPr>
          <w:szCs w:val="28"/>
          <w:lang w:val="es-ES"/>
        </w:rPr>
        <w:t>vacíos</w:t>
      </w:r>
      <w:r w:rsidR="001C3DDC" w:rsidRPr="00B30A26">
        <w:rPr>
          <w:szCs w:val="28"/>
          <w:lang w:val="es-ES"/>
        </w:rPr>
        <w:t>."</w:t>
      </w:r>
    </w:p>
    <w:p w14:paraId="43783B37" w14:textId="77777777" w:rsidR="00732506" w:rsidRPr="00B30A26" w:rsidRDefault="00732506" w:rsidP="007677CE">
      <w:pPr>
        <w:rPr>
          <w:szCs w:val="28"/>
          <w:lang w:val="es-ES"/>
        </w:rPr>
      </w:pPr>
    </w:p>
    <w:p w14:paraId="5340CE76" w14:textId="78FABD1B" w:rsidR="00732506" w:rsidRPr="00B30A26" w:rsidRDefault="004F6A81" w:rsidP="007677CE">
      <w:pPr>
        <w:rPr>
          <w:szCs w:val="28"/>
          <w:lang w:val="es-ES"/>
        </w:rPr>
      </w:pPr>
      <w:r w:rsidRPr="00B30A26">
        <w:rPr>
          <w:b/>
          <w:szCs w:val="28"/>
          <w:lang w:val="es-ES"/>
        </w:rPr>
        <w:t>Cargo Planner</w:t>
      </w:r>
      <w:r w:rsidR="004836EF" w:rsidRPr="00B30A26">
        <w:rPr>
          <w:b/>
          <w:szCs w:val="28"/>
          <w:lang w:val="es-ES"/>
        </w:rPr>
        <w:fldChar w:fldCharType="begin"/>
      </w:r>
      <w:r w:rsidR="004836EF" w:rsidRPr="00B30A26">
        <w:rPr>
          <w:b/>
          <w:szCs w:val="28"/>
          <w:lang w:val="es-ES"/>
        </w:rPr>
        <w:instrText xml:space="preserve"> XE "</w:instrText>
      </w:r>
      <w:r w:rsidRPr="00B30A26">
        <w:rPr>
          <w:b/>
          <w:szCs w:val="28"/>
          <w:lang w:val="es-ES"/>
        </w:rPr>
        <w:instrText>Cargo Planner</w:instrText>
      </w:r>
      <w:r w:rsidR="004836EF" w:rsidRPr="00B30A26">
        <w:rPr>
          <w:b/>
          <w:szCs w:val="28"/>
          <w:lang w:val="es-ES"/>
        </w:rPr>
        <w:instrText xml:space="preserve">" </w:instrText>
      </w:r>
      <w:r w:rsidR="004836EF" w:rsidRPr="00B30A26">
        <w:rPr>
          <w:b/>
          <w:szCs w:val="28"/>
          <w:lang w:val="es-ES"/>
        </w:rPr>
        <w:fldChar w:fldCharType="end"/>
      </w:r>
      <w:r w:rsidR="001C3DDC" w:rsidRPr="00B30A26">
        <w:rPr>
          <w:b/>
          <w:szCs w:val="28"/>
          <w:lang w:val="es-ES"/>
        </w:rPr>
        <w:t>:</w:t>
      </w:r>
      <w:r w:rsidR="001C3DDC" w:rsidRPr="00B30A26">
        <w:rPr>
          <w:szCs w:val="28"/>
          <w:lang w:val="es-ES"/>
        </w:rPr>
        <w:t xml:space="preserve"> Motor de </w:t>
      </w:r>
      <w:r w:rsidR="00525894" w:rsidRPr="00B30A26">
        <w:rPr>
          <w:szCs w:val="28"/>
          <w:lang w:val="es-ES"/>
        </w:rPr>
        <w:t>optimización</w:t>
      </w:r>
      <w:r w:rsidR="001C3DDC" w:rsidRPr="00B30A26">
        <w:rPr>
          <w:szCs w:val="28"/>
          <w:lang w:val="es-ES"/>
        </w:rPr>
        <w:t xml:space="preserve"> para </w:t>
      </w:r>
      <w:r w:rsidR="00525894" w:rsidRPr="00B30A26">
        <w:rPr>
          <w:szCs w:val="28"/>
          <w:lang w:val="es-ES"/>
        </w:rPr>
        <w:t>planeación</w:t>
      </w:r>
      <w:r w:rsidR="001C3DDC" w:rsidRPr="00B30A26">
        <w:rPr>
          <w:szCs w:val="28"/>
          <w:lang w:val="es-ES"/>
        </w:rPr>
        <w:t xml:space="preserve"> de carga en rutas interurbanas. </w:t>
      </w:r>
      <w:r w:rsidR="00525894" w:rsidRPr="00B30A26">
        <w:rPr>
          <w:szCs w:val="28"/>
          <w:lang w:val="es-ES"/>
        </w:rPr>
        <w:t>Deberá</w:t>
      </w:r>
      <w:r w:rsidR="001C3DDC" w:rsidRPr="00B30A26">
        <w:rPr>
          <w:szCs w:val="28"/>
          <w:lang w:val="es-ES"/>
        </w:rPr>
        <w:t xml:space="preserve">́ ser ajustado y conlleva desarrollos orientados a la </w:t>
      </w:r>
      <w:r w:rsidR="00525894" w:rsidRPr="00B30A26">
        <w:rPr>
          <w:szCs w:val="28"/>
          <w:lang w:val="es-ES"/>
        </w:rPr>
        <w:t>gestión</w:t>
      </w:r>
      <w:r w:rsidR="001C3DDC" w:rsidRPr="00B30A26">
        <w:rPr>
          <w:szCs w:val="28"/>
          <w:lang w:val="es-ES"/>
        </w:rPr>
        <w:t xml:space="preserve"> de </w:t>
      </w:r>
      <w:r w:rsidR="00525894" w:rsidRPr="00B30A26">
        <w:rPr>
          <w:szCs w:val="28"/>
          <w:lang w:val="es-ES"/>
        </w:rPr>
        <w:t>optimización</w:t>
      </w:r>
      <w:r w:rsidR="001C3DDC" w:rsidRPr="00B30A26">
        <w:rPr>
          <w:szCs w:val="28"/>
          <w:lang w:val="es-ES"/>
        </w:rPr>
        <w:t xml:space="preserve"> de todos los recursos del transporte. Debe ser integrado con las </w:t>
      </w:r>
      <w:r w:rsidR="00525894" w:rsidRPr="00B30A26">
        <w:rPr>
          <w:szCs w:val="28"/>
          <w:lang w:val="es-ES"/>
        </w:rPr>
        <w:t>demás</w:t>
      </w:r>
      <w:r w:rsidR="001C3DDC" w:rsidRPr="00B30A26">
        <w:rPr>
          <w:szCs w:val="28"/>
          <w:lang w:val="es-ES"/>
        </w:rPr>
        <w:t xml:space="preserve"> plataformas de </w:t>
      </w:r>
      <w:r w:rsidR="00525894" w:rsidRPr="00B30A26">
        <w:rPr>
          <w:szCs w:val="28"/>
          <w:lang w:val="es-ES"/>
        </w:rPr>
        <w:t>gestión</w:t>
      </w:r>
      <w:r w:rsidR="001C3DDC" w:rsidRPr="00B30A26">
        <w:rPr>
          <w:szCs w:val="28"/>
          <w:lang w:val="es-ES"/>
        </w:rPr>
        <w:t xml:space="preserve">. De igual forma, </w:t>
      </w:r>
      <w:r w:rsidRPr="00B30A26">
        <w:rPr>
          <w:szCs w:val="28"/>
          <w:lang w:val="es-ES"/>
        </w:rPr>
        <w:t>Cargo Planner</w:t>
      </w:r>
      <w:r w:rsidR="001C3DDC" w:rsidRPr="00B30A26">
        <w:rPr>
          <w:szCs w:val="28"/>
          <w:lang w:val="es-ES"/>
        </w:rPr>
        <w:t xml:space="preserve"> tiene un esquema de planes de rutas locales up-front, que optimiza la </w:t>
      </w:r>
      <w:r w:rsidR="00525894" w:rsidRPr="00B30A26">
        <w:rPr>
          <w:szCs w:val="28"/>
          <w:lang w:val="es-ES"/>
        </w:rPr>
        <w:t>asignación</w:t>
      </w:r>
      <w:r w:rsidR="001C3DDC" w:rsidRPr="00B30A26">
        <w:rPr>
          <w:szCs w:val="28"/>
          <w:lang w:val="es-ES"/>
        </w:rPr>
        <w:t xml:space="preserve"> de carga a </w:t>
      </w:r>
      <w:r w:rsidR="00525894" w:rsidRPr="00B30A26">
        <w:rPr>
          <w:szCs w:val="28"/>
          <w:lang w:val="es-ES"/>
        </w:rPr>
        <w:t>vehículos</w:t>
      </w:r>
      <w:r w:rsidR="001C3DDC" w:rsidRPr="00B30A26">
        <w:rPr>
          <w:szCs w:val="28"/>
          <w:lang w:val="es-ES"/>
        </w:rPr>
        <w:t xml:space="preserve"> previo a la </w:t>
      </w:r>
      <w:r w:rsidR="00525894" w:rsidRPr="00B30A26">
        <w:rPr>
          <w:szCs w:val="28"/>
          <w:lang w:val="es-ES"/>
        </w:rPr>
        <w:t>operación</w:t>
      </w:r>
      <w:r w:rsidR="001C3DDC" w:rsidRPr="00B30A26">
        <w:rPr>
          <w:szCs w:val="28"/>
          <w:lang w:val="es-ES"/>
        </w:rPr>
        <w:t xml:space="preserve"> de </w:t>
      </w:r>
      <w:r w:rsidR="00525894" w:rsidRPr="00B30A26">
        <w:rPr>
          <w:szCs w:val="28"/>
          <w:lang w:val="es-ES"/>
        </w:rPr>
        <w:t>ultima</w:t>
      </w:r>
      <w:r w:rsidR="001C3DDC" w:rsidRPr="00B30A26">
        <w:rPr>
          <w:szCs w:val="28"/>
          <w:lang w:val="es-ES"/>
        </w:rPr>
        <w:t xml:space="preserve"> milla y planifica las rutas de entrega. Debe ser ajustado a operar bajo </w:t>
      </w:r>
      <w:r w:rsidR="00525894" w:rsidRPr="00B30A26">
        <w:rPr>
          <w:szCs w:val="28"/>
          <w:lang w:val="es-ES"/>
        </w:rPr>
        <w:t>información</w:t>
      </w:r>
      <w:r w:rsidR="001C3DDC" w:rsidRPr="00B30A26">
        <w:rPr>
          <w:szCs w:val="28"/>
          <w:lang w:val="es-ES"/>
        </w:rPr>
        <w:t xml:space="preserve"> </w:t>
      </w:r>
      <w:r w:rsidR="00525894" w:rsidRPr="00B30A26">
        <w:rPr>
          <w:szCs w:val="28"/>
          <w:lang w:val="es-ES"/>
        </w:rPr>
        <w:t>histórica</w:t>
      </w:r>
      <w:r w:rsidR="001C3DDC" w:rsidRPr="00B30A26">
        <w:rPr>
          <w:szCs w:val="28"/>
          <w:lang w:val="es-ES"/>
        </w:rPr>
        <w:t xml:space="preserve"> de </w:t>
      </w:r>
      <w:r w:rsidR="00525894" w:rsidRPr="00B30A26">
        <w:rPr>
          <w:szCs w:val="28"/>
          <w:lang w:val="es-ES"/>
        </w:rPr>
        <w:t>congestión</w:t>
      </w:r>
      <w:r w:rsidR="001C3DDC" w:rsidRPr="00B30A26">
        <w:rPr>
          <w:szCs w:val="28"/>
          <w:lang w:val="es-ES"/>
        </w:rPr>
        <w:t xml:space="preserve"> en el nodo urbano por horas de despacho. No es un esquema de </w:t>
      </w:r>
      <w:r w:rsidR="00525894" w:rsidRPr="00B30A26">
        <w:rPr>
          <w:szCs w:val="28"/>
          <w:lang w:val="es-ES"/>
        </w:rPr>
        <w:t>planeación</w:t>
      </w:r>
      <w:r w:rsidR="001C3DDC" w:rsidRPr="00B30A26">
        <w:rPr>
          <w:szCs w:val="28"/>
          <w:lang w:val="es-ES"/>
        </w:rPr>
        <w:t xml:space="preserve"> en tiempo real.</w:t>
      </w:r>
      <w:sdt>
        <w:sdtPr>
          <w:rPr>
            <w:szCs w:val="28"/>
            <w:lang w:val="es-ES"/>
          </w:rPr>
          <w:id w:val="1403261691"/>
          <w:citation/>
        </w:sdtPr>
        <w:sdtContent>
          <w:r w:rsidR="001C3DDC" w:rsidRPr="00B30A26">
            <w:rPr>
              <w:szCs w:val="28"/>
              <w:lang w:val="es-ES"/>
            </w:rPr>
            <w:fldChar w:fldCharType="begin"/>
          </w:r>
          <w:r w:rsidR="001C3DDC" w:rsidRPr="00B30A26">
            <w:rPr>
              <w:szCs w:val="28"/>
              <w:lang w:val="es-ES"/>
            </w:rPr>
            <w:instrText xml:space="preserve"> CITATION Car16 \l 3082 </w:instrText>
          </w:r>
          <w:r w:rsidR="001C3DDC" w:rsidRPr="00B30A26">
            <w:rPr>
              <w:szCs w:val="28"/>
              <w:lang w:val="es-ES"/>
            </w:rPr>
            <w:fldChar w:fldCharType="separate"/>
          </w:r>
          <w:ins w:id="1115" w:author="felipe campo" w:date="2018-07-04T11:15:00Z">
            <w:r w:rsidR="00515FE7">
              <w:rPr>
                <w:noProof/>
                <w:szCs w:val="28"/>
                <w:lang w:val="es-ES"/>
              </w:rPr>
              <w:t xml:space="preserve"> </w:t>
            </w:r>
            <w:r w:rsidR="00515FE7" w:rsidRPr="00515FE7">
              <w:rPr>
                <w:noProof/>
                <w:szCs w:val="28"/>
                <w:lang w:val="es-ES"/>
                <w:rPrChange w:id="1116" w:author="felipe campo" w:date="2018-07-04T11:15:00Z">
                  <w:rPr>
                    <w:rFonts w:eastAsia="Times New Roman"/>
                  </w:rPr>
                </w:rPrChange>
              </w:rPr>
              <w:t>[12]</w:t>
            </w:r>
          </w:ins>
          <w:del w:id="1117" w:author="felipe campo" w:date="2018-07-04T11:15:00Z">
            <w:r w:rsidR="0048189B" w:rsidRPr="00B30A26" w:rsidDel="00515FE7">
              <w:rPr>
                <w:noProof/>
                <w:szCs w:val="28"/>
                <w:lang w:val="es-ES"/>
              </w:rPr>
              <w:delText xml:space="preserve"> [14]</w:delText>
            </w:r>
          </w:del>
          <w:r w:rsidR="001C3DDC" w:rsidRPr="00B30A26">
            <w:rPr>
              <w:szCs w:val="28"/>
              <w:lang w:val="es-ES"/>
            </w:rPr>
            <w:fldChar w:fldCharType="end"/>
          </w:r>
        </w:sdtContent>
      </w:sdt>
    </w:p>
    <w:p w14:paraId="7CE0A71E" w14:textId="77777777" w:rsidR="000C263E" w:rsidRPr="00B30A26" w:rsidRDefault="000C263E" w:rsidP="007677CE">
      <w:pPr>
        <w:rPr>
          <w:szCs w:val="28"/>
          <w:lang w:val="es-ES"/>
        </w:rPr>
      </w:pPr>
    </w:p>
    <w:p w14:paraId="2A77DA4C" w14:textId="77777777" w:rsidR="003F61BF" w:rsidRPr="00B30A26" w:rsidRDefault="003F61BF" w:rsidP="007677CE">
      <w:pPr>
        <w:rPr>
          <w:szCs w:val="28"/>
          <w:lang w:val="es-ES"/>
        </w:rPr>
      </w:pPr>
    </w:p>
    <w:p w14:paraId="42CDBDDF" w14:textId="46E262E7" w:rsidR="00CF47BC" w:rsidRPr="00B30A26" w:rsidRDefault="00CF47BC" w:rsidP="007677CE">
      <w:pPr>
        <w:rPr>
          <w:szCs w:val="28"/>
          <w:lang w:val="es-ES"/>
        </w:rPr>
      </w:pPr>
      <w:r w:rsidRPr="00B30A26">
        <w:rPr>
          <w:b/>
          <w:szCs w:val="28"/>
          <w:lang w:val="es-ES"/>
        </w:rPr>
        <w:t>CMMS</w:t>
      </w:r>
      <w:r w:rsidRPr="00B30A26">
        <w:rPr>
          <w:b/>
          <w:szCs w:val="28"/>
          <w:lang w:val="es-ES"/>
        </w:rPr>
        <w:fldChar w:fldCharType="begin"/>
      </w:r>
      <w:r w:rsidRPr="00B30A26">
        <w:rPr>
          <w:b/>
          <w:szCs w:val="28"/>
          <w:lang w:val="es-ES"/>
        </w:rPr>
        <w:instrText xml:space="preserve"> XE "CMMS" </w:instrText>
      </w:r>
      <w:r w:rsidRPr="00B30A26">
        <w:rPr>
          <w:b/>
          <w:szCs w:val="28"/>
          <w:lang w:val="es-ES"/>
        </w:rPr>
        <w:fldChar w:fldCharType="end"/>
      </w:r>
      <w:r w:rsidRPr="00B30A26">
        <w:rPr>
          <w:b/>
          <w:szCs w:val="28"/>
          <w:lang w:val="es-ES"/>
        </w:rPr>
        <w:t xml:space="preserve"> (Computerized Maintenance Management System): </w:t>
      </w:r>
      <w:r w:rsidRPr="00B30A26">
        <w:rPr>
          <w:szCs w:val="28"/>
          <w:lang w:val="es-ES"/>
        </w:rPr>
        <w:t xml:space="preserve">Es una herramienta de software que ayuda en la gestión de los servicios de </w:t>
      </w:r>
      <w:r w:rsidRPr="00B30A26">
        <w:rPr>
          <w:szCs w:val="28"/>
          <w:lang w:val="es-ES"/>
        </w:rPr>
        <w:lastRenderedPageBreak/>
        <w:t>mantenimiento de una empresa. Básicamente es una base de datos que contiene información sobre la empresa y sus operaciones de mantenimiento. Esta información sirve para que todas las tareas de mantenimiento se realicen de forma más segura y eficaz. También se emplea como herramienta de gestión para la toma de decisiones</w:t>
      </w:r>
    </w:p>
    <w:p w14:paraId="75F92456" w14:textId="77777777" w:rsidR="00CF47BC" w:rsidRPr="00B30A26" w:rsidRDefault="00CF47BC" w:rsidP="007677CE">
      <w:pPr>
        <w:rPr>
          <w:szCs w:val="28"/>
          <w:lang w:val="es-ES"/>
        </w:rPr>
      </w:pPr>
    </w:p>
    <w:p w14:paraId="0902840F" w14:textId="35725029" w:rsidR="000C263E" w:rsidRPr="00B30A26" w:rsidRDefault="00CB5560" w:rsidP="007677CE">
      <w:pPr>
        <w:rPr>
          <w:szCs w:val="28"/>
          <w:lang w:val="es-ES"/>
        </w:rPr>
      </w:pPr>
      <w:r w:rsidRPr="00B30A26">
        <w:rPr>
          <w:b/>
          <w:szCs w:val="28"/>
          <w:lang w:val="es-ES"/>
        </w:rPr>
        <w:t>CUE</w:t>
      </w:r>
      <w:r w:rsidRPr="00B30A26">
        <w:rPr>
          <w:b/>
          <w:szCs w:val="28"/>
          <w:lang w:val="es-ES"/>
        </w:rPr>
        <w:fldChar w:fldCharType="begin"/>
      </w:r>
      <w:r w:rsidRPr="00B30A26">
        <w:rPr>
          <w:b/>
          <w:szCs w:val="28"/>
          <w:lang w:val="es-ES"/>
        </w:rPr>
        <w:instrText xml:space="preserve"> XE "CUE" </w:instrText>
      </w:r>
      <w:r w:rsidRPr="00B30A26">
        <w:rPr>
          <w:b/>
          <w:szCs w:val="28"/>
          <w:lang w:val="es-ES"/>
        </w:rPr>
        <w:fldChar w:fldCharType="end"/>
      </w:r>
      <w:r w:rsidRPr="00B30A26">
        <w:rPr>
          <w:b/>
          <w:szCs w:val="28"/>
          <w:lang w:val="es-ES"/>
        </w:rPr>
        <w:t>:</w:t>
      </w:r>
      <w:r w:rsidR="00525894" w:rsidRPr="00B30A26">
        <w:rPr>
          <w:szCs w:val="28"/>
          <w:lang w:val="es-ES"/>
        </w:rPr>
        <w:t xml:space="preserve"> Caso de Uso Externo hace referencia a un Caso de Uso externo al sistema y que se utiliza como referencia para el modelamiento de los requisitos</w:t>
      </w:r>
    </w:p>
    <w:p w14:paraId="10AD0873" w14:textId="77777777" w:rsidR="00CB5560" w:rsidRPr="00B30A26" w:rsidRDefault="00CB5560" w:rsidP="007677CE">
      <w:pPr>
        <w:rPr>
          <w:szCs w:val="28"/>
          <w:lang w:val="es-ES"/>
        </w:rPr>
      </w:pPr>
    </w:p>
    <w:p w14:paraId="20DAEA33" w14:textId="48E19206" w:rsidR="00F94CCC" w:rsidRPr="00B30A26" w:rsidRDefault="00761AE3" w:rsidP="007677CE">
      <w:pPr>
        <w:rPr>
          <w:szCs w:val="28"/>
          <w:lang w:val="es-ES"/>
        </w:rPr>
      </w:pPr>
      <w:r w:rsidRPr="00B30A26">
        <w:rPr>
          <w:b/>
          <w:szCs w:val="28"/>
          <w:lang w:val="es-ES"/>
        </w:rPr>
        <w:t>CUEP</w:t>
      </w:r>
      <w:r w:rsidRPr="00B30A26">
        <w:rPr>
          <w:b/>
          <w:szCs w:val="28"/>
          <w:lang w:val="es-ES"/>
        </w:rPr>
        <w:fldChar w:fldCharType="begin"/>
      </w:r>
      <w:r w:rsidRPr="00B30A26">
        <w:rPr>
          <w:b/>
          <w:szCs w:val="28"/>
          <w:lang w:val="es-ES"/>
        </w:rPr>
        <w:instrText xml:space="preserve"> XE "CUEP" </w:instrText>
      </w:r>
      <w:r w:rsidRPr="00B30A26">
        <w:rPr>
          <w:b/>
          <w:szCs w:val="28"/>
          <w:lang w:val="es-ES"/>
        </w:rPr>
        <w:fldChar w:fldCharType="end"/>
      </w:r>
      <w:r w:rsidR="00525894" w:rsidRPr="00B30A26">
        <w:rPr>
          <w:b/>
          <w:szCs w:val="28"/>
          <w:lang w:val="es-ES"/>
        </w:rPr>
        <w:t xml:space="preserve">: </w:t>
      </w:r>
      <w:r w:rsidR="00525894" w:rsidRPr="00B30A26">
        <w:rPr>
          <w:szCs w:val="28"/>
          <w:lang w:val="es-ES"/>
        </w:rPr>
        <w:t>Es un Caso de Uso Externo (CUE</w:t>
      </w:r>
      <w:r w:rsidR="004F6A81" w:rsidRPr="00B30A26">
        <w:rPr>
          <w:szCs w:val="28"/>
          <w:lang w:val="es-ES"/>
        </w:rPr>
        <w:fldChar w:fldCharType="begin"/>
      </w:r>
      <w:r w:rsidR="004F6A81" w:rsidRPr="00B30A26">
        <w:rPr>
          <w:lang w:val="es-ES"/>
        </w:rPr>
        <w:instrText xml:space="preserve"> XE "</w:instrText>
      </w:r>
      <w:r w:rsidR="004F6A81" w:rsidRPr="00B30A26">
        <w:rPr>
          <w:b/>
          <w:szCs w:val="28"/>
          <w:lang w:val="es-ES"/>
        </w:rPr>
        <w:instrText>CUE</w:instrText>
      </w:r>
      <w:r w:rsidR="004F6A81" w:rsidRPr="00B30A26">
        <w:rPr>
          <w:lang w:val="es-ES"/>
        </w:rPr>
        <w:instrText xml:space="preserve">" </w:instrText>
      </w:r>
      <w:r w:rsidR="004F6A81" w:rsidRPr="00B30A26">
        <w:rPr>
          <w:szCs w:val="28"/>
          <w:lang w:val="es-ES"/>
        </w:rPr>
        <w:fldChar w:fldCharType="end"/>
      </w:r>
      <w:r w:rsidR="00525894" w:rsidRPr="00B30A26">
        <w:rPr>
          <w:szCs w:val="28"/>
          <w:lang w:val="es-ES"/>
        </w:rPr>
        <w:t>) que se considera primario para descripción de las funcionalidades del sistema</w:t>
      </w:r>
    </w:p>
    <w:p w14:paraId="51BD5908" w14:textId="77777777" w:rsidR="00761AE3" w:rsidRPr="00B30A26" w:rsidRDefault="00761AE3" w:rsidP="007677CE">
      <w:pPr>
        <w:rPr>
          <w:szCs w:val="28"/>
          <w:lang w:val="es-ES"/>
        </w:rPr>
      </w:pPr>
    </w:p>
    <w:p w14:paraId="3C403E5D" w14:textId="4991BF11" w:rsidR="00F94CCC" w:rsidRPr="00B30A26" w:rsidRDefault="00F94CCC" w:rsidP="007677CE">
      <w:pPr>
        <w:rPr>
          <w:szCs w:val="28"/>
          <w:lang w:val="es-ES"/>
        </w:rPr>
      </w:pPr>
      <w:r w:rsidRPr="00B30A26">
        <w:rPr>
          <w:b/>
          <w:szCs w:val="28"/>
          <w:lang w:val="es-ES"/>
        </w:rPr>
        <w:t>Diagrama de caso de uso</w:t>
      </w:r>
      <w:r w:rsidRPr="00B30A26">
        <w:rPr>
          <w:b/>
          <w:szCs w:val="28"/>
          <w:lang w:val="es-ES"/>
        </w:rPr>
        <w:fldChar w:fldCharType="begin"/>
      </w:r>
      <w:r w:rsidRPr="00B30A26">
        <w:rPr>
          <w:b/>
          <w:szCs w:val="28"/>
          <w:lang w:val="es-ES"/>
        </w:rPr>
        <w:instrText xml:space="preserve"> XE "Diagrama de caso de uso" </w:instrText>
      </w:r>
      <w:r w:rsidRPr="00B30A26">
        <w:rPr>
          <w:b/>
          <w:szCs w:val="28"/>
          <w:lang w:val="es-ES"/>
        </w:rPr>
        <w:fldChar w:fldCharType="end"/>
      </w:r>
      <w:r w:rsidR="00525894" w:rsidRPr="00B30A26">
        <w:rPr>
          <w:b/>
          <w:szCs w:val="28"/>
          <w:lang w:val="es-ES"/>
        </w:rPr>
        <w:t>:</w:t>
      </w:r>
      <w:r w:rsidR="00525894" w:rsidRPr="00B30A26">
        <w:rPr>
          <w:lang w:val="es-ES"/>
        </w:rPr>
        <w:t xml:space="preserve"> </w:t>
      </w:r>
      <w:r w:rsidR="00525894" w:rsidRPr="00B30A26">
        <w:rPr>
          <w:szCs w:val="28"/>
          <w:lang w:val="es-ES"/>
        </w:rPr>
        <w:t>Como el tipo de diagrama de diagramas UML</w:t>
      </w:r>
      <w:r w:rsidR="004F6A81" w:rsidRPr="00B30A26">
        <w:rPr>
          <w:szCs w:val="28"/>
          <w:lang w:val="es-ES"/>
        </w:rPr>
        <w:fldChar w:fldCharType="begin"/>
      </w:r>
      <w:r w:rsidR="004F6A81" w:rsidRPr="00B30A26">
        <w:rPr>
          <w:lang w:val="es-ES"/>
        </w:rPr>
        <w:instrText xml:space="preserve"> XE "</w:instrText>
      </w:r>
      <w:r w:rsidR="004F6A81" w:rsidRPr="00B30A26">
        <w:rPr>
          <w:b/>
          <w:szCs w:val="28"/>
          <w:lang w:val="es-ES"/>
        </w:rPr>
        <w:instrText>UML</w:instrText>
      </w:r>
      <w:r w:rsidR="004F6A81" w:rsidRPr="00B30A26">
        <w:rPr>
          <w:lang w:val="es-ES"/>
        </w:rPr>
        <w:instrText xml:space="preserve">" </w:instrText>
      </w:r>
      <w:r w:rsidR="004F6A81" w:rsidRPr="00B30A26">
        <w:rPr>
          <w:szCs w:val="28"/>
          <w:lang w:val="es-ES"/>
        </w:rPr>
        <w:fldChar w:fldCharType="end"/>
      </w:r>
      <w:r w:rsidR="00525894" w:rsidRPr="00B30A26">
        <w:rPr>
          <w:szCs w:val="28"/>
          <w:lang w:val="es-ES"/>
        </w:rPr>
        <w:t xml:space="preserve"> más conocido, los diagramas de casos de uso ofrecen una visión general de los actores involucrados en un sistema, las diferentes funciones que necesitan esos actores y cómo interactúan estas diferentes funciones. Es un gran punto de partida para cualquier discusión del proyecto, ya que se pueden identificar fácilmente los principales actores involucrados y los principales procesos del sistema.</w:t>
      </w:r>
      <w:sdt>
        <w:sdtPr>
          <w:rPr>
            <w:szCs w:val="28"/>
            <w:lang w:val="es-ES"/>
          </w:rPr>
          <w:id w:val="1798171669"/>
          <w:citation/>
        </w:sdtPr>
        <w:sdtContent>
          <w:r w:rsidR="00525894" w:rsidRPr="00B30A26">
            <w:rPr>
              <w:szCs w:val="28"/>
              <w:lang w:val="es-ES"/>
            </w:rPr>
            <w:fldChar w:fldCharType="begin"/>
          </w:r>
          <w:r w:rsidR="00525894" w:rsidRPr="00B30A26">
            <w:rPr>
              <w:szCs w:val="28"/>
              <w:lang w:val="es-ES"/>
            </w:rPr>
            <w:instrText xml:space="preserve"> CITATION Wik17 \l 3082 </w:instrText>
          </w:r>
          <w:r w:rsidR="00525894" w:rsidRPr="00B30A26">
            <w:rPr>
              <w:szCs w:val="28"/>
              <w:lang w:val="es-ES"/>
            </w:rPr>
            <w:fldChar w:fldCharType="separate"/>
          </w:r>
          <w:ins w:id="1118" w:author="felipe campo" w:date="2018-07-04T11:15:00Z">
            <w:r w:rsidR="00515FE7">
              <w:rPr>
                <w:noProof/>
                <w:szCs w:val="28"/>
                <w:lang w:val="es-ES"/>
              </w:rPr>
              <w:t xml:space="preserve"> </w:t>
            </w:r>
            <w:r w:rsidR="00515FE7" w:rsidRPr="00515FE7">
              <w:rPr>
                <w:noProof/>
                <w:szCs w:val="28"/>
                <w:lang w:val="es-ES"/>
                <w:rPrChange w:id="1119" w:author="felipe campo" w:date="2018-07-04T11:15:00Z">
                  <w:rPr>
                    <w:rFonts w:eastAsia="Times New Roman"/>
                  </w:rPr>
                </w:rPrChange>
              </w:rPr>
              <w:t>[13]</w:t>
            </w:r>
          </w:ins>
          <w:del w:id="1120" w:author="felipe campo" w:date="2018-07-04T11:15:00Z">
            <w:r w:rsidR="0048189B" w:rsidRPr="00B30A26" w:rsidDel="00515FE7">
              <w:rPr>
                <w:noProof/>
                <w:szCs w:val="28"/>
                <w:lang w:val="es-ES"/>
              </w:rPr>
              <w:delText xml:space="preserve"> [15]</w:delText>
            </w:r>
          </w:del>
          <w:r w:rsidR="00525894" w:rsidRPr="00B30A26">
            <w:rPr>
              <w:szCs w:val="28"/>
              <w:lang w:val="es-ES"/>
            </w:rPr>
            <w:fldChar w:fldCharType="end"/>
          </w:r>
        </w:sdtContent>
      </w:sdt>
    </w:p>
    <w:p w14:paraId="687726A1" w14:textId="77777777" w:rsidR="00F94CCC" w:rsidRPr="00B30A26" w:rsidRDefault="00F94CCC" w:rsidP="007677CE">
      <w:pPr>
        <w:rPr>
          <w:szCs w:val="28"/>
          <w:lang w:val="es-ES"/>
        </w:rPr>
      </w:pPr>
    </w:p>
    <w:p w14:paraId="2C67A368" w14:textId="6E6FF7EE" w:rsidR="00761AE3" w:rsidRPr="00B30A26" w:rsidRDefault="00761AE3" w:rsidP="003B784D">
      <w:pPr>
        <w:jc w:val="left"/>
        <w:rPr>
          <w:rFonts w:ascii="Times New Roman" w:eastAsia="Times New Roman" w:hAnsi="Times New Roman"/>
          <w:sz w:val="24"/>
          <w:lang w:val="es-ES"/>
        </w:rPr>
      </w:pPr>
      <w:r w:rsidRPr="00B30A26">
        <w:rPr>
          <w:b/>
          <w:szCs w:val="28"/>
          <w:lang w:val="es-ES"/>
        </w:rPr>
        <w:t>Diagramas de Paquetes</w:t>
      </w:r>
      <w:r w:rsidRPr="00B30A26">
        <w:rPr>
          <w:b/>
          <w:szCs w:val="28"/>
          <w:lang w:val="es-ES"/>
        </w:rPr>
        <w:fldChar w:fldCharType="begin"/>
      </w:r>
      <w:r w:rsidRPr="00B30A26">
        <w:rPr>
          <w:b/>
          <w:szCs w:val="28"/>
          <w:lang w:val="es-ES"/>
        </w:rPr>
        <w:instrText xml:space="preserve"> XE "Diagramas de Paquetes" </w:instrText>
      </w:r>
      <w:r w:rsidRPr="00B30A26">
        <w:rPr>
          <w:b/>
          <w:szCs w:val="28"/>
          <w:lang w:val="es-ES"/>
        </w:rPr>
        <w:fldChar w:fldCharType="end"/>
      </w:r>
      <w:r w:rsidR="00434380" w:rsidRPr="00B30A26">
        <w:rPr>
          <w:b/>
          <w:szCs w:val="28"/>
          <w:lang w:val="es-ES"/>
        </w:rPr>
        <w:t>:</w:t>
      </w:r>
      <w:r w:rsidR="00434380" w:rsidRPr="00B30A26">
        <w:rPr>
          <w:rStyle w:val="apple-converted-space"/>
          <w:rFonts w:eastAsia="Times New Roman"/>
          <w:b/>
          <w:color w:val="252525"/>
          <w:sz w:val="21"/>
          <w:szCs w:val="21"/>
          <w:shd w:val="clear" w:color="auto" w:fill="FFFFFF"/>
          <w:lang w:val="es-ES"/>
        </w:rPr>
        <w:t xml:space="preserve"> </w:t>
      </w:r>
      <w:r w:rsidR="00434380" w:rsidRPr="00B30A26">
        <w:rPr>
          <w:rStyle w:val="apple-converted-space"/>
          <w:rFonts w:eastAsia="Times New Roman"/>
          <w:color w:val="252525"/>
          <w:sz w:val="21"/>
          <w:szCs w:val="21"/>
          <w:shd w:val="clear" w:color="auto" w:fill="FFFFFF"/>
          <w:lang w:val="es-ES"/>
        </w:rPr>
        <w:t> </w:t>
      </w:r>
      <w:r w:rsidR="00434380" w:rsidRPr="00B30A26">
        <w:rPr>
          <w:lang w:val="es-ES"/>
        </w:rPr>
        <w:t>Como su nombre indica, un diagrama de paquetes muestra las dependencias entre diferentes paquetes de un sistema.</w:t>
      </w:r>
    </w:p>
    <w:p w14:paraId="278417A6" w14:textId="77777777" w:rsidR="00761AE3" w:rsidRPr="00B30A26" w:rsidRDefault="00761AE3" w:rsidP="007677CE">
      <w:pPr>
        <w:rPr>
          <w:szCs w:val="28"/>
          <w:lang w:val="es-ES"/>
        </w:rPr>
      </w:pPr>
    </w:p>
    <w:p w14:paraId="0B7CD0AF" w14:textId="7FFFE93D" w:rsidR="00306D65" w:rsidRPr="00B30A26" w:rsidRDefault="00306D65" w:rsidP="007677CE">
      <w:pPr>
        <w:rPr>
          <w:szCs w:val="28"/>
          <w:lang w:val="es-ES"/>
        </w:rPr>
      </w:pPr>
      <w:r w:rsidRPr="00B30A26">
        <w:rPr>
          <w:b/>
          <w:szCs w:val="28"/>
          <w:lang w:val="es-ES"/>
        </w:rPr>
        <w:t>Extreme Control</w:t>
      </w:r>
      <w:r w:rsidRPr="00B30A26">
        <w:rPr>
          <w:b/>
          <w:szCs w:val="28"/>
          <w:lang w:val="es-ES"/>
        </w:rPr>
        <w:fldChar w:fldCharType="begin"/>
      </w:r>
      <w:r w:rsidRPr="00B30A26">
        <w:rPr>
          <w:b/>
          <w:szCs w:val="28"/>
          <w:lang w:val="es-ES"/>
        </w:rPr>
        <w:instrText xml:space="preserve"> XE "Extreme Control" </w:instrText>
      </w:r>
      <w:r w:rsidRPr="00B30A26">
        <w:rPr>
          <w:b/>
          <w:szCs w:val="28"/>
          <w:lang w:val="es-ES"/>
        </w:rPr>
        <w:fldChar w:fldCharType="end"/>
      </w:r>
      <w:r w:rsidR="007677CE" w:rsidRPr="00B30A26">
        <w:rPr>
          <w:b/>
          <w:szCs w:val="28"/>
          <w:lang w:val="es-ES"/>
        </w:rPr>
        <w:t>:</w:t>
      </w:r>
      <w:r w:rsidR="007677CE" w:rsidRPr="00B30A26">
        <w:rPr>
          <w:szCs w:val="28"/>
          <w:lang w:val="es-ES"/>
        </w:rPr>
        <w:t xml:space="preserve"> Plataforma de entregas certificadas y planeación de rutas urbanas en tiempo real. Extreme Control es un producto que realiza ruteo operacional. Es un perfecto complemento a las rutas planteadas en </w:t>
      </w:r>
      <w:r w:rsidR="004F6A81" w:rsidRPr="00B30A26">
        <w:rPr>
          <w:szCs w:val="28"/>
          <w:lang w:val="es-ES"/>
        </w:rPr>
        <w:t>Cargo Planner</w:t>
      </w:r>
      <w:r w:rsidR="004F6A81" w:rsidRPr="00B30A26">
        <w:rPr>
          <w:szCs w:val="28"/>
          <w:lang w:val="es-ES"/>
        </w:rPr>
        <w:fldChar w:fldCharType="begin"/>
      </w:r>
      <w:r w:rsidR="004F6A81" w:rsidRPr="00B30A26">
        <w:rPr>
          <w:lang w:val="es-ES"/>
        </w:rPr>
        <w:instrText xml:space="preserve"> XE "</w:instrText>
      </w:r>
      <w:r w:rsidR="004F6A81" w:rsidRPr="00B30A26">
        <w:rPr>
          <w:b/>
          <w:szCs w:val="28"/>
          <w:lang w:val="es-ES"/>
        </w:rPr>
        <w:instrText>Cargo Planner</w:instrText>
      </w:r>
      <w:r w:rsidR="004F6A81" w:rsidRPr="00B30A26">
        <w:rPr>
          <w:lang w:val="es-ES"/>
        </w:rPr>
        <w:instrText xml:space="preserve">" </w:instrText>
      </w:r>
      <w:r w:rsidR="004F6A81" w:rsidRPr="00B30A26">
        <w:rPr>
          <w:szCs w:val="28"/>
          <w:lang w:val="es-ES"/>
        </w:rPr>
        <w:fldChar w:fldCharType="end"/>
      </w:r>
      <w:r w:rsidR="007677CE" w:rsidRPr="00B30A26">
        <w:rPr>
          <w:szCs w:val="28"/>
          <w:lang w:val="es-ES"/>
        </w:rPr>
        <w:t xml:space="preserve"> pues utiliza la información de congestión en tiempo real para aceptar o redefinir la secuencia asignada de entregas planificadas por vehículo.</w:t>
      </w:r>
    </w:p>
    <w:p w14:paraId="4E5E928E" w14:textId="77777777" w:rsidR="00306D65" w:rsidRPr="00B30A26" w:rsidRDefault="00306D65" w:rsidP="007677CE">
      <w:pPr>
        <w:rPr>
          <w:szCs w:val="28"/>
          <w:lang w:val="es-ES"/>
        </w:rPr>
      </w:pPr>
    </w:p>
    <w:p w14:paraId="4FA6213C" w14:textId="3C06AB04" w:rsidR="000C263E" w:rsidRPr="00B30A26" w:rsidRDefault="00306D65" w:rsidP="007677CE">
      <w:pPr>
        <w:rPr>
          <w:szCs w:val="28"/>
          <w:lang w:val="es-ES"/>
        </w:rPr>
      </w:pPr>
      <w:r w:rsidRPr="00B30A26">
        <w:rPr>
          <w:b/>
          <w:szCs w:val="28"/>
          <w:lang w:val="es-ES"/>
        </w:rPr>
        <w:t>Extreme Platform</w:t>
      </w:r>
      <w:r w:rsidRPr="00B30A26">
        <w:rPr>
          <w:b/>
          <w:szCs w:val="28"/>
          <w:lang w:val="es-ES"/>
        </w:rPr>
        <w:fldChar w:fldCharType="begin"/>
      </w:r>
      <w:r w:rsidRPr="00B30A26">
        <w:rPr>
          <w:b/>
          <w:szCs w:val="28"/>
          <w:lang w:val="es-ES"/>
        </w:rPr>
        <w:instrText xml:space="preserve"> XE "Extreme Platform" </w:instrText>
      </w:r>
      <w:r w:rsidRPr="00B30A26">
        <w:rPr>
          <w:b/>
          <w:szCs w:val="28"/>
          <w:lang w:val="es-ES"/>
        </w:rPr>
        <w:fldChar w:fldCharType="end"/>
      </w:r>
      <w:r w:rsidR="00C35749" w:rsidRPr="00B30A26">
        <w:rPr>
          <w:b/>
          <w:szCs w:val="28"/>
          <w:lang w:val="es-ES"/>
        </w:rPr>
        <w:t>:</w:t>
      </w:r>
      <w:r w:rsidR="00C35749" w:rsidRPr="00B30A26">
        <w:rPr>
          <w:szCs w:val="28"/>
          <w:lang w:val="es-ES"/>
        </w:rPr>
        <w:t xml:space="preserve"> En la plataforma de Extreme Technologies que ofrece la integración entre Extreme Control</w:t>
      </w:r>
      <w:r w:rsidR="00C35749" w:rsidRPr="00B30A26">
        <w:rPr>
          <w:szCs w:val="28"/>
          <w:lang w:val="es-ES"/>
        </w:rPr>
        <w:fldChar w:fldCharType="begin"/>
      </w:r>
      <w:r w:rsidR="00C35749" w:rsidRPr="00B30A26">
        <w:rPr>
          <w:szCs w:val="28"/>
          <w:lang w:val="es-ES"/>
        </w:rPr>
        <w:instrText xml:space="preserve"> XE "Extreme Control" </w:instrText>
      </w:r>
      <w:r w:rsidR="00C35749" w:rsidRPr="00B30A26">
        <w:rPr>
          <w:szCs w:val="28"/>
          <w:lang w:val="es-ES"/>
        </w:rPr>
        <w:fldChar w:fldCharType="end"/>
      </w:r>
      <w:r w:rsidR="00C35749" w:rsidRPr="00B30A26">
        <w:rPr>
          <w:szCs w:val="28"/>
          <w:lang w:val="es-ES"/>
        </w:rPr>
        <w:t xml:space="preserve"> y Extreme Track</w:t>
      </w:r>
      <w:r w:rsidR="00C35749" w:rsidRPr="00B30A26">
        <w:rPr>
          <w:szCs w:val="28"/>
          <w:lang w:val="es-ES"/>
        </w:rPr>
        <w:fldChar w:fldCharType="begin"/>
      </w:r>
      <w:r w:rsidR="00C35749" w:rsidRPr="00B30A26">
        <w:rPr>
          <w:szCs w:val="28"/>
          <w:lang w:val="es-ES"/>
        </w:rPr>
        <w:instrText xml:space="preserve"> XE "Extreme Track" </w:instrText>
      </w:r>
      <w:r w:rsidR="00C35749" w:rsidRPr="00B30A26">
        <w:rPr>
          <w:szCs w:val="28"/>
          <w:lang w:val="es-ES"/>
        </w:rPr>
        <w:fldChar w:fldCharType="end"/>
      </w:r>
      <w:r w:rsidR="00C35749" w:rsidRPr="00B30A26">
        <w:rPr>
          <w:szCs w:val="28"/>
          <w:lang w:val="es-ES"/>
        </w:rPr>
        <w:t>:</w:t>
      </w:r>
    </w:p>
    <w:p w14:paraId="4EFB0BB3" w14:textId="77777777" w:rsidR="00306D65" w:rsidRPr="00B30A26" w:rsidRDefault="00306D65" w:rsidP="007677CE">
      <w:pPr>
        <w:rPr>
          <w:szCs w:val="28"/>
          <w:lang w:val="es-ES"/>
        </w:rPr>
      </w:pPr>
    </w:p>
    <w:p w14:paraId="40FCD19B" w14:textId="77CE5601" w:rsidR="00732506" w:rsidRPr="00B30A26" w:rsidRDefault="00732506" w:rsidP="007677CE">
      <w:pPr>
        <w:rPr>
          <w:szCs w:val="28"/>
          <w:lang w:val="es-ES"/>
        </w:rPr>
      </w:pPr>
      <w:r w:rsidRPr="00B30A26">
        <w:rPr>
          <w:b/>
          <w:szCs w:val="28"/>
          <w:lang w:val="es-ES"/>
        </w:rPr>
        <w:t>Extreme Track</w:t>
      </w:r>
      <w:r w:rsidRPr="00B30A26">
        <w:rPr>
          <w:b/>
          <w:szCs w:val="28"/>
          <w:lang w:val="es-ES"/>
        </w:rPr>
        <w:fldChar w:fldCharType="begin"/>
      </w:r>
      <w:r w:rsidRPr="00B30A26">
        <w:rPr>
          <w:b/>
          <w:szCs w:val="28"/>
          <w:lang w:val="es-ES"/>
        </w:rPr>
        <w:instrText xml:space="preserve"> XE "Extreme Track" </w:instrText>
      </w:r>
      <w:r w:rsidRPr="00B30A26">
        <w:rPr>
          <w:b/>
          <w:szCs w:val="28"/>
          <w:lang w:val="es-ES"/>
        </w:rPr>
        <w:fldChar w:fldCharType="end"/>
      </w:r>
      <w:r w:rsidRPr="00B30A26">
        <w:rPr>
          <w:b/>
          <w:szCs w:val="28"/>
          <w:lang w:val="es-ES"/>
        </w:rPr>
        <w:t>:</w:t>
      </w:r>
      <w:r w:rsidR="007677CE" w:rsidRPr="00B30A26">
        <w:rPr>
          <w:szCs w:val="28"/>
          <w:lang w:val="es-ES"/>
        </w:rPr>
        <w:t xml:space="preserve"> Plataforma de rastreo de </w:t>
      </w:r>
      <w:r w:rsidR="00C35749" w:rsidRPr="00B30A26">
        <w:rPr>
          <w:szCs w:val="28"/>
          <w:lang w:val="es-ES"/>
        </w:rPr>
        <w:t>vehículos</w:t>
      </w:r>
      <w:r w:rsidR="007677CE" w:rsidRPr="00B30A26">
        <w:rPr>
          <w:szCs w:val="28"/>
          <w:lang w:val="es-ES"/>
        </w:rPr>
        <w:t xml:space="preserve"> y trazabilidad de activos. La mejor </w:t>
      </w:r>
      <w:r w:rsidR="00C35749" w:rsidRPr="00B30A26">
        <w:rPr>
          <w:szCs w:val="28"/>
          <w:lang w:val="es-ES"/>
        </w:rPr>
        <w:t>opción</w:t>
      </w:r>
      <w:r w:rsidR="007677CE" w:rsidRPr="00B30A26">
        <w:rPr>
          <w:szCs w:val="28"/>
          <w:lang w:val="es-ES"/>
        </w:rPr>
        <w:t xml:space="preserve"> de nuestro grupo de desarrollo en la alianza para organizar el manejo de big data en posicionamiento de </w:t>
      </w:r>
      <w:r w:rsidR="00C35749" w:rsidRPr="00B30A26">
        <w:rPr>
          <w:szCs w:val="28"/>
          <w:lang w:val="es-ES"/>
        </w:rPr>
        <w:t>vehículos</w:t>
      </w:r>
      <w:r w:rsidR="007677CE" w:rsidRPr="00B30A26">
        <w:rPr>
          <w:szCs w:val="28"/>
          <w:lang w:val="es-ES"/>
        </w:rPr>
        <w:t xml:space="preserve"> y manejo </w:t>
      </w:r>
      <w:r w:rsidR="007677CE" w:rsidRPr="00B30A26">
        <w:rPr>
          <w:szCs w:val="28"/>
          <w:lang w:val="es-ES"/>
        </w:rPr>
        <w:lastRenderedPageBreak/>
        <w:t xml:space="preserve">de carga complementaria. Nuestro </w:t>
      </w:r>
      <w:r w:rsidR="00C35749" w:rsidRPr="00B30A26">
        <w:rPr>
          <w:szCs w:val="28"/>
          <w:lang w:val="es-ES"/>
        </w:rPr>
        <w:t>propósito</w:t>
      </w:r>
      <w:r w:rsidR="007677CE" w:rsidRPr="00B30A26">
        <w:rPr>
          <w:szCs w:val="28"/>
          <w:lang w:val="es-ES"/>
        </w:rPr>
        <w:t xml:space="preserve"> es poder realizar, en conjunto con la plataforma CargaNet, programas de enturnamiento en el generador de carga que puedan usar </w:t>
      </w:r>
      <w:r w:rsidR="00C35749" w:rsidRPr="00B30A26">
        <w:rPr>
          <w:szCs w:val="28"/>
          <w:lang w:val="es-ES"/>
        </w:rPr>
        <w:t>información</w:t>
      </w:r>
      <w:r w:rsidR="007677CE" w:rsidRPr="00B30A26">
        <w:rPr>
          <w:szCs w:val="28"/>
          <w:lang w:val="es-ES"/>
        </w:rPr>
        <w:t xml:space="preserve"> predictiva de la </w:t>
      </w:r>
      <w:r w:rsidR="00C35749" w:rsidRPr="00B30A26">
        <w:rPr>
          <w:szCs w:val="28"/>
          <w:lang w:val="es-ES"/>
        </w:rPr>
        <w:t>ubicación</w:t>
      </w:r>
      <w:r w:rsidR="007677CE" w:rsidRPr="00B30A26">
        <w:rPr>
          <w:szCs w:val="28"/>
          <w:lang w:val="es-ES"/>
        </w:rPr>
        <w:t xml:space="preserve"> del </w:t>
      </w:r>
      <w:r w:rsidR="00C35749" w:rsidRPr="00B30A26">
        <w:rPr>
          <w:szCs w:val="28"/>
          <w:lang w:val="es-ES"/>
        </w:rPr>
        <w:t>vehículo</w:t>
      </w:r>
      <w:r w:rsidR="007677CE" w:rsidRPr="00B30A26">
        <w:rPr>
          <w:szCs w:val="28"/>
          <w:lang w:val="es-ES"/>
        </w:rPr>
        <w:t xml:space="preserve"> y de los tiempos en los cuales se encuentra disponible el </w:t>
      </w:r>
      <w:r w:rsidR="00C35749" w:rsidRPr="00B30A26">
        <w:rPr>
          <w:szCs w:val="28"/>
          <w:lang w:val="es-ES"/>
        </w:rPr>
        <w:t>vehículo</w:t>
      </w:r>
      <w:r w:rsidR="007677CE" w:rsidRPr="00B30A26">
        <w:rPr>
          <w:szCs w:val="28"/>
          <w:lang w:val="es-ES"/>
        </w:rPr>
        <w:t>.</w:t>
      </w:r>
    </w:p>
    <w:p w14:paraId="6C383464" w14:textId="77777777" w:rsidR="00732506" w:rsidRDefault="00732506" w:rsidP="007677CE">
      <w:pPr>
        <w:rPr>
          <w:szCs w:val="28"/>
          <w:lang w:val="es-ES"/>
        </w:rPr>
      </w:pPr>
    </w:p>
    <w:p w14:paraId="2D091DC3" w14:textId="2DFC80FB" w:rsidR="00267BF3" w:rsidRPr="00267BF3" w:rsidRDefault="00267BF3" w:rsidP="00267BF3">
      <w:pPr>
        <w:rPr>
          <w:rFonts w:ascii="Times" w:hAnsi="Times" w:cs="Times"/>
          <w:sz w:val="24"/>
          <w:lang w:val="es-ES"/>
        </w:rPr>
      </w:pPr>
      <w:r w:rsidRPr="00267BF3">
        <w:rPr>
          <w:b/>
          <w:szCs w:val="28"/>
          <w:lang w:val="es-ES"/>
        </w:rPr>
        <w:t>LogCloud</w:t>
      </w:r>
      <w:r w:rsidRPr="00267BF3">
        <w:rPr>
          <w:b/>
          <w:szCs w:val="28"/>
          <w:lang w:val="es-ES"/>
        </w:rPr>
        <w:fldChar w:fldCharType="begin"/>
      </w:r>
      <w:r w:rsidRPr="00267BF3">
        <w:rPr>
          <w:b/>
          <w:lang w:val="es-ES"/>
        </w:rPr>
        <w:instrText xml:space="preserve"> XE "</w:instrText>
      </w:r>
      <w:r w:rsidRPr="00267BF3">
        <w:rPr>
          <w:b/>
          <w:szCs w:val="28"/>
          <w:lang w:val="es-ES"/>
        </w:rPr>
        <w:instrText>LogCloud</w:instrText>
      </w:r>
      <w:r w:rsidRPr="00267BF3">
        <w:rPr>
          <w:b/>
          <w:lang w:val="es-ES"/>
        </w:rPr>
        <w:instrText xml:space="preserve">" </w:instrText>
      </w:r>
      <w:r w:rsidRPr="00267BF3">
        <w:rPr>
          <w:b/>
          <w:szCs w:val="28"/>
          <w:lang w:val="es-ES"/>
        </w:rPr>
        <w:fldChar w:fldCharType="end"/>
      </w:r>
      <w:r w:rsidRPr="00267BF3">
        <w:rPr>
          <w:b/>
          <w:szCs w:val="28"/>
          <w:lang w:val="es-ES"/>
        </w:rPr>
        <w:t xml:space="preserve">: </w:t>
      </w:r>
      <w:r w:rsidRPr="00267BF3">
        <w:rPr>
          <w:lang w:val="es-ES"/>
        </w:rPr>
        <w:t xml:space="preserve">es la plataforma basada en la nube para la gestión integral del transporte de carga terrestre. LogCloud integra una completa suite de herramientas tecnológicas para la gestión de almacenamiento, optimización del transporte de carga, despacho de mercancías, trazabilidad de la carga, gestión de eventos en viaje, optimización de rutas, entregas certificadas y mantenimiento de la flota de transporte. </w:t>
      </w:r>
    </w:p>
    <w:p w14:paraId="51C78413" w14:textId="0B4415BF" w:rsidR="00267BF3" w:rsidRPr="00267BF3" w:rsidRDefault="00267BF3" w:rsidP="00267BF3">
      <w:pPr>
        <w:rPr>
          <w:rFonts w:ascii="Times" w:hAnsi="Times" w:cs="Times"/>
          <w:sz w:val="24"/>
          <w:lang w:val="es-ES"/>
        </w:rPr>
      </w:pPr>
      <w:r w:rsidRPr="00267BF3">
        <w:rPr>
          <w:lang w:val="es-ES"/>
        </w:rPr>
        <w:t>LogCloud</w:t>
      </w:r>
      <w:r>
        <w:rPr>
          <w:lang w:val="es-ES"/>
        </w:rPr>
        <w:fldChar w:fldCharType="begin"/>
      </w:r>
      <w:r w:rsidRPr="00267BF3">
        <w:rPr>
          <w:lang w:val="es-ES"/>
        </w:rPr>
        <w:instrText xml:space="preserve"> XE "</w:instrText>
      </w:r>
      <w:r>
        <w:rPr>
          <w:szCs w:val="28"/>
          <w:lang w:val="es-ES"/>
        </w:rPr>
        <w:instrText>LogCloud</w:instrText>
      </w:r>
      <w:r w:rsidRPr="00267BF3">
        <w:rPr>
          <w:lang w:val="es-ES"/>
        </w:rPr>
        <w:instrText xml:space="preserve">" </w:instrText>
      </w:r>
      <w:r>
        <w:rPr>
          <w:lang w:val="es-ES"/>
        </w:rPr>
        <w:fldChar w:fldCharType="end"/>
      </w:r>
      <w:r w:rsidRPr="00267BF3">
        <w:rPr>
          <w:lang w:val="es-ES"/>
        </w:rPr>
        <w:t xml:space="preserve"> es una herramienta de computación avanzada y pone al servicio del sector transportador las más modernas tecnologías en algoritmos de optimización, computación en la nube, movilidad, bigdata, tracking de activos e Internet de las cosas. </w:t>
      </w:r>
    </w:p>
    <w:p w14:paraId="6D5DC669" w14:textId="080DDA73" w:rsidR="00267BF3" w:rsidRPr="00B30A26" w:rsidRDefault="00267BF3" w:rsidP="007677CE">
      <w:pPr>
        <w:rPr>
          <w:szCs w:val="28"/>
          <w:lang w:val="es-ES"/>
        </w:rPr>
      </w:pPr>
    </w:p>
    <w:p w14:paraId="624FF7F0" w14:textId="77777777" w:rsidR="00267BF3" w:rsidRDefault="00267BF3" w:rsidP="00C35749">
      <w:pPr>
        <w:rPr>
          <w:b/>
          <w:szCs w:val="28"/>
          <w:lang w:val="es-ES"/>
        </w:rPr>
      </w:pPr>
    </w:p>
    <w:p w14:paraId="0615500F" w14:textId="3BC4F36D" w:rsidR="00C35749" w:rsidRPr="00B30A26" w:rsidRDefault="0013039B" w:rsidP="00C35749">
      <w:pPr>
        <w:rPr>
          <w:szCs w:val="28"/>
          <w:lang w:val="es-ES"/>
        </w:rPr>
      </w:pPr>
      <w:r w:rsidRPr="00B30A26">
        <w:rPr>
          <w:b/>
          <w:szCs w:val="28"/>
          <w:lang w:val="es-ES"/>
        </w:rPr>
        <w:t>MESH</w:t>
      </w:r>
      <w:r w:rsidR="004F6A81" w:rsidRPr="00B30A26">
        <w:rPr>
          <w:b/>
          <w:szCs w:val="28"/>
          <w:lang w:val="es-ES"/>
        </w:rPr>
        <w:fldChar w:fldCharType="begin"/>
      </w:r>
      <w:r w:rsidR="004F6A81" w:rsidRPr="00B30A26">
        <w:rPr>
          <w:lang w:val="es-ES"/>
        </w:rPr>
        <w:instrText xml:space="preserve"> XE "</w:instrText>
      </w:r>
      <w:r w:rsidR="004F6A81" w:rsidRPr="00B30A26">
        <w:rPr>
          <w:b/>
          <w:szCs w:val="28"/>
          <w:lang w:val="es-ES"/>
        </w:rPr>
        <w:instrText>MESH</w:instrText>
      </w:r>
      <w:r w:rsidR="004F6A81" w:rsidRPr="00B30A26">
        <w:rPr>
          <w:lang w:val="es-ES"/>
        </w:rPr>
        <w:instrText xml:space="preserve">" </w:instrText>
      </w:r>
      <w:r w:rsidR="004F6A81" w:rsidRPr="00B30A26">
        <w:rPr>
          <w:b/>
          <w:szCs w:val="28"/>
          <w:lang w:val="es-ES"/>
        </w:rPr>
        <w:fldChar w:fldCharType="end"/>
      </w:r>
      <w:r w:rsidR="004F6A81" w:rsidRPr="00B30A26">
        <w:rPr>
          <w:b/>
          <w:szCs w:val="28"/>
          <w:lang w:val="es-ES"/>
        </w:rPr>
        <w:t>:</w:t>
      </w:r>
      <w:r w:rsidR="00C35749" w:rsidRPr="00B30A26">
        <w:rPr>
          <w:szCs w:val="28"/>
          <w:lang w:val="es-ES"/>
        </w:rPr>
        <w:t>Sistema</w:t>
      </w:r>
      <w:r w:rsidR="004F6A81" w:rsidRPr="00B30A26">
        <w:rPr>
          <w:szCs w:val="28"/>
          <w:lang w:val="es-ES"/>
        </w:rPr>
        <w:fldChar w:fldCharType="begin"/>
      </w:r>
      <w:r w:rsidR="004F6A81" w:rsidRPr="00B30A26">
        <w:rPr>
          <w:lang w:val="es-ES"/>
        </w:rPr>
        <w:instrText xml:space="preserve"> XE "</w:instrText>
      </w:r>
      <w:r w:rsidR="004F6A81" w:rsidRPr="00B30A26">
        <w:rPr>
          <w:b/>
          <w:szCs w:val="28"/>
          <w:lang w:val="es-ES"/>
        </w:rPr>
        <w:instrText>Sistema</w:instrText>
      </w:r>
      <w:r w:rsidR="004F6A81" w:rsidRPr="00B30A26">
        <w:rPr>
          <w:lang w:val="es-ES"/>
        </w:rPr>
        <w:instrText xml:space="preserve">" </w:instrText>
      </w:r>
      <w:r w:rsidR="004F6A81" w:rsidRPr="00B30A26">
        <w:rPr>
          <w:szCs w:val="28"/>
          <w:lang w:val="es-ES"/>
        </w:rPr>
        <w:fldChar w:fldCharType="end"/>
      </w:r>
      <w:r w:rsidR="00C35749" w:rsidRPr="00B30A26">
        <w:rPr>
          <w:szCs w:val="28"/>
          <w:lang w:val="es-ES"/>
        </w:rPr>
        <w:t xml:space="preserve"> de planeación del mantenimiento de la flota de transporte basado en metodología RCM</w:t>
      </w:r>
      <w:r w:rsidR="004F6A81" w:rsidRPr="00B30A26">
        <w:rPr>
          <w:szCs w:val="28"/>
          <w:lang w:val="es-ES"/>
        </w:rPr>
        <w:fldChar w:fldCharType="begin"/>
      </w:r>
      <w:r w:rsidR="004F6A81" w:rsidRPr="00B30A26">
        <w:rPr>
          <w:lang w:val="es-ES"/>
        </w:rPr>
        <w:instrText xml:space="preserve"> XE "</w:instrText>
      </w:r>
      <w:r w:rsidR="004F6A81" w:rsidRPr="00B30A26">
        <w:rPr>
          <w:b/>
          <w:szCs w:val="28"/>
          <w:lang w:val="es-ES"/>
        </w:rPr>
        <w:instrText>RCM</w:instrText>
      </w:r>
      <w:r w:rsidR="004F6A81" w:rsidRPr="00B30A26">
        <w:rPr>
          <w:lang w:val="es-ES"/>
        </w:rPr>
        <w:instrText xml:space="preserve">" </w:instrText>
      </w:r>
      <w:r w:rsidR="004F6A81" w:rsidRPr="00B30A26">
        <w:rPr>
          <w:szCs w:val="28"/>
          <w:lang w:val="es-ES"/>
        </w:rPr>
        <w:fldChar w:fldCharType="end"/>
      </w:r>
      <w:r w:rsidR="00C35749" w:rsidRPr="00B30A26">
        <w:rPr>
          <w:szCs w:val="28"/>
          <w:lang w:val="es-ES"/>
        </w:rPr>
        <w:t xml:space="preserve"> con manejo de data predictiva. Se considera un sistema "vivo" de predicción de eventos para la mejor planificación de mantenimientos de la flota y activos de la firma. Debe ser ajustado para coordinar con las demás herramientas de planificación "up-front" y en tiempo real.</w:t>
      </w:r>
    </w:p>
    <w:p w14:paraId="596ED9C4" w14:textId="66DB7DE9" w:rsidR="00732506" w:rsidRPr="00B30A26" w:rsidRDefault="00732506" w:rsidP="007677CE">
      <w:pPr>
        <w:rPr>
          <w:szCs w:val="28"/>
          <w:lang w:val="es-ES"/>
        </w:rPr>
      </w:pPr>
    </w:p>
    <w:p w14:paraId="253E9E09" w14:textId="77777777" w:rsidR="00F31F31" w:rsidRPr="00B30A26" w:rsidRDefault="00F31F31" w:rsidP="007677CE">
      <w:pPr>
        <w:rPr>
          <w:szCs w:val="28"/>
          <w:lang w:val="es-ES"/>
        </w:rPr>
      </w:pPr>
    </w:p>
    <w:p w14:paraId="213AFAF5" w14:textId="44B9C16F" w:rsidR="00F31F31" w:rsidRPr="00B30A26" w:rsidRDefault="00F31F31" w:rsidP="007677CE">
      <w:pPr>
        <w:rPr>
          <w:szCs w:val="28"/>
          <w:lang w:val="es-ES"/>
        </w:rPr>
      </w:pPr>
      <w:r w:rsidRPr="00B30A26">
        <w:rPr>
          <w:b/>
          <w:szCs w:val="28"/>
          <w:lang w:val="es-ES"/>
        </w:rPr>
        <w:t>RCM</w:t>
      </w:r>
      <w:r w:rsidRPr="00B30A26">
        <w:rPr>
          <w:b/>
          <w:szCs w:val="28"/>
          <w:lang w:val="es-ES"/>
        </w:rPr>
        <w:fldChar w:fldCharType="begin"/>
      </w:r>
      <w:r w:rsidRPr="00B30A26">
        <w:rPr>
          <w:b/>
          <w:szCs w:val="28"/>
          <w:lang w:val="es-ES"/>
        </w:rPr>
        <w:instrText xml:space="preserve"> XE "RCM" </w:instrText>
      </w:r>
      <w:r w:rsidRPr="00B30A26">
        <w:rPr>
          <w:b/>
          <w:szCs w:val="28"/>
          <w:lang w:val="es-ES"/>
        </w:rPr>
        <w:fldChar w:fldCharType="end"/>
      </w:r>
      <w:r w:rsidRPr="00B30A26">
        <w:rPr>
          <w:b/>
          <w:szCs w:val="28"/>
          <w:lang w:val="es-ES"/>
        </w:rPr>
        <w:t xml:space="preserve"> (Reliability Centred Maintenance): </w:t>
      </w:r>
      <w:r w:rsidRPr="00B30A26">
        <w:rPr>
          <w:szCs w:val="28"/>
          <w:lang w:val="es-ES"/>
        </w:rPr>
        <w:t>Es una herramienta de software que ayuda a la implementación de un mantenimiento centrado en fiabilidad, para aumentar la disponibilidad de los activos de una planta y disminuir sus costes de mantenimiento. El software mejora la comprensión del funcionamiento de un grupo de activos de una familia, así como el análisis de todas las posibilidades de fallo de un sistema y el desarrollo de los mecanismos que tratan de evitarlos. El software tiene como finalidad determinar una serie de acciones que permiten garantizar una alta disponibilidad de los activos de una planta</w:t>
      </w:r>
    </w:p>
    <w:p w14:paraId="588753AE" w14:textId="77777777" w:rsidR="003B784D" w:rsidRPr="00B30A26" w:rsidRDefault="003B784D" w:rsidP="007677CE">
      <w:pPr>
        <w:rPr>
          <w:szCs w:val="28"/>
          <w:lang w:val="es-ES"/>
        </w:rPr>
      </w:pPr>
    </w:p>
    <w:p w14:paraId="5AA21B8B" w14:textId="53C478C9" w:rsidR="003B784D" w:rsidRPr="00B30A26" w:rsidRDefault="003B784D" w:rsidP="007677CE">
      <w:pPr>
        <w:rPr>
          <w:szCs w:val="28"/>
          <w:lang w:val="es-ES"/>
        </w:rPr>
      </w:pPr>
      <w:r w:rsidRPr="00B30A26">
        <w:rPr>
          <w:b/>
          <w:szCs w:val="28"/>
          <w:lang w:val="es-ES"/>
        </w:rPr>
        <w:t>Sistema</w:t>
      </w:r>
      <w:r w:rsidRPr="00B30A26">
        <w:rPr>
          <w:b/>
          <w:szCs w:val="28"/>
          <w:lang w:val="es-ES"/>
        </w:rPr>
        <w:fldChar w:fldCharType="begin"/>
      </w:r>
      <w:r w:rsidRPr="00B30A26">
        <w:rPr>
          <w:b/>
          <w:lang w:val="es-ES"/>
        </w:rPr>
        <w:instrText xml:space="preserve"> XE "</w:instrText>
      </w:r>
      <w:r w:rsidRPr="00B30A26">
        <w:rPr>
          <w:b/>
          <w:szCs w:val="28"/>
          <w:lang w:val="es-ES"/>
        </w:rPr>
        <w:instrText>Sistema</w:instrText>
      </w:r>
      <w:r w:rsidRPr="00B30A26">
        <w:rPr>
          <w:b/>
          <w:lang w:val="es-ES"/>
        </w:rPr>
        <w:instrText xml:space="preserve">" </w:instrText>
      </w:r>
      <w:r w:rsidRPr="00B30A26">
        <w:rPr>
          <w:b/>
          <w:szCs w:val="28"/>
          <w:lang w:val="es-ES"/>
        </w:rPr>
        <w:fldChar w:fldCharType="end"/>
      </w:r>
      <w:r w:rsidRPr="00B30A26">
        <w:rPr>
          <w:b/>
          <w:szCs w:val="28"/>
          <w:lang w:val="es-ES"/>
        </w:rPr>
        <w:t xml:space="preserve">: </w:t>
      </w:r>
      <w:r w:rsidRPr="00B30A26">
        <w:rPr>
          <w:szCs w:val="28"/>
          <w:lang w:val="es-ES"/>
        </w:rPr>
        <w:t xml:space="preserve">Sistema como un conjunto de componentes que interactúan entre sí para lograr un objetivo común. Aunque existe una gran variedad de sistemas, la mayoría de ellos pueden representarse a través de un modelo </w:t>
      </w:r>
      <w:r w:rsidRPr="00B30A26">
        <w:rPr>
          <w:szCs w:val="28"/>
          <w:lang w:val="es-ES"/>
        </w:rPr>
        <w:lastRenderedPageBreak/>
        <w:t>formado por 4 bloques básicos los cuales se presentan en un determinado ambiente: elementos de entrada, elementos de salida, sección de transformación o procesamiento y mecanismos de control o retroalimentación (evaluación de objetivos). La siguiente figura, muestra el modelo general de un Sistema, en donde se encuentran los recursos que acceden al sistema a través de los elementos de entrada para ser modificados en la sección de transformación. Este proceso es controlado por el mecanismo de control con el fin de lograr el objetivo marcado. Una vez se ha llevado a cabo la transformación, el resultado sale del sistema a través de los elementos de salida</w:t>
      </w:r>
      <w:sdt>
        <w:sdtPr>
          <w:rPr>
            <w:szCs w:val="28"/>
            <w:lang w:val="es-ES"/>
          </w:rPr>
          <w:id w:val="-2078354214"/>
          <w:citation/>
        </w:sdtPr>
        <w:sdtContent>
          <w:r w:rsidRPr="00B30A26">
            <w:rPr>
              <w:szCs w:val="28"/>
              <w:lang w:val="es-ES"/>
            </w:rPr>
            <w:fldChar w:fldCharType="begin"/>
          </w:r>
          <w:r w:rsidRPr="00B30A26">
            <w:rPr>
              <w:szCs w:val="28"/>
              <w:lang w:val="es-ES"/>
            </w:rPr>
            <w:instrText xml:space="preserve"> CITATION Car16 \l 3082 </w:instrText>
          </w:r>
          <w:r w:rsidRPr="00B30A26">
            <w:rPr>
              <w:szCs w:val="28"/>
              <w:lang w:val="es-ES"/>
            </w:rPr>
            <w:fldChar w:fldCharType="separate"/>
          </w:r>
          <w:ins w:id="1121" w:author="felipe campo" w:date="2018-07-04T11:15:00Z">
            <w:r w:rsidR="00515FE7">
              <w:rPr>
                <w:noProof/>
                <w:szCs w:val="28"/>
                <w:lang w:val="es-ES"/>
              </w:rPr>
              <w:t xml:space="preserve"> </w:t>
            </w:r>
            <w:r w:rsidR="00515FE7" w:rsidRPr="00515FE7">
              <w:rPr>
                <w:noProof/>
                <w:szCs w:val="28"/>
                <w:lang w:val="es-ES"/>
                <w:rPrChange w:id="1122" w:author="felipe campo" w:date="2018-07-04T11:15:00Z">
                  <w:rPr>
                    <w:rFonts w:eastAsia="Times New Roman"/>
                  </w:rPr>
                </w:rPrChange>
              </w:rPr>
              <w:t>[12]</w:t>
            </w:r>
          </w:ins>
          <w:del w:id="1123" w:author="felipe campo" w:date="2018-07-04T11:15:00Z">
            <w:r w:rsidRPr="00B30A26" w:rsidDel="00515FE7">
              <w:rPr>
                <w:noProof/>
                <w:szCs w:val="28"/>
                <w:lang w:val="es-ES"/>
              </w:rPr>
              <w:delText xml:space="preserve"> [14]</w:delText>
            </w:r>
          </w:del>
          <w:r w:rsidRPr="00B30A26">
            <w:rPr>
              <w:szCs w:val="28"/>
              <w:lang w:val="es-ES"/>
            </w:rPr>
            <w:fldChar w:fldCharType="end"/>
          </w:r>
        </w:sdtContent>
      </w:sdt>
    </w:p>
    <w:p w14:paraId="03D8E11C" w14:textId="77777777" w:rsidR="00C82A2F" w:rsidRPr="00B30A26" w:rsidRDefault="00C82A2F" w:rsidP="007677CE">
      <w:pPr>
        <w:rPr>
          <w:szCs w:val="28"/>
          <w:lang w:val="es-ES"/>
        </w:rPr>
      </w:pPr>
    </w:p>
    <w:p w14:paraId="0AE8391B" w14:textId="2FD8A3E6" w:rsidR="003B784D" w:rsidRPr="00B30A26" w:rsidRDefault="00C82A2F" w:rsidP="003B784D">
      <w:pPr>
        <w:rPr>
          <w:szCs w:val="28"/>
          <w:lang w:val="es-ES"/>
        </w:rPr>
      </w:pPr>
      <w:r w:rsidRPr="00B30A26">
        <w:rPr>
          <w:b/>
          <w:szCs w:val="28"/>
          <w:lang w:val="es-ES"/>
        </w:rPr>
        <w:t>Sistema</w:t>
      </w:r>
      <w:r w:rsidR="004F6A81" w:rsidRPr="00B30A26">
        <w:rPr>
          <w:b/>
          <w:szCs w:val="28"/>
          <w:lang w:val="es-ES"/>
        </w:rPr>
        <w:fldChar w:fldCharType="begin"/>
      </w:r>
      <w:r w:rsidR="004F6A81" w:rsidRPr="00B30A26">
        <w:rPr>
          <w:lang w:val="es-ES"/>
        </w:rPr>
        <w:instrText xml:space="preserve"> XE "</w:instrText>
      </w:r>
      <w:r w:rsidR="004F6A81" w:rsidRPr="00B30A26">
        <w:rPr>
          <w:b/>
          <w:szCs w:val="28"/>
          <w:lang w:val="es-ES"/>
        </w:rPr>
        <w:instrText>Sistema</w:instrText>
      </w:r>
      <w:r w:rsidR="004F6A81" w:rsidRPr="00B30A26">
        <w:rPr>
          <w:lang w:val="es-ES"/>
        </w:rPr>
        <w:instrText xml:space="preserve">" </w:instrText>
      </w:r>
      <w:r w:rsidR="004F6A81" w:rsidRPr="00B30A26">
        <w:rPr>
          <w:b/>
          <w:szCs w:val="28"/>
          <w:lang w:val="es-ES"/>
        </w:rPr>
        <w:fldChar w:fldCharType="end"/>
      </w:r>
      <w:r w:rsidRPr="00B30A26">
        <w:rPr>
          <w:b/>
          <w:szCs w:val="28"/>
          <w:lang w:val="es-ES"/>
        </w:rPr>
        <w:t xml:space="preserve"> de Información</w:t>
      </w:r>
      <w:r w:rsidRPr="00B30A26">
        <w:rPr>
          <w:b/>
          <w:szCs w:val="28"/>
          <w:lang w:val="es-ES"/>
        </w:rPr>
        <w:fldChar w:fldCharType="begin"/>
      </w:r>
      <w:r w:rsidRPr="00B30A26">
        <w:rPr>
          <w:b/>
          <w:szCs w:val="28"/>
          <w:lang w:val="es-ES"/>
        </w:rPr>
        <w:instrText xml:space="preserve"> XE "Sistema de Información" </w:instrText>
      </w:r>
      <w:r w:rsidRPr="00B30A26">
        <w:rPr>
          <w:b/>
          <w:szCs w:val="28"/>
          <w:lang w:val="es-ES"/>
        </w:rPr>
        <w:fldChar w:fldCharType="end"/>
      </w:r>
      <w:r w:rsidR="003B784D" w:rsidRPr="00B30A26">
        <w:rPr>
          <w:b/>
          <w:szCs w:val="28"/>
          <w:lang w:val="es-ES"/>
        </w:rPr>
        <w:t>:</w:t>
      </w:r>
      <w:r w:rsidR="003B784D" w:rsidRPr="00B30A26">
        <w:rPr>
          <w:lang w:val="es-ES"/>
        </w:rPr>
        <w:t xml:space="preserve"> </w:t>
      </w:r>
      <w:r w:rsidR="003B784D" w:rsidRPr="00B30A26">
        <w:rPr>
          <w:szCs w:val="28"/>
          <w:lang w:val="es-ES"/>
        </w:rPr>
        <w:t>En un sistema de información en el que se pueden definir seis componentes: entrada, almacenamiento, procesamiento, salida de información, recursos humanos y recursos informáticos.</w:t>
      </w:r>
    </w:p>
    <w:p w14:paraId="6AFBA301" w14:textId="6D35DC50" w:rsidR="003B784D" w:rsidRPr="00B30A26" w:rsidRDefault="003B784D" w:rsidP="003B784D">
      <w:pPr>
        <w:rPr>
          <w:szCs w:val="28"/>
          <w:lang w:val="es-ES"/>
        </w:rPr>
      </w:pPr>
      <w:r w:rsidRPr="00B30A26">
        <w:rPr>
          <w:szCs w:val="28"/>
          <w:lang w:val="es-ES"/>
        </w:rPr>
        <w:t xml:space="preserve">Se definen los sistemas de información como aquellos que cumplen tres objetivos básicos dentro de las organizaciones: </w:t>
      </w:r>
    </w:p>
    <w:p w14:paraId="430D7CBD" w14:textId="62B44AEA" w:rsidR="003B784D" w:rsidRPr="00B30A26" w:rsidRDefault="003B784D" w:rsidP="003B784D">
      <w:pPr>
        <w:rPr>
          <w:szCs w:val="28"/>
          <w:lang w:val="es-ES"/>
        </w:rPr>
      </w:pPr>
      <w:r w:rsidRPr="00B30A26">
        <w:rPr>
          <w:szCs w:val="28"/>
          <w:lang w:val="es-ES"/>
        </w:rPr>
        <w:t>1. Automatización de procesos operativos.</w:t>
      </w:r>
    </w:p>
    <w:p w14:paraId="32BF83AF" w14:textId="77777777" w:rsidR="003B784D" w:rsidRPr="00B30A26" w:rsidRDefault="003B784D" w:rsidP="003B784D">
      <w:pPr>
        <w:rPr>
          <w:szCs w:val="28"/>
          <w:lang w:val="es-ES"/>
        </w:rPr>
      </w:pPr>
      <w:r w:rsidRPr="00B30A26">
        <w:rPr>
          <w:szCs w:val="28"/>
          <w:lang w:val="es-ES"/>
        </w:rPr>
        <w:t xml:space="preserve"> 2. Sirven de apoyo al proceso de toma de decisiones. </w:t>
      </w:r>
    </w:p>
    <w:p w14:paraId="09E38572" w14:textId="782B992D" w:rsidR="003B784D" w:rsidRPr="00B30A26" w:rsidRDefault="003B784D" w:rsidP="003B784D">
      <w:pPr>
        <w:rPr>
          <w:szCs w:val="28"/>
          <w:lang w:val="es-ES"/>
        </w:rPr>
      </w:pPr>
      <w:r w:rsidRPr="00B30A26">
        <w:rPr>
          <w:szCs w:val="28"/>
          <w:lang w:val="es-ES"/>
        </w:rPr>
        <w:t>3. Logran ventajas competitivas frente a sus competidores.</w:t>
      </w:r>
    </w:p>
    <w:p w14:paraId="78832893" w14:textId="4F4F08CC" w:rsidR="003B784D" w:rsidRPr="00B30A26" w:rsidRDefault="003B784D" w:rsidP="003B784D">
      <w:pPr>
        <w:rPr>
          <w:szCs w:val="28"/>
          <w:lang w:val="es-ES"/>
        </w:rPr>
      </w:pPr>
      <w:r w:rsidRPr="00B30A26">
        <w:rPr>
          <w:szCs w:val="28"/>
          <w:lang w:val="es-ES"/>
        </w:rPr>
        <w:t>Desde el punto de vista de las empresas y acorde a los distintos niveles organizaciones de una empresa, los sistemas de información se pueden clasificar en tres tipos:</w:t>
      </w:r>
    </w:p>
    <w:p w14:paraId="2A56048A" w14:textId="53CD8546" w:rsidR="003B784D" w:rsidRPr="00B30A26" w:rsidRDefault="003B784D" w:rsidP="003B784D">
      <w:pPr>
        <w:rPr>
          <w:szCs w:val="28"/>
          <w:lang w:val="es-ES"/>
        </w:rPr>
      </w:pPr>
      <w:r w:rsidRPr="00B30A26">
        <w:rPr>
          <w:szCs w:val="28"/>
          <w:lang w:val="es-ES"/>
        </w:rPr>
        <w:t>a) Nivel operativo o Control operacional: Estaría formado por todo el personal que se encuentra en la base de la pirámide y que lo formarían todos los empleados que realizan tareas rutinarias y repetitivas. Desde el punto de vista de la toma de decisiones, suelen tomar pocas y de no demasiada trascendencia.</w:t>
      </w:r>
    </w:p>
    <w:p w14:paraId="40F8E618" w14:textId="7996ECA3" w:rsidR="003B784D" w:rsidRPr="00B30A26" w:rsidRDefault="003B784D" w:rsidP="003B784D">
      <w:pPr>
        <w:rPr>
          <w:szCs w:val="28"/>
          <w:lang w:val="es-ES"/>
        </w:rPr>
      </w:pPr>
      <w:r w:rsidRPr="00B30A26">
        <w:rPr>
          <w:szCs w:val="28"/>
          <w:lang w:val="es-ES"/>
        </w:rPr>
        <w:t>b) Nivel de gestión o Control administrativo: Estaría formado por los encargados, jefe de proyectos, jefes de sección, es decir por los directivos de un nivel intermedio. Se encargan de desarrollar las estrategias o procedimientos más adecuados para que los objetivos planteados por el nivel superior sean asimilados por el nivel operativo. Para realizar su trabajo necesitan información más elaborada y precisa que el nivel operativo.</w:t>
      </w:r>
    </w:p>
    <w:p w14:paraId="3240ACC4" w14:textId="30CED1D1" w:rsidR="00C82A2F" w:rsidRPr="00B30A26" w:rsidRDefault="003B784D" w:rsidP="003B784D">
      <w:pPr>
        <w:rPr>
          <w:szCs w:val="28"/>
          <w:lang w:val="es-ES"/>
        </w:rPr>
      </w:pPr>
      <w:r w:rsidRPr="00B30A26">
        <w:rPr>
          <w:szCs w:val="28"/>
          <w:lang w:val="es-ES"/>
        </w:rPr>
        <w:t xml:space="preserve">c) Nivel estratégico o Planeación estratégica: Es el nivel superior de una organización y formado por los altos directivos. Se encargan de fijar los objetivos de la organización en función de la situación interna y externa de la organización, de ahí́ la importancia que tienen sus decisiones. Para </w:t>
      </w:r>
      <w:r w:rsidRPr="00B30A26">
        <w:rPr>
          <w:szCs w:val="28"/>
          <w:lang w:val="es-ES"/>
        </w:rPr>
        <w:lastRenderedPageBreak/>
        <w:t>realizar su trabajo necesitan información muy precisa, concisa y significativa.</w:t>
      </w:r>
      <w:sdt>
        <w:sdtPr>
          <w:rPr>
            <w:szCs w:val="28"/>
            <w:lang w:val="es-ES"/>
          </w:rPr>
          <w:id w:val="-1085758301"/>
          <w:citation/>
        </w:sdtPr>
        <w:sdtContent>
          <w:r w:rsidRPr="00B30A26">
            <w:rPr>
              <w:szCs w:val="28"/>
              <w:lang w:val="es-ES"/>
            </w:rPr>
            <w:fldChar w:fldCharType="begin"/>
          </w:r>
          <w:r w:rsidRPr="00B30A26">
            <w:rPr>
              <w:szCs w:val="28"/>
              <w:lang w:val="es-ES"/>
            </w:rPr>
            <w:instrText xml:space="preserve"> CITATION Car16 \l 3082 </w:instrText>
          </w:r>
          <w:r w:rsidRPr="00B30A26">
            <w:rPr>
              <w:szCs w:val="28"/>
              <w:lang w:val="es-ES"/>
            </w:rPr>
            <w:fldChar w:fldCharType="separate"/>
          </w:r>
          <w:ins w:id="1124" w:author="felipe campo" w:date="2018-07-04T11:15:00Z">
            <w:r w:rsidR="00515FE7">
              <w:rPr>
                <w:noProof/>
                <w:szCs w:val="28"/>
                <w:lang w:val="es-ES"/>
              </w:rPr>
              <w:t xml:space="preserve"> </w:t>
            </w:r>
            <w:r w:rsidR="00515FE7" w:rsidRPr="00515FE7">
              <w:rPr>
                <w:noProof/>
                <w:szCs w:val="28"/>
                <w:lang w:val="es-ES"/>
                <w:rPrChange w:id="1125" w:author="felipe campo" w:date="2018-07-04T11:15:00Z">
                  <w:rPr>
                    <w:rFonts w:eastAsia="Times New Roman"/>
                  </w:rPr>
                </w:rPrChange>
              </w:rPr>
              <w:t>[12]</w:t>
            </w:r>
          </w:ins>
          <w:del w:id="1126" w:author="felipe campo" w:date="2018-07-04T11:15:00Z">
            <w:r w:rsidRPr="00B30A26" w:rsidDel="00515FE7">
              <w:rPr>
                <w:noProof/>
                <w:szCs w:val="28"/>
                <w:lang w:val="es-ES"/>
              </w:rPr>
              <w:delText xml:space="preserve"> [14]</w:delText>
            </w:r>
          </w:del>
          <w:r w:rsidRPr="00B30A26">
            <w:rPr>
              <w:szCs w:val="28"/>
              <w:lang w:val="es-ES"/>
            </w:rPr>
            <w:fldChar w:fldCharType="end"/>
          </w:r>
        </w:sdtContent>
      </w:sdt>
    </w:p>
    <w:p w14:paraId="643C1F77" w14:textId="77777777" w:rsidR="00C82A2F" w:rsidRPr="00B30A26" w:rsidRDefault="00C82A2F" w:rsidP="007677CE">
      <w:pPr>
        <w:rPr>
          <w:szCs w:val="28"/>
          <w:lang w:val="es-ES"/>
        </w:rPr>
      </w:pPr>
    </w:p>
    <w:p w14:paraId="6DA7D95A" w14:textId="77777777" w:rsidR="00F31F31" w:rsidRPr="00B30A26" w:rsidRDefault="00F31F31" w:rsidP="007677CE">
      <w:pPr>
        <w:rPr>
          <w:szCs w:val="28"/>
          <w:lang w:val="es-ES"/>
        </w:rPr>
      </w:pPr>
    </w:p>
    <w:p w14:paraId="7FF308C7" w14:textId="523B7D95" w:rsidR="00935CF4" w:rsidRPr="00B30A26" w:rsidRDefault="00F31F31" w:rsidP="00935CF4">
      <w:pPr>
        <w:rPr>
          <w:szCs w:val="28"/>
          <w:lang w:val="es-ES"/>
        </w:rPr>
      </w:pPr>
      <w:r w:rsidRPr="00B30A26">
        <w:rPr>
          <w:b/>
          <w:szCs w:val="28"/>
          <w:lang w:val="es-ES"/>
        </w:rPr>
        <w:t>TMS</w:t>
      </w:r>
      <w:r w:rsidRPr="00B30A26">
        <w:rPr>
          <w:b/>
          <w:szCs w:val="28"/>
          <w:lang w:val="es-ES"/>
        </w:rPr>
        <w:fldChar w:fldCharType="begin"/>
      </w:r>
      <w:r w:rsidRPr="00B30A26">
        <w:rPr>
          <w:b/>
          <w:szCs w:val="28"/>
          <w:lang w:val="es-ES"/>
        </w:rPr>
        <w:instrText xml:space="preserve"> XE "TMS" </w:instrText>
      </w:r>
      <w:r w:rsidRPr="00B30A26">
        <w:rPr>
          <w:b/>
          <w:szCs w:val="28"/>
          <w:lang w:val="es-ES"/>
        </w:rPr>
        <w:fldChar w:fldCharType="end"/>
      </w:r>
      <w:r w:rsidR="00935CF4" w:rsidRPr="00B30A26">
        <w:rPr>
          <w:b/>
          <w:szCs w:val="28"/>
          <w:lang w:val="es-ES"/>
        </w:rPr>
        <w:t>:</w:t>
      </w:r>
      <w:r w:rsidR="00935CF4" w:rsidRPr="00B30A26">
        <w:rPr>
          <w:b/>
          <w:lang w:val="es-ES"/>
        </w:rPr>
        <w:t xml:space="preserve"> </w:t>
      </w:r>
      <w:r w:rsidR="00935CF4" w:rsidRPr="00B30A26">
        <w:rPr>
          <w:b/>
          <w:szCs w:val="28"/>
          <w:lang w:val="es-ES"/>
        </w:rPr>
        <w:t>Un TMS Transportation Management System o Sistema</w:t>
      </w:r>
      <w:r w:rsidR="004F6A81" w:rsidRPr="00B30A26">
        <w:rPr>
          <w:b/>
          <w:szCs w:val="28"/>
          <w:lang w:val="es-ES"/>
        </w:rPr>
        <w:fldChar w:fldCharType="begin"/>
      </w:r>
      <w:r w:rsidR="004F6A81" w:rsidRPr="00B30A26">
        <w:rPr>
          <w:lang w:val="es-ES"/>
        </w:rPr>
        <w:instrText xml:space="preserve"> XE "</w:instrText>
      </w:r>
      <w:r w:rsidR="004F6A81" w:rsidRPr="00B30A26">
        <w:rPr>
          <w:b/>
          <w:szCs w:val="28"/>
          <w:lang w:val="es-ES"/>
        </w:rPr>
        <w:instrText>Sistema</w:instrText>
      </w:r>
      <w:r w:rsidR="004F6A81" w:rsidRPr="00B30A26">
        <w:rPr>
          <w:lang w:val="es-ES"/>
        </w:rPr>
        <w:instrText xml:space="preserve">" </w:instrText>
      </w:r>
      <w:r w:rsidR="004F6A81" w:rsidRPr="00B30A26">
        <w:rPr>
          <w:b/>
          <w:szCs w:val="28"/>
          <w:lang w:val="es-ES"/>
        </w:rPr>
        <w:fldChar w:fldCharType="end"/>
      </w:r>
      <w:r w:rsidR="00935CF4" w:rsidRPr="00B30A26">
        <w:rPr>
          <w:b/>
          <w:szCs w:val="28"/>
          <w:lang w:val="es-ES"/>
        </w:rPr>
        <w:t xml:space="preserve"> para la Gestión de Transporte:</w:t>
      </w:r>
      <w:r w:rsidR="00935CF4" w:rsidRPr="00B30A26">
        <w:rPr>
          <w:szCs w:val="28"/>
          <w:lang w:val="es-ES"/>
        </w:rPr>
        <w:t xml:space="preserve"> es un conjunto de herramientas especialmente diseñadas para cubrir las necesidades de las compañías que deseen cumplir con sus clientes de manera rápida y precisa, garantizando movilizaciones y entregas de producto en las mejores condiciones. Es una herramienta diseñada para generar un plan eficaz de transporte en un amplio espectro de ambientes logísticos, utilizando los órdenes de salidas -pedidos de los clientes, determina la configuración óptima de camiones y rutas de entrega.</w:t>
      </w:r>
    </w:p>
    <w:p w14:paraId="29A4C67C" w14:textId="77777777" w:rsidR="00935CF4" w:rsidRPr="00B30A26" w:rsidRDefault="00935CF4" w:rsidP="00935CF4">
      <w:pPr>
        <w:rPr>
          <w:szCs w:val="28"/>
          <w:lang w:val="es-ES"/>
        </w:rPr>
      </w:pPr>
    </w:p>
    <w:p w14:paraId="315F5731" w14:textId="3D8C578C" w:rsidR="00935CF4" w:rsidRPr="00B30A26" w:rsidRDefault="00935CF4" w:rsidP="00935CF4">
      <w:pPr>
        <w:rPr>
          <w:szCs w:val="28"/>
          <w:lang w:val="es-ES"/>
        </w:rPr>
      </w:pPr>
      <w:r w:rsidRPr="00B30A26">
        <w:rPr>
          <w:szCs w:val="28"/>
          <w:lang w:val="es-ES"/>
        </w:rPr>
        <w:t>El TMS</w:t>
      </w:r>
      <w:r w:rsidR="004F6A81" w:rsidRPr="00B30A26">
        <w:rPr>
          <w:szCs w:val="28"/>
          <w:lang w:val="es-ES"/>
        </w:rPr>
        <w:fldChar w:fldCharType="begin"/>
      </w:r>
      <w:r w:rsidR="004F6A81" w:rsidRPr="00B30A26">
        <w:rPr>
          <w:lang w:val="es-ES"/>
        </w:rPr>
        <w:instrText xml:space="preserve"> XE "</w:instrText>
      </w:r>
      <w:r w:rsidR="004F6A81" w:rsidRPr="00B30A26">
        <w:rPr>
          <w:b/>
          <w:szCs w:val="28"/>
          <w:lang w:val="es-ES"/>
        </w:rPr>
        <w:instrText>TMS</w:instrText>
      </w:r>
      <w:r w:rsidR="004F6A81" w:rsidRPr="00B30A26">
        <w:rPr>
          <w:lang w:val="es-ES"/>
        </w:rPr>
        <w:instrText xml:space="preserve">" </w:instrText>
      </w:r>
      <w:r w:rsidR="004F6A81" w:rsidRPr="00B30A26">
        <w:rPr>
          <w:szCs w:val="28"/>
          <w:lang w:val="es-ES"/>
        </w:rPr>
        <w:fldChar w:fldCharType="end"/>
      </w:r>
      <w:r w:rsidRPr="00B30A26">
        <w:rPr>
          <w:szCs w:val="28"/>
          <w:lang w:val="es-ES"/>
        </w:rPr>
        <w:t xml:space="preserve"> entrega como resultados de su ‘análisis’ las rutas o viajes optimizados, la lista de órdenes por camión, tipología del vehículo y el horario de carga en el centro de distribución. Los TMS no necesariamente utilizan información de una sola fuente; por lo general están recibiendo información de varios almacenes y sistemas simultáneamente. Todos los documentos que movilizan carga de un lugar a otro dentro de la red de distribución pueden ser alimentados a los cálculos, incluyendo las órdenes de salida que se originan desde los puntos que no son almacenes, como por ejemplo las devoluciones de los clientes.</w:t>
      </w:r>
      <w:sdt>
        <w:sdtPr>
          <w:rPr>
            <w:szCs w:val="28"/>
            <w:lang w:val="es-ES"/>
          </w:rPr>
          <w:id w:val="775217457"/>
          <w:citation/>
        </w:sdtPr>
        <w:sdtContent>
          <w:r w:rsidRPr="00B30A26">
            <w:rPr>
              <w:szCs w:val="28"/>
              <w:lang w:val="es-ES"/>
            </w:rPr>
            <w:fldChar w:fldCharType="begin"/>
          </w:r>
          <w:r w:rsidRPr="00B30A26">
            <w:rPr>
              <w:szCs w:val="28"/>
              <w:lang w:val="es-ES"/>
            </w:rPr>
            <w:instrText xml:space="preserve"> CITATION Cer13 \l 3082 </w:instrText>
          </w:r>
          <w:r w:rsidRPr="00B30A26">
            <w:rPr>
              <w:szCs w:val="28"/>
              <w:lang w:val="es-ES"/>
            </w:rPr>
            <w:fldChar w:fldCharType="separate"/>
          </w:r>
          <w:ins w:id="1127" w:author="felipe campo" w:date="2018-07-04T11:15:00Z">
            <w:r w:rsidR="00515FE7">
              <w:rPr>
                <w:noProof/>
                <w:szCs w:val="28"/>
                <w:lang w:val="es-ES"/>
              </w:rPr>
              <w:t xml:space="preserve"> </w:t>
            </w:r>
            <w:r w:rsidR="00515FE7" w:rsidRPr="00515FE7">
              <w:rPr>
                <w:noProof/>
                <w:szCs w:val="28"/>
                <w:lang w:val="es-ES"/>
                <w:rPrChange w:id="1128" w:author="felipe campo" w:date="2018-07-04T11:15:00Z">
                  <w:rPr>
                    <w:rFonts w:eastAsia="Times New Roman"/>
                  </w:rPr>
                </w:rPrChange>
              </w:rPr>
              <w:t>[14]</w:t>
            </w:r>
          </w:ins>
          <w:del w:id="1129" w:author="felipe campo" w:date="2018-07-04T11:15:00Z">
            <w:r w:rsidR="0048189B" w:rsidRPr="00B30A26" w:rsidDel="00515FE7">
              <w:rPr>
                <w:noProof/>
                <w:szCs w:val="28"/>
                <w:lang w:val="es-ES"/>
              </w:rPr>
              <w:delText xml:space="preserve"> [16]</w:delText>
            </w:r>
          </w:del>
          <w:r w:rsidRPr="00B30A26">
            <w:rPr>
              <w:szCs w:val="28"/>
              <w:lang w:val="es-ES"/>
            </w:rPr>
            <w:fldChar w:fldCharType="end"/>
          </w:r>
        </w:sdtContent>
      </w:sdt>
    </w:p>
    <w:p w14:paraId="2C630447" w14:textId="77777777" w:rsidR="00F31F31" w:rsidRPr="00B30A26" w:rsidRDefault="00F31F31" w:rsidP="007677CE">
      <w:pPr>
        <w:rPr>
          <w:szCs w:val="28"/>
          <w:lang w:val="es-ES"/>
        </w:rPr>
      </w:pPr>
    </w:p>
    <w:p w14:paraId="45110329" w14:textId="77777777" w:rsidR="00525894" w:rsidRPr="00B30A26" w:rsidRDefault="00761AE3" w:rsidP="00525894">
      <w:pPr>
        <w:rPr>
          <w:szCs w:val="28"/>
          <w:lang w:val="es-ES"/>
        </w:rPr>
      </w:pPr>
      <w:r w:rsidRPr="00B30A26">
        <w:rPr>
          <w:b/>
          <w:szCs w:val="28"/>
          <w:lang w:val="es-ES"/>
        </w:rPr>
        <w:t>UML</w:t>
      </w:r>
      <w:r w:rsidRPr="00B30A26">
        <w:rPr>
          <w:b/>
          <w:szCs w:val="28"/>
          <w:lang w:val="es-ES"/>
        </w:rPr>
        <w:fldChar w:fldCharType="begin"/>
      </w:r>
      <w:r w:rsidRPr="00B30A26">
        <w:rPr>
          <w:b/>
          <w:szCs w:val="28"/>
          <w:lang w:val="es-ES"/>
        </w:rPr>
        <w:instrText xml:space="preserve"> XE "UML" </w:instrText>
      </w:r>
      <w:r w:rsidRPr="00B30A26">
        <w:rPr>
          <w:b/>
          <w:szCs w:val="28"/>
          <w:lang w:val="es-ES"/>
        </w:rPr>
        <w:fldChar w:fldCharType="end"/>
      </w:r>
      <w:r w:rsidR="00525894" w:rsidRPr="00B30A26">
        <w:rPr>
          <w:b/>
          <w:szCs w:val="28"/>
          <w:lang w:val="es-ES"/>
        </w:rPr>
        <w:t xml:space="preserve">: </w:t>
      </w:r>
      <w:r w:rsidR="00525894" w:rsidRPr="00B30A26">
        <w:rPr>
          <w:szCs w:val="28"/>
          <w:lang w:val="es-ES"/>
        </w:rPr>
        <w:t>El lenguaje unificado de modelado (UML, por sus siglas en inglés, Unified Modeling Language) es el lenguaje de modelado de sistemas de software más conocido y utilizado en la actualidad; está respaldado por el Object Management Group (OMG).</w:t>
      </w:r>
    </w:p>
    <w:p w14:paraId="38B306F9" w14:textId="77777777" w:rsidR="00525894" w:rsidRPr="00B30A26" w:rsidRDefault="00525894" w:rsidP="00525894">
      <w:pPr>
        <w:rPr>
          <w:szCs w:val="28"/>
          <w:lang w:val="es-ES"/>
        </w:rPr>
      </w:pPr>
    </w:p>
    <w:p w14:paraId="0B3A1808" w14:textId="72126CE4" w:rsidR="00F94CCC" w:rsidRPr="00B30A26" w:rsidRDefault="00525894" w:rsidP="00525894">
      <w:pPr>
        <w:rPr>
          <w:szCs w:val="28"/>
          <w:lang w:val="es-ES"/>
        </w:rPr>
      </w:pPr>
      <w:r w:rsidRPr="00B30A26">
        <w:rPr>
          <w:szCs w:val="28"/>
          <w:lang w:val="es-ES"/>
        </w:rPr>
        <w:t>Es un lenguaje gráfico para visualizar, especificar, construir y documentar un sistema. UML</w:t>
      </w:r>
      <w:r w:rsidR="004F6A81" w:rsidRPr="00B30A26">
        <w:rPr>
          <w:szCs w:val="28"/>
          <w:lang w:val="es-ES"/>
        </w:rPr>
        <w:fldChar w:fldCharType="begin"/>
      </w:r>
      <w:r w:rsidR="004F6A81" w:rsidRPr="00B30A26">
        <w:rPr>
          <w:lang w:val="es-ES"/>
        </w:rPr>
        <w:instrText xml:space="preserve"> XE "</w:instrText>
      </w:r>
      <w:r w:rsidR="004F6A81" w:rsidRPr="00B30A26">
        <w:rPr>
          <w:b/>
          <w:szCs w:val="28"/>
          <w:lang w:val="es-ES"/>
        </w:rPr>
        <w:instrText>UML</w:instrText>
      </w:r>
      <w:r w:rsidR="004F6A81" w:rsidRPr="00B30A26">
        <w:rPr>
          <w:lang w:val="es-ES"/>
        </w:rPr>
        <w:instrText xml:space="preserve">" </w:instrText>
      </w:r>
      <w:r w:rsidR="004F6A81" w:rsidRPr="00B30A26">
        <w:rPr>
          <w:szCs w:val="28"/>
          <w:lang w:val="es-ES"/>
        </w:rPr>
        <w:fldChar w:fldCharType="end"/>
      </w:r>
      <w:r w:rsidRPr="00B30A26">
        <w:rPr>
          <w:szCs w:val="28"/>
          <w:lang w:val="es-ES"/>
        </w:rPr>
        <w:t xml:space="preserve"> ofrece un estándar para describir un "plano" del sistema (modelo), incluyendo aspectos conceptuales tales como procesos, funciones del sistema, y aspectos concretos como expresiones de lenguajes de programación, esquemas de bases de datos y compuestos reciclados.</w:t>
      </w:r>
      <w:sdt>
        <w:sdtPr>
          <w:rPr>
            <w:szCs w:val="28"/>
            <w:lang w:val="es-ES"/>
          </w:rPr>
          <w:id w:val="671306854"/>
          <w:citation/>
        </w:sdtPr>
        <w:sdtContent>
          <w:r w:rsidRPr="00B30A26">
            <w:rPr>
              <w:szCs w:val="28"/>
              <w:lang w:val="es-ES"/>
            </w:rPr>
            <w:fldChar w:fldCharType="begin"/>
          </w:r>
          <w:r w:rsidRPr="00B30A26">
            <w:rPr>
              <w:szCs w:val="28"/>
              <w:lang w:val="es-ES"/>
            </w:rPr>
            <w:instrText xml:space="preserve"> CITATION Wik17 \l 3082 </w:instrText>
          </w:r>
          <w:r w:rsidRPr="00B30A26">
            <w:rPr>
              <w:szCs w:val="28"/>
              <w:lang w:val="es-ES"/>
            </w:rPr>
            <w:fldChar w:fldCharType="separate"/>
          </w:r>
          <w:ins w:id="1130" w:author="felipe campo" w:date="2018-07-04T11:15:00Z">
            <w:r w:rsidR="00515FE7">
              <w:rPr>
                <w:noProof/>
                <w:szCs w:val="28"/>
                <w:lang w:val="es-ES"/>
              </w:rPr>
              <w:t xml:space="preserve"> </w:t>
            </w:r>
            <w:r w:rsidR="00515FE7" w:rsidRPr="00515FE7">
              <w:rPr>
                <w:noProof/>
                <w:szCs w:val="28"/>
                <w:lang w:val="es-ES"/>
                <w:rPrChange w:id="1131" w:author="felipe campo" w:date="2018-07-04T11:15:00Z">
                  <w:rPr>
                    <w:rFonts w:eastAsia="Times New Roman"/>
                  </w:rPr>
                </w:rPrChange>
              </w:rPr>
              <w:t>[13]</w:t>
            </w:r>
          </w:ins>
          <w:del w:id="1132" w:author="felipe campo" w:date="2018-07-04T11:15:00Z">
            <w:r w:rsidR="0048189B" w:rsidRPr="00B30A26" w:rsidDel="00515FE7">
              <w:rPr>
                <w:noProof/>
                <w:szCs w:val="28"/>
                <w:lang w:val="es-ES"/>
              </w:rPr>
              <w:delText xml:space="preserve"> [15]</w:delText>
            </w:r>
          </w:del>
          <w:r w:rsidRPr="00B30A26">
            <w:rPr>
              <w:szCs w:val="28"/>
              <w:lang w:val="es-ES"/>
            </w:rPr>
            <w:fldChar w:fldCharType="end"/>
          </w:r>
        </w:sdtContent>
      </w:sdt>
    </w:p>
    <w:p w14:paraId="34F2F0F8" w14:textId="4B98605D" w:rsidR="0068182A" w:rsidRPr="00B30A26" w:rsidRDefault="000C263E" w:rsidP="007677CE">
      <w:pPr>
        <w:rPr>
          <w:szCs w:val="28"/>
          <w:lang w:val="es-ES"/>
        </w:rPr>
      </w:pPr>
      <w:r w:rsidRPr="00B30A26">
        <w:rPr>
          <w:szCs w:val="28"/>
          <w:lang w:val="es-ES"/>
        </w:rPr>
        <w:tab/>
      </w:r>
    </w:p>
    <w:p w14:paraId="2241656F" w14:textId="77777777" w:rsidR="000C263E" w:rsidRPr="00B30A26" w:rsidRDefault="000C263E" w:rsidP="000C263E">
      <w:pPr>
        <w:rPr>
          <w:lang w:val="es-ES"/>
        </w:rPr>
      </w:pPr>
    </w:p>
    <w:p w14:paraId="16A7D6E9" w14:textId="77777777" w:rsidR="000C263E" w:rsidRPr="00B30A26" w:rsidRDefault="000C263E" w:rsidP="000C263E">
      <w:pPr>
        <w:rPr>
          <w:lang w:val="es-ES"/>
        </w:rPr>
      </w:pPr>
    </w:p>
    <w:p w14:paraId="550407B0" w14:textId="77777777" w:rsidR="000C263E" w:rsidRPr="00B30A26" w:rsidRDefault="000C263E" w:rsidP="000C263E">
      <w:pPr>
        <w:rPr>
          <w:lang w:val="es-ES"/>
        </w:rPr>
      </w:pPr>
    </w:p>
    <w:p w14:paraId="4B95417E" w14:textId="77777777" w:rsidR="000C263E" w:rsidRPr="00B30A26" w:rsidRDefault="000C263E" w:rsidP="000C263E">
      <w:pPr>
        <w:rPr>
          <w:lang w:val="es-ES"/>
        </w:rPr>
      </w:pPr>
    </w:p>
    <w:p w14:paraId="1FA9A6A4" w14:textId="77777777" w:rsidR="000C263E" w:rsidRPr="00B30A26" w:rsidRDefault="000C263E" w:rsidP="000C263E">
      <w:pPr>
        <w:rPr>
          <w:lang w:val="es-ES"/>
        </w:rPr>
      </w:pPr>
    </w:p>
    <w:p w14:paraId="4A6AB2BA" w14:textId="77777777" w:rsidR="000C263E" w:rsidRPr="00B30A26" w:rsidRDefault="000C263E" w:rsidP="000C263E">
      <w:pPr>
        <w:rPr>
          <w:lang w:val="es-ES"/>
        </w:rPr>
      </w:pPr>
    </w:p>
    <w:p w14:paraId="7A57588B" w14:textId="77777777" w:rsidR="000C263E" w:rsidRPr="00B30A26" w:rsidRDefault="000C263E" w:rsidP="000C263E">
      <w:pPr>
        <w:rPr>
          <w:lang w:val="es-ES"/>
        </w:rPr>
      </w:pPr>
    </w:p>
    <w:p w14:paraId="468606B4" w14:textId="1F83D808" w:rsidR="008165C8" w:rsidRPr="00B30A26" w:rsidRDefault="008165C8" w:rsidP="00667D60">
      <w:pPr>
        <w:pStyle w:val="Heading2"/>
        <w:rPr>
          <w:lang w:val="es-ES"/>
        </w:rPr>
      </w:pPr>
      <w:bookmarkStart w:id="1133" w:name="_Toc518466310"/>
      <w:r w:rsidRPr="00B30A26">
        <w:rPr>
          <w:lang w:val="es-ES"/>
        </w:rPr>
        <w:lastRenderedPageBreak/>
        <w:t>Índice de Términos y Referencias</w:t>
      </w:r>
      <w:bookmarkEnd w:id="1133"/>
    </w:p>
    <w:p w14:paraId="08948339" w14:textId="77777777" w:rsidR="00515FE7" w:rsidRDefault="008165C8" w:rsidP="008165C8">
      <w:pPr>
        <w:rPr>
          <w:ins w:id="1134" w:author="felipe campo" w:date="2018-07-04T11:15:00Z"/>
          <w:noProof/>
          <w:lang w:val="es-ES"/>
        </w:rPr>
        <w:sectPr w:rsidR="00515FE7" w:rsidSect="00D7071D">
          <w:type w:val="continuous"/>
          <w:pgSz w:w="12240" w:h="15840"/>
          <w:pgMar w:top="1440" w:right="1440" w:bottom="1440" w:left="1440" w:header="708" w:footer="708" w:gutter="0"/>
          <w:cols w:space="708"/>
          <w:docGrid w:linePitch="360"/>
        </w:sectPr>
      </w:pPr>
      <w:r w:rsidRPr="00B30A26">
        <w:rPr>
          <w:lang w:val="es-ES"/>
        </w:rPr>
        <w:fldChar w:fldCharType="begin"/>
      </w:r>
      <w:r w:rsidRPr="00B30A26">
        <w:rPr>
          <w:lang w:val="es-ES"/>
        </w:rPr>
        <w:instrText xml:space="preserve"> INDEX \e "</w:instrText>
      </w:r>
      <w:r w:rsidRPr="00B30A26">
        <w:rPr>
          <w:lang w:val="es-ES"/>
        </w:rPr>
        <w:tab/>
        <w:instrText xml:space="preserve">" \h "A" \c "2" </w:instrText>
      </w:r>
      <w:r w:rsidRPr="00B30A26">
        <w:rPr>
          <w:lang w:val="es-ES"/>
        </w:rPr>
        <w:fldChar w:fldCharType="separate"/>
      </w:r>
    </w:p>
    <w:p w14:paraId="447ADCAD" w14:textId="77777777" w:rsidR="00515FE7" w:rsidRDefault="00515FE7">
      <w:pPr>
        <w:pStyle w:val="IndexHeading"/>
        <w:keepNext/>
        <w:tabs>
          <w:tab w:val="right" w:leader="dot" w:pos="4310"/>
        </w:tabs>
        <w:rPr>
          <w:ins w:id="1135" w:author="felipe campo" w:date="2018-07-04T11:15:00Z"/>
          <w:rFonts w:eastAsiaTheme="minorEastAsia" w:cstheme="minorBidi"/>
          <w:b w:val="0"/>
          <w:bCs/>
          <w:noProof/>
        </w:rPr>
      </w:pPr>
      <w:ins w:id="1136" w:author="felipe campo" w:date="2018-07-04T11:15:00Z">
        <w:r>
          <w:rPr>
            <w:noProof/>
          </w:rPr>
          <w:lastRenderedPageBreak/>
          <w:t>A</w:t>
        </w:r>
      </w:ins>
    </w:p>
    <w:p w14:paraId="3870B0D0" w14:textId="77777777" w:rsidR="00515FE7" w:rsidRDefault="00515FE7">
      <w:pPr>
        <w:pStyle w:val="Index1"/>
        <w:tabs>
          <w:tab w:val="right" w:leader="dot" w:pos="4310"/>
        </w:tabs>
        <w:rPr>
          <w:ins w:id="1137" w:author="felipe campo" w:date="2018-07-04T11:15:00Z"/>
          <w:noProof/>
        </w:rPr>
      </w:pPr>
      <w:ins w:id="1138" w:author="felipe campo" w:date="2018-07-04T11:15:00Z">
        <w:r w:rsidRPr="00854A2D">
          <w:rPr>
            <w:b/>
            <w:noProof/>
            <w:lang w:val="es-ES"/>
          </w:rPr>
          <w:t>AC:002</w:t>
        </w:r>
        <w:r>
          <w:rPr>
            <w:noProof/>
          </w:rPr>
          <w:tab/>
          <w:t>12</w:t>
        </w:r>
      </w:ins>
    </w:p>
    <w:p w14:paraId="563BFED7" w14:textId="77777777" w:rsidR="00515FE7" w:rsidRDefault="00515FE7">
      <w:pPr>
        <w:pStyle w:val="Index1"/>
        <w:tabs>
          <w:tab w:val="right" w:leader="dot" w:pos="4310"/>
        </w:tabs>
        <w:rPr>
          <w:ins w:id="1139" w:author="felipe campo" w:date="2018-07-04T11:15:00Z"/>
          <w:noProof/>
        </w:rPr>
      </w:pPr>
      <w:ins w:id="1140" w:author="felipe campo" w:date="2018-07-04T11:15:00Z">
        <w:r w:rsidRPr="00854A2D">
          <w:rPr>
            <w:b/>
            <w:noProof/>
            <w:lang w:val="es-ES"/>
          </w:rPr>
          <w:t>AC:003</w:t>
        </w:r>
        <w:r>
          <w:rPr>
            <w:noProof/>
          </w:rPr>
          <w:tab/>
          <w:t>12</w:t>
        </w:r>
      </w:ins>
    </w:p>
    <w:p w14:paraId="56AC71CB" w14:textId="77777777" w:rsidR="00515FE7" w:rsidRDefault="00515FE7">
      <w:pPr>
        <w:pStyle w:val="Index1"/>
        <w:tabs>
          <w:tab w:val="right" w:leader="dot" w:pos="4310"/>
        </w:tabs>
        <w:rPr>
          <w:ins w:id="1141" w:author="felipe campo" w:date="2018-07-04T11:15:00Z"/>
          <w:noProof/>
        </w:rPr>
      </w:pPr>
      <w:ins w:id="1142" w:author="felipe campo" w:date="2018-07-04T11:15:00Z">
        <w:r w:rsidRPr="00854A2D">
          <w:rPr>
            <w:b/>
            <w:noProof/>
            <w:lang w:val="es-ES"/>
          </w:rPr>
          <w:t>AC:004</w:t>
        </w:r>
        <w:r>
          <w:rPr>
            <w:noProof/>
          </w:rPr>
          <w:tab/>
          <w:t>12</w:t>
        </w:r>
      </w:ins>
    </w:p>
    <w:p w14:paraId="309663F8" w14:textId="77777777" w:rsidR="00515FE7" w:rsidRDefault="00515FE7">
      <w:pPr>
        <w:pStyle w:val="Index1"/>
        <w:tabs>
          <w:tab w:val="right" w:leader="dot" w:pos="4310"/>
        </w:tabs>
        <w:rPr>
          <w:ins w:id="1143" w:author="felipe campo" w:date="2018-07-04T11:15:00Z"/>
          <w:noProof/>
        </w:rPr>
      </w:pPr>
      <w:ins w:id="1144" w:author="felipe campo" w:date="2018-07-04T11:15:00Z">
        <w:r w:rsidRPr="00854A2D">
          <w:rPr>
            <w:b/>
            <w:noProof/>
            <w:lang w:val="es-ES"/>
          </w:rPr>
          <w:t>AC:005</w:t>
        </w:r>
        <w:r>
          <w:rPr>
            <w:noProof/>
          </w:rPr>
          <w:tab/>
          <w:t>13</w:t>
        </w:r>
      </w:ins>
    </w:p>
    <w:p w14:paraId="1485F82A" w14:textId="77777777" w:rsidR="00515FE7" w:rsidRDefault="00515FE7">
      <w:pPr>
        <w:pStyle w:val="Index1"/>
        <w:tabs>
          <w:tab w:val="right" w:leader="dot" w:pos="4310"/>
        </w:tabs>
        <w:rPr>
          <w:ins w:id="1145" w:author="felipe campo" w:date="2018-07-04T11:15:00Z"/>
          <w:noProof/>
        </w:rPr>
      </w:pPr>
      <w:ins w:id="1146" w:author="felipe campo" w:date="2018-07-04T11:15:00Z">
        <w:r w:rsidRPr="00854A2D">
          <w:rPr>
            <w:b/>
            <w:noProof/>
            <w:lang w:val="es-ES"/>
          </w:rPr>
          <w:t>AC:006</w:t>
        </w:r>
        <w:r>
          <w:rPr>
            <w:noProof/>
          </w:rPr>
          <w:tab/>
          <w:t>13</w:t>
        </w:r>
      </w:ins>
    </w:p>
    <w:p w14:paraId="728E1947" w14:textId="77777777" w:rsidR="00515FE7" w:rsidRDefault="00515FE7">
      <w:pPr>
        <w:pStyle w:val="Index1"/>
        <w:tabs>
          <w:tab w:val="right" w:leader="dot" w:pos="4310"/>
        </w:tabs>
        <w:rPr>
          <w:ins w:id="1147" w:author="felipe campo" w:date="2018-07-04T11:15:00Z"/>
          <w:noProof/>
        </w:rPr>
      </w:pPr>
      <w:ins w:id="1148" w:author="felipe campo" w:date="2018-07-04T11:15:00Z">
        <w:r w:rsidRPr="00854A2D">
          <w:rPr>
            <w:b/>
            <w:noProof/>
            <w:lang w:val="es-ES"/>
          </w:rPr>
          <w:t>AC:007</w:t>
        </w:r>
        <w:r>
          <w:rPr>
            <w:noProof/>
          </w:rPr>
          <w:tab/>
          <w:t>13</w:t>
        </w:r>
      </w:ins>
    </w:p>
    <w:p w14:paraId="506CB792" w14:textId="77777777" w:rsidR="00515FE7" w:rsidRDefault="00515FE7">
      <w:pPr>
        <w:pStyle w:val="Index1"/>
        <w:tabs>
          <w:tab w:val="right" w:leader="dot" w:pos="4310"/>
        </w:tabs>
        <w:rPr>
          <w:ins w:id="1149" w:author="felipe campo" w:date="2018-07-04T11:15:00Z"/>
          <w:noProof/>
        </w:rPr>
      </w:pPr>
      <w:ins w:id="1150" w:author="felipe campo" w:date="2018-07-04T11:15:00Z">
        <w:r w:rsidRPr="00854A2D">
          <w:rPr>
            <w:b/>
            <w:noProof/>
            <w:lang w:val="es-ES"/>
          </w:rPr>
          <w:t>AC:008</w:t>
        </w:r>
        <w:r>
          <w:rPr>
            <w:noProof/>
          </w:rPr>
          <w:tab/>
          <w:t>13</w:t>
        </w:r>
      </w:ins>
    </w:p>
    <w:p w14:paraId="75CB42C3" w14:textId="77777777" w:rsidR="00515FE7" w:rsidRDefault="00515FE7">
      <w:pPr>
        <w:pStyle w:val="Index1"/>
        <w:tabs>
          <w:tab w:val="right" w:leader="dot" w:pos="4310"/>
        </w:tabs>
        <w:rPr>
          <w:ins w:id="1151" w:author="felipe campo" w:date="2018-07-04T11:15:00Z"/>
          <w:noProof/>
        </w:rPr>
      </w:pPr>
      <w:ins w:id="1152" w:author="felipe campo" w:date="2018-07-04T11:15:00Z">
        <w:r w:rsidRPr="00854A2D">
          <w:rPr>
            <w:b/>
            <w:noProof/>
            <w:lang w:val="es-ES"/>
          </w:rPr>
          <w:t>AC:009</w:t>
        </w:r>
        <w:r>
          <w:rPr>
            <w:noProof/>
          </w:rPr>
          <w:tab/>
          <w:t>14</w:t>
        </w:r>
      </w:ins>
    </w:p>
    <w:p w14:paraId="11CD342B" w14:textId="77777777" w:rsidR="00515FE7" w:rsidRDefault="00515FE7">
      <w:pPr>
        <w:pStyle w:val="Index1"/>
        <w:tabs>
          <w:tab w:val="right" w:leader="dot" w:pos="4310"/>
        </w:tabs>
        <w:rPr>
          <w:ins w:id="1153" w:author="felipe campo" w:date="2018-07-04T11:15:00Z"/>
          <w:noProof/>
        </w:rPr>
      </w:pPr>
      <w:ins w:id="1154" w:author="felipe campo" w:date="2018-07-04T11:15:00Z">
        <w:r w:rsidRPr="00854A2D">
          <w:rPr>
            <w:b/>
            <w:noProof/>
            <w:lang w:val="es-ES"/>
          </w:rPr>
          <w:t>AC:010</w:t>
        </w:r>
        <w:r>
          <w:rPr>
            <w:noProof/>
          </w:rPr>
          <w:tab/>
          <w:t>13</w:t>
        </w:r>
      </w:ins>
    </w:p>
    <w:p w14:paraId="08571CE2" w14:textId="77777777" w:rsidR="00515FE7" w:rsidRDefault="00515FE7">
      <w:pPr>
        <w:pStyle w:val="Index1"/>
        <w:tabs>
          <w:tab w:val="right" w:leader="dot" w:pos="4310"/>
        </w:tabs>
        <w:rPr>
          <w:ins w:id="1155" w:author="felipe campo" w:date="2018-07-04T11:15:00Z"/>
          <w:noProof/>
        </w:rPr>
      </w:pPr>
      <w:ins w:id="1156" w:author="felipe campo" w:date="2018-07-04T11:15:00Z">
        <w:r w:rsidRPr="00854A2D">
          <w:rPr>
            <w:b/>
            <w:noProof/>
            <w:lang w:val="es-ES"/>
          </w:rPr>
          <w:t>AC:011</w:t>
        </w:r>
        <w:r>
          <w:rPr>
            <w:noProof/>
          </w:rPr>
          <w:tab/>
          <w:t>14</w:t>
        </w:r>
      </w:ins>
    </w:p>
    <w:p w14:paraId="10FBB39D" w14:textId="77777777" w:rsidR="00515FE7" w:rsidRDefault="00515FE7">
      <w:pPr>
        <w:pStyle w:val="Index1"/>
        <w:tabs>
          <w:tab w:val="right" w:leader="dot" w:pos="4310"/>
        </w:tabs>
        <w:rPr>
          <w:ins w:id="1157" w:author="felipe campo" w:date="2018-07-04T11:15:00Z"/>
          <w:noProof/>
        </w:rPr>
      </w:pPr>
      <w:ins w:id="1158" w:author="felipe campo" w:date="2018-07-04T11:15:00Z">
        <w:r w:rsidRPr="00854A2D">
          <w:rPr>
            <w:b/>
            <w:noProof/>
            <w:lang w:val="es-ES"/>
          </w:rPr>
          <w:t>AC:012</w:t>
        </w:r>
        <w:r>
          <w:rPr>
            <w:noProof/>
          </w:rPr>
          <w:tab/>
          <w:t>12, 14</w:t>
        </w:r>
      </w:ins>
    </w:p>
    <w:p w14:paraId="232659A4" w14:textId="77777777" w:rsidR="00515FE7" w:rsidRDefault="00515FE7">
      <w:pPr>
        <w:pStyle w:val="Index1"/>
        <w:tabs>
          <w:tab w:val="right" w:leader="dot" w:pos="4310"/>
        </w:tabs>
        <w:rPr>
          <w:ins w:id="1159" w:author="felipe campo" w:date="2018-07-04T11:15:00Z"/>
          <w:noProof/>
        </w:rPr>
      </w:pPr>
      <w:ins w:id="1160" w:author="felipe campo" w:date="2018-07-04T11:15:00Z">
        <w:r w:rsidRPr="00854A2D">
          <w:rPr>
            <w:b/>
            <w:noProof/>
            <w:lang w:val="es-ES"/>
          </w:rPr>
          <w:t>AC:014</w:t>
        </w:r>
        <w:r>
          <w:rPr>
            <w:noProof/>
          </w:rPr>
          <w:tab/>
          <w:t>14</w:t>
        </w:r>
      </w:ins>
    </w:p>
    <w:p w14:paraId="1149A69F" w14:textId="77777777" w:rsidR="00515FE7" w:rsidRDefault="00515FE7">
      <w:pPr>
        <w:pStyle w:val="Index1"/>
        <w:tabs>
          <w:tab w:val="right" w:leader="dot" w:pos="4310"/>
        </w:tabs>
        <w:rPr>
          <w:ins w:id="1161" w:author="felipe campo" w:date="2018-07-04T11:15:00Z"/>
          <w:noProof/>
        </w:rPr>
      </w:pPr>
      <w:ins w:id="1162" w:author="felipe campo" w:date="2018-07-04T11:15:00Z">
        <w:r w:rsidRPr="00854A2D">
          <w:rPr>
            <w:noProof/>
            <w:lang w:val="es-ES"/>
          </w:rPr>
          <w:t>Acta 002</w:t>
        </w:r>
        <w:r>
          <w:rPr>
            <w:noProof/>
          </w:rPr>
          <w:tab/>
          <w:t>71, 72</w:t>
        </w:r>
      </w:ins>
    </w:p>
    <w:p w14:paraId="5189E486" w14:textId="77777777" w:rsidR="00515FE7" w:rsidRDefault="00515FE7">
      <w:pPr>
        <w:pStyle w:val="Index1"/>
        <w:tabs>
          <w:tab w:val="right" w:leader="dot" w:pos="4310"/>
        </w:tabs>
        <w:rPr>
          <w:ins w:id="1163" w:author="felipe campo" w:date="2018-07-04T11:15:00Z"/>
          <w:noProof/>
        </w:rPr>
      </w:pPr>
      <w:ins w:id="1164" w:author="felipe campo" w:date="2018-07-04T11:15:00Z">
        <w:r w:rsidRPr="00854A2D">
          <w:rPr>
            <w:noProof/>
            <w:lang w:val="es-ES"/>
          </w:rPr>
          <w:t>Acta 003</w:t>
        </w:r>
        <w:r>
          <w:rPr>
            <w:noProof/>
          </w:rPr>
          <w:tab/>
          <w:t>71, 72</w:t>
        </w:r>
      </w:ins>
    </w:p>
    <w:p w14:paraId="3210BC73" w14:textId="77777777" w:rsidR="00515FE7" w:rsidRDefault="00515FE7">
      <w:pPr>
        <w:pStyle w:val="Index1"/>
        <w:tabs>
          <w:tab w:val="right" w:leader="dot" w:pos="4310"/>
        </w:tabs>
        <w:rPr>
          <w:ins w:id="1165" w:author="felipe campo" w:date="2018-07-04T11:15:00Z"/>
          <w:noProof/>
        </w:rPr>
      </w:pPr>
      <w:ins w:id="1166" w:author="felipe campo" w:date="2018-07-04T11:15:00Z">
        <w:r w:rsidRPr="00854A2D">
          <w:rPr>
            <w:noProof/>
            <w:lang w:val="es-ES"/>
          </w:rPr>
          <w:t>Acta 004</w:t>
        </w:r>
        <w:r>
          <w:rPr>
            <w:noProof/>
          </w:rPr>
          <w:tab/>
          <w:t>69</w:t>
        </w:r>
      </w:ins>
    </w:p>
    <w:p w14:paraId="471A6477" w14:textId="77777777" w:rsidR="00515FE7" w:rsidRDefault="00515FE7">
      <w:pPr>
        <w:pStyle w:val="Index1"/>
        <w:tabs>
          <w:tab w:val="right" w:leader="dot" w:pos="4310"/>
        </w:tabs>
        <w:rPr>
          <w:ins w:id="1167" w:author="felipe campo" w:date="2018-07-04T11:15:00Z"/>
          <w:noProof/>
        </w:rPr>
      </w:pPr>
      <w:ins w:id="1168" w:author="felipe campo" w:date="2018-07-04T11:15:00Z">
        <w:r w:rsidRPr="00854A2D">
          <w:rPr>
            <w:noProof/>
            <w:lang w:val="es-ES"/>
          </w:rPr>
          <w:t>Acta 005</w:t>
        </w:r>
        <w:r>
          <w:rPr>
            <w:noProof/>
          </w:rPr>
          <w:tab/>
          <w:t>68, 69, 70, 71</w:t>
        </w:r>
      </w:ins>
    </w:p>
    <w:p w14:paraId="5A8CF728" w14:textId="77777777" w:rsidR="00515FE7" w:rsidRDefault="00515FE7">
      <w:pPr>
        <w:pStyle w:val="Index1"/>
        <w:tabs>
          <w:tab w:val="right" w:leader="dot" w:pos="4310"/>
        </w:tabs>
        <w:rPr>
          <w:ins w:id="1169" w:author="felipe campo" w:date="2018-07-04T11:15:00Z"/>
          <w:noProof/>
        </w:rPr>
      </w:pPr>
      <w:ins w:id="1170" w:author="felipe campo" w:date="2018-07-04T11:15:00Z">
        <w:r w:rsidRPr="00854A2D">
          <w:rPr>
            <w:noProof/>
            <w:lang w:val="es-ES"/>
          </w:rPr>
          <w:t>Acta 007</w:t>
        </w:r>
        <w:r>
          <w:rPr>
            <w:noProof/>
          </w:rPr>
          <w:tab/>
          <w:t>68</w:t>
        </w:r>
      </w:ins>
    </w:p>
    <w:p w14:paraId="6CF28FC5" w14:textId="77777777" w:rsidR="00515FE7" w:rsidRDefault="00515FE7">
      <w:pPr>
        <w:pStyle w:val="Index1"/>
        <w:tabs>
          <w:tab w:val="right" w:leader="dot" w:pos="4310"/>
        </w:tabs>
        <w:rPr>
          <w:ins w:id="1171" w:author="felipe campo" w:date="2018-07-04T11:15:00Z"/>
          <w:noProof/>
        </w:rPr>
      </w:pPr>
      <w:ins w:id="1172" w:author="felipe campo" w:date="2018-07-04T11:15:00Z">
        <w:r w:rsidRPr="00854A2D">
          <w:rPr>
            <w:noProof/>
            <w:lang w:val="es-ES"/>
          </w:rPr>
          <w:t>Acta 010</w:t>
        </w:r>
        <w:r>
          <w:rPr>
            <w:noProof/>
          </w:rPr>
          <w:tab/>
          <w:t>70</w:t>
        </w:r>
      </w:ins>
    </w:p>
    <w:p w14:paraId="30827B64" w14:textId="77777777" w:rsidR="00515FE7" w:rsidRDefault="00515FE7">
      <w:pPr>
        <w:pStyle w:val="Index1"/>
        <w:tabs>
          <w:tab w:val="right" w:leader="dot" w:pos="4310"/>
        </w:tabs>
        <w:rPr>
          <w:ins w:id="1173" w:author="felipe campo" w:date="2018-07-04T11:15:00Z"/>
          <w:noProof/>
        </w:rPr>
      </w:pPr>
      <w:ins w:id="1174" w:author="felipe campo" w:date="2018-07-04T11:15:00Z">
        <w:r w:rsidRPr="00854A2D">
          <w:rPr>
            <w:noProof/>
            <w:lang w:val="es-ES"/>
          </w:rPr>
          <w:t>Acta 013</w:t>
        </w:r>
        <w:r>
          <w:rPr>
            <w:noProof/>
          </w:rPr>
          <w:tab/>
          <w:t>69</w:t>
        </w:r>
      </w:ins>
    </w:p>
    <w:p w14:paraId="18C48ADD" w14:textId="77777777" w:rsidR="00515FE7" w:rsidRDefault="00515FE7">
      <w:pPr>
        <w:pStyle w:val="Index1"/>
        <w:tabs>
          <w:tab w:val="right" w:leader="dot" w:pos="4310"/>
        </w:tabs>
        <w:rPr>
          <w:ins w:id="1175" w:author="felipe campo" w:date="2018-07-04T11:15:00Z"/>
          <w:noProof/>
        </w:rPr>
      </w:pPr>
      <w:ins w:id="1176" w:author="felipe campo" w:date="2018-07-04T11:15:00Z">
        <w:r w:rsidRPr="00854A2D">
          <w:rPr>
            <w:b/>
            <w:noProof/>
            <w:lang w:val="es-ES"/>
          </w:rPr>
          <w:t>ADD</w:t>
        </w:r>
        <w:r>
          <w:rPr>
            <w:noProof/>
          </w:rPr>
          <w:tab/>
          <w:t>27, 74</w:t>
        </w:r>
      </w:ins>
    </w:p>
    <w:p w14:paraId="47100A77" w14:textId="77777777" w:rsidR="00515FE7" w:rsidRDefault="00515FE7">
      <w:pPr>
        <w:pStyle w:val="Index1"/>
        <w:tabs>
          <w:tab w:val="right" w:leader="dot" w:pos="4310"/>
        </w:tabs>
        <w:rPr>
          <w:ins w:id="1177" w:author="felipe campo" w:date="2018-07-04T11:15:00Z"/>
          <w:noProof/>
        </w:rPr>
      </w:pPr>
      <w:ins w:id="1178" w:author="felipe campo" w:date="2018-07-04T11:15:00Z">
        <w:r w:rsidRPr="00854A2D">
          <w:rPr>
            <w:b/>
            <w:noProof/>
            <w:lang w:val="es-ES"/>
          </w:rPr>
          <w:t>Atributos de Calidad</w:t>
        </w:r>
        <w:r>
          <w:rPr>
            <w:noProof/>
          </w:rPr>
          <w:tab/>
          <w:t>67, 74</w:t>
        </w:r>
      </w:ins>
    </w:p>
    <w:p w14:paraId="4D6E4A53" w14:textId="77777777" w:rsidR="00515FE7" w:rsidRDefault="00515FE7">
      <w:pPr>
        <w:pStyle w:val="IndexHeading"/>
        <w:keepNext/>
        <w:tabs>
          <w:tab w:val="right" w:leader="dot" w:pos="4310"/>
        </w:tabs>
        <w:rPr>
          <w:ins w:id="1179" w:author="felipe campo" w:date="2018-07-04T11:15:00Z"/>
          <w:rFonts w:eastAsiaTheme="minorEastAsia" w:cstheme="minorBidi"/>
          <w:b w:val="0"/>
          <w:bCs/>
          <w:noProof/>
        </w:rPr>
      </w:pPr>
      <w:ins w:id="1180" w:author="felipe campo" w:date="2018-07-04T11:15:00Z">
        <w:r>
          <w:rPr>
            <w:noProof/>
          </w:rPr>
          <w:t>C</w:t>
        </w:r>
      </w:ins>
    </w:p>
    <w:p w14:paraId="1B263CDA" w14:textId="77777777" w:rsidR="00515FE7" w:rsidRDefault="00515FE7">
      <w:pPr>
        <w:pStyle w:val="Index1"/>
        <w:tabs>
          <w:tab w:val="right" w:leader="dot" w:pos="4310"/>
        </w:tabs>
        <w:rPr>
          <w:ins w:id="1181" w:author="felipe campo" w:date="2018-07-04T11:15:00Z"/>
          <w:noProof/>
        </w:rPr>
      </w:pPr>
      <w:ins w:id="1182" w:author="felipe campo" w:date="2018-07-04T11:15:00Z">
        <w:r w:rsidRPr="00854A2D">
          <w:rPr>
            <w:noProof/>
            <w:lang w:val="es-ES"/>
          </w:rPr>
          <w:t>Cargo Modal</w:t>
        </w:r>
        <w:r>
          <w:rPr>
            <w:noProof/>
          </w:rPr>
          <w:tab/>
          <w:t>13, 28, 29, 30, 31, 32, 33, 35, 36, 37, 75</w:t>
        </w:r>
      </w:ins>
    </w:p>
    <w:p w14:paraId="24F943D9" w14:textId="77777777" w:rsidR="00515FE7" w:rsidRDefault="00515FE7">
      <w:pPr>
        <w:pStyle w:val="Index1"/>
        <w:tabs>
          <w:tab w:val="right" w:leader="dot" w:pos="4310"/>
        </w:tabs>
        <w:rPr>
          <w:ins w:id="1183" w:author="felipe campo" w:date="2018-07-04T11:15:00Z"/>
          <w:noProof/>
        </w:rPr>
      </w:pPr>
      <w:ins w:id="1184" w:author="felipe campo" w:date="2018-07-04T11:15:00Z">
        <w:r w:rsidRPr="00854A2D">
          <w:rPr>
            <w:noProof/>
            <w:lang w:val="es-ES"/>
          </w:rPr>
          <w:t>Cargo Planner</w:t>
        </w:r>
        <w:r>
          <w:rPr>
            <w:noProof/>
          </w:rPr>
          <w:tab/>
          <w:t>13, 50, 69, 75, 76</w:t>
        </w:r>
      </w:ins>
    </w:p>
    <w:p w14:paraId="09ACAEB5" w14:textId="77777777" w:rsidR="00515FE7" w:rsidRDefault="00515FE7">
      <w:pPr>
        <w:pStyle w:val="Index1"/>
        <w:tabs>
          <w:tab w:val="right" w:leader="dot" w:pos="4310"/>
        </w:tabs>
        <w:rPr>
          <w:ins w:id="1185" w:author="felipe campo" w:date="2018-07-04T11:15:00Z"/>
          <w:noProof/>
        </w:rPr>
      </w:pPr>
      <w:ins w:id="1186" w:author="felipe campo" w:date="2018-07-04T11:15:00Z">
        <w:r w:rsidRPr="00854A2D">
          <w:rPr>
            <w:noProof/>
            <w:lang w:val="es-ES"/>
          </w:rPr>
          <w:t>Casos de uso</w:t>
        </w:r>
        <w:r>
          <w:rPr>
            <w:noProof/>
          </w:rPr>
          <w:tab/>
          <w:t>17, 75</w:t>
        </w:r>
      </w:ins>
    </w:p>
    <w:p w14:paraId="40B7052F" w14:textId="77777777" w:rsidR="00515FE7" w:rsidRDefault="00515FE7">
      <w:pPr>
        <w:pStyle w:val="Index1"/>
        <w:tabs>
          <w:tab w:val="right" w:leader="dot" w:pos="4310"/>
        </w:tabs>
        <w:rPr>
          <w:ins w:id="1187" w:author="felipe campo" w:date="2018-07-04T11:15:00Z"/>
          <w:noProof/>
        </w:rPr>
      </w:pPr>
      <w:ins w:id="1188" w:author="felipe campo" w:date="2018-07-04T11:15:00Z">
        <w:r w:rsidRPr="00854A2D">
          <w:rPr>
            <w:noProof/>
            <w:lang w:val="es-ES"/>
          </w:rPr>
          <w:t>CMMS</w:t>
        </w:r>
        <w:r>
          <w:rPr>
            <w:noProof/>
          </w:rPr>
          <w:tab/>
          <w:t>37, 38, 41, 72, 75</w:t>
        </w:r>
      </w:ins>
    </w:p>
    <w:p w14:paraId="484EB517" w14:textId="77777777" w:rsidR="00515FE7" w:rsidRDefault="00515FE7">
      <w:pPr>
        <w:pStyle w:val="Index1"/>
        <w:tabs>
          <w:tab w:val="right" w:leader="dot" w:pos="4310"/>
        </w:tabs>
        <w:rPr>
          <w:ins w:id="1189" w:author="felipe campo" w:date="2018-07-04T11:15:00Z"/>
          <w:noProof/>
        </w:rPr>
      </w:pPr>
      <w:ins w:id="1190" w:author="felipe campo" w:date="2018-07-04T11:15:00Z">
        <w:r w:rsidRPr="00854A2D">
          <w:rPr>
            <w:noProof/>
            <w:lang w:val="es-ES"/>
          </w:rPr>
          <w:t>CUE</w:t>
        </w:r>
        <w:r>
          <w:rPr>
            <w:noProof/>
          </w:rPr>
          <w:tab/>
          <w:t>19, 76</w:t>
        </w:r>
      </w:ins>
    </w:p>
    <w:p w14:paraId="0E86051B" w14:textId="77777777" w:rsidR="00515FE7" w:rsidRDefault="00515FE7">
      <w:pPr>
        <w:pStyle w:val="Index1"/>
        <w:tabs>
          <w:tab w:val="right" w:leader="dot" w:pos="4310"/>
        </w:tabs>
        <w:rPr>
          <w:ins w:id="1191" w:author="felipe campo" w:date="2018-07-04T11:15:00Z"/>
          <w:noProof/>
        </w:rPr>
      </w:pPr>
      <w:ins w:id="1192" w:author="felipe campo" w:date="2018-07-04T11:15:00Z">
        <w:r w:rsidRPr="00854A2D">
          <w:rPr>
            <w:noProof/>
            <w:lang w:val="es-ES"/>
          </w:rPr>
          <w:t>CUEP</w:t>
        </w:r>
        <w:r>
          <w:rPr>
            <w:noProof/>
          </w:rPr>
          <w:tab/>
          <w:t>17, 19, 76</w:t>
        </w:r>
      </w:ins>
    </w:p>
    <w:p w14:paraId="467E96CE" w14:textId="77777777" w:rsidR="00515FE7" w:rsidRDefault="00515FE7">
      <w:pPr>
        <w:pStyle w:val="IndexHeading"/>
        <w:keepNext/>
        <w:tabs>
          <w:tab w:val="right" w:leader="dot" w:pos="4310"/>
        </w:tabs>
        <w:rPr>
          <w:ins w:id="1193" w:author="felipe campo" w:date="2018-07-04T11:15:00Z"/>
          <w:rFonts w:eastAsiaTheme="minorEastAsia" w:cstheme="minorBidi"/>
          <w:b w:val="0"/>
          <w:bCs/>
          <w:noProof/>
        </w:rPr>
      </w:pPr>
      <w:ins w:id="1194" w:author="felipe campo" w:date="2018-07-04T11:15:00Z">
        <w:r>
          <w:rPr>
            <w:noProof/>
          </w:rPr>
          <w:t>D</w:t>
        </w:r>
      </w:ins>
    </w:p>
    <w:p w14:paraId="016C26F2" w14:textId="77777777" w:rsidR="00515FE7" w:rsidRDefault="00515FE7">
      <w:pPr>
        <w:pStyle w:val="Index1"/>
        <w:tabs>
          <w:tab w:val="right" w:leader="dot" w:pos="4310"/>
        </w:tabs>
        <w:rPr>
          <w:ins w:id="1195" w:author="felipe campo" w:date="2018-07-04T11:15:00Z"/>
          <w:noProof/>
        </w:rPr>
      </w:pPr>
      <w:ins w:id="1196" w:author="felipe campo" w:date="2018-07-04T11:15:00Z">
        <w:r w:rsidRPr="00854A2D">
          <w:rPr>
            <w:noProof/>
            <w:lang w:val="es-ES"/>
          </w:rPr>
          <w:t>diagrama de caso de uso</w:t>
        </w:r>
        <w:r>
          <w:rPr>
            <w:noProof/>
          </w:rPr>
          <w:tab/>
          <w:t>17, 76</w:t>
        </w:r>
      </w:ins>
    </w:p>
    <w:p w14:paraId="2D1EB7AE" w14:textId="77777777" w:rsidR="00515FE7" w:rsidRDefault="00515FE7">
      <w:pPr>
        <w:pStyle w:val="Index1"/>
        <w:tabs>
          <w:tab w:val="right" w:leader="dot" w:pos="4310"/>
        </w:tabs>
        <w:rPr>
          <w:ins w:id="1197" w:author="felipe campo" w:date="2018-07-04T11:15:00Z"/>
          <w:noProof/>
        </w:rPr>
      </w:pPr>
      <w:ins w:id="1198" w:author="felipe campo" w:date="2018-07-04T11:15:00Z">
        <w:r w:rsidRPr="00854A2D">
          <w:rPr>
            <w:noProof/>
            <w:lang w:val="es-ES"/>
          </w:rPr>
          <w:t>Diagramas de Paquetes</w:t>
        </w:r>
        <w:r>
          <w:rPr>
            <w:noProof/>
          </w:rPr>
          <w:tab/>
          <w:t>16, 76</w:t>
        </w:r>
      </w:ins>
    </w:p>
    <w:p w14:paraId="0E7956AC" w14:textId="77777777" w:rsidR="00515FE7" w:rsidRDefault="00515FE7">
      <w:pPr>
        <w:pStyle w:val="IndexHeading"/>
        <w:keepNext/>
        <w:tabs>
          <w:tab w:val="right" w:leader="dot" w:pos="4310"/>
        </w:tabs>
        <w:rPr>
          <w:ins w:id="1199" w:author="felipe campo" w:date="2018-07-04T11:15:00Z"/>
          <w:rFonts w:eastAsiaTheme="minorEastAsia" w:cstheme="minorBidi"/>
          <w:b w:val="0"/>
          <w:bCs/>
          <w:noProof/>
        </w:rPr>
      </w:pPr>
      <w:ins w:id="1200" w:author="felipe campo" w:date="2018-07-04T11:15:00Z">
        <w:r>
          <w:rPr>
            <w:noProof/>
          </w:rPr>
          <w:lastRenderedPageBreak/>
          <w:t>E</w:t>
        </w:r>
      </w:ins>
    </w:p>
    <w:p w14:paraId="5FFEB5E6" w14:textId="77777777" w:rsidR="00515FE7" w:rsidRDefault="00515FE7">
      <w:pPr>
        <w:pStyle w:val="Index1"/>
        <w:tabs>
          <w:tab w:val="right" w:leader="dot" w:pos="4310"/>
        </w:tabs>
        <w:rPr>
          <w:ins w:id="1201" w:author="felipe campo" w:date="2018-07-04T11:15:00Z"/>
          <w:noProof/>
        </w:rPr>
      </w:pPr>
      <w:ins w:id="1202" w:author="felipe campo" w:date="2018-07-04T11:15:00Z">
        <w:r w:rsidRPr="00854A2D">
          <w:rPr>
            <w:noProof/>
            <w:lang w:val="es-ES"/>
          </w:rPr>
          <w:t>Extreme Control</w:t>
        </w:r>
        <w:r>
          <w:rPr>
            <w:noProof/>
          </w:rPr>
          <w:tab/>
          <w:t>13, 76</w:t>
        </w:r>
      </w:ins>
    </w:p>
    <w:p w14:paraId="49951D98" w14:textId="77777777" w:rsidR="00515FE7" w:rsidRDefault="00515FE7">
      <w:pPr>
        <w:pStyle w:val="Index1"/>
        <w:tabs>
          <w:tab w:val="right" w:leader="dot" w:pos="4310"/>
        </w:tabs>
        <w:rPr>
          <w:ins w:id="1203" w:author="felipe campo" w:date="2018-07-04T11:15:00Z"/>
          <w:noProof/>
        </w:rPr>
      </w:pPr>
      <w:ins w:id="1204" w:author="felipe campo" w:date="2018-07-04T11:15:00Z">
        <w:r w:rsidRPr="00854A2D">
          <w:rPr>
            <w:b/>
            <w:noProof/>
            <w:lang w:val="es-ES"/>
          </w:rPr>
          <w:t>Extreme Platform</w:t>
        </w:r>
        <w:r>
          <w:rPr>
            <w:noProof/>
          </w:rPr>
          <w:tab/>
          <w:t>13, 53, 56, 70, 76</w:t>
        </w:r>
      </w:ins>
    </w:p>
    <w:p w14:paraId="789D3B10" w14:textId="77777777" w:rsidR="00515FE7" w:rsidRDefault="00515FE7">
      <w:pPr>
        <w:pStyle w:val="Index1"/>
        <w:tabs>
          <w:tab w:val="right" w:leader="dot" w:pos="4310"/>
        </w:tabs>
        <w:rPr>
          <w:ins w:id="1205" w:author="felipe campo" w:date="2018-07-04T11:15:00Z"/>
          <w:noProof/>
        </w:rPr>
      </w:pPr>
      <w:ins w:id="1206" w:author="felipe campo" w:date="2018-07-04T11:15:00Z">
        <w:r w:rsidRPr="00854A2D">
          <w:rPr>
            <w:noProof/>
            <w:lang w:val="es-ES"/>
          </w:rPr>
          <w:t>Extreme Track</w:t>
        </w:r>
        <w:r>
          <w:rPr>
            <w:noProof/>
          </w:rPr>
          <w:tab/>
          <w:t>14, 76</w:t>
        </w:r>
      </w:ins>
    </w:p>
    <w:p w14:paraId="42EFD5C4" w14:textId="77777777" w:rsidR="00515FE7" w:rsidRDefault="00515FE7">
      <w:pPr>
        <w:pStyle w:val="IndexHeading"/>
        <w:keepNext/>
        <w:tabs>
          <w:tab w:val="right" w:leader="dot" w:pos="4310"/>
        </w:tabs>
        <w:rPr>
          <w:ins w:id="1207" w:author="felipe campo" w:date="2018-07-04T11:15:00Z"/>
          <w:rFonts w:eastAsiaTheme="minorEastAsia" w:cstheme="minorBidi"/>
          <w:b w:val="0"/>
          <w:bCs/>
          <w:noProof/>
        </w:rPr>
      </w:pPr>
      <w:ins w:id="1208" w:author="felipe campo" w:date="2018-07-04T11:15:00Z">
        <w:r>
          <w:rPr>
            <w:noProof/>
          </w:rPr>
          <w:t>L</w:t>
        </w:r>
      </w:ins>
    </w:p>
    <w:p w14:paraId="05E88AE9" w14:textId="77777777" w:rsidR="00515FE7" w:rsidRDefault="00515FE7">
      <w:pPr>
        <w:pStyle w:val="Index1"/>
        <w:tabs>
          <w:tab w:val="right" w:leader="dot" w:pos="4310"/>
        </w:tabs>
        <w:rPr>
          <w:ins w:id="1209" w:author="felipe campo" w:date="2018-07-04T11:15:00Z"/>
          <w:noProof/>
        </w:rPr>
      </w:pPr>
      <w:ins w:id="1210" w:author="felipe campo" w:date="2018-07-04T11:15:00Z">
        <w:r w:rsidRPr="00854A2D">
          <w:rPr>
            <w:noProof/>
            <w:lang w:val="es-ES"/>
          </w:rPr>
          <w:t>LogCloud</w:t>
        </w:r>
        <w:r>
          <w:rPr>
            <w:noProof/>
          </w:rPr>
          <w:tab/>
          <w:t>5, 8, 9, 10, 12, 13, 15, 16, 19, 25, 27, 37, 69, 71, 72, 77, 83</w:t>
        </w:r>
      </w:ins>
    </w:p>
    <w:p w14:paraId="4525C3CB" w14:textId="77777777" w:rsidR="00515FE7" w:rsidRDefault="00515FE7">
      <w:pPr>
        <w:pStyle w:val="IndexHeading"/>
        <w:keepNext/>
        <w:tabs>
          <w:tab w:val="right" w:leader="dot" w:pos="4310"/>
        </w:tabs>
        <w:rPr>
          <w:ins w:id="1211" w:author="felipe campo" w:date="2018-07-04T11:15:00Z"/>
          <w:rFonts w:eastAsiaTheme="minorEastAsia" w:cstheme="minorBidi"/>
          <w:b w:val="0"/>
          <w:bCs/>
          <w:noProof/>
        </w:rPr>
      </w:pPr>
      <w:ins w:id="1212" w:author="felipe campo" w:date="2018-07-04T11:15:00Z">
        <w:r>
          <w:rPr>
            <w:noProof/>
          </w:rPr>
          <w:t>M</w:t>
        </w:r>
      </w:ins>
    </w:p>
    <w:p w14:paraId="54D51098" w14:textId="77777777" w:rsidR="00515FE7" w:rsidRDefault="00515FE7">
      <w:pPr>
        <w:pStyle w:val="Index1"/>
        <w:tabs>
          <w:tab w:val="right" w:leader="dot" w:pos="4310"/>
        </w:tabs>
        <w:rPr>
          <w:ins w:id="1213" w:author="felipe campo" w:date="2018-07-04T11:15:00Z"/>
          <w:noProof/>
        </w:rPr>
      </w:pPr>
      <w:ins w:id="1214" w:author="felipe campo" w:date="2018-07-04T11:15:00Z">
        <w:r w:rsidRPr="00854A2D">
          <w:rPr>
            <w:noProof/>
            <w:lang w:val="es-ES"/>
          </w:rPr>
          <w:t>MESH</w:t>
        </w:r>
        <w:r>
          <w:rPr>
            <w:noProof/>
          </w:rPr>
          <w:tab/>
          <w:t>14, 37, 70, 77</w:t>
        </w:r>
      </w:ins>
    </w:p>
    <w:p w14:paraId="0CEA8CDC" w14:textId="77777777" w:rsidR="00515FE7" w:rsidRDefault="00515FE7">
      <w:pPr>
        <w:pStyle w:val="IndexHeading"/>
        <w:keepNext/>
        <w:tabs>
          <w:tab w:val="right" w:leader="dot" w:pos="4310"/>
        </w:tabs>
        <w:rPr>
          <w:ins w:id="1215" w:author="felipe campo" w:date="2018-07-04T11:15:00Z"/>
          <w:rFonts w:eastAsiaTheme="minorEastAsia" w:cstheme="minorBidi"/>
          <w:b w:val="0"/>
          <w:bCs/>
          <w:noProof/>
        </w:rPr>
      </w:pPr>
      <w:ins w:id="1216" w:author="felipe campo" w:date="2018-07-04T11:15:00Z">
        <w:r>
          <w:rPr>
            <w:noProof/>
          </w:rPr>
          <w:t>P</w:t>
        </w:r>
      </w:ins>
    </w:p>
    <w:p w14:paraId="1D2A8E25" w14:textId="77777777" w:rsidR="00515FE7" w:rsidRDefault="00515FE7">
      <w:pPr>
        <w:pStyle w:val="Index1"/>
        <w:tabs>
          <w:tab w:val="right" w:leader="dot" w:pos="4310"/>
        </w:tabs>
        <w:rPr>
          <w:ins w:id="1217" w:author="felipe campo" w:date="2018-07-04T11:15:00Z"/>
          <w:noProof/>
        </w:rPr>
      </w:pPr>
      <w:ins w:id="1218" w:author="felipe campo" w:date="2018-07-04T11:15:00Z">
        <w:r w:rsidRPr="00854A2D">
          <w:rPr>
            <w:b/>
            <w:noProof/>
            <w:lang w:val="es-ES"/>
          </w:rPr>
          <w:t>Propietario</w:t>
        </w:r>
        <w:r>
          <w:rPr>
            <w:noProof/>
          </w:rPr>
          <w:tab/>
          <w:t>12</w:t>
        </w:r>
      </w:ins>
    </w:p>
    <w:p w14:paraId="049BDA17" w14:textId="77777777" w:rsidR="00515FE7" w:rsidRDefault="00515FE7">
      <w:pPr>
        <w:pStyle w:val="Index1"/>
        <w:tabs>
          <w:tab w:val="right" w:leader="dot" w:pos="4310"/>
        </w:tabs>
        <w:rPr>
          <w:ins w:id="1219" w:author="felipe campo" w:date="2018-07-04T11:15:00Z"/>
          <w:noProof/>
        </w:rPr>
      </w:pPr>
      <w:ins w:id="1220" w:author="felipe campo" w:date="2018-07-04T11:15:00Z">
        <w:r w:rsidRPr="00854A2D">
          <w:rPr>
            <w:noProof/>
            <w:lang w:val="es-ES"/>
          </w:rPr>
          <w:t>Proyecto Radicado</w:t>
        </w:r>
        <w:r>
          <w:rPr>
            <w:noProof/>
          </w:rPr>
          <w:tab/>
          <w:t>67, 68, 69, 70, 71, 72</w:t>
        </w:r>
      </w:ins>
    </w:p>
    <w:p w14:paraId="6A0A641E" w14:textId="77777777" w:rsidR="00515FE7" w:rsidRDefault="00515FE7">
      <w:pPr>
        <w:pStyle w:val="IndexHeading"/>
        <w:keepNext/>
        <w:tabs>
          <w:tab w:val="right" w:leader="dot" w:pos="4310"/>
        </w:tabs>
        <w:rPr>
          <w:ins w:id="1221" w:author="felipe campo" w:date="2018-07-04T11:15:00Z"/>
          <w:rFonts w:eastAsiaTheme="minorEastAsia" w:cstheme="minorBidi"/>
          <w:b w:val="0"/>
          <w:bCs/>
          <w:noProof/>
        </w:rPr>
      </w:pPr>
      <w:ins w:id="1222" w:author="felipe campo" w:date="2018-07-04T11:15:00Z">
        <w:r>
          <w:rPr>
            <w:noProof/>
          </w:rPr>
          <w:t>R</w:t>
        </w:r>
      </w:ins>
    </w:p>
    <w:p w14:paraId="2BAFC2D8" w14:textId="77777777" w:rsidR="00515FE7" w:rsidRDefault="00515FE7">
      <w:pPr>
        <w:pStyle w:val="Index1"/>
        <w:tabs>
          <w:tab w:val="right" w:leader="dot" w:pos="4310"/>
        </w:tabs>
        <w:rPr>
          <w:ins w:id="1223" w:author="felipe campo" w:date="2018-07-04T11:15:00Z"/>
          <w:noProof/>
        </w:rPr>
      </w:pPr>
      <w:ins w:id="1224" w:author="felipe campo" w:date="2018-07-04T11:15:00Z">
        <w:r w:rsidRPr="00854A2D">
          <w:rPr>
            <w:b/>
            <w:noProof/>
            <w:lang w:val="es-ES"/>
          </w:rPr>
          <w:t>RCM</w:t>
        </w:r>
        <w:r>
          <w:rPr>
            <w:noProof/>
          </w:rPr>
          <w:tab/>
          <w:t>14, 37, 42, 43, 77</w:t>
        </w:r>
      </w:ins>
    </w:p>
    <w:p w14:paraId="10D29A2F" w14:textId="77777777" w:rsidR="00515FE7" w:rsidRDefault="00515FE7">
      <w:pPr>
        <w:pStyle w:val="Index1"/>
        <w:tabs>
          <w:tab w:val="right" w:leader="dot" w:pos="4310"/>
        </w:tabs>
        <w:rPr>
          <w:ins w:id="1225" w:author="felipe campo" w:date="2018-07-04T11:15:00Z"/>
          <w:noProof/>
        </w:rPr>
      </w:pPr>
      <w:ins w:id="1226" w:author="felipe campo" w:date="2018-07-04T11:15:00Z">
        <w:r w:rsidRPr="00854A2D">
          <w:rPr>
            <w:noProof/>
            <w:lang w:val="es-ES"/>
          </w:rPr>
          <w:t>Requisitos funcionales</w:t>
        </w:r>
      </w:ins>
    </w:p>
    <w:p w14:paraId="7A71BC03" w14:textId="77777777" w:rsidR="00515FE7" w:rsidRDefault="00515FE7">
      <w:pPr>
        <w:pStyle w:val="Index2"/>
        <w:tabs>
          <w:tab w:val="right" w:leader="dot" w:pos="4310"/>
        </w:tabs>
        <w:rPr>
          <w:ins w:id="1227" w:author="felipe campo" w:date="2018-07-04T11:15:00Z"/>
          <w:noProof/>
        </w:rPr>
      </w:pPr>
      <w:ins w:id="1228" w:author="felipe campo" w:date="2018-07-04T11:15:00Z">
        <w:r w:rsidRPr="00854A2D">
          <w:rPr>
            <w:noProof/>
            <w:lang w:val="es-ES"/>
          </w:rPr>
          <w:t>externos</w:t>
        </w:r>
        <w:r>
          <w:rPr>
            <w:noProof/>
          </w:rPr>
          <w:tab/>
          <w:t>17</w:t>
        </w:r>
      </w:ins>
    </w:p>
    <w:p w14:paraId="7846AF1B" w14:textId="77777777" w:rsidR="00515FE7" w:rsidRDefault="00515FE7">
      <w:pPr>
        <w:pStyle w:val="Index1"/>
        <w:tabs>
          <w:tab w:val="right" w:leader="dot" w:pos="4310"/>
        </w:tabs>
        <w:rPr>
          <w:ins w:id="1229" w:author="felipe campo" w:date="2018-07-04T11:15:00Z"/>
          <w:noProof/>
        </w:rPr>
      </w:pPr>
      <w:ins w:id="1230" w:author="felipe campo" w:date="2018-07-04T11:15:00Z">
        <w:r w:rsidRPr="00854A2D">
          <w:rPr>
            <w:noProof/>
            <w:lang w:val="es-ES"/>
          </w:rPr>
          <w:t>RFE</w:t>
        </w:r>
        <w:r>
          <w:rPr>
            <w:noProof/>
          </w:rPr>
          <w:tab/>
          <w:t>17</w:t>
        </w:r>
      </w:ins>
    </w:p>
    <w:p w14:paraId="4AB88DED" w14:textId="77777777" w:rsidR="00515FE7" w:rsidRDefault="00515FE7">
      <w:pPr>
        <w:pStyle w:val="Index1"/>
        <w:tabs>
          <w:tab w:val="right" w:leader="dot" w:pos="4310"/>
        </w:tabs>
        <w:rPr>
          <w:ins w:id="1231" w:author="felipe campo" w:date="2018-07-04T11:15:00Z"/>
          <w:noProof/>
        </w:rPr>
      </w:pPr>
      <w:ins w:id="1232" w:author="felipe campo" w:date="2018-07-04T11:15:00Z">
        <w:r w:rsidRPr="00854A2D">
          <w:rPr>
            <w:b/>
            <w:noProof/>
            <w:lang w:val="es-ES"/>
          </w:rPr>
          <w:t>RFP 001</w:t>
        </w:r>
        <w:r>
          <w:rPr>
            <w:noProof/>
          </w:rPr>
          <w:tab/>
          <w:t>8</w:t>
        </w:r>
      </w:ins>
    </w:p>
    <w:p w14:paraId="2529A553" w14:textId="77777777" w:rsidR="00515FE7" w:rsidRDefault="00515FE7">
      <w:pPr>
        <w:pStyle w:val="Index1"/>
        <w:tabs>
          <w:tab w:val="right" w:leader="dot" w:pos="4310"/>
        </w:tabs>
        <w:rPr>
          <w:ins w:id="1233" w:author="felipe campo" w:date="2018-07-04T11:15:00Z"/>
          <w:noProof/>
        </w:rPr>
      </w:pPr>
      <w:ins w:id="1234" w:author="felipe campo" w:date="2018-07-04T11:15:00Z">
        <w:r w:rsidRPr="00854A2D">
          <w:rPr>
            <w:noProof/>
            <w:lang w:val="es-ES"/>
          </w:rPr>
          <w:t>RFP 002</w:t>
        </w:r>
        <w:r>
          <w:rPr>
            <w:noProof/>
          </w:rPr>
          <w:tab/>
          <w:t>15</w:t>
        </w:r>
      </w:ins>
    </w:p>
    <w:p w14:paraId="49B82E07" w14:textId="77777777" w:rsidR="00515FE7" w:rsidRDefault="00515FE7">
      <w:pPr>
        <w:pStyle w:val="IndexHeading"/>
        <w:keepNext/>
        <w:tabs>
          <w:tab w:val="right" w:leader="dot" w:pos="4310"/>
        </w:tabs>
        <w:rPr>
          <w:ins w:id="1235" w:author="felipe campo" w:date="2018-07-04T11:15:00Z"/>
          <w:rFonts w:eastAsiaTheme="minorEastAsia" w:cstheme="minorBidi"/>
          <w:b w:val="0"/>
          <w:bCs/>
          <w:noProof/>
        </w:rPr>
      </w:pPr>
      <w:ins w:id="1236" w:author="felipe campo" w:date="2018-07-04T11:15:00Z">
        <w:r>
          <w:rPr>
            <w:noProof/>
          </w:rPr>
          <w:t>S</w:t>
        </w:r>
      </w:ins>
    </w:p>
    <w:p w14:paraId="39CAAA52" w14:textId="77777777" w:rsidR="00515FE7" w:rsidRDefault="00515FE7">
      <w:pPr>
        <w:pStyle w:val="Index1"/>
        <w:tabs>
          <w:tab w:val="right" w:leader="dot" w:pos="4310"/>
        </w:tabs>
        <w:rPr>
          <w:ins w:id="1237" w:author="felipe campo" w:date="2018-07-04T11:15:00Z"/>
          <w:noProof/>
        </w:rPr>
      </w:pPr>
      <w:ins w:id="1238" w:author="felipe campo" w:date="2018-07-04T11:15:00Z">
        <w:r w:rsidRPr="00854A2D">
          <w:rPr>
            <w:b/>
            <w:noProof/>
            <w:lang w:val="es-ES"/>
          </w:rPr>
          <w:t>Sistema</w:t>
        </w:r>
        <w:r>
          <w:rPr>
            <w:noProof/>
          </w:rPr>
          <w:tab/>
          <w:t>5, 8, 10, 11, 12, 13, 14, 53, 67, 70, 77, 78, 79</w:t>
        </w:r>
      </w:ins>
    </w:p>
    <w:p w14:paraId="2EF4D538" w14:textId="77777777" w:rsidR="00515FE7" w:rsidRDefault="00515FE7">
      <w:pPr>
        <w:pStyle w:val="Index1"/>
        <w:tabs>
          <w:tab w:val="right" w:leader="dot" w:pos="4310"/>
        </w:tabs>
        <w:rPr>
          <w:ins w:id="1239" w:author="felipe campo" w:date="2018-07-04T11:15:00Z"/>
          <w:noProof/>
        </w:rPr>
      </w:pPr>
      <w:ins w:id="1240" w:author="felipe campo" w:date="2018-07-04T11:15:00Z">
        <w:r w:rsidRPr="00854A2D">
          <w:rPr>
            <w:b/>
            <w:noProof/>
            <w:lang w:val="es-ES"/>
          </w:rPr>
          <w:t>Sistema de Información</w:t>
        </w:r>
        <w:r>
          <w:rPr>
            <w:noProof/>
          </w:rPr>
          <w:tab/>
          <w:t>78</w:t>
        </w:r>
      </w:ins>
    </w:p>
    <w:p w14:paraId="01A49F7D" w14:textId="77777777" w:rsidR="00515FE7" w:rsidRDefault="00515FE7">
      <w:pPr>
        <w:pStyle w:val="Index1"/>
        <w:tabs>
          <w:tab w:val="right" w:leader="dot" w:pos="4310"/>
        </w:tabs>
        <w:rPr>
          <w:ins w:id="1241" w:author="felipe campo" w:date="2018-07-04T11:15:00Z"/>
          <w:noProof/>
        </w:rPr>
      </w:pPr>
      <w:ins w:id="1242" w:author="felipe campo" w:date="2018-07-04T11:15:00Z">
        <w:r w:rsidRPr="00854A2D">
          <w:rPr>
            <w:noProof/>
            <w:lang w:val="es-ES"/>
          </w:rPr>
          <w:t>Stakeholders</w:t>
        </w:r>
        <w:r>
          <w:rPr>
            <w:noProof/>
          </w:rPr>
          <w:tab/>
          <w:t>12</w:t>
        </w:r>
      </w:ins>
    </w:p>
    <w:p w14:paraId="23871F3B" w14:textId="77777777" w:rsidR="00515FE7" w:rsidRDefault="00515FE7">
      <w:pPr>
        <w:pStyle w:val="IndexHeading"/>
        <w:keepNext/>
        <w:tabs>
          <w:tab w:val="right" w:leader="dot" w:pos="4310"/>
        </w:tabs>
        <w:rPr>
          <w:ins w:id="1243" w:author="felipe campo" w:date="2018-07-04T11:15:00Z"/>
          <w:rFonts w:eastAsiaTheme="minorEastAsia" w:cstheme="minorBidi"/>
          <w:b w:val="0"/>
          <w:bCs/>
          <w:noProof/>
        </w:rPr>
      </w:pPr>
      <w:ins w:id="1244" w:author="felipe campo" w:date="2018-07-04T11:15:00Z">
        <w:r>
          <w:rPr>
            <w:noProof/>
          </w:rPr>
          <w:t>T</w:t>
        </w:r>
      </w:ins>
    </w:p>
    <w:p w14:paraId="11C5E358" w14:textId="77777777" w:rsidR="00515FE7" w:rsidRDefault="00515FE7">
      <w:pPr>
        <w:pStyle w:val="Index1"/>
        <w:tabs>
          <w:tab w:val="right" w:leader="dot" w:pos="4310"/>
        </w:tabs>
        <w:rPr>
          <w:ins w:id="1245" w:author="felipe campo" w:date="2018-07-04T11:15:00Z"/>
          <w:noProof/>
        </w:rPr>
      </w:pPr>
      <w:ins w:id="1246" w:author="felipe campo" w:date="2018-07-04T11:15:00Z">
        <w:r w:rsidRPr="00854A2D">
          <w:rPr>
            <w:noProof/>
            <w:lang w:val="es-ES"/>
          </w:rPr>
          <w:t>TMS</w:t>
        </w:r>
        <w:r>
          <w:rPr>
            <w:noProof/>
          </w:rPr>
          <w:tab/>
          <w:t>15, 16, 17, 19, 20, 21, 23, 24, 25, 70, 79</w:t>
        </w:r>
      </w:ins>
    </w:p>
    <w:p w14:paraId="6FAF5BD4" w14:textId="77777777" w:rsidR="00515FE7" w:rsidRDefault="00515FE7">
      <w:pPr>
        <w:pStyle w:val="IndexHeading"/>
        <w:keepNext/>
        <w:tabs>
          <w:tab w:val="right" w:leader="dot" w:pos="4310"/>
        </w:tabs>
        <w:rPr>
          <w:ins w:id="1247" w:author="felipe campo" w:date="2018-07-04T11:15:00Z"/>
          <w:rFonts w:eastAsiaTheme="minorEastAsia" w:cstheme="minorBidi"/>
          <w:b w:val="0"/>
          <w:bCs/>
          <w:noProof/>
        </w:rPr>
      </w:pPr>
      <w:ins w:id="1248" w:author="felipe campo" w:date="2018-07-04T11:15:00Z">
        <w:r>
          <w:rPr>
            <w:noProof/>
          </w:rPr>
          <w:t>U</w:t>
        </w:r>
      </w:ins>
    </w:p>
    <w:p w14:paraId="3562C6B2" w14:textId="77777777" w:rsidR="00515FE7" w:rsidRDefault="00515FE7">
      <w:pPr>
        <w:pStyle w:val="Index1"/>
        <w:tabs>
          <w:tab w:val="right" w:leader="dot" w:pos="4310"/>
        </w:tabs>
        <w:rPr>
          <w:ins w:id="1249" w:author="felipe campo" w:date="2018-07-04T11:15:00Z"/>
          <w:noProof/>
        </w:rPr>
      </w:pPr>
      <w:ins w:id="1250" w:author="felipe campo" w:date="2018-07-04T11:15:00Z">
        <w:r w:rsidRPr="00854A2D">
          <w:rPr>
            <w:b/>
            <w:noProof/>
            <w:lang w:val="es-ES"/>
          </w:rPr>
          <w:t>UML</w:t>
        </w:r>
        <w:r>
          <w:rPr>
            <w:noProof/>
          </w:rPr>
          <w:tab/>
          <w:t>11, 16, 76, 79</w:t>
        </w:r>
      </w:ins>
    </w:p>
    <w:p w14:paraId="768C89EF" w14:textId="77777777" w:rsidR="00515FE7" w:rsidRDefault="00515FE7" w:rsidP="008165C8">
      <w:pPr>
        <w:rPr>
          <w:ins w:id="1251" w:author="felipe campo" w:date="2018-07-04T11:15:00Z"/>
          <w:noProof/>
          <w:lang w:val="es-ES"/>
        </w:rPr>
        <w:sectPr w:rsidR="00515FE7" w:rsidSect="00515FE7">
          <w:type w:val="continuous"/>
          <w:pgSz w:w="12240" w:h="15840"/>
          <w:pgMar w:top="1440" w:right="1440" w:bottom="1440" w:left="1440" w:header="708" w:footer="708" w:gutter="0"/>
          <w:cols w:num="2" w:space="720"/>
          <w:docGrid w:linePitch="360"/>
          <w:sectPrChange w:id="1252" w:author="felipe campo" w:date="2018-07-04T11:15:00Z">
            <w:sectPr w:rsidR="00515FE7" w:rsidSect="00515FE7">
              <w:pgMar w:top="1440" w:right="1440" w:bottom="1440" w:left="1440" w:header="708" w:footer="708" w:gutter="0"/>
              <w:cols w:num="1" w:space="708"/>
            </w:sectPr>
          </w:sectPrChange>
        </w:sectPr>
      </w:pPr>
    </w:p>
    <w:p w14:paraId="6EABD8B2" w14:textId="77777777" w:rsidR="00D7071D" w:rsidDel="00D93D80" w:rsidRDefault="00D7071D" w:rsidP="008165C8">
      <w:pPr>
        <w:rPr>
          <w:del w:id="1253" w:author="felipe campo" w:date="2017-03-14T11:00:00Z"/>
          <w:noProof/>
          <w:lang w:val="es-ES"/>
        </w:rPr>
        <w:sectPr w:rsidR="00D7071D" w:rsidDel="00D93D80" w:rsidSect="00515FE7">
          <w:type w:val="continuous"/>
          <w:pgSz w:w="12240" w:h="15840"/>
          <w:pgMar w:top="1440" w:right="1440" w:bottom="1440" w:left="1440" w:header="708" w:footer="708" w:gutter="0"/>
          <w:cols w:space="708"/>
          <w:docGrid w:linePitch="360"/>
          <w:sectPrChange w:id="1254" w:author="felipe campo" w:date="2018-07-04T11:15:00Z">
            <w:sectPr w:rsidR="00D7071D" w:rsidDel="00D93D80" w:rsidSect="00515FE7">
              <w:type w:val="nextPage"/>
              <w:pgMar w:top="1440" w:right="1440" w:bottom="1440" w:left="1440" w:header="708" w:footer="708" w:gutter="0"/>
            </w:sectPr>
          </w:sectPrChange>
        </w:sectPr>
      </w:pPr>
    </w:p>
    <w:p w14:paraId="51A52637" w14:textId="77777777" w:rsidR="00D7071D" w:rsidDel="00D93D80" w:rsidRDefault="00D7071D">
      <w:pPr>
        <w:pStyle w:val="IndexHeading"/>
        <w:keepNext/>
        <w:tabs>
          <w:tab w:val="right" w:pos="4310"/>
        </w:tabs>
        <w:rPr>
          <w:del w:id="1255" w:author="felipe campo" w:date="2017-03-14T11:00:00Z"/>
          <w:rFonts w:eastAsiaTheme="minorEastAsia" w:cstheme="minorBidi"/>
          <w:b w:val="0"/>
          <w:bCs/>
          <w:noProof/>
        </w:rPr>
      </w:pPr>
      <w:del w:id="1256" w:author="felipe campo" w:date="2017-03-14T11:00:00Z">
        <w:r w:rsidDel="00D93D80">
          <w:rPr>
            <w:noProof/>
          </w:rPr>
          <w:delText>A</w:delText>
        </w:r>
      </w:del>
    </w:p>
    <w:p w14:paraId="47B7E811" w14:textId="77777777" w:rsidR="00D7071D" w:rsidDel="00D93D80" w:rsidRDefault="00D7071D">
      <w:pPr>
        <w:pStyle w:val="Index1"/>
        <w:tabs>
          <w:tab w:val="right" w:pos="4310"/>
        </w:tabs>
        <w:rPr>
          <w:del w:id="1257" w:author="felipe campo" w:date="2017-03-14T11:00:00Z"/>
          <w:noProof/>
        </w:rPr>
      </w:pPr>
      <w:del w:id="1258" w:author="felipe campo" w:date="2017-03-14T11:00:00Z">
        <w:r w:rsidRPr="004E2891" w:rsidDel="00D93D80">
          <w:rPr>
            <w:b/>
            <w:noProof/>
            <w:lang w:val="es-ES"/>
          </w:rPr>
          <w:delText>AC:002</w:delText>
        </w:r>
        <w:r w:rsidDel="00D93D80">
          <w:rPr>
            <w:noProof/>
          </w:rPr>
          <w:tab/>
          <w:delText>10</w:delText>
        </w:r>
      </w:del>
    </w:p>
    <w:p w14:paraId="754EB714" w14:textId="77777777" w:rsidR="00D7071D" w:rsidDel="00D93D80" w:rsidRDefault="00D7071D">
      <w:pPr>
        <w:pStyle w:val="Index1"/>
        <w:tabs>
          <w:tab w:val="right" w:pos="4310"/>
        </w:tabs>
        <w:rPr>
          <w:del w:id="1259" w:author="felipe campo" w:date="2017-03-14T11:00:00Z"/>
          <w:noProof/>
        </w:rPr>
      </w:pPr>
      <w:del w:id="1260" w:author="felipe campo" w:date="2017-03-14T11:00:00Z">
        <w:r w:rsidRPr="004E2891" w:rsidDel="00D93D80">
          <w:rPr>
            <w:b/>
            <w:noProof/>
            <w:lang w:val="es-ES"/>
          </w:rPr>
          <w:delText>AC:003</w:delText>
        </w:r>
        <w:r w:rsidDel="00D93D80">
          <w:rPr>
            <w:noProof/>
          </w:rPr>
          <w:tab/>
          <w:delText>10</w:delText>
        </w:r>
      </w:del>
    </w:p>
    <w:p w14:paraId="67D27179" w14:textId="77777777" w:rsidR="00D7071D" w:rsidDel="00D93D80" w:rsidRDefault="00D7071D">
      <w:pPr>
        <w:pStyle w:val="Index1"/>
        <w:tabs>
          <w:tab w:val="right" w:pos="4310"/>
        </w:tabs>
        <w:rPr>
          <w:del w:id="1261" w:author="felipe campo" w:date="2017-03-14T11:00:00Z"/>
          <w:noProof/>
        </w:rPr>
      </w:pPr>
      <w:del w:id="1262" w:author="felipe campo" w:date="2017-03-14T11:00:00Z">
        <w:r w:rsidRPr="004E2891" w:rsidDel="00D93D80">
          <w:rPr>
            <w:b/>
            <w:noProof/>
            <w:lang w:val="es-ES"/>
          </w:rPr>
          <w:delText>AC:004</w:delText>
        </w:r>
        <w:r w:rsidDel="00D93D80">
          <w:rPr>
            <w:noProof/>
          </w:rPr>
          <w:tab/>
          <w:delText>10</w:delText>
        </w:r>
      </w:del>
    </w:p>
    <w:p w14:paraId="0F582EDD" w14:textId="77777777" w:rsidR="00D7071D" w:rsidDel="00D93D80" w:rsidRDefault="00D7071D">
      <w:pPr>
        <w:pStyle w:val="Index1"/>
        <w:tabs>
          <w:tab w:val="right" w:pos="4310"/>
        </w:tabs>
        <w:rPr>
          <w:del w:id="1263" w:author="felipe campo" w:date="2017-03-14T11:00:00Z"/>
          <w:noProof/>
        </w:rPr>
      </w:pPr>
      <w:del w:id="1264" w:author="felipe campo" w:date="2017-03-14T11:00:00Z">
        <w:r w:rsidRPr="004E2891" w:rsidDel="00D93D80">
          <w:rPr>
            <w:b/>
            <w:noProof/>
            <w:lang w:val="es-ES"/>
          </w:rPr>
          <w:delText>AC:005</w:delText>
        </w:r>
        <w:r w:rsidDel="00D93D80">
          <w:rPr>
            <w:noProof/>
          </w:rPr>
          <w:tab/>
          <w:delText>10</w:delText>
        </w:r>
      </w:del>
    </w:p>
    <w:p w14:paraId="450A8A15" w14:textId="77777777" w:rsidR="00D7071D" w:rsidDel="00D93D80" w:rsidRDefault="00D7071D">
      <w:pPr>
        <w:pStyle w:val="Index1"/>
        <w:tabs>
          <w:tab w:val="right" w:pos="4310"/>
        </w:tabs>
        <w:rPr>
          <w:del w:id="1265" w:author="felipe campo" w:date="2017-03-14T11:00:00Z"/>
          <w:noProof/>
        </w:rPr>
      </w:pPr>
      <w:del w:id="1266" w:author="felipe campo" w:date="2017-03-14T11:00:00Z">
        <w:r w:rsidRPr="004E2891" w:rsidDel="00D93D80">
          <w:rPr>
            <w:b/>
            <w:noProof/>
            <w:lang w:val="es-ES"/>
          </w:rPr>
          <w:delText>AC:006</w:delText>
        </w:r>
        <w:r w:rsidDel="00D93D80">
          <w:rPr>
            <w:noProof/>
          </w:rPr>
          <w:tab/>
          <w:delText>11</w:delText>
        </w:r>
      </w:del>
    </w:p>
    <w:p w14:paraId="40603181" w14:textId="77777777" w:rsidR="00D7071D" w:rsidDel="00D93D80" w:rsidRDefault="00D7071D">
      <w:pPr>
        <w:pStyle w:val="Index1"/>
        <w:tabs>
          <w:tab w:val="right" w:pos="4310"/>
        </w:tabs>
        <w:rPr>
          <w:del w:id="1267" w:author="felipe campo" w:date="2017-03-14T11:00:00Z"/>
          <w:noProof/>
        </w:rPr>
      </w:pPr>
      <w:del w:id="1268" w:author="felipe campo" w:date="2017-03-14T11:00:00Z">
        <w:r w:rsidRPr="004E2891" w:rsidDel="00D93D80">
          <w:rPr>
            <w:b/>
            <w:noProof/>
            <w:lang w:val="es-ES"/>
          </w:rPr>
          <w:delText>AC:007</w:delText>
        </w:r>
        <w:r w:rsidDel="00D93D80">
          <w:rPr>
            <w:noProof/>
          </w:rPr>
          <w:tab/>
          <w:delText>11</w:delText>
        </w:r>
      </w:del>
    </w:p>
    <w:p w14:paraId="4557EE97" w14:textId="77777777" w:rsidR="00D7071D" w:rsidDel="00D93D80" w:rsidRDefault="00D7071D">
      <w:pPr>
        <w:pStyle w:val="Index1"/>
        <w:tabs>
          <w:tab w:val="right" w:pos="4310"/>
        </w:tabs>
        <w:rPr>
          <w:del w:id="1269" w:author="felipe campo" w:date="2017-03-14T11:00:00Z"/>
          <w:noProof/>
        </w:rPr>
      </w:pPr>
      <w:del w:id="1270" w:author="felipe campo" w:date="2017-03-14T11:00:00Z">
        <w:r w:rsidRPr="004E2891" w:rsidDel="00D93D80">
          <w:rPr>
            <w:b/>
            <w:noProof/>
            <w:lang w:val="es-ES"/>
          </w:rPr>
          <w:delText>AC:008</w:delText>
        </w:r>
        <w:r w:rsidDel="00D93D80">
          <w:rPr>
            <w:noProof/>
          </w:rPr>
          <w:tab/>
          <w:delText>11</w:delText>
        </w:r>
      </w:del>
    </w:p>
    <w:p w14:paraId="5968F0B1" w14:textId="77777777" w:rsidR="00D7071D" w:rsidDel="00D93D80" w:rsidRDefault="00D7071D">
      <w:pPr>
        <w:pStyle w:val="Index1"/>
        <w:tabs>
          <w:tab w:val="right" w:pos="4310"/>
        </w:tabs>
        <w:rPr>
          <w:del w:id="1271" w:author="felipe campo" w:date="2017-03-14T11:00:00Z"/>
          <w:noProof/>
        </w:rPr>
      </w:pPr>
      <w:del w:id="1272" w:author="felipe campo" w:date="2017-03-14T11:00:00Z">
        <w:r w:rsidRPr="004E2891" w:rsidDel="00D93D80">
          <w:rPr>
            <w:b/>
            <w:noProof/>
            <w:lang w:val="es-ES"/>
          </w:rPr>
          <w:delText>AC:009</w:delText>
        </w:r>
        <w:r w:rsidDel="00D93D80">
          <w:rPr>
            <w:noProof/>
          </w:rPr>
          <w:tab/>
          <w:delText>12</w:delText>
        </w:r>
      </w:del>
    </w:p>
    <w:p w14:paraId="29E6AE56" w14:textId="77777777" w:rsidR="00D7071D" w:rsidDel="00D93D80" w:rsidRDefault="00D7071D">
      <w:pPr>
        <w:pStyle w:val="Index1"/>
        <w:tabs>
          <w:tab w:val="right" w:pos="4310"/>
        </w:tabs>
        <w:rPr>
          <w:del w:id="1273" w:author="felipe campo" w:date="2017-03-14T11:00:00Z"/>
          <w:noProof/>
        </w:rPr>
      </w:pPr>
      <w:del w:id="1274" w:author="felipe campo" w:date="2017-03-14T11:00:00Z">
        <w:r w:rsidRPr="004E2891" w:rsidDel="00D93D80">
          <w:rPr>
            <w:b/>
            <w:noProof/>
            <w:lang w:val="es-ES"/>
          </w:rPr>
          <w:delText>AC:010</w:delText>
        </w:r>
        <w:r w:rsidDel="00D93D80">
          <w:rPr>
            <w:noProof/>
          </w:rPr>
          <w:tab/>
          <w:delText>11</w:delText>
        </w:r>
      </w:del>
    </w:p>
    <w:p w14:paraId="11BAF2A3" w14:textId="77777777" w:rsidR="00D7071D" w:rsidDel="00D93D80" w:rsidRDefault="00D7071D">
      <w:pPr>
        <w:pStyle w:val="Index1"/>
        <w:tabs>
          <w:tab w:val="right" w:pos="4310"/>
        </w:tabs>
        <w:rPr>
          <w:del w:id="1275" w:author="felipe campo" w:date="2017-03-14T11:00:00Z"/>
          <w:noProof/>
        </w:rPr>
      </w:pPr>
      <w:del w:id="1276" w:author="felipe campo" w:date="2017-03-14T11:00:00Z">
        <w:r w:rsidRPr="004E2891" w:rsidDel="00D93D80">
          <w:rPr>
            <w:b/>
            <w:noProof/>
            <w:lang w:val="es-ES"/>
          </w:rPr>
          <w:delText>AC:011</w:delText>
        </w:r>
        <w:r w:rsidDel="00D93D80">
          <w:rPr>
            <w:noProof/>
          </w:rPr>
          <w:tab/>
          <w:delText>11</w:delText>
        </w:r>
      </w:del>
    </w:p>
    <w:p w14:paraId="4BFAFF14" w14:textId="77777777" w:rsidR="00D7071D" w:rsidDel="00D93D80" w:rsidRDefault="00D7071D">
      <w:pPr>
        <w:pStyle w:val="Index1"/>
        <w:tabs>
          <w:tab w:val="right" w:pos="4310"/>
        </w:tabs>
        <w:rPr>
          <w:del w:id="1277" w:author="felipe campo" w:date="2017-03-14T11:00:00Z"/>
          <w:noProof/>
        </w:rPr>
      </w:pPr>
      <w:del w:id="1278" w:author="felipe campo" w:date="2017-03-14T11:00:00Z">
        <w:r w:rsidRPr="004E2891" w:rsidDel="00D93D80">
          <w:rPr>
            <w:b/>
            <w:noProof/>
            <w:lang w:val="es-ES"/>
          </w:rPr>
          <w:delText>AC:012</w:delText>
        </w:r>
        <w:r w:rsidDel="00D93D80">
          <w:rPr>
            <w:noProof/>
          </w:rPr>
          <w:tab/>
          <w:delText>10</w:delText>
        </w:r>
      </w:del>
    </w:p>
    <w:p w14:paraId="77186E04" w14:textId="77777777" w:rsidR="00D7071D" w:rsidDel="00D93D80" w:rsidRDefault="00D7071D">
      <w:pPr>
        <w:pStyle w:val="Index1"/>
        <w:tabs>
          <w:tab w:val="right" w:pos="4310"/>
        </w:tabs>
        <w:rPr>
          <w:del w:id="1279" w:author="felipe campo" w:date="2017-03-14T11:00:00Z"/>
          <w:noProof/>
        </w:rPr>
      </w:pPr>
      <w:del w:id="1280" w:author="felipe campo" w:date="2017-03-14T11:00:00Z">
        <w:r w:rsidRPr="004E2891" w:rsidDel="00D93D80">
          <w:rPr>
            <w:noProof/>
            <w:lang w:val="es-ES"/>
          </w:rPr>
          <w:delText>Acta 002</w:delText>
        </w:r>
        <w:r w:rsidDel="00D93D80">
          <w:rPr>
            <w:noProof/>
          </w:rPr>
          <w:tab/>
          <w:delText>69, 70, 71</w:delText>
        </w:r>
      </w:del>
    </w:p>
    <w:p w14:paraId="7F4181CA" w14:textId="77777777" w:rsidR="00D7071D" w:rsidDel="00D93D80" w:rsidRDefault="00D7071D">
      <w:pPr>
        <w:pStyle w:val="Index1"/>
        <w:tabs>
          <w:tab w:val="right" w:pos="4310"/>
        </w:tabs>
        <w:rPr>
          <w:del w:id="1281" w:author="felipe campo" w:date="2017-03-14T11:00:00Z"/>
          <w:noProof/>
        </w:rPr>
      </w:pPr>
      <w:del w:id="1282" w:author="felipe campo" w:date="2017-03-14T11:00:00Z">
        <w:r w:rsidRPr="004E2891" w:rsidDel="00D93D80">
          <w:rPr>
            <w:noProof/>
            <w:lang w:val="es-ES"/>
          </w:rPr>
          <w:delText>Acta 003</w:delText>
        </w:r>
        <w:r w:rsidDel="00D93D80">
          <w:rPr>
            <w:noProof/>
          </w:rPr>
          <w:tab/>
          <w:delText>68, 69, 70</w:delText>
        </w:r>
      </w:del>
    </w:p>
    <w:p w14:paraId="0F1D29C8" w14:textId="77777777" w:rsidR="00D7071D" w:rsidDel="00D93D80" w:rsidRDefault="00D7071D">
      <w:pPr>
        <w:pStyle w:val="Index1"/>
        <w:tabs>
          <w:tab w:val="right" w:pos="4310"/>
        </w:tabs>
        <w:rPr>
          <w:del w:id="1283" w:author="felipe campo" w:date="2017-03-14T11:00:00Z"/>
          <w:noProof/>
        </w:rPr>
      </w:pPr>
      <w:del w:id="1284" w:author="felipe campo" w:date="2017-03-14T11:00:00Z">
        <w:r w:rsidRPr="004E2891" w:rsidDel="00D93D80">
          <w:rPr>
            <w:noProof/>
            <w:lang w:val="es-ES"/>
          </w:rPr>
          <w:delText>Acta 004</w:delText>
        </w:r>
        <w:r w:rsidDel="00D93D80">
          <w:rPr>
            <w:noProof/>
          </w:rPr>
          <w:tab/>
          <w:delText>66, 67</w:delText>
        </w:r>
      </w:del>
    </w:p>
    <w:p w14:paraId="6CD899D2" w14:textId="77777777" w:rsidR="00D7071D" w:rsidDel="00D93D80" w:rsidRDefault="00D7071D">
      <w:pPr>
        <w:pStyle w:val="Index1"/>
        <w:tabs>
          <w:tab w:val="right" w:pos="4310"/>
        </w:tabs>
        <w:rPr>
          <w:del w:id="1285" w:author="felipe campo" w:date="2017-03-14T11:00:00Z"/>
          <w:noProof/>
        </w:rPr>
      </w:pPr>
      <w:del w:id="1286" w:author="felipe campo" w:date="2017-03-14T11:00:00Z">
        <w:r w:rsidRPr="004E2891" w:rsidDel="00D93D80">
          <w:rPr>
            <w:noProof/>
            <w:lang w:val="es-ES"/>
          </w:rPr>
          <w:delText>Acta 005</w:delText>
        </w:r>
        <w:r w:rsidDel="00D93D80">
          <w:rPr>
            <w:noProof/>
          </w:rPr>
          <w:tab/>
          <w:delText>65, 66, 67, 68, 69</w:delText>
        </w:r>
      </w:del>
    </w:p>
    <w:p w14:paraId="4C920805" w14:textId="77777777" w:rsidR="00D7071D" w:rsidDel="00D93D80" w:rsidRDefault="00D7071D">
      <w:pPr>
        <w:pStyle w:val="Index1"/>
        <w:tabs>
          <w:tab w:val="right" w:pos="4310"/>
        </w:tabs>
        <w:rPr>
          <w:del w:id="1287" w:author="felipe campo" w:date="2017-03-14T11:00:00Z"/>
          <w:noProof/>
        </w:rPr>
      </w:pPr>
      <w:del w:id="1288" w:author="felipe campo" w:date="2017-03-14T11:00:00Z">
        <w:r w:rsidRPr="004E2891" w:rsidDel="00D93D80">
          <w:rPr>
            <w:noProof/>
            <w:lang w:val="es-ES"/>
          </w:rPr>
          <w:delText>Acta 006</w:delText>
        </w:r>
        <w:r w:rsidDel="00D93D80">
          <w:rPr>
            <w:noProof/>
          </w:rPr>
          <w:tab/>
          <w:delText>65</w:delText>
        </w:r>
      </w:del>
    </w:p>
    <w:p w14:paraId="194A960A" w14:textId="77777777" w:rsidR="00D7071D" w:rsidDel="00D93D80" w:rsidRDefault="00D7071D">
      <w:pPr>
        <w:pStyle w:val="Index1"/>
        <w:tabs>
          <w:tab w:val="right" w:pos="4310"/>
        </w:tabs>
        <w:rPr>
          <w:del w:id="1289" w:author="felipe campo" w:date="2017-03-14T11:00:00Z"/>
          <w:noProof/>
        </w:rPr>
      </w:pPr>
      <w:del w:id="1290" w:author="felipe campo" w:date="2017-03-14T11:00:00Z">
        <w:r w:rsidRPr="004E2891" w:rsidDel="00D93D80">
          <w:rPr>
            <w:b/>
            <w:noProof/>
            <w:lang w:val="es-ES"/>
          </w:rPr>
          <w:delText>ADD</w:delText>
        </w:r>
        <w:r w:rsidDel="00D93D80">
          <w:rPr>
            <w:noProof/>
          </w:rPr>
          <w:tab/>
          <w:delText>25, 73</w:delText>
        </w:r>
      </w:del>
    </w:p>
    <w:p w14:paraId="5D6AB886" w14:textId="77777777" w:rsidR="00D7071D" w:rsidDel="00D93D80" w:rsidRDefault="00D7071D">
      <w:pPr>
        <w:pStyle w:val="Index1"/>
        <w:tabs>
          <w:tab w:val="right" w:pos="4310"/>
        </w:tabs>
        <w:rPr>
          <w:del w:id="1291" w:author="felipe campo" w:date="2017-03-14T11:00:00Z"/>
          <w:noProof/>
        </w:rPr>
      </w:pPr>
      <w:del w:id="1292" w:author="felipe campo" w:date="2017-03-14T11:00:00Z">
        <w:r w:rsidRPr="004E2891" w:rsidDel="00D93D80">
          <w:rPr>
            <w:b/>
            <w:noProof/>
            <w:lang w:val="es-ES"/>
          </w:rPr>
          <w:delText>Atributos de Calidad</w:delText>
        </w:r>
        <w:r w:rsidDel="00D93D80">
          <w:rPr>
            <w:noProof/>
          </w:rPr>
          <w:tab/>
          <w:delText>64, 73</w:delText>
        </w:r>
      </w:del>
    </w:p>
    <w:p w14:paraId="6235E40A" w14:textId="77777777" w:rsidR="00D7071D" w:rsidDel="00D93D80" w:rsidRDefault="00D7071D">
      <w:pPr>
        <w:pStyle w:val="IndexHeading"/>
        <w:keepNext/>
        <w:tabs>
          <w:tab w:val="right" w:pos="4310"/>
        </w:tabs>
        <w:rPr>
          <w:del w:id="1293" w:author="felipe campo" w:date="2017-03-14T11:00:00Z"/>
          <w:rFonts w:eastAsiaTheme="minorEastAsia" w:cstheme="minorBidi"/>
          <w:b w:val="0"/>
          <w:bCs/>
          <w:noProof/>
        </w:rPr>
      </w:pPr>
      <w:del w:id="1294" w:author="felipe campo" w:date="2017-03-14T11:00:00Z">
        <w:r w:rsidDel="00D93D80">
          <w:rPr>
            <w:noProof/>
          </w:rPr>
          <w:delText>C</w:delText>
        </w:r>
      </w:del>
    </w:p>
    <w:p w14:paraId="487A3B09" w14:textId="77777777" w:rsidR="00D7071D" w:rsidDel="00D93D80" w:rsidRDefault="00D7071D">
      <w:pPr>
        <w:pStyle w:val="Index1"/>
        <w:tabs>
          <w:tab w:val="right" w:pos="4310"/>
        </w:tabs>
        <w:rPr>
          <w:del w:id="1295" w:author="felipe campo" w:date="2017-03-14T11:00:00Z"/>
          <w:noProof/>
        </w:rPr>
      </w:pPr>
      <w:del w:id="1296" w:author="felipe campo" w:date="2017-03-14T11:00:00Z">
        <w:r w:rsidRPr="004E2891" w:rsidDel="00D93D80">
          <w:rPr>
            <w:noProof/>
            <w:lang w:val="es-ES"/>
          </w:rPr>
          <w:delText>Cargo Modal</w:delText>
        </w:r>
        <w:r w:rsidDel="00D93D80">
          <w:rPr>
            <w:noProof/>
          </w:rPr>
          <w:tab/>
          <w:delText>11, 26, 27, 28, 29, 30, 32, 33, 34, 74</w:delText>
        </w:r>
      </w:del>
    </w:p>
    <w:p w14:paraId="14379539" w14:textId="77777777" w:rsidR="00D7071D" w:rsidDel="00D93D80" w:rsidRDefault="00D7071D">
      <w:pPr>
        <w:pStyle w:val="Index1"/>
        <w:tabs>
          <w:tab w:val="right" w:pos="4310"/>
        </w:tabs>
        <w:rPr>
          <w:del w:id="1297" w:author="felipe campo" w:date="2017-03-14T11:00:00Z"/>
          <w:noProof/>
        </w:rPr>
      </w:pPr>
      <w:del w:id="1298" w:author="felipe campo" w:date="2017-03-14T11:00:00Z">
        <w:r w:rsidRPr="004E2891" w:rsidDel="00D93D80">
          <w:rPr>
            <w:noProof/>
            <w:lang w:val="es-ES"/>
          </w:rPr>
          <w:delText>Cargo Planner</w:delText>
        </w:r>
        <w:r w:rsidDel="00D93D80">
          <w:rPr>
            <w:noProof/>
          </w:rPr>
          <w:tab/>
          <w:delText>11, 47, 67, 74, 75</w:delText>
        </w:r>
      </w:del>
    </w:p>
    <w:p w14:paraId="33647417" w14:textId="77777777" w:rsidR="00D7071D" w:rsidDel="00D93D80" w:rsidRDefault="00D7071D">
      <w:pPr>
        <w:pStyle w:val="Index1"/>
        <w:tabs>
          <w:tab w:val="right" w:pos="4310"/>
        </w:tabs>
        <w:rPr>
          <w:del w:id="1299" w:author="felipe campo" w:date="2017-03-14T11:00:00Z"/>
          <w:noProof/>
        </w:rPr>
      </w:pPr>
      <w:del w:id="1300" w:author="felipe campo" w:date="2017-03-14T11:00:00Z">
        <w:r w:rsidRPr="004E2891" w:rsidDel="00D93D80">
          <w:rPr>
            <w:noProof/>
            <w:lang w:val="es-ES"/>
          </w:rPr>
          <w:delText>Casos de uso</w:delText>
        </w:r>
        <w:r w:rsidDel="00D93D80">
          <w:rPr>
            <w:noProof/>
          </w:rPr>
          <w:tab/>
          <w:delText>15, 74</w:delText>
        </w:r>
      </w:del>
    </w:p>
    <w:p w14:paraId="2FC65BAA" w14:textId="77777777" w:rsidR="00D7071D" w:rsidDel="00D93D80" w:rsidRDefault="00D7071D">
      <w:pPr>
        <w:pStyle w:val="Index1"/>
        <w:tabs>
          <w:tab w:val="right" w:pos="4310"/>
        </w:tabs>
        <w:rPr>
          <w:del w:id="1301" w:author="felipe campo" w:date="2017-03-14T11:00:00Z"/>
          <w:noProof/>
        </w:rPr>
      </w:pPr>
      <w:del w:id="1302" w:author="felipe campo" w:date="2017-03-14T11:00:00Z">
        <w:r w:rsidRPr="004E2891" w:rsidDel="00D93D80">
          <w:rPr>
            <w:noProof/>
            <w:lang w:val="es-ES"/>
          </w:rPr>
          <w:delText>CMMS</w:delText>
        </w:r>
        <w:r w:rsidDel="00D93D80">
          <w:rPr>
            <w:noProof/>
          </w:rPr>
          <w:tab/>
          <w:delText>34, 37, 70, 74</w:delText>
        </w:r>
      </w:del>
    </w:p>
    <w:p w14:paraId="67B76345" w14:textId="77777777" w:rsidR="00D7071D" w:rsidDel="00D93D80" w:rsidRDefault="00D7071D">
      <w:pPr>
        <w:pStyle w:val="Index1"/>
        <w:tabs>
          <w:tab w:val="right" w:pos="4310"/>
        </w:tabs>
        <w:rPr>
          <w:del w:id="1303" w:author="felipe campo" w:date="2017-03-14T11:00:00Z"/>
          <w:noProof/>
        </w:rPr>
      </w:pPr>
      <w:del w:id="1304" w:author="felipe campo" w:date="2017-03-14T11:00:00Z">
        <w:r w:rsidRPr="004E2891" w:rsidDel="00D93D80">
          <w:rPr>
            <w:noProof/>
            <w:lang w:val="es-ES"/>
          </w:rPr>
          <w:delText>CUE</w:delText>
        </w:r>
        <w:r w:rsidDel="00D93D80">
          <w:rPr>
            <w:noProof/>
          </w:rPr>
          <w:tab/>
          <w:delText>17, 75</w:delText>
        </w:r>
      </w:del>
    </w:p>
    <w:p w14:paraId="01683818" w14:textId="77777777" w:rsidR="00D7071D" w:rsidDel="00D93D80" w:rsidRDefault="00D7071D">
      <w:pPr>
        <w:pStyle w:val="Index1"/>
        <w:tabs>
          <w:tab w:val="right" w:pos="4310"/>
        </w:tabs>
        <w:rPr>
          <w:del w:id="1305" w:author="felipe campo" w:date="2017-03-14T11:00:00Z"/>
          <w:noProof/>
        </w:rPr>
      </w:pPr>
      <w:del w:id="1306" w:author="felipe campo" w:date="2017-03-14T11:00:00Z">
        <w:r w:rsidRPr="004E2891" w:rsidDel="00D93D80">
          <w:rPr>
            <w:noProof/>
            <w:lang w:val="es-ES"/>
          </w:rPr>
          <w:delText>CUEP</w:delText>
        </w:r>
        <w:r w:rsidDel="00D93D80">
          <w:rPr>
            <w:noProof/>
          </w:rPr>
          <w:tab/>
          <w:delText>15, 17, 75</w:delText>
        </w:r>
      </w:del>
    </w:p>
    <w:p w14:paraId="163CA506" w14:textId="77777777" w:rsidR="00D7071D" w:rsidDel="00D93D80" w:rsidRDefault="00D7071D">
      <w:pPr>
        <w:pStyle w:val="IndexHeading"/>
        <w:keepNext/>
        <w:tabs>
          <w:tab w:val="right" w:pos="4310"/>
        </w:tabs>
        <w:rPr>
          <w:del w:id="1307" w:author="felipe campo" w:date="2017-03-14T11:00:00Z"/>
          <w:rFonts w:eastAsiaTheme="minorEastAsia" w:cstheme="minorBidi"/>
          <w:b w:val="0"/>
          <w:bCs/>
          <w:noProof/>
        </w:rPr>
      </w:pPr>
      <w:del w:id="1308" w:author="felipe campo" w:date="2017-03-14T11:00:00Z">
        <w:r w:rsidDel="00D93D80">
          <w:rPr>
            <w:noProof/>
          </w:rPr>
          <w:delText>D</w:delText>
        </w:r>
      </w:del>
    </w:p>
    <w:p w14:paraId="2F93826A" w14:textId="77777777" w:rsidR="00D7071D" w:rsidDel="00D93D80" w:rsidRDefault="00D7071D">
      <w:pPr>
        <w:pStyle w:val="Index1"/>
        <w:tabs>
          <w:tab w:val="right" w:pos="4310"/>
        </w:tabs>
        <w:rPr>
          <w:del w:id="1309" w:author="felipe campo" w:date="2017-03-14T11:00:00Z"/>
          <w:noProof/>
        </w:rPr>
      </w:pPr>
      <w:del w:id="1310" w:author="felipe campo" w:date="2017-03-14T11:00:00Z">
        <w:r w:rsidRPr="004E2891" w:rsidDel="00D93D80">
          <w:rPr>
            <w:noProof/>
            <w:lang w:val="es-ES"/>
          </w:rPr>
          <w:delText>diagrama de caso de uso</w:delText>
        </w:r>
        <w:r w:rsidDel="00D93D80">
          <w:rPr>
            <w:noProof/>
          </w:rPr>
          <w:tab/>
          <w:delText>15, 75</w:delText>
        </w:r>
      </w:del>
    </w:p>
    <w:p w14:paraId="48FEFA6E" w14:textId="77777777" w:rsidR="00D7071D" w:rsidDel="00D93D80" w:rsidRDefault="00D7071D">
      <w:pPr>
        <w:pStyle w:val="Index1"/>
        <w:tabs>
          <w:tab w:val="right" w:pos="4310"/>
        </w:tabs>
        <w:rPr>
          <w:del w:id="1311" w:author="felipe campo" w:date="2017-03-14T11:00:00Z"/>
          <w:noProof/>
        </w:rPr>
      </w:pPr>
      <w:del w:id="1312" w:author="felipe campo" w:date="2017-03-14T11:00:00Z">
        <w:r w:rsidRPr="004E2891" w:rsidDel="00D93D80">
          <w:rPr>
            <w:noProof/>
            <w:lang w:val="es-ES"/>
          </w:rPr>
          <w:delText>Diagramas de Paquetes</w:delText>
        </w:r>
        <w:r w:rsidDel="00D93D80">
          <w:rPr>
            <w:noProof/>
          </w:rPr>
          <w:tab/>
          <w:delText>14, 75</w:delText>
        </w:r>
      </w:del>
    </w:p>
    <w:p w14:paraId="78DA2EF4" w14:textId="77777777" w:rsidR="00D7071D" w:rsidDel="00D93D80" w:rsidRDefault="00D7071D">
      <w:pPr>
        <w:pStyle w:val="IndexHeading"/>
        <w:keepNext/>
        <w:tabs>
          <w:tab w:val="right" w:pos="4310"/>
        </w:tabs>
        <w:rPr>
          <w:del w:id="1313" w:author="felipe campo" w:date="2017-03-14T11:00:00Z"/>
          <w:rFonts w:eastAsiaTheme="minorEastAsia" w:cstheme="minorBidi"/>
          <w:b w:val="0"/>
          <w:bCs/>
          <w:noProof/>
        </w:rPr>
      </w:pPr>
      <w:del w:id="1314" w:author="felipe campo" w:date="2017-03-14T11:00:00Z">
        <w:r w:rsidDel="00D93D80">
          <w:rPr>
            <w:noProof/>
          </w:rPr>
          <w:delText>E</w:delText>
        </w:r>
      </w:del>
    </w:p>
    <w:p w14:paraId="654838D4" w14:textId="77777777" w:rsidR="00D7071D" w:rsidDel="00D93D80" w:rsidRDefault="00D7071D">
      <w:pPr>
        <w:pStyle w:val="Index1"/>
        <w:tabs>
          <w:tab w:val="right" w:pos="4310"/>
        </w:tabs>
        <w:rPr>
          <w:del w:id="1315" w:author="felipe campo" w:date="2017-03-14T11:00:00Z"/>
          <w:noProof/>
        </w:rPr>
      </w:pPr>
      <w:del w:id="1316" w:author="felipe campo" w:date="2017-03-14T11:00:00Z">
        <w:r w:rsidRPr="004E2891" w:rsidDel="00D93D80">
          <w:rPr>
            <w:noProof/>
            <w:lang w:val="es-ES"/>
          </w:rPr>
          <w:delText>Extreme Control</w:delText>
        </w:r>
        <w:r w:rsidDel="00D93D80">
          <w:rPr>
            <w:noProof/>
          </w:rPr>
          <w:tab/>
          <w:delText>11, 75</w:delText>
        </w:r>
      </w:del>
    </w:p>
    <w:p w14:paraId="1EB91654" w14:textId="77777777" w:rsidR="00D7071D" w:rsidDel="00D93D80" w:rsidRDefault="00D7071D">
      <w:pPr>
        <w:pStyle w:val="Index1"/>
        <w:tabs>
          <w:tab w:val="right" w:pos="4310"/>
        </w:tabs>
        <w:rPr>
          <w:del w:id="1317" w:author="felipe campo" w:date="2017-03-14T11:00:00Z"/>
          <w:noProof/>
        </w:rPr>
      </w:pPr>
      <w:del w:id="1318" w:author="felipe campo" w:date="2017-03-14T11:00:00Z">
        <w:r w:rsidRPr="004E2891" w:rsidDel="00D93D80">
          <w:rPr>
            <w:b/>
            <w:noProof/>
            <w:lang w:val="es-ES"/>
          </w:rPr>
          <w:delText>Extreme Platform</w:delText>
        </w:r>
        <w:r w:rsidDel="00D93D80">
          <w:rPr>
            <w:noProof/>
          </w:rPr>
          <w:tab/>
          <w:delText>11, 50, 53, 68, 75</w:delText>
        </w:r>
      </w:del>
    </w:p>
    <w:p w14:paraId="3D9A4AEA" w14:textId="77777777" w:rsidR="00D7071D" w:rsidDel="00D93D80" w:rsidRDefault="00D7071D">
      <w:pPr>
        <w:pStyle w:val="Index1"/>
        <w:tabs>
          <w:tab w:val="right" w:pos="4310"/>
        </w:tabs>
        <w:rPr>
          <w:del w:id="1319" w:author="felipe campo" w:date="2017-03-14T11:00:00Z"/>
          <w:noProof/>
        </w:rPr>
      </w:pPr>
      <w:del w:id="1320" w:author="felipe campo" w:date="2017-03-14T11:00:00Z">
        <w:r w:rsidRPr="004E2891" w:rsidDel="00D93D80">
          <w:rPr>
            <w:noProof/>
            <w:lang w:val="es-ES"/>
          </w:rPr>
          <w:delText>Extreme Track</w:delText>
        </w:r>
        <w:r w:rsidDel="00D93D80">
          <w:rPr>
            <w:noProof/>
          </w:rPr>
          <w:tab/>
          <w:delText>11, 75</w:delText>
        </w:r>
      </w:del>
    </w:p>
    <w:p w14:paraId="6338C7E6" w14:textId="77777777" w:rsidR="00D7071D" w:rsidDel="00D93D80" w:rsidRDefault="00D7071D">
      <w:pPr>
        <w:pStyle w:val="IndexHeading"/>
        <w:keepNext/>
        <w:tabs>
          <w:tab w:val="right" w:pos="4310"/>
        </w:tabs>
        <w:rPr>
          <w:del w:id="1321" w:author="felipe campo" w:date="2017-03-14T11:00:00Z"/>
          <w:rFonts w:eastAsiaTheme="minorEastAsia" w:cstheme="minorBidi"/>
          <w:b w:val="0"/>
          <w:bCs/>
          <w:noProof/>
        </w:rPr>
      </w:pPr>
      <w:del w:id="1322" w:author="felipe campo" w:date="2017-03-14T11:00:00Z">
        <w:r w:rsidDel="00D93D80">
          <w:rPr>
            <w:noProof/>
          </w:rPr>
          <w:delText>L</w:delText>
        </w:r>
      </w:del>
    </w:p>
    <w:p w14:paraId="1459BB0B" w14:textId="77777777" w:rsidR="00D7071D" w:rsidDel="00D93D80" w:rsidRDefault="00D7071D">
      <w:pPr>
        <w:pStyle w:val="Index1"/>
        <w:tabs>
          <w:tab w:val="right" w:pos="4310"/>
        </w:tabs>
        <w:rPr>
          <w:del w:id="1323" w:author="felipe campo" w:date="2017-03-14T11:00:00Z"/>
          <w:noProof/>
        </w:rPr>
      </w:pPr>
      <w:del w:id="1324" w:author="felipe campo" w:date="2017-03-14T11:00:00Z">
        <w:r w:rsidRPr="004E2891" w:rsidDel="00D93D80">
          <w:rPr>
            <w:noProof/>
            <w:lang w:val="es-ES"/>
          </w:rPr>
          <w:delText>LogCloud</w:delText>
        </w:r>
        <w:r w:rsidDel="00D93D80">
          <w:rPr>
            <w:noProof/>
          </w:rPr>
          <w:tab/>
          <w:delText>2, 4, 5, 6, 8, 10, 13, 14, 17, 23, 25, 34, 66, 68, 69, 70, 76, 81, 83</w:delText>
        </w:r>
      </w:del>
    </w:p>
    <w:p w14:paraId="51694B78" w14:textId="77777777" w:rsidR="00D7071D" w:rsidDel="00D93D80" w:rsidRDefault="00D7071D">
      <w:pPr>
        <w:pStyle w:val="IndexHeading"/>
        <w:keepNext/>
        <w:tabs>
          <w:tab w:val="right" w:pos="4310"/>
        </w:tabs>
        <w:rPr>
          <w:del w:id="1325" w:author="felipe campo" w:date="2017-03-14T11:00:00Z"/>
          <w:rFonts w:eastAsiaTheme="minorEastAsia" w:cstheme="minorBidi"/>
          <w:b w:val="0"/>
          <w:bCs/>
          <w:noProof/>
        </w:rPr>
      </w:pPr>
      <w:del w:id="1326" w:author="felipe campo" w:date="2017-03-14T11:00:00Z">
        <w:r w:rsidDel="00D93D80">
          <w:rPr>
            <w:noProof/>
          </w:rPr>
          <w:delText>M</w:delText>
        </w:r>
      </w:del>
    </w:p>
    <w:p w14:paraId="4F811675" w14:textId="77777777" w:rsidR="00D7071D" w:rsidDel="00D93D80" w:rsidRDefault="00D7071D">
      <w:pPr>
        <w:pStyle w:val="Index1"/>
        <w:tabs>
          <w:tab w:val="right" w:pos="4310"/>
        </w:tabs>
        <w:rPr>
          <w:del w:id="1327" w:author="felipe campo" w:date="2017-03-14T11:00:00Z"/>
          <w:noProof/>
        </w:rPr>
      </w:pPr>
      <w:del w:id="1328" w:author="felipe campo" w:date="2017-03-14T11:00:00Z">
        <w:r w:rsidRPr="004E2891" w:rsidDel="00D93D80">
          <w:rPr>
            <w:noProof/>
            <w:lang w:val="es-ES"/>
          </w:rPr>
          <w:delText>MESH</w:delText>
        </w:r>
        <w:r w:rsidDel="00D93D80">
          <w:rPr>
            <w:noProof/>
          </w:rPr>
          <w:tab/>
          <w:delText>12, 34, 67, 76</w:delText>
        </w:r>
      </w:del>
    </w:p>
    <w:p w14:paraId="26475482" w14:textId="77777777" w:rsidR="00D7071D" w:rsidDel="00D93D80" w:rsidRDefault="00D7071D">
      <w:pPr>
        <w:pStyle w:val="IndexHeading"/>
        <w:keepNext/>
        <w:tabs>
          <w:tab w:val="right" w:pos="4310"/>
        </w:tabs>
        <w:rPr>
          <w:del w:id="1329" w:author="felipe campo" w:date="2017-03-14T11:00:00Z"/>
          <w:rFonts w:eastAsiaTheme="minorEastAsia" w:cstheme="minorBidi"/>
          <w:b w:val="0"/>
          <w:bCs/>
          <w:noProof/>
        </w:rPr>
      </w:pPr>
      <w:del w:id="1330" w:author="felipe campo" w:date="2017-03-14T11:00:00Z">
        <w:r w:rsidDel="00D93D80">
          <w:rPr>
            <w:noProof/>
          </w:rPr>
          <w:delText>P</w:delText>
        </w:r>
      </w:del>
    </w:p>
    <w:p w14:paraId="1981B614" w14:textId="77777777" w:rsidR="00D7071D" w:rsidDel="00D93D80" w:rsidRDefault="00D7071D">
      <w:pPr>
        <w:pStyle w:val="Index1"/>
        <w:tabs>
          <w:tab w:val="right" w:pos="4310"/>
        </w:tabs>
        <w:rPr>
          <w:del w:id="1331" w:author="felipe campo" w:date="2017-03-14T11:00:00Z"/>
          <w:noProof/>
        </w:rPr>
      </w:pPr>
      <w:del w:id="1332" w:author="felipe campo" w:date="2017-03-14T11:00:00Z">
        <w:r w:rsidRPr="004E2891" w:rsidDel="00D93D80">
          <w:rPr>
            <w:b/>
            <w:noProof/>
            <w:lang w:val="es-ES"/>
          </w:rPr>
          <w:delText>Propietario</w:delText>
        </w:r>
        <w:r w:rsidDel="00D93D80">
          <w:rPr>
            <w:noProof/>
          </w:rPr>
          <w:tab/>
          <w:delText>10</w:delText>
        </w:r>
      </w:del>
    </w:p>
    <w:p w14:paraId="2032CF3F" w14:textId="77777777" w:rsidR="00D7071D" w:rsidDel="00D93D80" w:rsidRDefault="00D7071D">
      <w:pPr>
        <w:pStyle w:val="Index1"/>
        <w:tabs>
          <w:tab w:val="right" w:pos="4310"/>
        </w:tabs>
        <w:rPr>
          <w:del w:id="1333" w:author="felipe campo" w:date="2017-03-14T11:00:00Z"/>
          <w:noProof/>
        </w:rPr>
      </w:pPr>
      <w:del w:id="1334" w:author="felipe campo" w:date="2017-03-14T11:00:00Z">
        <w:r w:rsidRPr="004E2891" w:rsidDel="00D93D80">
          <w:rPr>
            <w:noProof/>
            <w:lang w:val="es-ES"/>
          </w:rPr>
          <w:delText>Proyecto Radicado</w:delText>
        </w:r>
        <w:r w:rsidDel="00D93D80">
          <w:rPr>
            <w:noProof/>
          </w:rPr>
          <w:tab/>
          <w:delText>64, 65, 66, 67, 68, 69, 70</w:delText>
        </w:r>
      </w:del>
    </w:p>
    <w:p w14:paraId="58455D48" w14:textId="77777777" w:rsidR="00D7071D" w:rsidDel="00D93D80" w:rsidRDefault="00D7071D">
      <w:pPr>
        <w:pStyle w:val="IndexHeading"/>
        <w:keepNext/>
        <w:tabs>
          <w:tab w:val="right" w:pos="4310"/>
        </w:tabs>
        <w:rPr>
          <w:del w:id="1335" w:author="felipe campo" w:date="2017-03-14T11:00:00Z"/>
          <w:rFonts w:eastAsiaTheme="minorEastAsia" w:cstheme="minorBidi"/>
          <w:b w:val="0"/>
          <w:bCs/>
          <w:noProof/>
        </w:rPr>
      </w:pPr>
      <w:del w:id="1336" w:author="felipe campo" w:date="2017-03-14T11:00:00Z">
        <w:r w:rsidDel="00D93D80">
          <w:rPr>
            <w:noProof/>
          </w:rPr>
          <w:delText>R</w:delText>
        </w:r>
      </w:del>
    </w:p>
    <w:p w14:paraId="7818723D" w14:textId="77777777" w:rsidR="00D7071D" w:rsidDel="00D93D80" w:rsidRDefault="00D7071D">
      <w:pPr>
        <w:pStyle w:val="Index1"/>
        <w:tabs>
          <w:tab w:val="right" w:pos="4310"/>
        </w:tabs>
        <w:rPr>
          <w:del w:id="1337" w:author="felipe campo" w:date="2017-03-14T11:00:00Z"/>
          <w:noProof/>
        </w:rPr>
      </w:pPr>
      <w:del w:id="1338" w:author="felipe campo" w:date="2017-03-14T11:00:00Z">
        <w:r w:rsidRPr="004E2891" w:rsidDel="00D93D80">
          <w:rPr>
            <w:b/>
            <w:noProof/>
            <w:lang w:val="es-ES"/>
          </w:rPr>
          <w:delText>RCM</w:delText>
        </w:r>
        <w:r w:rsidDel="00D93D80">
          <w:rPr>
            <w:noProof/>
          </w:rPr>
          <w:tab/>
          <w:delText>12, 34, 39, 40, 41, 42, 76</w:delText>
        </w:r>
      </w:del>
    </w:p>
    <w:p w14:paraId="5CE37B41" w14:textId="77777777" w:rsidR="00D7071D" w:rsidDel="00D93D80" w:rsidRDefault="00D7071D">
      <w:pPr>
        <w:pStyle w:val="Index1"/>
        <w:tabs>
          <w:tab w:val="right" w:pos="4310"/>
        </w:tabs>
        <w:rPr>
          <w:del w:id="1339" w:author="felipe campo" w:date="2017-03-14T11:00:00Z"/>
          <w:noProof/>
        </w:rPr>
      </w:pPr>
      <w:del w:id="1340" w:author="felipe campo" w:date="2017-03-14T11:00:00Z">
        <w:r w:rsidRPr="004E2891" w:rsidDel="00D93D80">
          <w:rPr>
            <w:noProof/>
            <w:lang w:val="es-ES"/>
          </w:rPr>
          <w:delText>Requisitos funcionales</w:delText>
        </w:r>
      </w:del>
    </w:p>
    <w:p w14:paraId="1DFC5870" w14:textId="77777777" w:rsidR="00D7071D" w:rsidDel="00D93D80" w:rsidRDefault="00D7071D">
      <w:pPr>
        <w:pStyle w:val="Index2"/>
        <w:tabs>
          <w:tab w:val="right" w:pos="4310"/>
        </w:tabs>
        <w:rPr>
          <w:del w:id="1341" w:author="felipe campo" w:date="2017-03-14T11:00:00Z"/>
          <w:noProof/>
        </w:rPr>
      </w:pPr>
      <w:del w:id="1342" w:author="felipe campo" w:date="2017-03-14T11:00:00Z">
        <w:r w:rsidRPr="004E2891" w:rsidDel="00D93D80">
          <w:rPr>
            <w:noProof/>
            <w:lang w:val="es-ES"/>
          </w:rPr>
          <w:delText>externos</w:delText>
        </w:r>
        <w:r w:rsidDel="00D93D80">
          <w:rPr>
            <w:noProof/>
          </w:rPr>
          <w:tab/>
          <w:delText>15</w:delText>
        </w:r>
      </w:del>
    </w:p>
    <w:p w14:paraId="74D982C5" w14:textId="77777777" w:rsidR="00D7071D" w:rsidDel="00D93D80" w:rsidRDefault="00D7071D">
      <w:pPr>
        <w:pStyle w:val="Index1"/>
        <w:tabs>
          <w:tab w:val="right" w:pos="4310"/>
        </w:tabs>
        <w:rPr>
          <w:del w:id="1343" w:author="felipe campo" w:date="2017-03-14T11:00:00Z"/>
          <w:noProof/>
        </w:rPr>
      </w:pPr>
      <w:del w:id="1344" w:author="felipe campo" w:date="2017-03-14T11:00:00Z">
        <w:r w:rsidRPr="004E2891" w:rsidDel="00D93D80">
          <w:rPr>
            <w:noProof/>
            <w:lang w:val="es-ES"/>
          </w:rPr>
          <w:delText>RFE</w:delText>
        </w:r>
        <w:r w:rsidDel="00D93D80">
          <w:rPr>
            <w:noProof/>
          </w:rPr>
          <w:tab/>
          <w:delText>15</w:delText>
        </w:r>
      </w:del>
    </w:p>
    <w:p w14:paraId="577AC7B6" w14:textId="77777777" w:rsidR="00D7071D" w:rsidDel="00D93D80" w:rsidRDefault="00D7071D">
      <w:pPr>
        <w:pStyle w:val="Index1"/>
        <w:tabs>
          <w:tab w:val="right" w:pos="4310"/>
        </w:tabs>
        <w:rPr>
          <w:del w:id="1345" w:author="felipe campo" w:date="2017-03-14T11:00:00Z"/>
          <w:noProof/>
        </w:rPr>
      </w:pPr>
      <w:del w:id="1346" w:author="felipe campo" w:date="2017-03-14T11:00:00Z">
        <w:r w:rsidRPr="004E2891" w:rsidDel="00D93D80">
          <w:rPr>
            <w:b/>
            <w:noProof/>
            <w:lang w:val="es-ES"/>
          </w:rPr>
          <w:delText>RFP 001</w:delText>
        </w:r>
        <w:r w:rsidDel="00D93D80">
          <w:rPr>
            <w:noProof/>
          </w:rPr>
          <w:tab/>
          <w:delText>5</w:delText>
        </w:r>
      </w:del>
    </w:p>
    <w:p w14:paraId="1C4C6C9B" w14:textId="77777777" w:rsidR="00D7071D" w:rsidDel="00D93D80" w:rsidRDefault="00D7071D">
      <w:pPr>
        <w:pStyle w:val="Index1"/>
        <w:tabs>
          <w:tab w:val="right" w:pos="4310"/>
        </w:tabs>
        <w:rPr>
          <w:del w:id="1347" w:author="felipe campo" w:date="2017-03-14T11:00:00Z"/>
          <w:noProof/>
        </w:rPr>
      </w:pPr>
      <w:del w:id="1348" w:author="felipe campo" w:date="2017-03-14T11:00:00Z">
        <w:r w:rsidRPr="004E2891" w:rsidDel="00D93D80">
          <w:rPr>
            <w:b/>
            <w:noProof/>
            <w:lang w:val="es-ES"/>
          </w:rPr>
          <w:delText>RFP 002</w:delText>
        </w:r>
        <w:r w:rsidDel="00D93D80">
          <w:rPr>
            <w:noProof/>
          </w:rPr>
          <w:tab/>
          <w:delText>5, 13</w:delText>
        </w:r>
      </w:del>
    </w:p>
    <w:p w14:paraId="3AEF47D5" w14:textId="77777777" w:rsidR="00D7071D" w:rsidDel="00D93D80" w:rsidRDefault="00D7071D">
      <w:pPr>
        <w:pStyle w:val="IndexHeading"/>
        <w:keepNext/>
        <w:tabs>
          <w:tab w:val="right" w:pos="4310"/>
        </w:tabs>
        <w:rPr>
          <w:del w:id="1349" w:author="felipe campo" w:date="2017-03-14T11:00:00Z"/>
          <w:rFonts w:eastAsiaTheme="minorEastAsia" w:cstheme="minorBidi"/>
          <w:b w:val="0"/>
          <w:bCs/>
          <w:noProof/>
        </w:rPr>
      </w:pPr>
      <w:del w:id="1350" w:author="felipe campo" w:date="2017-03-14T11:00:00Z">
        <w:r w:rsidDel="00D93D80">
          <w:rPr>
            <w:noProof/>
          </w:rPr>
          <w:delText>S</w:delText>
        </w:r>
      </w:del>
    </w:p>
    <w:p w14:paraId="08A381D6" w14:textId="77777777" w:rsidR="00D7071D" w:rsidDel="00D93D80" w:rsidRDefault="00D7071D">
      <w:pPr>
        <w:pStyle w:val="Index1"/>
        <w:tabs>
          <w:tab w:val="right" w:pos="4310"/>
        </w:tabs>
        <w:rPr>
          <w:del w:id="1351" w:author="felipe campo" w:date="2017-03-14T11:00:00Z"/>
          <w:noProof/>
        </w:rPr>
      </w:pPr>
      <w:del w:id="1352" w:author="felipe campo" w:date="2017-03-14T11:00:00Z">
        <w:r w:rsidRPr="004E2891" w:rsidDel="00D93D80">
          <w:rPr>
            <w:b/>
            <w:noProof/>
            <w:lang w:val="es-ES"/>
          </w:rPr>
          <w:delText>Seguridad Física y Video Analítica</w:delText>
        </w:r>
        <w:r w:rsidDel="00D93D80">
          <w:rPr>
            <w:noProof/>
          </w:rPr>
          <w:tab/>
          <w:delText>12</w:delText>
        </w:r>
      </w:del>
    </w:p>
    <w:p w14:paraId="03B89EDA" w14:textId="77777777" w:rsidR="00D7071D" w:rsidDel="00D93D80" w:rsidRDefault="00D7071D">
      <w:pPr>
        <w:pStyle w:val="Index1"/>
        <w:tabs>
          <w:tab w:val="right" w:pos="4310"/>
        </w:tabs>
        <w:rPr>
          <w:del w:id="1353" w:author="felipe campo" w:date="2017-03-14T11:00:00Z"/>
          <w:noProof/>
        </w:rPr>
      </w:pPr>
      <w:del w:id="1354" w:author="felipe campo" w:date="2017-03-14T11:00:00Z">
        <w:r w:rsidRPr="004E2891" w:rsidDel="00D93D80">
          <w:rPr>
            <w:b/>
            <w:noProof/>
            <w:lang w:val="es-ES"/>
          </w:rPr>
          <w:delText>Sistema</w:delText>
        </w:r>
        <w:r w:rsidDel="00D93D80">
          <w:rPr>
            <w:noProof/>
          </w:rPr>
          <w:tab/>
          <w:delText>4, 6, 8, 9, 10, 12, 43, 50, 64, 65, 68, 76, 77, 78</w:delText>
        </w:r>
      </w:del>
    </w:p>
    <w:p w14:paraId="5CB2B5D5" w14:textId="77777777" w:rsidR="00D7071D" w:rsidDel="00D93D80" w:rsidRDefault="00D7071D">
      <w:pPr>
        <w:pStyle w:val="Index1"/>
        <w:tabs>
          <w:tab w:val="right" w:pos="4310"/>
        </w:tabs>
        <w:rPr>
          <w:del w:id="1355" w:author="felipe campo" w:date="2017-03-14T11:00:00Z"/>
          <w:noProof/>
        </w:rPr>
      </w:pPr>
      <w:del w:id="1356" w:author="felipe campo" w:date="2017-03-14T11:00:00Z">
        <w:r w:rsidRPr="004E2891" w:rsidDel="00D93D80">
          <w:rPr>
            <w:b/>
            <w:noProof/>
            <w:lang w:val="es-ES"/>
          </w:rPr>
          <w:delText>Sistema de Información</w:delText>
        </w:r>
        <w:r w:rsidDel="00D93D80">
          <w:rPr>
            <w:noProof/>
          </w:rPr>
          <w:tab/>
          <w:delText>77</w:delText>
        </w:r>
      </w:del>
    </w:p>
    <w:p w14:paraId="4EF6A5C3" w14:textId="77777777" w:rsidR="00D7071D" w:rsidDel="00D93D80" w:rsidRDefault="00D7071D">
      <w:pPr>
        <w:pStyle w:val="Index1"/>
        <w:tabs>
          <w:tab w:val="right" w:pos="4310"/>
        </w:tabs>
        <w:rPr>
          <w:del w:id="1357" w:author="felipe campo" w:date="2017-03-14T11:00:00Z"/>
          <w:noProof/>
        </w:rPr>
      </w:pPr>
      <w:del w:id="1358" w:author="felipe campo" w:date="2017-03-14T11:00:00Z">
        <w:r w:rsidRPr="004E2891" w:rsidDel="00D93D80">
          <w:rPr>
            <w:noProof/>
            <w:lang w:val="es-ES"/>
          </w:rPr>
          <w:delText>Stakeholders</w:delText>
        </w:r>
        <w:r w:rsidDel="00D93D80">
          <w:rPr>
            <w:noProof/>
          </w:rPr>
          <w:tab/>
          <w:delText>9</w:delText>
        </w:r>
      </w:del>
    </w:p>
    <w:p w14:paraId="67420D91" w14:textId="77777777" w:rsidR="00D7071D" w:rsidDel="00D93D80" w:rsidRDefault="00D7071D">
      <w:pPr>
        <w:pStyle w:val="IndexHeading"/>
        <w:keepNext/>
        <w:tabs>
          <w:tab w:val="right" w:pos="4310"/>
        </w:tabs>
        <w:rPr>
          <w:del w:id="1359" w:author="felipe campo" w:date="2017-03-14T11:00:00Z"/>
          <w:rFonts w:eastAsiaTheme="minorEastAsia" w:cstheme="minorBidi"/>
          <w:b w:val="0"/>
          <w:bCs/>
          <w:noProof/>
        </w:rPr>
      </w:pPr>
      <w:del w:id="1360" w:author="felipe campo" w:date="2017-03-14T11:00:00Z">
        <w:r w:rsidDel="00D93D80">
          <w:rPr>
            <w:noProof/>
          </w:rPr>
          <w:delText>T</w:delText>
        </w:r>
      </w:del>
    </w:p>
    <w:p w14:paraId="6C0F6ACF" w14:textId="77777777" w:rsidR="00D7071D" w:rsidDel="00D93D80" w:rsidRDefault="00D7071D">
      <w:pPr>
        <w:pStyle w:val="Index1"/>
        <w:tabs>
          <w:tab w:val="right" w:pos="4310"/>
        </w:tabs>
        <w:rPr>
          <w:del w:id="1361" w:author="felipe campo" w:date="2017-03-14T11:00:00Z"/>
          <w:noProof/>
        </w:rPr>
      </w:pPr>
      <w:del w:id="1362" w:author="felipe campo" w:date="2017-03-14T11:00:00Z">
        <w:r w:rsidRPr="004E2891" w:rsidDel="00D93D80">
          <w:rPr>
            <w:noProof/>
            <w:lang w:val="es-ES"/>
          </w:rPr>
          <w:delText>TMS</w:delText>
        </w:r>
        <w:r w:rsidDel="00D93D80">
          <w:rPr>
            <w:noProof/>
          </w:rPr>
          <w:tab/>
          <w:delText>13, 14, 15, 17, 18, 19, 21, 22, 23, 68, 78</w:delText>
        </w:r>
      </w:del>
    </w:p>
    <w:p w14:paraId="2681800F" w14:textId="77777777" w:rsidR="00D7071D" w:rsidDel="00D93D80" w:rsidRDefault="00D7071D">
      <w:pPr>
        <w:pStyle w:val="IndexHeading"/>
        <w:keepNext/>
        <w:tabs>
          <w:tab w:val="right" w:pos="4310"/>
        </w:tabs>
        <w:rPr>
          <w:del w:id="1363" w:author="felipe campo" w:date="2017-03-14T11:00:00Z"/>
          <w:rFonts w:eastAsiaTheme="minorEastAsia" w:cstheme="minorBidi"/>
          <w:b w:val="0"/>
          <w:bCs/>
          <w:noProof/>
        </w:rPr>
      </w:pPr>
      <w:del w:id="1364" w:author="felipe campo" w:date="2017-03-14T11:00:00Z">
        <w:r w:rsidDel="00D93D80">
          <w:rPr>
            <w:noProof/>
          </w:rPr>
          <w:delText>U</w:delText>
        </w:r>
      </w:del>
    </w:p>
    <w:p w14:paraId="511A98D7" w14:textId="77777777" w:rsidR="00D7071D" w:rsidDel="00D93D80" w:rsidRDefault="00D7071D">
      <w:pPr>
        <w:pStyle w:val="Index1"/>
        <w:tabs>
          <w:tab w:val="right" w:pos="4310"/>
        </w:tabs>
        <w:rPr>
          <w:del w:id="1365" w:author="felipe campo" w:date="2017-03-14T11:00:00Z"/>
          <w:noProof/>
        </w:rPr>
      </w:pPr>
      <w:del w:id="1366" w:author="felipe campo" w:date="2017-03-14T11:00:00Z">
        <w:r w:rsidRPr="004E2891" w:rsidDel="00D93D80">
          <w:rPr>
            <w:b/>
            <w:noProof/>
            <w:lang w:val="es-ES"/>
          </w:rPr>
          <w:delText>UML</w:delText>
        </w:r>
        <w:r w:rsidDel="00D93D80">
          <w:rPr>
            <w:noProof/>
          </w:rPr>
          <w:tab/>
          <w:delText>9, 14, 75, 78</w:delText>
        </w:r>
      </w:del>
    </w:p>
    <w:p w14:paraId="0E585B1B" w14:textId="77777777" w:rsidR="00D7071D" w:rsidDel="00D93D80" w:rsidRDefault="00D7071D" w:rsidP="008165C8">
      <w:pPr>
        <w:rPr>
          <w:del w:id="1367" w:author="felipe campo" w:date="2017-03-14T11:00:00Z"/>
          <w:noProof/>
          <w:lang w:val="es-ES"/>
        </w:rPr>
        <w:sectPr w:rsidR="00D7071D" w:rsidDel="00D93D80" w:rsidSect="00D7071D">
          <w:type w:val="continuous"/>
          <w:pgSz w:w="12240" w:h="15840"/>
          <w:pgMar w:top="1440" w:right="1440" w:bottom="1440" w:left="1440" w:header="708" w:footer="708" w:gutter="0"/>
          <w:cols w:num="2" w:space="720"/>
          <w:docGrid w:linePitch="360"/>
        </w:sectPr>
      </w:pPr>
    </w:p>
    <w:p w14:paraId="3B755F34" w14:textId="37B18B75" w:rsidR="00F2226C" w:rsidRPr="00B30A26" w:rsidRDefault="008165C8" w:rsidP="008165C8">
      <w:pPr>
        <w:rPr>
          <w:lang w:val="es-ES"/>
        </w:rPr>
      </w:pPr>
      <w:r w:rsidRPr="00B30A26">
        <w:rPr>
          <w:lang w:val="es-ES"/>
        </w:rPr>
        <w:fldChar w:fldCharType="end"/>
      </w:r>
    </w:p>
    <w:bookmarkStart w:id="1368" w:name="_Toc518466311" w:displacedByCustomXml="next"/>
    <w:sdt>
      <w:sdtPr>
        <w:rPr>
          <w:rFonts w:ascii="Helvetica Light" w:eastAsiaTheme="minorHAnsi" w:hAnsi="Helvetica Light" w:cstheme="minorBidi"/>
          <w:b w:val="0"/>
          <w:bCs w:val="0"/>
          <w:color w:val="auto"/>
          <w:sz w:val="28"/>
          <w:szCs w:val="24"/>
          <w:lang w:val="es-ES"/>
        </w:rPr>
        <w:id w:val="2024271505"/>
        <w:docPartObj>
          <w:docPartGallery w:val="Bibliographies"/>
          <w:docPartUnique/>
        </w:docPartObj>
      </w:sdtPr>
      <w:sdtEndPr>
        <w:rPr>
          <w:rFonts w:ascii="Helvetica" w:hAnsi="Helvetica" w:cs="Times New Roman"/>
        </w:rPr>
      </w:sdtEndPr>
      <w:sdtContent>
        <w:p w14:paraId="469BA375" w14:textId="2535C430" w:rsidR="00F2226C" w:rsidRPr="00B30A26" w:rsidRDefault="00F2226C" w:rsidP="00667D60">
          <w:pPr>
            <w:pStyle w:val="Heading2"/>
            <w:rPr>
              <w:lang w:val="es-ES"/>
            </w:rPr>
          </w:pPr>
          <w:r w:rsidRPr="00B30A26">
            <w:rPr>
              <w:lang w:val="es-ES"/>
            </w:rPr>
            <w:t>Bibliografía</w:t>
          </w:r>
          <w:bookmarkEnd w:id="1368"/>
        </w:p>
        <w:sdt>
          <w:sdtPr>
            <w:rPr>
              <w:lang w:val="es-ES"/>
            </w:rPr>
            <w:id w:val="111145805"/>
            <w:bibliography/>
          </w:sdtPr>
          <w:sdtContent>
            <w:p w14:paraId="25AEDB46" w14:textId="77777777" w:rsidR="00515FE7" w:rsidRDefault="00F2226C">
              <w:pPr>
                <w:rPr>
                  <w:rFonts w:asciiTheme="minorHAnsi" w:hAnsiTheme="minorHAnsi" w:cstheme="minorBidi"/>
                  <w:noProof/>
                  <w:sz w:val="24"/>
                </w:rPr>
              </w:pPr>
              <w:r w:rsidRPr="00B30A26">
                <w:rPr>
                  <w:lang w:val="es-ES"/>
                </w:rPr>
                <w:fldChar w:fldCharType="begin"/>
              </w:r>
              <w:r w:rsidRPr="00B30A26">
                <w:rPr>
                  <w:lang w:val="es-ES"/>
                </w:rPr>
                <w:instrText xml:space="preserve"> BIBLIOGRAPHY </w:instrText>
              </w:r>
              <w:r w:rsidRPr="00B30A26">
                <w:rPr>
                  <w:lang w:val="es-E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43"/>
                <w:gridCol w:w="8817"/>
              </w:tblGrid>
              <w:tr w:rsidR="00515FE7" w14:paraId="5BBB27D6" w14:textId="77777777">
                <w:trPr>
                  <w:divId w:val="607740278"/>
                  <w:tblCellSpacing w:w="15" w:type="dxa"/>
                  <w:ins w:id="1369" w:author="felipe campo" w:date="2018-07-04T11:15:00Z"/>
                </w:trPr>
                <w:tc>
                  <w:tcPr>
                    <w:tcW w:w="50" w:type="pct"/>
                    <w:hideMark/>
                  </w:tcPr>
                  <w:p w14:paraId="102ACE2F" w14:textId="77777777" w:rsidR="00515FE7" w:rsidRDefault="00515FE7">
                    <w:pPr>
                      <w:pStyle w:val="Bibliography"/>
                      <w:rPr>
                        <w:ins w:id="1370" w:author="felipe campo" w:date="2018-07-04T11:15:00Z"/>
                        <w:noProof/>
                        <w:sz w:val="24"/>
                        <w:lang w:val="es-ES"/>
                      </w:rPr>
                    </w:pPr>
                    <w:ins w:id="1371" w:author="felipe campo" w:date="2018-07-04T11:15:00Z">
                      <w:r>
                        <w:rPr>
                          <w:noProof/>
                          <w:lang w:val="es-ES"/>
                        </w:rPr>
                        <w:t xml:space="preserve">[1] </w:t>
                      </w:r>
                    </w:ins>
                  </w:p>
                </w:tc>
                <w:tc>
                  <w:tcPr>
                    <w:tcW w:w="0" w:type="auto"/>
                    <w:hideMark/>
                  </w:tcPr>
                  <w:p w14:paraId="55348ABC" w14:textId="77777777" w:rsidR="00515FE7" w:rsidRDefault="00515FE7">
                    <w:pPr>
                      <w:pStyle w:val="Bibliography"/>
                      <w:rPr>
                        <w:ins w:id="1372" w:author="felipe campo" w:date="2018-07-04T11:15:00Z"/>
                        <w:noProof/>
                        <w:lang w:val="es-ES"/>
                      </w:rPr>
                    </w:pPr>
                    <w:ins w:id="1373" w:author="felipe campo" w:date="2018-07-04T11:15:00Z">
                      <w:r>
                        <w:rPr>
                          <w:noProof/>
                          <w:lang w:val="es-ES"/>
                        </w:rPr>
                        <w:t>I. Brito, A. Moreira y J. Araujo, «A requirements model for quality attributes,» Mayo 2002. [En línea]. Available: http://trese.cs.utwente.nl/AOSD-EarlyAspectsWS/Papers/Brito.pdf.</w:t>
                      </w:r>
                    </w:ins>
                  </w:p>
                </w:tc>
              </w:tr>
              <w:tr w:rsidR="00515FE7" w14:paraId="03D81B7A" w14:textId="77777777">
                <w:trPr>
                  <w:divId w:val="607740278"/>
                  <w:tblCellSpacing w:w="15" w:type="dxa"/>
                  <w:ins w:id="1374" w:author="felipe campo" w:date="2018-07-04T11:15:00Z"/>
                </w:trPr>
                <w:tc>
                  <w:tcPr>
                    <w:tcW w:w="50" w:type="pct"/>
                    <w:hideMark/>
                  </w:tcPr>
                  <w:p w14:paraId="35F418E8" w14:textId="77777777" w:rsidR="00515FE7" w:rsidRDefault="00515FE7">
                    <w:pPr>
                      <w:pStyle w:val="Bibliography"/>
                      <w:rPr>
                        <w:ins w:id="1375" w:author="felipe campo" w:date="2018-07-04T11:15:00Z"/>
                        <w:noProof/>
                        <w:lang w:val="es-ES"/>
                      </w:rPr>
                    </w:pPr>
                    <w:ins w:id="1376" w:author="felipe campo" w:date="2018-07-04T11:15:00Z">
                      <w:r>
                        <w:rPr>
                          <w:noProof/>
                          <w:lang w:val="es-ES"/>
                        </w:rPr>
                        <w:t xml:space="preserve">[2] </w:t>
                      </w:r>
                    </w:ins>
                  </w:p>
                </w:tc>
                <w:tc>
                  <w:tcPr>
                    <w:tcW w:w="0" w:type="auto"/>
                    <w:hideMark/>
                  </w:tcPr>
                  <w:p w14:paraId="706C3FCA" w14:textId="77777777" w:rsidR="00515FE7" w:rsidRDefault="00515FE7">
                    <w:pPr>
                      <w:pStyle w:val="Bibliography"/>
                      <w:rPr>
                        <w:ins w:id="1377" w:author="felipe campo" w:date="2018-07-04T11:15:00Z"/>
                        <w:noProof/>
                        <w:lang w:val="es-ES"/>
                      </w:rPr>
                    </w:pPr>
                    <w:ins w:id="1378" w:author="felipe campo" w:date="2018-07-04T11:15:00Z">
                      <w:r>
                        <w:rPr>
                          <w:noProof/>
                          <w:lang w:val="es-ES"/>
                        </w:rPr>
                        <w:t>Object Management Group, «The Unified Modeling Language,» 2016. [En línea]. Available: http://www.omg.org/spec/UML/2.5/PDF/.</w:t>
                      </w:r>
                    </w:ins>
                  </w:p>
                </w:tc>
              </w:tr>
              <w:tr w:rsidR="00515FE7" w14:paraId="0392630D" w14:textId="77777777">
                <w:trPr>
                  <w:divId w:val="607740278"/>
                  <w:tblCellSpacing w:w="15" w:type="dxa"/>
                  <w:ins w:id="1379" w:author="felipe campo" w:date="2018-07-04T11:15:00Z"/>
                </w:trPr>
                <w:tc>
                  <w:tcPr>
                    <w:tcW w:w="50" w:type="pct"/>
                    <w:hideMark/>
                  </w:tcPr>
                  <w:p w14:paraId="14A2CACD" w14:textId="77777777" w:rsidR="00515FE7" w:rsidRDefault="00515FE7">
                    <w:pPr>
                      <w:pStyle w:val="Bibliography"/>
                      <w:rPr>
                        <w:ins w:id="1380" w:author="felipe campo" w:date="2018-07-04T11:15:00Z"/>
                        <w:noProof/>
                        <w:lang w:val="es-ES"/>
                      </w:rPr>
                    </w:pPr>
                    <w:ins w:id="1381" w:author="felipe campo" w:date="2018-07-04T11:15:00Z">
                      <w:r>
                        <w:rPr>
                          <w:noProof/>
                          <w:lang w:val="es-ES"/>
                        </w:rPr>
                        <w:t xml:space="preserve">[3] </w:t>
                      </w:r>
                    </w:ins>
                  </w:p>
                </w:tc>
                <w:tc>
                  <w:tcPr>
                    <w:tcW w:w="0" w:type="auto"/>
                    <w:hideMark/>
                  </w:tcPr>
                  <w:p w14:paraId="444AC5C8" w14:textId="77777777" w:rsidR="00515FE7" w:rsidRDefault="00515FE7">
                    <w:pPr>
                      <w:pStyle w:val="Bibliography"/>
                      <w:rPr>
                        <w:ins w:id="1382" w:author="felipe campo" w:date="2018-07-04T11:15:00Z"/>
                        <w:noProof/>
                        <w:lang w:val="es-ES"/>
                      </w:rPr>
                    </w:pPr>
                    <w:ins w:id="1383" w:author="felipe campo" w:date="2018-07-04T11:15:00Z">
                      <w:r>
                        <w:rPr>
                          <w:noProof/>
                          <w:lang w:val="es-ES"/>
                        </w:rPr>
                        <w:t>Transpportemos en red, «Transpportemos en red,» RED SIAVIAL LTDA y OTMS GROUP SAS, 2014. [En línea]. Available: http://transpportemos.com.</w:t>
                      </w:r>
                    </w:ins>
                  </w:p>
                </w:tc>
              </w:tr>
              <w:tr w:rsidR="00515FE7" w14:paraId="27A783DE" w14:textId="77777777">
                <w:trPr>
                  <w:divId w:val="607740278"/>
                  <w:tblCellSpacing w:w="15" w:type="dxa"/>
                  <w:ins w:id="1384" w:author="felipe campo" w:date="2018-07-04T11:15:00Z"/>
                </w:trPr>
                <w:tc>
                  <w:tcPr>
                    <w:tcW w:w="50" w:type="pct"/>
                    <w:hideMark/>
                  </w:tcPr>
                  <w:p w14:paraId="21EE9196" w14:textId="77777777" w:rsidR="00515FE7" w:rsidRDefault="00515FE7">
                    <w:pPr>
                      <w:pStyle w:val="Bibliography"/>
                      <w:rPr>
                        <w:ins w:id="1385" w:author="felipe campo" w:date="2018-07-04T11:15:00Z"/>
                        <w:noProof/>
                        <w:lang w:val="es-ES"/>
                      </w:rPr>
                    </w:pPr>
                    <w:ins w:id="1386" w:author="felipe campo" w:date="2018-07-04T11:15:00Z">
                      <w:r>
                        <w:rPr>
                          <w:noProof/>
                          <w:lang w:val="es-ES"/>
                        </w:rPr>
                        <w:t xml:space="preserve">[4] </w:t>
                      </w:r>
                    </w:ins>
                  </w:p>
                </w:tc>
                <w:tc>
                  <w:tcPr>
                    <w:tcW w:w="0" w:type="auto"/>
                    <w:hideMark/>
                  </w:tcPr>
                  <w:p w14:paraId="5853F33E" w14:textId="77777777" w:rsidR="00515FE7" w:rsidRDefault="00515FE7">
                    <w:pPr>
                      <w:pStyle w:val="Bibliography"/>
                      <w:rPr>
                        <w:ins w:id="1387" w:author="felipe campo" w:date="2018-07-04T11:15:00Z"/>
                        <w:noProof/>
                        <w:lang w:val="es-ES"/>
                      </w:rPr>
                    </w:pPr>
                    <w:ins w:id="1388" w:author="felipe campo" w:date="2018-07-04T11:15:00Z">
                      <w:r>
                        <w:rPr>
                          <w:noProof/>
                          <w:lang w:val="es-ES"/>
                        </w:rPr>
                        <w:t>Wikipedia, «Transportista,» 2016. [En línea]. Available: https://es.wikipedia.org/wiki/Transportista.</w:t>
                      </w:r>
                    </w:ins>
                  </w:p>
                </w:tc>
              </w:tr>
              <w:tr w:rsidR="00515FE7" w14:paraId="78746EB8" w14:textId="77777777">
                <w:trPr>
                  <w:divId w:val="607740278"/>
                  <w:tblCellSpacing w:w="15" w:type="dxa"/>
                  <w:ins w:id="1389" w:author="felipe campo" w:date="2018-07-04T11:15:00Z"/>
                </w:trPr>
                <w:tc>
                  <w:tcPr>
                    <w:tcW w:w="50" w:type="pct"/>
                    <w:hideMark/>
                  </w:tcPr>
                  <w:p w14:paraId="607A962A" w14:textId="77777777" w:rsidR="00515FE7" w:rsidRDefault="00515FE7">
                    <w:pPr>
                      <w:pStyle w:val="Bibliography"/>
                      <w:rPr>
                        <w:ins w:id="1390" w:author="felipe campo" w:date="2018-07-04T11:15:00Z"/>
                        <w:noProof/>
                        <w:lang w:val="es-ES"/>
                      </w:rPr>
                    </w:pPr>
                    <w:ins w:id="1391" w:author="felipe campo" w:date="2018-07-04T11:15:00Z">
                      <w:r>
                        <w:rPr>
                          <w:noProof/>
                          <w:lang w:val="es-ES"/>
                        </w:rPr>
                        <w:t xml:space="preserve">[5] </w:t>
                      </w:r>
                    </w:ins>
                  </w:p>
                </w:tc>
                <w:tc>
                  <w:tcPr>
                    <w:tcW w:w="0" w:type="auto"/>
                    <w:hideMark/>
                  </w:tcPr>
                  <w:p w14:paraId="59DFC424" w14:textId="77777777" w:rsidR="00515FE7" w:rsidRDefault="00515FE7">
                    <w:pPr>
                      <w:pStyle w:val="Bibliography"/>
                      <w:rPr>
                        <w:ins w:id="1392" w:author="felipe campo" w:date="2018-07-04T11:15:00Z"/>
                        <w:noProof/>
                        <w:lang w:val="es-ES"/>
                      </w:rPr>
                    </w:pPr>
                    <w:ins w:id="1393" w:author="felipe campo" w:date="2018-07-04T11:15:00Z">
                      <w:r>
                        <w:rPr>
                          <w:noProof/>
                          <w:lang w:val="es-ES"/>
                        </w:rPr>
                        <w:t>J. Pérez, «Definicion.es,» 2008. [En línea]. Available: http://definicion.de/empresa/.</w:t>
                      </w:r>
                    </w:ins>
                  </w:p>
                </w:tc>
              </w:tr>
              <w:tr w:rsidR="00515FE7" w14:paraId="2D404694" w14:textId="77777777">
                <w:trPr>
                  <w:divId w:val="607740278"/>
                  <w:tblCellSpacing w:w="15" w:type="dxa"/>
                  <w:ins w:id="1394" w:author="felipe campo" w:date="2018-07-04T11:15:00Z"/>
                </w:trPr>
                <w:tc>
                  <w:tcPr>
                    <w:tcW w:w="50" w:type="pct"/>
                    <w:hideMark/>
                  </w:tcPr>
                  <w:p w14:paraId="25C87A4A" w14:textId="77777777" w:rsidR="00515FE7" w:rsidRDefault="00515FE7">
                    <w:pPr>
                      <w:pStyle w:val="Bibliography"/>
                      <w:rPr>
                        <w:ins w:id="1395" w:author="felipe campo" w:date="2018-07-04T11:15:00Z"/>
                        <w:noProof/>
                        <w:lang w:val="es-ES"/>
                      </w:rPr>
                    </w:pPr>
                    <w:ins w:id="1396" w:author="felipe campo" w:date="2018-07-04T11:15:00Z">
                      <w:r>
                        <w:rPr>
                          <w:noProof/>
                          <w:lang w:val="es-ES"/>
                        </w:rPr>
                        <w:t xml:space="preserve">[6] </w:t>
                      </w:r>
                    </w:ins>
                  </w:p>
                </w:tc>
                <w:tc>
                  <w:tcPr>
                    <w:tcW w:w="0" w:type="auto"/>
                    <w:hideMark/>
                  </w:tcPr>
                  <w:p w14:paraId="17081CA9" w14:textId="77777777" w:rsidR="00515FE7" w:rsidRDefault="00515FE7">
                    <w:pPr>
                      <w:pStyle w:val="Bibliography"/>
                      <w:rPr>
                        <w:ins w:id="1397" w:author="felipe campo" w:date="2018-07-04T11:15:00Z"/>
                        <w:noProof/>
                        <w:lang w:val="es-ES"/>
                      </w:rPr>
                    </w:pPr>
                    <w:ins w:id="1398" w:author="felipe campo" w:date="2018-07-04T11:15:00Z">
                      <w:r>
                        <w:rPr>
                          <w:noProof/>
                          <w:lang w:val="es-ES"/>
                        </w:rPr>
                        <w:t>L. F. Campo, «Analisis de Mercado de Sistemas TMS para el proyecto Logcloud,» Barranquilla, 2017.</w:t>
                      </w:r>
                    </w:ins>
                  </w:p>
                </w:tc>
              </w:tr>
              <w:tr w:rsidR="00515FE7" w14:paraId="255FD749" w14:textId="77777777">
                <w:trPr>
                  <w:divId w:val="607740278"/>
                  <w:tblCellSpacing w:w="15" w:type="dxa"/>
                  <w:ins w:id="1399" w:author="felipe campo" w:date="2018-07-04T11:15:00Z"/>
                </w:trPr>
                <w:tc>
                  <w:tcPr>
                    <w:tcW w:w="50" w:type="pct"/>
                    <w:hideMark/>
                  </w:tcPr>
                  <w:p w14:paraId="15E064AC" w14:textId="77777777" w:rsidR="00515FE7" w:rsidRDefault="00515FE7">
                    <w:pPr>
                      <w:pStyle w:val="Bibliography"/>
                      <w:rPr>
                        <w:ins w:id="1400" w:author="felipe campo" w:date="2018-07-04T11:15:00Z"/>
                        <w:noProof/>
                        <w:lang w:val="es-ES"/>
                      </w:rPr>
                    </w:pPr>
                    <w:ins w:id="1401" w:author="felipe campo" w:date="2018-07-04T11:15:00Z">
                      <w:r>
                        <w:rPr>
                          <w:noProof/>
                          <w:lang w:val="es-ES"/>
                        </w:rPr>
                        <w:t xml:space="preserve">[7] </w:t>
                      </w:r>
                    </w:ins>
                  </w:p>
                </w:tc>
                <w:tc>
                  <w:tcPr>
                    <w:tcW w:w="0" w:type="auto"/>
                    <w:hideMark/>
                  </w:tcPr>
                  <w:p w14:paraId="5C82EA35" w14:textId="77777777" w:rsidR="00515FE7" w:rsidRDefault="00515FE7">
                    <w:pPr>
                      <w:pStyle w:val="Bibliography"/>
                      <w:rPr>
                        <w:ins w:id="1402" w:author="felipe campo" w:date="2018-07-04T11:15:00Z"/>
                        <w:noProof/>
                        <w:lang w:val="es-ES"/>
                      </w:rPr>
                    </w:pPr>
                    <w:ins w:id="1403" w:author="felipe campo" w:date="2018-07-04T11:15:00Z">
                      <w:r>
                        <w:rPr>
                          <w:noProof/>
                          <w:lang w:val="es-ES"/>
                        </w:rPr>
                        <w:t xml:space="preserve">H. Min, The essentials of supply chain management: New business concepts and applications., Pearson Education, 2015. </w:t>
                      </w:r>
                    </w:ins>
                  </w:p>
                </w:tc>
              </w:tr>
              <w:tr w:rsidR="00515FE7" w14:paraId="549998A5" w14:textId="77777777">
                <w:trPr>
                  <w:divId w:val="607740278"/>
                  <w:tblCellSpacing w:w="15" w:type="dxa"/>
                  <w:ins w:id="1404" w:author="felipe campo" w:date="2018-07-04T11:15:00Z"/>
                </w:trPr>
                <w:tc>
                  <w:tcPr>
                    <w:tcW w:w="50" w:type="pct"/>
                    <w:hideMark/>
                  </w:tcPr>
                  <w:p w14:paraId="68D2D1CD" w14:textId="77777777" w:rsidR="00515FE7" w:rsidRDefault="00515FE7">
                    <w:pPr>
                      <w:pStyle w:val="Bibliography"/>
                      <w:rPr>
                        <w:ins w:id="1405" w:author="felipe campo" w:date="2018-07-04T11:15:00Z"/>
                        <w:noProof/>
                        <w:lang w:val="es-ES"/>
                      </w:rPr>
                    </w:pPr>
                    <w:ins w:id="1406" w:author="felipe campo" w:date="2018-07-04T11:15:00Z">
                      <w:r>
                        <w:rPr>
                          <w:noProof/>
                          <w:lang w:val="es-ES"/>
                        </w:rPr>
                        <w:t xml:space="preserve">[8] </w:t>
                      </w:r>
                    </w:ins>
                  </w:p>
                </w:tc>
                <w:tc>
                  <w:tcPr>
                    <w:tcW w:w="0" w:type="auto"/>
                    <w:hideMark/>
                  </w:tcPr>
                  <w:p w14:paraId="7AC78DD8" w14:textId="77777777" w:rsidR="00515FE7" w:rsidRDefault="00515FE7">
                    <w:pPr>
                      <w:pStyle w:val="Bibliography"/>
                      <w:rPr>
                        <w:ins w:id="1407" w:author="felipe campo" w:date="2018-07-04T11:15:00Z"/>
                        <w:noProof/>
                        <w:lang w:val="es-ES"/>
                      </w:rPr>
                    </w:pPr>
                    <w:ins w:id="1408" w:author="felipe campo" w:date="2018-07-04T11:15:00Z">
                      <w:r>
                        <w:rPr>
                          <w:noProof/>
                          <w:lang w:val="es-ES"/>
                        </w:rPr>
                        <w:t>C. A. Soto y M. Melacini, «Development of a Supply Chain Collaboration TMS: Market Analysis and Value Assessment,» Milan.</w:t>
                      </w:r>
                    </w:ins>
                  </w:p>
                </w:tc>
              </w:tr>
              <w:tr w:rsidR="00515FE7" w14:paraId="394FA499" w14:textId="77777777">
                <w:trPr>
                  <w:divId w:val="607740278"/>
                  <w:tblCellSpacing w:w="15" w:type="dxa"/>
                  <w:ins w:id="1409" w:author="felipe campo" w:date="2018-07-04T11:15:00Z"/>
                </w:trPr>
                <w:tc>
                  <w:tcPr>
                    <w:tcW w:w="50" w:type="pct"/>
                    <w:hideMark/>
                  </w:tcPr>
                  <w:p w14:paraId="2381D17A" w14:textId="77777777" w:rsidR="00515FE7" w:rsidRDefault="00515FE7">
                    <w:pPr>
                      <w:pStyle w:val="Bibliography"/>
                      <w:rPr>
                        <w:ins w:id="1410" w:author="felipe campo" w:date="2018-07-04T11:15:00Z"/>
                        <w:noProof/>
                        <w:lang w:val="es-ES"/>
                      </w:rPr>
                    </w:pPr>
                    <w:ins w:id="1411" w:author="felipe campo" w:date="2018-07-04T11:15:00Z">
                      <w:r>
                        <w:rPr>
                          <w:noProof/>
                          <w:lang w:val="es-ES"/>
                        </w:rPr>
                        <w:t xml:space="preserve">[9] </w:t>
                      </w:r>
                    </w:ins>
                  </w:p>
                </w:tc>
                <w:tc>
                  <w:tcPr>
                    <w:tcW w:w="0" w:type="auto"/>
                    <w:hideMark/>
                  </w:tcPr>
                  <w:p w14:paraId="464DFF80" w14:textId="77777777" w:rsidR="00515FE7" w:rsidRDefault="00515FE7">
                    <w:pPr>
                      <w:pStyle w:val="Bibliography"/>
                      <w:rPr>
                        <w:ins w:id="1412" w:author="felipe campo" w:date="2018-07-04T11:15:00Z"/>
                        <w:noProof/>
                        <w:lang w:val="es-ES"/>
                      </w:rPr>
                    </w:pPr>
                    <w:ins w:id="1413" w:author="felipe campo" w:date="2018-07-04T11:15:00Z">
                      <w:r>
                        <w:rPr>
                          <w:noProof/>
                          <w:lang w:val="es-ES"/>
                        </w:rPr>
                        <w:t>J. Galvez, «Los Requerimientos No Funcionales,» 12 Noviembre 2008. [En línea]. Available: http://utpingsof1.blogspot.com.co/2008/11/los-requerimientos-no-funcionales.html.</w:t>
                      </w:r>
                    </w:ins>
                  </w:p>
                </w:tc>
              </w:tr>
              <w:tr w:rsidR="00515FE7" w14:paraId="56785A0D" w14:textId="77777777">
                <w:trPr>
                  <w:divId w:val="607740278"/>
                  <w:tblCellSpacing w:w="15" w:type="dxa"/>
                  <w:ins w:id="1414" w:author="felipe campo" w:date="2018-07-04T11:15:00Z"/>
                </w:trPr>
                <w:tc>
                  <w:tcPr>
                    <w:tcW w:w="50" w:type="pct"/>
                    <w:hideMark/>
                  </w:tcPr>
                  <w:p w14:paraId="3F6A45EB" w14:textId="77777777" w:rsidR="00515FE7" w:rsidRDefault="00515FE7">
                    <w:pPr>
                      <w:pStyle w:val="Bibliography"/>
                      <w:rPr>
                        <w:ins w:id="1415" w:author="felipe campo" w:date="2018-07-04T11:15:00Z"/>
                        <w:noProof/>
                        <w:lang w:val="es-ES"/>
                      </w:rPr>
                    </w:pPr>
                    <w:ins w:id="1416" w:author="felipe campo" w:date="2018-07-04T11:15:00Z">
                      <w:r>
                        <w:rPr>
                          <w:noProof/>
                          <w:lang w:val="es-ES"/>
                        </w:rPr>
                        <w:t xml:space="preserve">[10] </w:t>
                      </w:r>
                    </w:ins>
                  </w:p>
                </w:tc>
                <w:tc>
                  <w:tcPr>
                    <w:tcW w:w="0" w:type="auto"/>
                    <w:hideMark/>
                  </w:tcPr>
                  <w:p w14:paraId="6B091505" w14:textId="77777777" w:rsidR="00515FE7" w:rsidRDefault="00515FE7">
                    <w:pPr>
                      <w:pStyle w:val="Bibliography"/>
                      <w:rPr>
                        <w:ins w:id="1417" w:author="felipe campo" w:date="2018-07-04T11:15:00Z"/>
                        <w:noProof/>
                        <w:lang w:val="es-ES"/>
                      </w:rPr>
                    </w:pPr>
                    <w:ins w:id="1418" w:author="felipe campo" w:date="2018-07-04T11:15:00Z">
                      <w:r>
                        <w:rPr>
                          <w:noProof/>
                          <w:lang w:val="es-ES"/>
                        </w:rPr>
                        <w:t>J. Zabala, «Atributos de calidad en el desarrollo de software,» 3 Marzo 2013. [En línea]. Available: https://es.slideshare.net/JoanManuelZabala/atributos-de-calidad-en-el-desarrollo-de-software.</w:t>
                      </w:r>
                    </w:ins>
                  </w:p>
                </w:tc>
              </w:tr>
              <w:tr w:rsidR="00515FE7" w14:paraId="6F45B99F" w14:textId="77777777">
                <w:trPr>
                  <w:divId w:val="607740278"/>
                  <w:tblCellSpacing w:w="15" w:type="dxa"/>
                  <w:ins w:id="1419" w:author="felipe campo" w:date="2018-07-04T11:15:00Z"/>
                </w:trPr>
                <w:tc>
                  <w:tcPr>
                    <w:tcW w:w="50" w:type="pct"/>
                    <w:hideMark/>
                  </w:tcPr>
                  <w:p w14:paraId="62237AAA" w14:textId="77777777" w:rsidR="00515FE7" w:rsidRDefault="00515FE7">
                    <w:pPr>
                      <w:pStyle w:val="Bibliography"/>
                      <w:rPr>
                        <w:ins w:id="1420" w:author="felipe campo" w:date="2018-07-04T11:15:00Z"/>
                        <w:noProof/>
                        <w:lang w:val="es-ES"/>
                      </w:rPr>
                    </w:pPr>
                    <w:ins w:id="1421" w:author="felipe campo" w:date="2018-07-04T11:15:00Z">
                      <w:r>
                        <w:rPr>
                          <w:noProof/>
                          <w:lang w:val="es-ES"/>
                        </w:rPr>
                        <w:t xml:space="preserve">[11] </w:t>
                      </w:r>
                    </w:ins>
                  </w:p>
                </w:tc>
                <w:tc>
                  <w:tcPr>
                    <w:tcW w:w="0" w:type="auto"/>
                    <w:hideMark/>
                  </w:tcPr>
                  <w:p w14:paraId="0625B2B7" w14:textId="77777777" w:rsidR="00515FE7" w:rsidRDefault="00515FE7">
                    <w:pPr>
                      <w:pStyle w:val="Bibliography"/>
                      <w:rPr>
                        <w:ins w:id="1422" w:author="felipe campo" w:date="2018-07-04T11:15:00Z"/>
                        <w:noProof/>
                        <w:lang w:val="es-ES"/>
                      </w:rPr>
                    </w:pPr>
                    <w:ins w:id="1423" w:author="felipe campo" w:date="2018-07-04T11:15:00Z">
                      <w:r>
                        <w:rPr>
                          <w:noProof/>
                          <w:lang w:val="es-ES"/>
                        </w:rPr>
                        <w:t>A. Torres, «Atributos de calidad de software,» [En línea]. Available: https://www.scribd.com/doc/52123474/3-Atributos-de-calidad-de-software.</w:t>
                      </w:r>
                    </w:ins>
                  </w:p>
                </w:tc>
              </w:tr>
              <w:tr w:rsidR="00515FE7" w14:paraId="2A44492F" w14:textId="77777777">
                <w:trPr>
                  <w:divId w:val="607740278"/>
                  <w:tblCellSpacing w:w="15" w:type="dxa"/>
                  <w:ins w:id="1424" w:author="felipe campo" w:date="2018-07-04T11:15:00Z"/>
                </w:trPr>
                <w:tc>
                  <w:tcPr>
                    <w:tcW w:w="50" w:type="pct"/>
                    <w:hideMark/>
                  </w:tcPr>
                  <w:p w14:paraId="60EEE9DE" w14:textId="77777777" w:rsidR="00515FE7" w:rsidRDefault="00515FE7">
                    <w:pPr>
                      <w:pStyle w:val="Bibliography"/>
                      <w:rPr>
                        <w:ins w:id="1425" w:author="felipe campo" w:date="2018-07-04T11:15:00Z"/>
                        <w:noProof/>
                        <w:lang w:val="es-ES"/>
                      </w:rPr>
                    </w:pPr>
                    <w:ins w:id="1426" w:author="felipe campo" w:date="2018-07-04T11:15:00Z">
                      <w:r>
                        <w:rPr>
                          <w:noProof/>
                          <w:lang w:val="es-ES"/>
                        </w:rPr>
                        <w:t xml:space="preserve">[12] </w:t>
                      </w:r>
                    </w:ins>
                  </w:p>
                </w:tc>
                <w:tc>
                  <w:tcPr>
                    <w:tcW w:w="0" w:type="auto"/>
                    <w:hideMark/>
                  </w:tcPr>
                  <w:p w14:paraId="488ED313" w14:textId="77777777" w:rsidR="00515FE7" w:rsidRDefault="00515FE7">
                    <w:pPr>
                      <w:pStyle w:val="Bibliography"/>
                      <w:rPr>
                        <w:ins w:id="1427" w:author="felipe campo" w:date="2018-07-04T11:15:00Z"/>
                        <w:noProof/>
                        <w:lang w:val="es-ES"/>
                      </w:rPr>
                    </w:pPr>
                    <w:ins w:id="1428" w:author="felipe campo" w:date="2018-07-04T11:15:00Z">
                      <w:r>
                        <w:rPr>
                          <w:noProof/>
                          <w:lang w:val="es-ES"/>
                        </w:rPr>
                        <w:t>Caribetic, «LogCloud - GeoLock: SISTEMA INTELIGENTE DE PLANEACIÓN DE TRANSPORTE DE CARGA EN LA NUBE Y SOLUCIÓN INTEGRAL PARA EL MONITOREO DE CARGA,» Colciencias, 2016.</w:t>
                      </w:r>
                    </w:ins>
                  </w:p>
                </w:tc>
              </w:tr>
              <w:tr w:rsidR="00515FE7" w14:paraId="16582F81" w14:textId="77777777">
                <w:trPr>
                  <w:divId w:val="607740278"/>
                  <w:tblCellSpacing w:w="15" w:type="dxa"/>
                  <w:ins w:id="1429" w:author="felipe campo" w:date="2018-07-04T11:15:00Z"/>
                </w:trPr>
                <w:tc>
                  <w:tcPr>
                    <w:tcW w:w="50" w:type="pct"/>
                    <w:hideMark/>
                  </w:tcPr>
                  <w:p w14:paraId="18B85C47" w14:textId="77777777" w:rsidR="00515FE7" w:rsidRDefault="00515FE7">
                    <w:pPr>
                      <w:pStyle w:val="Bibliography"/>
                      <w:rPr>
                        <w:ins w:id="1430" w:author="felipe campo" w:date="2018-07-04T11:15:00Z"/>
                        <w:noProof/>
                        <w:lang w:val="es-ES"/>
                      </w:rPr>
                    </w:pPr>
                    <w:ins w:id="1431" w:author="felipe campo" w:date="2018-07-04T11:15:00Z">
                      <w:r>
                        <w:rPr>
                          <w:noProof/>
                          <w:lang w:val="es-ES"/>
                        </w:rPr>
                        <w:lastRenderedPageBreak/>
                        <w:t xml:space="preserve">[13] </w:t>
                      </w:r>
                    </w:ins>
                  </w:p>
                </w:tc>
                <w:tc>
                  <w:tcPr>
                    <w:tcW w:w="0" w:type="auto"/>
                    <w:hideMark/>
                  </w:tcPr>
                  <w:p w14:paraId="73B8DF37" w14:textId="77777777" w:rsidR="00515FE7" w:rsidRDefault="00515FE7">
                    <w:pPr>
                      <w:pStyle w:val="Bibliography"/>
                      <w:rPr>
                        <w:ins w:id="1432" w:author="felipe campo" w:date="2018-07-04T11:15:00Z"/>
                        <w:noProof/>
                        <w:lang w:val="es-ES"/>
                      </w:rPr>
                    </w:pPr>
                    <w:ins w:id="1433" w:author="felipe campo" w:date="2018-07-04T11:15:00Z">
                      <w:r>
                        <w:rPr>
                          <w:noProof/>
                          <w:lang w:val="es-ES"/>
                        </w:rPr>
                        <w:t>Wikipedia, «Lenguaje unificado de modelado,» 22 Febrero 2017. [En línea]. Available: https://es.wikipedia.org/wiki/Lenguaje_unificado_de_modelado.</w:t>
                      </w:r>
                    </w:ins>
                  </w:p>
                </w:tc>
              </w:tr>
              <w:tr w:rsidR="00515FE7" w14:paraId="0A7CB38F" w14:textId="77777777">
                <w:trPr>
                  <w:divId w:val="607740278"/>
                  <w:tblCellSpacing w:w="15" w:type="dxa"/>
                  <w:ins w:id="1434" w:author="felipe campo" w:date="2018-07-04T11:15:00Z"/>
                </w:trPr>
                <w:tc>
                  <w:tcPr>
                    <w:tcW w:w="50" w:type="pct"/>
                    <w:hideMark/>
                  </w:tcPr>
                  <w:p w14:paraId="50231857" w14:textId="77777777" w:rsidR="00515FE7" w:rsidRDefault="00515FE7">
                    <w:pPr>
                      <w:pStyle w:val="Bibliography"/>
                      <w:rPr>
                        <w:ins w:id="1435" w:author="felipe campo" w:date="2018-07-04T11:15:00Z"/>
                        <w:noProof/>
                        <w:lang w:val="es-ES"/>
                      </w:rPr>
                    </w:pPr>
                    <w:ins w:id="1436" w:author="felipe campo" w:date="2018-07-04T11:15:00Z">
                      <w:r>
                        <w:rPr>
                          <w:noProof/>
                          <w:lang w:val="es-ES"/>
                        </w:rPr>
                        <w:t xml:space="preserve">[14] </w:t>
                      </w:r>
                    </w:ins>
                  </w:p>
                </w:tc>
                <w:tc>
                  <w:tcPr>
                    <w:tcW w:w="0" w:type="auto"/>
                    <w:hideMark/>
                  </w:tcPr>
                  <w:p w14:paraId="6D69AF73" w14:textId="77777777" w:rsidR="00515FE7" w:rsidRDefault="00515FE7">
                    <w:pPr>
                      <w:pStyle w:val="Bibliography"/>
                      <w:rPr>
                        <w:ins w:id="1437" w:author="felipe campo" w:date="2018-07-04T11:15:00Z"/>
                        <w:noProof/>
                        <w:lang w:val="es-ES"/>
                      </w:rPr>
                    </w:pPr>
                    <w:ins w:id="1438" w:author="felipe campo" w:date="2018-07-04T11:15:00Z">
                      <w:r>
                        <w:rPr>
                          <w:noProof/>
                          <w:lang w:val="es-ES"/>
                        </w:rPr>
                        <w:t>Cerca Technology, «Gestión de Transporte (TMS),» 2013. [En línea]. Available: http://cercatechnology.com/servicios-y-soluciones-software-wms/ejecucion-cadenas-de-abastecimiento-soluciones-software/gestion-del-transporte-sistema-tms/.</w:t>
                      </w:r>
                    </w:ins>
                  </w:p>
                </w:tc>
              </w:tr>
              <w:tr w:rsidR="00515FE7" w14:paraId="205E1E2F" w14:textId="77777777">
                <w:trPr>
                  <w:divId w:val="607740278"/>
                  <w:tblCellSpacing w:w="15" w:type="dxa"/>
                  <w:ins w:id="1439" w:author="felipe campo" w:date="2018-07-04T11:15:00Z"/>
                </w:trPr>
                <w:tc>
                  <w:tcPr>
                    <w:tcW w:w="50" w:type="pct"/>
                    <w:hideMark/>
                  </w:tcPr>
                  <w:p w14:paraId="6D013443" w14:textId="77777777" w:rsidR="00515FE7" w:rsidRDefault="00515FE7">
                    <w:pPr>
                      <w:pStyle w:val="Bibliography"/>
                      <w:rPr>
                        <w:ins w:id="1440" w:author="felipe campo" w:date="2018-07-04T11:15:00Z"/>
                        <w:noProof/>
                        <w:lang w:val="es-ES"/>
                      </w:rPr>
                    </w:pPr>
                    <w:ins w:id="1441" w:author="felipe campo" w:date="2018-07-04T11:15:00Z">
                      <w:r>
                        <w:rPr>
                          <w:noProof/>
                          <w:lang w:val="es-ES"/>
                        </w:rPr>
                        <w:t xml:space="preserve">[15] </w:t>
                      </w:r>
                    </w:ins>
                  </w:p>
                </w:tc>
                <w:tc>
                  <w:tcPr>
                    <w:tcW w:w="0" w:type="auto"/>
                    <w:hideMark/>
                  </w:tcPr>
                  <w:p w14:paraId="623EDAD6" w14:textId="77777777" w:rsidR="00515FE7" w:rsidRDefault="00515FE7">
                    <w:pPr>
                      <w:pStyle w:val="Bibliography"/>
                      <w:rPr>
                        <w:ins w:id="1442" w:author="felipe campo" w:date="2018-07-04T11:15:00Z"/>
                        <w:noProof/>
                        <w:lang w:val="es-ES"/>
                      </w:rPr>
                    </w:pPr>
                    <w:ins w:id="1443" w:author="felipe campo" w:date="2018-07-04T11:15:00Z">
                      <w:r>
                        <w:rPr>
                          <w:noProof/>
                          <w:lang w:val="es-ES"/>
                        </w:rPr>
                        <w:t>Software Engineering Institute, «Defining an Architecture,» [En línea]. Available: http://www.sei.cmu.edu/architecture/tools/define/add.cfm.</w:t>
                      </w:r>
                    </w:ins>
                  </w:p>
                </w:tc>
              </w:tr>
              <w:tr w:rsidR="00515FE7" w14:paraId="7751B921" w14:textId="77777777">
                <w:trPr>
                  <w:divId w:val="607740278"/>
                  <w:tblCellSpacing w:w="15" w:type="dxa"/>
                  <w:ins w:id="1444" w:author="felipe campo" w:date="2018-07-04T11:15:00Z"/>
                </w:trPr>
                <w:tc>
                  <w:tcPr>
                    <w:tcW w:w="50" w:type="pct"/>
                    <w:hideMark/>
                  </w:tcPr>
                  <w:p w14:paraId="55B8ADC4" w14:textId="77777777" w:rsidR="00515FE7" w:rsidRDefault="00515FE7">
                    <w:pPr>
                      <w:pStyle w:val="Bibliography"/>
                      <w:rPr>
                        <w:ins w:id="1445" w:author="felipe campo" w:date="2018-07-04T11:15:00Z"/>
                        <w:noProof/>
                        <w:lang w:val="es-ES"/>
                      </w:rPr>
                    </w:pPr>
                    <w:ins w:id="1446" w:author="felipe campo" w:date="2018-07-04T11:15:00Z">
                      <w:r>
                        <w:rPr>
                          <w:noProof/>
                          <w:lang w:val="es-ES"/>
                        </w:rPr>
                        <w:t xml:space="preserve">[16] </w:t>
                      </w:r>
                    </w:ins>
                  </w:p>
                </w:tc>
                <w:tc>
                  <w:tcPr>
                    <w:tcW w:w="0" w:type="auto"/>
                    <w:hideMark/>
                  </w:tcPr>
                  <w:p w14:paraId="28EF16FD" w14:textId="77777777" w:rsidR="00515FE7" w:rsidRDefault="00515FE7">
                    <w:pPr>
                      <w:pStyle w:val="Bibliography"/>
                      <w:rPr>
                        <w:ins w:id="1447" w:author="felipe campo" w:date="2018-07-04T11:15:00Z"/>
                        <w:noProof/>
                        <w:lang w:val="es-ES"/>
                      </w:rPr>
                    </w:pPr>
                    <w:ins w:id="1448" w:author="felipe campo" w:date="2018-07-04T11:15:00Z">
                      <w:r>
                        <w:rPr>
                          <w:noProof/>
                          <w:lang w:val="es-ES"/>
                        </w:rPr>
                        <w:t xml:space="preserve">H. Cervantes y R. Kazman, Designing Software Architectures : a practical approach, Addison-Wesley, 2016. </w:t>
                      </w:r>
                    </w:ins>
                  </w:p>
                </w:tc>
              </w:tr>
            </w:tbl>
            <w:p w14:paraId="1538234C" w14:textId="77777777" w:rsidR="00515FE7" w:rsidRDefault="00515FE7">
              <w:pPr>
                <w:divId w:val="607740278"/>
                <w:rPr>
                  <w:ins w:id="1449" w:author="felipe campo" w:date="2018-07-04T11:15:00Z"/>
                  <w:rFonts w:eastAsia="Times New Roman"/>
                  <w:noProof/>
                </w:rPr>
              </w:pPr>
            </w:p>
            <w:p w14:paraId="44ACE42A" w14:textId="77777777" w:rsidR="00C869BB" w:rsidRPr="00B30A26" w:rsidDel="00515FE7" w:rsidRDefault="00C869BB">
              <w:pPr>
                <w:rPr>
                  <w:del w:id="1450" w:author="felipe campo" w:date="2018-07-04T11:15:00Z"/>
                  <w:rFonts w:asciiTheme="minorHAnsi" w:hAnsiTheme="minorHAnsi" w:cstheme="minorBidi"/>
                  <w:noProof/>
                  <w:sz w:val="24"/>
                  <w:lang w:val="es-ES"/>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43"/>
                <w:gridCol w:w="8817"/>
              </w:tblGrid>
              <w:tr w:rsidR="00C869BB" w:rsidRPr="00B30A26" w:rsidDel="00515FE7" w14:paraId="6B2BBF0C" w14:textId="77777777">
                <w:trPr>
                  <w:divId w:val="1078333170"/>
                  <w:tblCellSpacing w:w="15" w:type="dxa"/>
                  <w:del w:id="1451" w:author="felipe campo" w:date="2018-07-04T11:15:00Z"/>
                </w:trPr>
                <w:tc>
                  <w:tcPr>
                    <w:tcW w:w="50" w:type="pct"/>
                    <w:hideMark/>
                  </w:tcPr>
                  <w:p w14:paraId="56B44BF2" w14:textId="77777777" w:rsidR="00C869BB" w:rsidRPr="00B30A26" w:rsidDel="00515FE7" w:rsidRDefault="00C869BB">
                    <w:pPr>
                      <w:pStyle w:val="Bibliography"/>
                      <w:rPr>
                        <w:del w:id="1452" w:author="felipe campo" w:date="2018-07-04T11:15:00Z"/>
                        <w:noProof/>
                        <w:sz w:val="24"/>
                        <w:lang w:val="es-ES"/>
                      </w:rPr>
                    </w:pPr>
                    <w:del w:id="1453" w:author="felipe campo" w:date="2018-07-04T11:15:00Z">
                      <w:r w:rsidRPr="00B30A26" w:rsidDel="00515FE7">
                        <w:rPr>
                          <w:noProof/>
                          <w:lang w:val="es-ES"/>
                        </w:rPr>
                        <w:delText xml:space="preserve">[1] </w:delText>
                      </w:r>
                    </w:del>
                  </w:p>
                </w:tc>
                <w:tc>
                  <w:tcPr>
                    <w:tcW w:w="0" w:type="auto"/>
                    <w:hideMark/>
                  </w:tcPr>
                  <w:p w14:paraId="5DD262F8" w14:textId="77777777" w:rsidR="00C869BB" w:rsidRPr="000C3692" w:rsidDel="00515FE7" w:rsidRDefault="00C869BB">
                    <w:pPr>
                      <w:pStyle w:val="Bibliography"/>
                      <w:rPr>
                        <w:del w:id="1454" w:author="felipe campo" w:date="2018-07-04T11:15:00Z"/>
                        <w:noProof/>
                      </w:rPr>
                    </w:pPr>
                    <w:del w:id="1455" w:author="felipe campo" w:date="2018-07-04T11:15:00Z">
                      <w:r w:rsidRPr="000C3692" w:rsidDel="00515FE7">
                        <w:rPr>
                          <w:noProof/>
                        </w:rPr>
                        <w:delText>I. Brito, A. Moreira and J. Araujo, "A requirements model for quality attributes," Mayo 2002. [Online]. Available: http://trese.cs.utwente.nl/AOSD-EarlyAspectsWS/Papers/Brito.pdf.</w:delText>
                      </w:r>
                    </w:del>
                  </w:p>
                </w:tc>
              </w:tr>
              <w:tr w:rsidR="00C869BB" w:rsidRPr="00B30A26" w:rsidDel="00515FE7" w14:paraId="132982E5" w14:textId="77777777">
                <w:trPr>
                  <w:divId w:val="1078333170"/>
                  <w:tblCellSpacing w:w="15" w:type="dxa"/>
                  <w:del w:id="1456" w:author="felipe campo" w:date="2018-07-04T11:15:00Z"/>
                </w:trPr>
                <w:tc>
                  <w:tcPr>
                    <w:tcW w:w="50" w:type="pct"/>
                    <w:hideMark/>
                  </w:tcPr>
                  <w:p w14:paraId="084D3256" w14:textId="77777777" w:rsidR="00C869BB" w:rsidRPr="00B30A26" w:rsidDel="00515FE7" w:rsidRDefault="00C869BB">
                    <w:pPr>
                      <w:pStyle w:val="Bibliography"/>
                      <w:rPr>
                        <w:del w:id="1457" w:author="felipe campo" w:date="2018-07-04T11:15:00Z"/>
                        <w:noProof/>
                        <w:lang w:val="es-ES"/>
                      </w:rPr>
                    </w:pPr>
                    <w:del w:id="1458" w:author="felipe campo" w:date="2018-07-04T11:15:00Z">
                      <w:r w:rsidRPr="00B30A26" w:rsidDel="00515FE7">
                        <w:rPr>
                          <w:noProof/>
                          <w:lang w:val="es-ES"/>
                        </w:rPr>
                        <w:delText xml:space="preserve">[2] </w:delText>
                      </w:r>
                    </w:del>
                  </w:p>
                </w:tc>
                <w:tc>
                  <w:tcPr>
                    <w:tcW w:w="0" w:type="auto"/>
                    <w:hideMark/>
                  </w:tcPr>
                  <w:p w14:paraId="1490D434" w14:textId="77777777" w:rsidR="00C869BB" w:rsidRPr="000C3692" w:rsidDel="00515FE7" w:rsidRDefault="00C869BB">
                    <w:pPr>
                      <w:pStyle w:val="Bibliography"/>
                      <w:rPr>
                        <w:del w:id="1459" w:author="felipe campo" w:date="2018-07-04T11:15:00Z"/>
                        <w:noProof/>
                      </w:rPr>
                    </w:pPr>
                    <w:del w:id="1460" w:author="felipe campo" w:date="2018-07-04T11:15:00Z">
                      <w:r w:rsidRPr="000C3692" w:rsidDel="00515FE7">
                        <w:rPr>
                          <w:noProof/>
                        </w:rPr>
                        <w:delText>Object Management Group, "The Unified Modeling Language," 2016. [Online]. Available: http://www.omg.org/spec/UML/2.5/PDF/.</w:delText>
                      </w:r>
                    </w:del>
                  </w:p>
                </w:tc>
              </w:tr>
              <w:tr w:rsidR="00C869BB" w:rsidRPr="00B30A26" w:rsidDel="00515FE7" w14:paraId="166668DC" w14:textId="77777777">
                <w:trPr>
                  <w:divId w:val="1078333170"/>
                  <w:tblCellSpacing w:w="15" w:type="dxa"/>
                  <w:del w:id="1461" w:author="felipe campo" w:date="2018-07-04T11:15:00Z"/>
                </w:trPr>
                <w:tc>
                  <w:tcPr>
                    <w:tcW w:w="50" w:type="pct"/>
                    <w:hideMark/>
                  </w:tcPr>
                  <w:p w14:paraId="3A8F40EA" w14:textId="77777777" w:rsidR="00C869BB" w:rsidRPr="00B30A26" w:rsidDel="00515FE7" w:rsidRDefault="00C869BB">
                    <w:pPr>
                      <w:pStyle w:val="Bibliography"/>
                      <w:rPr>
                        <w:del w:id="1462" w:author="felipe campo" w:date="2018-07-04T11:15:00Z"/>
                        <w:noProof/>
                        <w:lang w:val="es-ES"/>
                      </w:rPr>
                    </w:pPr>
                    <w:del w:id="1463" w:author="felipe campo" w:date="2018-07-04T11:15:00Z">
                      <w:r w:rsidRPr="00B30A26" w:rsidDel="00515FE7">
                        <w:rPr>
                          <w:noProof/>
                          <w:lang w:val="es-ES"/>
                        </w:rPr>
                        <w:delText xml:space="preserve">[3] </w:delText>
                      </w:r>
                    </w:del>
                  </w:p>
                </w:tc>
                <w:tc>
                  <w:tcPr>
                    <w:tcW w:w="0" w:type="auto"/>
                    <w:hideMark/>
                  </w:tcPr>
                  <w:p w14:paraId="24BA33EA" w14:textId="77777777" w:rsidR="00C869BB" w:rsidRPr="00B30A26" w:rsidDel="00515FE7" w:rsidRDefault="00C869BB">
                    <w:pPr>
                      <w:pStyle w:val="Bibliography"/>
                      <w:rPr>
                        <w:del w:id="1464" w:author="felipe campo" w:date="2018-07-04T11:15:00Z"/>
                        <w:noProof/>
                        <w:lang w:val="es-ES"/>
                      </w:rPr>
                    </w:pPr>
                    <w:del w:id="1465" w:author="felipe campo" w:date="2018-07-04T11:15:00Z">
                      <w:r w:rsidRPr="00B30A26" w:rsidDel="00515FE7">
                        <w:rPr>
                          <w:noProof/>
                          <w:lang w:val="es-ES"/>
                        </w:rPr>
                        <w:delText>Transpportemos en red, "Transpportemos en red," RED SIAVIAL LTDA y OTMS GROUP SAS, 2014. [Online]. Available: http://transpportemos.com.</w:delText>
                      </w:r>
                    </w:del>
                  </w:p>
                </w:tc>
              </w:tr>
              <w:tr w:rsidR="00C869BB" w:rsidRPr="00B30A26" w:rsidDel="00515FE7" w14:paraId="45346495" w14:textId="77777777">
                <w:trPr>
                  <w:divId w:val="1078333170"/>
                  <w:tblCellSpacing w:w="15" w:type="dxa"/>
                  <w:del w:id="1466" w:author="felipe campo" w:date="2018-07-04T11:15:00Z"/>
                </w:trPr>
                <w:tc>
                  <w:tcPr>
                    <w:tcW w:w="50" w:type="pct"/>
                    <w:hideMark/>
                  </w:tcPr>
                  <w:p w14:paraId="71D17305" w14:textId="77777777" w:rsidR="00C869BB" w:rsidRPr="00B30A26" w:rsidDel="00515FE7" w:rsidRDefault="00C869BB">
                    <w:pPr>
                      <w:pStyle w:val="Bibliography"/>
                      <w:rPr>
                        <w:del w:id="1467" w:author="felipe campo" w:date="2018-07-04T11:15:00Z"/>
                        <w:noProof/>
                        <w:lang w:val="es-ES"/>
                      </w:rPr>
                    </w:pPr>
                    <w:del w:id="1468" w:author="felipe campo" w:date="2018-07-04T11:15:00Z">
                      <w:r w:rsidRPr="00B30A26" w:rsidDel="00515FE7">
                        <w:rPr>
                          <w:noProof/>
                          <w:lang w:val="es-ES"/>
                        </w:rPr>
                        <w:delText xml:space="preserve">[4] </w:delText>
                      </w:r>
                    </w:del>
                  </w:p>
                </w:tc>
                <w:tc>
                  <w:tcPr>
                    <w:tcW w:w="0" w:type="auto"/>
                    <w:hideMark/>
                  </w:tcPr>
                  <w:p w14:paraId="0B368260" w14:textId="77777777" w:rsidR="00C869BB" w:rsidRPr="00B30A26" w:rsidDel="00515FE7" w:rsidRDefault="00C869BB">
                    <w:pPr>
                      <w:pStyle w:val="Bibliography"/>
                      <w:rPr>
                        <w:del w:id="1469" w:author="felipe campo" w:date="2018-07-04T11:15:00Z"/>
                        <w:noProof/>
                        <w:lang w:val="es-ES"/>
                      </w:rPr>
                    </w:pPr>
                    <w:del w:id="1470" w:author="felipe campo" w:date="2018-07-04T11:15:00Z">
                      <w:r w:rsidRPr="00B30A26" w:rsidDel="00515FE7">
                        <w:rPr>
                          <w:noProof/>
                          <w:lang w:val="es-ES"/>
                        </w:rPr>
                        <w:delText>Wikipedia, "Transportista," 2016. [Online]. Available: https://es.wikipedia.org/wiki/Transportista.</w:delText>
                      </w:r>
                    </w:del>
                  </w:p>
                </w:tc>
              </w:tr>
              <w:tr w:rsidR="00C869BB" w:rsidRPr="00B30A26" w:rsidDel="00515FE7" w14:paraId="7BA3B41A" w14:textId="77777777">
                <w:trPr>
                  <w:divId w:val="1078333170"/>
                  <w:tblCellSpacing w:w="15" w:type="dxa"/>
                  <w:del w:id="1471" w:author="felipe campo" w:date="2018-07-04T11:15:00Z"/>
                </w:trPr>
                <w:tc>
                  <w:tcPr>
                    <w:tcW w:w="50" w:type="pct"/>
                    <w:hideMark/>
                  </w:tcPr>
                  <w:p w14:paraId="06037B74" w14:textId="77777777" w:rsidR="00C869BB" w:rsidRPr="00B30A26" w:rsidDel="00515FE7" w:rsidRDefault="00C869BB">
                    <w:pPr>
                      <w:pStyle w:val="Bibliography"/>
                      <w:rPr>
                        <w:del w:id="1472" w:author="felipe campo" w:date="2018-07-04T11:15:00Z"/>
                        <w:noProof/>
                        <w:lang w:val="es-ES"/>
                      </w:rPr>
                    </w:pPr>
                    <w:del w:id="1473" w:author="felipe campo" w:date="2018-07-04T11:15:00Z">
                      <w:r w:rsidRPr="00B30A26" w:rsidDel="00515FE7">
                        <w:rPr>
                          <w:noProof/>
                          <w:lang w:val="es-ES"/>
                        </w:rPr>
                        <w:delText xml:space="preserve">[5] </w:delText>
                      </w:r>
                    </w:del>
                  </w:p>
                </w:tc>
                <w:tc>
                  <w:tcPr>
                    <w:tcW w:w="0" w:type="auto"/>
                    <w:hideMark/>
                  </w:tcPr>
                  <w:p w14:paraId="4EA3C404" w14:textId="77777777" w:rsidR="00C869BB" w:rsidRPr="000C3692" w:rsidDel="00515FE7" w:rsidRDefault="00C869BB">
                    <w:pPr>
                      <w:pStyle w:val="Bibliography"/>
                      <w:rPr>
                        <w:del w:id="1474" w:author="felipe campo" w:date="2018-07-04T11:15:00Z"/>
                        <w:noProof/>
                      </w:rPr>
                    </w:pPr>
                    <w:del w:id="1475" w:author="felipe campo" w:date="2018-07-04T11:15:00Z">
                      <w:r w:rsidRPr="00B30A26" w:rsidDel="00515FE7">
                        <w:rPr>
                          <w:noProof/>
                          <w:lang w:val="es-ES"/>
                        </w:rPr>
                        <w:delText xml:space="preserve">J. Pérez, "Definicion.es," 2008. [Online]. </w:delText>
                      </w:r>
                      <w:r w:rsidRPr="000C3692" w:rsidDel="00515FE7">
                        <w:rPr>
                          <w:noProof/>
                        </w:rPr>
                        <w:delText>Available: http://definicion.de/empresa/.</w:delText>
                      </w:r>
                    </w:del>
                  </w:p>
                </w:tc>
              </w:tr>
              <w:tr w:rsidR="00C869BB" w:rsidRPr="000C3692" w:rsidDel="00515FE7" w14:paraId="35DF8A9C" w14:textId="77777777">
                <w:trPr>
                  <w:divId w:val="1078333170"/>
                  <w:tblCellSpacing w:w="15" w:type="dxa"/>
                  <w:del w:id="1476" w:author="felipe campo" w:date="2018-07-04T11:15:00Z"/>
                </w:trPr>
                <w:tc>
                  <w:tcPr>
                    <w:tcW w:w="50" w:type="pct"/>
                    <w:hideMark/>
                  </w:tcPr>
                  <w:p w14:paraId="524143CD" w14:textId="77777777" w:rsidR="00C869BB" w:rsidRPr="00B30A26" w:rsidDel="00515FE7" w:rsidRDefault="00C869BB">
                    <w:pPr>
                      <w:pStyle w:val="Bibliography"/>
                      <w:rPr>
                        <w:del w:id="1477" w:author="felipe campo" w:date="2018-07-04T11:15:00Z"/>
                        <w:noProof/>
                        <w:lang w:val="es-ES"/>
                      </w:rPr>
                    </w:pPr>
                    <w:del w:id="1478" w:author="felipe campo" w:date="2018-07-04T11:15:00Z">
                      <w:r w:rsidRPr="00B30A26" w:rsidDel="00515FE7">
                        <w:rPr>
                          <w:noProof/>
                          <w:lang w:val="es-ES"/>
                        </w:rPr>
                        <w:delText xml:space="preserve">[6] </w:delText>
                      </w:r>
                    </w:del>
                  </w:p>
                </w:tc>
                <w:tc>
                  <w:tcPr>
                    <w:tcW w:w="0" w:type="auto"/>
                    <w:hideMark/>
                  </w:tcPr>
                  <w:p w14:paraId="2CD30124" w14:textId="77777777" w:rsidR="00C869BB" w:rsidRPr="00B30A26" w:rsidDel="00515FE7" w:rsidRDefault="00C869BB">
                    <w:pPr>
                      <w:pStyle w:val="Bibliography"/>
                      <w:rPr>
                        <w:del w:id="1479" w:author="felipe campo" w:date="2018-07-04T11:15:00Z"/>
                        <w:noProof/>
                        <w:lang w:val="es-ES"/>
                      </w:rPr>
                    </w:pPr>
                    <w:del w:id="1480" w:author="felipe campo" w:date="2018-07-04T11:15:00Z">
                      <w:r w:rsidRPr="00B30A26" w:rsidDel="00515FE7">
                        <w:rPr>
                          <w:noProof/>
                          <w:lang w:val="es-ES"/>
                        </w:rPr>
                        <w:delText>L. F. Campo, "Analisis de Mercado de Sistemas TMS para el proyecto Logcloud," Barranquilla, 2017.</w:delText>
                      </w:r>
                    </w:del>
                  </w:p>
                </w:tc>
              </w:tr>
              <w:tr w:rsidR="00C869BB" w:rsidRPr="00B30A26" w:rsidDel="00515FE7" w14:paraId="222F805A" w14:textId="77777777">
                <w:trPr>
                  <w:divId w:val="1078333170"/>
                  <w:tblCellSpacing w:w="15" w:type="dxa"/>
                  <w:del w:id="1481" w:author="felipe campo" w:date="2018-07-04T11:15:00Z"/>
                </w:trPr>
                <w:tc>
                  <w:tcPr>
                    <w:tcW w:w="50" w:type="pct"/>
                    <w:hideMark/>
                  </w:tcPr>
                  <w:p w14:paraId="5BD555EA" w14:textId="77777777" w:rsidR="00C869BB" w:rsidRPr="00B30A26" w:rsidDel="00515FE7" w:rsidRDefault="00C869BB">
                    <w:pPr>
                      <w:pStyle w:val="Bibliography"/>
                      <w:rPr>
                        <w:del w:id="1482" w:author="felipe campo" w:date="2018-07-04T11:15:00Z"/>
                        <w:noProof/>
                        <w:lang w:val="es-ES"/>
                      </w:rPr>
                    </w:pPr>
                    <w:del w:id="1483" w:author="felipe campo" w:date="2018-07-04T11:15:00Z">
                      <w:r w:rsidRPr="00B30A26" w:rsidDel="00515FE7">
                        <w:rPr>
                          <w:noProof/>
                          <w:lang w:val="es-ES"/>
                        </w:rPr>
                        <w:delText xml:space="preserve">[7] </w:delText>
                      </w:r>
                    </w:del>
                  </w:p>
                </w:tc>
                <w:tc>
                  <w:tcPr>
                    <w:tcW w:w="0" w:type="auto"/>
                    <w:hideMark/>
                  </w:tcPr>
                  <w:p w14:paraId="224DEAA5" w14:textId="77777777" w:rsidR="00C869BB" w:rsidRPr="000C3692" w:rsidDel="00515FE7" w:rsidRDefault="00C869BB">
                    <w:pPr>
                      <w:pStyle w:val="Bibliography"/>
                      <w:rPr>
                        <w:del w:id="1484" w:author="felipe campo" w:date="2018-07-04T11:15:00Z"/>
                        <w:noProof/>
                      </w:rPr>
                    </w:pPr>
                    <w:del w:id="1485" w:author="felipe campo" w:date="2018-07-04T11:15:00Z">
                      <w:r w:rsidRPr="000C3692" w:rsidDel="00515FE7">
                        <w:rPr>
                          <w:noProof/>
                        </w:rPr>
                        <w:delText xml:space="preserve">H. Min, The essentials of supply chain management: New business concepts and applications., Pearson Education, 2015. </w:delText>
                      </w:r>
                    </w:del>
                  </w:p>
                </w:tc>
              </w:tr>
              <w:tr w:rsidR="00C869BB" w:rsidRPr="00B30A26" w:rsidDel="00515FE7" w14:paraId="52B5CE84" w14:textId="77777777">
                <w:trPr>
                  <w:divId w:val="1078333170"/>
                  <w:tblCellSpacing w:w="15" w:type="dxa"/>
                  <w:del w:id="1486" w:author="felipe campo" w:date="2018-07-04T11:15:00Z"/>
                </w:trPr>
                <w:tc>
                  <w:tcPr>
                    <w:tcW w:w="50" w:type="pct"/>
                    <w:hideMark/>
                  </w:tcPr>
                  <w:p w14:paraId="135BD051" w14:textId="77777777" w:rsidR="00C869BB" w:rsidRPr="00B30A26" w:rsidDel="00515FE7" w:rsidRDefault="00C869BB">
                    <w:pPr>
                      <w:pStyle w:val="Bibliography"/>
                      <w:rPr>
                        <w:del w:id="1487" w:author="felipe campo" w:date="2018-07-04T11:15:00Z"/>
                        <w:noProof/>
                        <w:lang w:val="es-ES"/>
                      </w:rPr>
                    </w:pPr>
                    <w:del w:id="1488" w:author="felipe campo" w:date="2018-07-04T11:15:00Z">
                      <w:r w:rsidRPr="00B30A26" w:rsidDel="00515FE7">
                        <w:rPr>
                          <w:noProof/>
                          <w:lang w:val="es-ES"/>
                        </w:rPr>
                        <w:delText xml:space="preserve">[8] </w:delText>
                      </w:r>
                    </w:del>
                  </w:p>
                </w:tc>
                <w:tc>
                  <w:tcPr>
                    <w:tcW w:w="0" w:type="auto"/>
                    <w:hideMark/>
                  </w:tcPr>
                  <w:p w14:paraId="4453822D" w14:textId="77777777" w:rsidR="00C869BB" w:rsidRPr="000C3692" w:rsidDel="00515FE7" w:rsidRDefault="00C869BB">
                    <w:pPr>
                      <w:pStyle w:val="Bibliography"/>
                      <w:rPr>
                        <w:del w:id="1489" w:author="felipe campo" w:date="2018-07-04T11:15:00Z"/>
                        <w:noProof/>
                      </w:rPr>
                    </w:pPr>
                    <w:del w:id="1490" w:author="felipe campo" w:date="2018-07-04T11:15:00Z">
                      <w:r w:rsidRPr="000C3692" w:rsidDel="00515FE7">
                        <w:rPr>
                          <w:noProof/>
                        </w:rPr>
                        <w:delText>C. A. Soto and M. Melacini, "Development of a Supply Chain Collaboration TMS: Market Analysis and Value Assessment," Milan.</w:delText>
                      </w:r>
                    </w:del>
                  </w:p>
                </w:tc>
              </w:tr>
              <w:tr w:rsidR="00C869BB" w:rsidRPr="00B30A26" w:rsidDel="00515FE7" w14:paraId="5BE47C9A" w14:textId="77777777">
                <w:trPr>
                  <w:divId w:val="1078333170"/>
                  <w:tblCellSpacing w:w="15" w:type="dxa"/>
                  <w:del w:id="1491" w:author="felipe campo" w:date="2018-07-04T11:15:00Z"/>
                </w:trPr>
                <w:tc>
                  <w:tcPr>
                    <w:tcW w:w="50" w:type="pct"/>
                    <w:hideMark/>
                  </w:tcPr>
                  <w:p w14:paraId="23C07373" w14:textId="77777777" w:rsidR="00C869BB" w:rsidRPr="00B30A26" w:rsidDel="00515FE7" w:rsidRDefault="00C869BB">
                    <w:pPr>
                      <w:pStyle w:val="Bibliography"/>
                      <w:rPr>
                        <w:del w:id="1492" w:author="felipe campo" w:date="2018-07-04T11:15:00Z"/>
                        <w:noProof/>
                        <w:lang w:val="es-ES"/>
                      </w:rPr>
                    </w:pPr>
                    <w:del w:id="1493" w:author="felipe campo" w:date="2018-07-04T11:15:00Z">
                      <w:r w:rsidRPr="00B30A26" w:rsidDel="00515FE7">
                        <w:rPr>
                          <w:noProof/>
                          <w:lang w:val="es-ES"/>
                        </w:rPr>
                        <w:delText xml:space="preserve">[9] </w:delText>
                      </w:r>
                    </w:del>
                  </w:p>
                </w:tc>
                <w:tc>
                  <w:tcPr>
                    <w:tcW w:w="0" w:type="auto"/>
                    <w:hideMark/>
                  </w:tcPr>
                  <w:p w14:paraId="2919BFEC" w14:textId="77777777" w:rsidR="00C869BB" w:rsidRPr="000C3692" w:rsidDel="00515FE7" w:rsidRDefault="00C869BB">
                    <w:pPr>
                      <w:pStyle w:val="Bibliography"/>
                      <w:rPr>
                        <w:del w:id="1494" w:author="felipe campo" w:date="2018-07-04T11:15:00Z"/>
                        <w:noProof/>
                      </w:rPr>
                    </w:pPr>
                    <w:del w:id="1495" w:author="felipe campo" w:date="2018-07-04T11:15:00Z">
                      <w:r w:rsidRPr="00B30A26" w:rsidDel="00515FE7">
                        <w:rPr>
                          <w:noProof/>
                          <w:lang w:val="es-ES"/>
                        </w:rPr>
                        <w:delText xml:space="preserve">J. Galvez, "Los Requerimientos No Funcionales," 12 Noviembre 2008. </w:delText>
                      </w:r>
                      <w:r w:rsidRPr="000C3692" w:rsidDel="00515FE7">
                        <w:rPr>
                          <w:noProof/>
                        </w:rPr>
                        <w:delText>[Online]. Available: http://utpingsof1.blogspot.com.co/2008/11/los-requerimientos-no-funcionales.html.</w:delText>
                      </w:r>
                    </w:del>
                  </w:p>
                </w:tc>
              </w:tr>
              <w:tr w:rsidR="00C869BB" w:rsidRPr="00B30A26" w:rsidDel="00515FE7" w14:paraId="5E52C75D" w14:textId="77777777">
                <w:trPr>
                  <w:divId w:val="1078333170"/>
                  <w:tblCellSpacing w:w="15" w:type="dxa"/>
                  <w:del w:id="1496" w:author="felipe campo" w:date="2018-07-04T11:15:00Z"/>
                </w:trPr>
                <w:tc>
                  <w:tcPr>
                    <w:tcW w:w="50" w:type="pct"/>
                    <w:hideMark/>
                  </w:tcPr>
                  <w:p w14:paraId="678CFECD" w14:textId="77777777" w:rsidR="00C869BB" w:rsidRPr="00B30A26" w:rsidDel="00515FE7" w:rsidRDefault="00C869BB">
                    <w:pPr>
                      <w:pStyle w:val="Bibliography"/>
                      <w:rPr>
                        <w:del w:id="1497" w:author="felipe campo" w:date="2018-07-04T11:15:00Z"/>
                        <w:noProof/>
                        <w:lang w:val="es-ES"/>
                      </w:rPr>
                    </w:pPr>
                    <w:del w:id="1498" w:author="felipe campo" w:date="2018-07-04T11:15:00Z">
                      <w:r w:rsidRPr="00B30A26" w:rsidDel="00515FE7">
                        <w:rPr>
                          <w:noProof/>
                          <w:lang w:val="es-ES"/>
                        </w:rPr>
                        <w:delText xml:space="preserve">[10] </w:delText>
                      </w:r>
                    </w:del>
                  </w:p>
                </w:tc>
                <w:tc>
                  <w:tcPr>
                    <w:tcW w:w="0" w:type="auto"/>
                    <w:hideMark/>
                  </w:tcPr>
                  <w:p w14:paraId="2717FD07" w14:textId="77777777" w:rsidR="00C869BB" w:rsidRPr="000C3692" w:rsidDel="00515FE7" w:rsidRDefault="00C869BB">
                    <w:pPr>
                      <w:pStyle w:val="Bibliography"/>
                      <w:rPr>
                        <w:del w:id="1499" w:author="felipe campo" w:date="2018-07-04T11:15:00Z"/>
                        <w:noProof/>
                      </w:rPr>
                    </w:pPr>
                    <w:del w:id="1500" w:author="felipe campo" w:date="2018-07-04T11:15:00Z">
                      <w:r w:rsidRPr="00B30A26" w:rsidDel="00515FE7">
                        <w:rPr>
                          <w:noProof/>
                          <w:lang w:val="es-ES"/>
                        </w:rPr>
                        <w:delText xml:space="preserve">J. Zabala, "Atributos de calidad en el desarrollo de software," 3 Marzo 2013. </w:delText>
                      </w:r>
                      <w:r w:rsidRPr="000C3692" w:rsidDel="00515FE7">
                        <w:rPr>
                          <w:noProof/>
                        </w:rPr>
                        <w:delText>[Online]. Available: https://es.slideshare.net/JoanManuelZabala/atributos-de-calidad-en-el-desarrollo-de-software.</w:delText>
                      </w:r>
                    </w:del>
                  </w:p>
                </w:tc>
              </w:tr>
              <w:tr w:rsidR="00C869BB" w:rsidRPr="00B30A26" w:rsidDel="00515FE7" w14:paraId="04B052D2" w14:textId="77777777">
                <w:trPr>
                  <w:divId w:val="1078333170"/>
                  <w:tblCellSpacing w:w="15" w:type="dxa"/>
                  <w:del w:id="1501" w:author="felipe campo" w:date="2018-07-04T11:15:00Z"/>
                </w:trPr>
                <w:tc>
                  <w:tcPr>
                    <w:tcW w:w="50" w:type="pct"/>
                    <w:hideMark/>
                  </w:tcPr>
                  <w:p w14:paraId="28B7221D" w14:textId="77777777" w:rsidR="00C869BB" w:rsidRPr="00B30A26" w:rsidDel="00515FE7" w:rsidRDefault="00C869BB">
                    <w:pPr>
                      <w:pStyle w:val="Bibliography"/>
                      <w:rPr>
                        <w:del w:id="1502" w:author="felipe campo" w:date="2018-07-04T11:15:00Z"/>
                        <w:noProof/>
                        <w:lang w:val="es-ES"/>
                      </w:rPr>
                    </w:pPr>
                    <w:del w:id="1503" w:author="felipe campo" w:date="2018-07-04T11:15:00Z">
                      <w:r w:rsidRPr="00B30A26" w:rsidDel="00515FE7">
                        <w:rPr>
                          <w:noProof/>
                          <w:lang w:val="es-ES"/>
                        </w:rPr>
                        <w:delText xml:space="preserve">[11] </w:delText>
                      </w:r>
                    </w:del>
                  </w:p>
                </w:tc>
                <w:tc>
                  <w:tcPr>
                    <w:tcW w:w="0" w:type="auto"/>
                    <w:hideMark/>
                  </w:tcPr>
                  <w:p w14:paraId="14A47885" w14:textId="77777777" w:rsidR="00C869BB" w:rsidRPr="000C3692" w:rsidDel="00515FE7" w:rsidRDefault="00C869BB">
                    <w:pPr>
                      <w:pStyle w:val="Bibliography"/>
                      <w:rPr>
                        <w:del w:id="1504" w:author="felipe campo" w:date="2018-07-04T11:15:00Z"/>
                        <w:noProof/>
                      </w:rPr>
                    </w:pPr>
                    <w:del w:id="1505" w:author="felipe campo" w:date="2018-07-04T11:15:00Z">
                      <w:r w:rsidRPr="00B30A26" w:rsidDel="00515FE7">
                        <w:rPr>
                          <w:noProof/>
                          <w:lang w:val="es-ES"/>
                        </w:rPr>
                        <w:delText xml:space="preserve">A. Torres, "Atributos de calidad de software," [Online]. </w:delText>
                      </w:r>
                      <w:r w:rsidRPr="000C3692" w:rsidDel="00515FE7">
                        <w:rPr>
                          <w:noProof/>
                        </w:rPr>
                        <w:delText>Available: https://www.scribd.com/doc/52123474/3-Atributos-de-calidad-de-software.</w:delText>
                      </w:r>
                    </w:del>
                  </w:p>
                </w:tc>
              </w:tr>
              <w:tr w:rsidR="00C869BB" w:rsidRPr="000C3692" w:rsidDel="00515FE7" w14:paraId="0EA6985E" w14:textId="77777777">
                <w:trPr>
                  <w:divId w:val="1078333170"/>
                  <w:tblCellSpacing w:w="15" w:type="dxa"/>
                  <w:del w:id="1506" w:author="felipe campo" w:date="2018-07-04T11:15:00Z"/>
                </w:trPr>
                <w:tc>
                  <w:tcPr>
                    <w:tcW w:w="50" w:type="pct"/>
                    <w:hideMark/>
                  </w:tcPr>
                  <w:p w14:paraId="7B660738" w14:textId="77777777" w:rsidR="00C869BB" w:rsidRPr="00B30A26" w:rsidDel="00515FE7" w:rsidRDefault="00C869BB">
                    <w:pPr>
                      <w:pStyle w:val="Bibliography"/>
                      <w:rPr>
                        <w:del w:id="1507" w:author="felipe campo" w:date="2018-07-04T11:15:00Z"/>
                        <w:noProof/>
                        <w:lang w:val="es-ES"/>
                      </w:rPr>
                    </w:pPr>
                    <w:del w:id="1508" w:author="felipe campo" w:date="2018-07-04T11:15:00Z">
                      <w:r w:rsidRPr="00B30A26" w:rsidDel="00515FE7">
                        <w:rPr>
                          <w:noProof/>
                          <w:lang w:val="es-ES"/>
                        </w:rPr>
                        <w:delText xml:space="preserve">[12] </w:delText>
                      </w:r>
                    </w:del>
                  </w:p>
                </w:tc>
                <w:tc>
                  <w:tcPr>
                    <w:tcW w:w="0" w:type="auto"/>
                    <w:hideMark/>
                  </w:tcPr>
                  <w:p w14:paraId="142FF3BF" w14:textId="188D13E5" w:rsidR="00C869BB" w:rsidRPr="00B30A26" w:rsidDel="00515FE7" w:rsidRDefault="00C869BB">
                    <w:pPr>
                      <w:pStyle w:val="Bibliography"/>
                      <w:rPr>
                        <w:del w:id="1509" w:author="felipe campo" w:date="2018-07-04T11:15:00Z"/>
                        <w:noProof/>
                        <w:lang w:val="es-ES"/>
                      </w:rPr>
                    </w:pPr>
                    <w:del w:id="1510" w:author="felipe campo" w:date="2018-07-04T11:15:00Z">
                      <w:r w:rsidRPr="00B30A26" w:rsidDel="00515FE7">
                        <w:rPr>
                          <w:noProof/>
                          <w:lang w:val="es-ES"/>
                        </w:rPr>
                        <w:delText>Caribetic, "LogCloud</w:delText>
                      </w:r>
                      <w:r w:rsidR="00267BF3" w:rsidDel="00515FE7">
                        <w:rPr>
                          <w:noProof/>
                          <w:lang w:val="es-ES"/>
                        </w:rPr>
                        <w:fldChar w:fldCharType="begin"/>
                      </w:r>
                      <w:r w:rsidR="00267BF3" w:rsidRPr="00267BF3" w:rsidDel="00515FE7">
                        <w:rPr>
                          <w:noProof/>
                          <w:lang w:val="es-ES"/>
                        </w:rPr>
                        <w:delInstrText xml:space="preserve"> XE "</w:delInstrText>
                      </w:r>
                      <w:r w:rsidR="00267BF3" w:rsidDel="00515FE7">
                        <w:rPr>
                          <w:noProof/>
                          <w:szCs w:val="28"/>
                          <w:lang w:val="es-ES"/>
                        </w:rPr>
                        <w:delInstrText>LogCloud</w:delInstrText>
                      </w:r>
                      <w:r w:rsidR="00267BF3" w:rsidRPr="00267BF3" w:rsidDel="00515FE7">
                        <w:rPr>
                          <w:noProof/>
                          <w:lang w:val="es-ES"/>
                        </w:rPr>
                        <w:delInstrText xml:space="preserve">" </w:delInstrText>
                      </w:r>
                      <w:r w:rsidR="00267BF3" w:rsidDel="00515FE7">
                        <w:rPr>
                          <w:noProof/>
                          <w:lang w:val="es-ES"/>
                        </w:rPr>
                        <w:fldChar w:fldCharType="end"/>
                      </w:r>
                      <w:r w:rsidRPr="00B30A26" w:rsidDel="00515FE7">
                        <w:rPr>
                          <w:noProof/>
                          <w:lang w:val="es-ES"/>
                        </w:rPr>
                        <w:delText xml:space="preserve"> - GeoLock: SISTEMA INTELIGENTE DE PLANEACIÓN DE TRANSPORTE DE CARGA EN LA NUBE Y SOLUCIÓN INTEGRAL PARA EL MONITOREO DE CARGA," Colciencias, 2016.</w:delText>
                      </w:r>
                    </w:del>
                  </w:p>
                </w:tc>
              </w:tr>
              <w:tr w:rsidR="00C869BB" w:rsidRPr="00B30A26" w:rsidDel="00515FE7" w14:paraId="32D3A0DD" w14:textId="77777777">
                <w:trPr>
                  <w:divId w:val="1078333170"/>
                  <w:tblCellSpacing w:w="15" w:type="dxa"/>
                  <w:del w:id="1511" w:author="felipe campo" w:date="2018-07-04T11:15:00Z"/>
                </w:trPr>
                <w:tc>
                  <w:tcPr>
                    <w:tcW w:w="50" w:type="pct"/>
                    <w:hideMark/>
                  </w:tcPr>
                  <w:p w14:paraId="2830078C" w14:textId="77777777" w:rsidR="00C869BB" w:rsidRPr="00B30A26" w:rsidDel="00515FE7" w:rsidRDefault="00C869BB">
                    <w:pPr>
                      <w:pStyle w:val="Bibliography"/>
                      <w:rPr>
                        <w:del w:id="1512" w:author="felipe campo" w:date="2018-07-04T11:15:00Z"/>
                        <w:noProof/>
                        <w:lang w:val="es-ES"/>
                      </w:rPr>
                    </w:pPr>
                    <w:del w:id="1513" w:author="felipe campo" w:date="2018-07-04T11:15:00Z">
                      <w:r w:rsidRPr="00B30A26" w:rsidDel="00515FE7">
                        <w:rPr>
                          <w:noProof/>
                          <w:lang w:val="es-ES"/>
                        </w:rPr>
                        <w:delText xml:space="preserve">[13] </w:delText>
                      </w:r>
                    </w:del>
                  </w:p>
                </w:tc>
                <w:tc>
                  <w:tcPr>
                    <w:tcW w:w="0" w:type="auto"/>
                    <w:hideMark/>
                  </w:tcPr>
                  <w:p w14:paraId="559E3E94" w14:textId="77777777" w:rsidR="00C869BB" w:rsidRPr="000C3692" w:rsidDel="00515FE7" w:rsidRDefault="00C869BB">
                    <w:pPr>
                      <w:pStyle w:val="Bibliography"/>
                      <w:rPr>
                        <w:del w:id="1514" w:author="felipe campo" w:date="2018-07-04T11:15:00Z"/>
                        <w:noProof/>
                      </w:rPr>
                    </w:pPr>
                    <w:del w:id="1515" w:author="felipe campo" w:date="2018-07-04T11:15:00Z">
                      <w:r w:rsidRPr="00B30A26" w:rsidDel="00515FE7">
                        <w:rPr>
                          <w:noProof/>
                          <w:lang w:val="es-ES"/>
                        </w:rPr>
                        <w:delText xml:space="preserve">Wikipedia, "Lenguaje unificado de modelado," 22 Febrero 2017. </w:delText>
                      </w:r>
                      <w:r w:rsidRPr="000C3692" w:rsidDel="00515FE7">
                        <w:rPr>
                          <w:noProof/>
                        </w:rPr>
                        <w:delText>[Online]. Available: https://es.wikipedia.org/wiki/Lenguaje_unificado_de_modelado.</w:delText>
                      </w:r>
                    </w:del>
                  </w:p>
                </w:tc>
              </w:tr>
              <w:tr w:rsidR="00C869BB" w:rsidRPr="00B30A26" w:rsidDel="00515FE7" w14:paraId="654D9BE3" w14:textId="77777777">
                <w:trPr>
                  <w:divId w:val="1078333170"/>
                  <w:tblCellSpacing w:w="15" w:type="dxa"/>
                  <w:del w:id="1516" w:author="felipe campo" w:date="2018-07-04T11:15:00Z"/>
                </w:trPr>
                <w:tc>
                  <w:tcPr>
                    <w:tcW w:w="50" w:type="pct"/>
                    <w:hideMark/>
                  </w:tcPr>
                  <w:p w14:paraId="7BCF03BE" w14:textId="77777777" w:rsidR="00C869BB" w:rsidRPr="00B30A26" w:rsidDel="00515FE7" w:rsidRDefault="00C869BB">
                    <w:pPr>
                      <w:pStyle w:val="Bibliography"/>
                      <w:rPr>
                        <w:del w:id="1517" w:author="felipe campo" w:date="2018-07-04T11:15:00Z"/>
                        <w:noProof/>
                        <w:lang w:val="es-ES"/>
                      </w:rPr>
                    </w:pPr>
                    <w:del w:id="1518" w:author="felipe campo" w:date="2018-07-04T11:15:00Z">
                      <w:r w:rsidRPr="00B30A26" w:rsidDel="00515FE7">
                        <w:rPr>
                          <w:noProof/>
                          <w:lang w:val="es-ES"/>
                        </w:rPr>
                        <w:delText xml:space="preserve">[14] </w:delText>
                      </w:r>
                    </w:del>
                  </w:p>
                </w:tc>
                <w:tc>
                  <w:tcPr>
                    <w:tcW w:w="0" w:type="auto"/>
                    <w:hideMark/>
                  </w:tcPr>
                  <w:p w14:paraId="4FCF7879" w14:textId="77777777" w:rsidR="00C869BB" w:rsidRPr="000C3692" w:rsidDel="00515FE7" w:rsidRDefault="00C869BB">
                    <w:pPr>
                      <w:pStyle w:val="Bibliography"/>
                      <w:rPr>
                        <w:del w:id="1519" w:author="felipe campo" w:date="2018-07-04T11:15:00Z"/>
                        <w:noProof/>
                      </w:rPr>
                    </w:pPr>
                    <w:del w:id="1520" w:author="felipe campo" w:date="2018-07-04T11:15:00Z">
                      <w:r w:rsidRPr="00B30A26" w:rsidDel="00515FE7">
                        <w:rPr>
                          <w:noProof/>
                          <w:lang w:val="es-ES"/>
                        </w:rPr>
                        <w:delText xml:space="preserve">Cerca Technology, "Gestión de Transporte (TMS)," 2013. </w:delText>
                      </w:r>
                      <w:r w:rsidRPr="000C3692" w:rsidDel="00515FE7">
                        <w:rPr>
                          <w:noProof/>
                        </w:rPr>
                        <w:delText>[Online]. Available: http://cercatechnology.com/servicios-y-soluciones-software-wms/ejecucion-cadenas-de-abastecimiento-soluciones-software/gestion-del-transporte-sistema-tms/.</w:delText>
                      </w:r>
                    </w:del>
                  </w:p>
                </w:tc>
              </w:tr>
              <w:tr w:rsidR="00C869BB" w:rsidRPr="00B30A26" w:rsidDel="00515FE7" w14:paraId="317E548F" w14:textId="77777777">
                <w:trPr>
                  <w:divId w:val="1078333170"/>
                  <w:tblCellSpacing w:w="15" w:type="dxa"/>
                  <w:del w:id="1521" w:author="felipe campo" w:date="2018-07-04T11:15:00Z"/>
                </w:trPr>
                <w:tc>
                  <w:tcPr>
                    <w:tcW w:w="50" w:type="pct"/>
                    <w:hideMark/>
                  </w:tcPr>
                  <w:p w14:paraId="6D623CD0" w14:textId="77777777" w:rsidR="00C869BB" w:rsidRPr="00B30A26" w:rsidDel="00515FE7" w:rsidRDefault="00C869BB">
                    <w:pPr>
                      <w:pStyle w:val="Bibliography"/>
                      <w:rPr>
                        <w:del w:id="1522" w:author="felipe campo" w:date="2018-07-04T11:15:00Z"/>
                        <w:noProof/>
                        <w:lang w:val="es-ES"/>
                      </w:rPr>
                    </w:pPr>
                    <w:del w:id="1523" w:author="felipe campo" w:date="2018-07-04T11:15:00Z">
                      <w:r w:rsidRPr="00B30A26" w:rsidDel="00515FE7">
                        <w:rPr>
                          <w:noProof/>
                          <w:lang w:val="es-ES"/>
                        </w:rPr>
                        <w:delText xml:space="preserve">[15] </w:delText>
                      </w:r>
                    </w:del>
                  </w:p>
                </w:tc>
                <w:tc>
                  <w:tcPr>
                    <w:tcW w:w="0" w:type="auto"/>
                    <w:hideMark/>
                  </w:tcPr>
                  <w:p w14:paraId="6CC3E03C" w14:textId="77777777" w:rsidR="00C869BB" w:rsidRPr="000C3692" w:rsidDel="00515FE7" w:rsidRDefault="00C869BB">
                    <w:pPr>
                      <w:pStyle w:val="Bibliography"/>
                      <w:rPr>
                        <w:del w:id="1524" w:author="felipe campo" w:date="2018-07-04T11:15:00Z"/>
                        <w:noProof/>
                      </w:rPr>
                    </w:pPr>
                    <w:del w:id="1525" w:author="felipe campo" w:date="2018-07-04T11:15:00Z">
                      <w:r w:rsidRPr="000C3692" w:rsidDel="00515FE7">
                        <w:rPr>
                          <w:noProof/>
                        </w:rPr>
                        <w:delText>Software Engineering Institute, "Defining an Architecture," [Online]. Available: http://www.sei.cmu.edu/architecture/tools/define/add.cfm.</w:delText>
                      </w:r>
                    </w:del>
                  </w:p>
                </w:tc>
              </w:tr>
              <w:tr w:rsidR="00C869BB" w:rsidRPr="00B30A26" w:rsidDel="00515FE7" w14:paraId="4FCC01F1" w14:textId="77777777">
                <w:trPr>
                  <w:divId w:val="1078333170"/>
                  <w:tblCellSpacing w:w="15" w:type="dxa"/>
                  <w:del w:id="1526" w:author="felipe campo" w:date="2018-07-04T11:15:00Z"/>
                </w:trPr>
                <w:tc>
                  <w:tcPr>
                    <w:tcW w:w="50" w:type="pct"/>
                    <w:hideMark/>
                  </w:tcPr>
                  <w:p w14:paraId="567EC80A" w14:textId="77777777" w:rsidR="00C869BB" w:rsidRPr="00B30A26" w:rsidDel="00515FE7" w:rsidRDefault="00C869BB">
                    <w:pPr>
                      <w:pStyle w:val="Bibliography"/>
                      <w:rPr>
                        <w:del w:id="1527" w:author="felipe campo" w:date="2018-07-04T11:15:00Z"/>
                        <w:noProof/>
                        <w:lang w:val="es-ES"/>
                      </w:rPr>
                    </w:pPr>
                    <w:del w:id="1528" w:author="felipe campo" w:date="2018-07-04T11:15:00Z">
                      <w:r w:rsidRPr="00B30A26" w:rsidDel="00515FE7">
                        <w:rPr>
                          <w:noProof/>
                          <w:lang w:val="es-ES"/>
                        </w:rPr>
                        <w:delText xml:space="preserve">[16] </w:delText>
                      </w:r>
                    </w:del>
                  </w:p>
                </w:tc>
                <w:tc>
                  <w:tcPr>
                    <w:tcW w:w="0" w:type="auto"/>
                    <w:hideMark/>
                  </w:tcPr>
                  <w:p w14:paraId="58CD1C85" w14:textId="77777777" w:rsidR="00C869BB" w:rsidRPr="000C3692" w:rsidDel="00515FE7" w:rsidRDefault="00C869BB">
                    <w:pPr>
                      <w:pStyle w:val="Bibliography"/>
                      <w:rPr>
                        <w:del w:id="1529" w:author="felipe campo" w:date="2018-07-04T11:15:00Z"/>
                        <w:noProof/>
                      </w:rPr>
                    </w:pPr>
                    <w:del w:id="1530" w:author="felipe campo" w:date="2018-07-04T11:15:00Z">
                      <w:r w:rsidRPr="000C3692" w:rsidDel="00515FE7">
                        <w:rPr>
                          <w:noProof/>
                        </w:rPr>
                        <w:delText xml:space="preserve">H. Cervantes and R. Kazman, Designing Software Architectures : a practical approach, Addison-Wesley, 2016. </w:delText>
                      </w:r>
                    </w:del>
                  </w:p>
                </w:tc>
              </w:tr>
            </w:tbl>
            <w:p w14:paraId="60735C68" w14:textId="77777777" w:rsidR="00C869BB" w:rsidRPr="000C3692" w:rsidDel="00515FE7" w:rsidRDefault="00C869BB">
              <w:pPr>
                <w:divId w:val="1078333170"/>
                <w:rPr>
                  <w:del w:id="1531" w:author="felipe campo" w:date="2018-07-04T11:15:00Z"/>
                  <w:rFonts w:eastAsia="Times New Roman"/>
                  <w:noProof/>
                </w:rPr>
              </w:pPr>
            </w:p>
            <w:p w14:paraId="480232A6" w14:textId="1A973976" w:rsidR="00F2226C" w:rsidRPr="00B30A26" w:rsidRDefault="00F2226C">
              <w:pPr>
                <w:rPr>
                  <w:lang w:val="es-ES"/>
                </w:rPr>
              </w:pPr>
              <w:r w:rsidRPr="00B30A26">
                <w:rPr>
                  <w:b/>
                  <w:bCs/>
                  <w:noProof/>
                  <w:lang w:val="es-ES"/>
                </w:rPr>
                <w:fldChar w:fldCharType="end"/>
              </w:r>
            </w:p>
          </w:sdtContent>
        </w:sdt>
      </w:sdtContent>
    </w:sdt>
    <w:p w14:paraId="5BDAABEC" w14:textId="0F6E4BC3" w:rsidR="00F2226C" w:rsidRPr="00B30A26" w:rsidRDefault="00F2226C" w:rsidP="00667D60">
      <w:pPr>
        <w:pStyle w:val="Heading2"/>
        <w:rPr>
          <w:lang w:val="es-ES"/>
        </w:rPr>
      </w:pPr>
      <w:bookmarkStart w:id="1532" w:name="_Toc518466312"/>
      <w:r w:rsidRPr="00B30A26">
        <w:rPr>
          <w:lang w:val="es-ES"/>
        </w:rPr>
        <w:lastRenderedPageBreak/>
        <w:t>Tabla de Figuras</w:t>
      </w:r>
      <w:bookmarkEnd w:id="1532"/>
    </w:p>
    <w:p w14:paraId="169D9A12" w14:textId="77777777" w:rsidR="00D93D80" w:rsidRDefault="00F2226C">
      <w:pPr>
        <w:pStyle w:val="TableofFigures"/>
        <w:tabs>
          <w:tab w:val="right" w:leader="dot" w:pos="9350"/>
        </w:tabs>
        <w:rPr>
          <w:ins w:id="1533" w:author="felipe campo" w:date="2017-03-14T10:59:00Z"/>
          <w:rFonts w:asciiTheme="minorHAnsi" w:eastAsiaTheme="minorEastAsia" w:hAnsiTheme="minorHAnsi" w:cstheme="minorBidi"/>
          <w:smallCaps w:val="0"/>
          <w:noProof/>
          <w:sz w:val="24"/>
          <w:szCs w:val="24"/>
        </w:rPr>
      </w:pPr>
      <w:r w:rsidRPr="00B30A26">
        <w:rPr>
          <w:sz w:val="22"/>
          <w:lang w:val="es-ES"/>
        </w:rPr>
        <w:fldChar w:fldCharType="begin"/>
      </w:r>
      <w:r w:rsidRPr="00B30A26">
        <w:rPr>
          <w:sz w:val="22"/>
          <w:lang w:val="es-ES"/>
        </w:rPr>
        <w:instrText xml:space="preserve"> TOC \c "Figura" </w:instrText>
      </w:r>
      <w:r w:rsidRPr="00B30A26">
        <w:rPr>
          <w:sz w:val="22"/>
          <w:lang w:val="es-ES"/>
        </w:rPr>
        <w:fldChar w:fldCharType="separate"/>
      </w:r>
      <w:ins w:id="1534" w:author="felipe campo" w:date="2017-03-14T10:59:00Z">
        <w:r w:rsidR="00D93D80" w:rsidRPr="00462EAA">
          <w:rPr>
            <w:noProof/>
            <w:lang w:val="es-ES"/>
          </w:rPr>
          <w:t>Figura 1 Requisitos Primarios u Objetivos del Sistema</w:t>
        </w:r>
        <w:r w:rsidR="00D93D80">
          <w:rPr>
            <w:noProof/>
          </w:rPr>
          <w:tab/>
        </w:r>
        <w:r w:rsidR="00D93D80">
          <w:rPr>
            <w:noProof/>
          </w:rPr>
          <w:fldChar w:fldCharType="begin"/>
        </w:r>
        <w:r w:rsidR="00D93D80">
          <w:rPr>
            <w:noProof/>
          </w:rPr>
          <w:instrText xml:space="preserve"> PAGEREF _Toc477252559 \h </w:instrText>
        </w:r>
      </w:ins>
      <w:r w:rsidR="00D93D80">
        <w:rPr>
          <w:noProof/>
        </w:rPr>
      </w:r>
      <w:r w:rsidR="00D93D80">
        <w:rPr>
          <w:noProof/>
        </w:rPr>
        <w:fldChar w:fldCharType="separate"/>
      </w:r>
      <w:ins w:id="1535" w:author="felipe campo" w:date="2018-07-04T11:15:00Z">
        <w:r w:rsidR="00515FE7">
          <w:rPr>
            <w:noProof/>
          </w:rPr>
          <w:t>8</w:t>
        </w:r>
      </w:ins>
      <w:ins w:id="1536" w:author="felipe campo" w:date="2017-03-14T10:59:00Z">
        <w:r w:rsidR="00D93D80">
          <w:rPr>
            <w:noProof/>
          </w:rPr>
          <w:fldChar w:fldCharType="end"/>
        </w:r>
      </w:ins>
    </w:p>
    <w:p w14:paraId="372C5744" w14:textId="77777777" w:rsidR="00D93D80" w:rsidRDefault="00D93D80">
      <w:pPr>
        <w:pStyle w:val="TableofFigures"/>
        <w:tabs>
          <w:tab w:val="right" w:leader="dot" w:pos="9350"/>
        </w:tabs>
        <w:rPr>
          <w:ins w:id="1537" w:author="felipe campo" w:date="2017-03-14T10:59:00Z"/>
          <w:rFonts w:asciiTheme="minorHAnsi" w:eastAsiaTheme="minorEastAsia" w:hAnsiTheme="minorHAnsi" w:cstheme="minorBidi"/>
          <w:smallCaps w:val="0"/>
          <w:noProof/>
          <w:sz w:val="24"/>
          <w:szCs w:val="24"/>
        </w:rPr>
      </w:pPr>
      <w:ins w:id="1538" w:author="felipe campo" w:date="2017-03-14T10:59:00Z">
        <w:r w:rsidRPr="00462EAA">
          <w:rPr>
            <w:noProof/>
            <w:lang w:val="es-ES"/>
          </w:rPr>
          <w:t>Figura 2 Modelo de Requisitos para atributos de calidad</w:t>
        </w:r>
        <w:r>
          <w:rPr>
            <w:noProof/>
          </w:rPr>
          <w:tab/>
        </w:r>
        <w:r>
          <w:rPr>
            <w:noProof/>
          </w:rPr>
          <w:fldChar w:fldCharType="begin"/>
        </w:r>
        <w:r>
          <w:rPr>
            <w:noProof/>
          </w:rPr>
          <w:instrText xml:space="preserve"> PAGEREF _Toc477252560 \h </w:instrText>
        </w:r>
      </w:ins>
      <w:r>
        <w:rPr>
          <w:noProof/>
        </w:rPr>
      </w:r>
      <w:r>
        <w:rPr>
          <w:noProof/>
        </w:rPr>
        <w:fldChar w:fldCharType="separate"/>
      </w:r>
      <w:ins w:id="1539" w:author="felipe campo" w:date="2018-07-04T11:15:00Z">
        <w:r w:rsidR="00515FE7">
          <w:rPr>
            <w:noProof/>
          </w:rPr>
          <w:t>9</w:t>
        </w:r>
      </w:ins>
      <w:ins w:id="1540" w:author="felipe campo" w:date="2017-03-14T10:59:00Z">
        <w:r>
          <w:rPr>
            <w:noProof/>
          </w:rPr>
          <w:fldChar w:fldCharType="end"/>
        </w:r>
      </w:ins>
    </w:p>
    <w:p w14:paraId="3B1CA46B" w14:textId="77777777" w:rsidR="00D93D80" w:rsidRDefault="00D93D80">
      <w:pPr>
        <w:pStyle w:val="TableofFigures"/>
        <w:tabs>
          <w:tab w:val="right" w:leader="dot" w:pos="9350"/>
        </w:tabs>
        <w:rPr>
          <w:ins w:id="1541" w:author="felipe campo" w:date="2017-03-14T10:59:00Z"/>
          <w:rFonts w:asciiTheme="minorHAnsi" w:eastAsiaTheme="minorEastAsia" w:hAnsiTheme="minorHAnsi" w:cstheme="minorBidi"/>
          <w:smallCaps w:val="0"/>
          <w:noProof/>
          <w:sz w:val="24"/>
          <w:szCs w:val="24"/>
        </w:rPr>
      </w:pPr>
      <w:ins w:id="1542" w:author="felipe campo" w:date="2017-03-14T10:59:00Z">
        <w:r w:rsidRPr="00462EAA">
          <w:rPr>
            <w:noProof/>
            <w:lang w:val="es-ES"/>
          </w:rPr>
          <w:t>Figura 3 Modelo de proceso de requisitos de Sistema de Información LogCloud</w:t>
        </w:r>
        <w:r>
          <w:rPr>
            <w:noProof/>
          </w:rPr>
          <w:tab/>
        </w:r>
        <w:r>
          <w:rPr>
            <w:noProof/>
          </w:rPr>
          <w:fldChar w:fldCharType="begin"/>
        </w:r>
        <w:r>
          <w:rPr>
            <w:noProof/>
          </w:rPr>
          <w:instrText xml:space="preserve"> PAGEREF _Toc477252561 \h </w:instrText>
        </w:r>
      </w:ins>
      <w:r>
        <w:rPr>
          <w:noProof/>
        </w:rPr>
      </w:r>
      <w:r>
        <w:rPr>
          <w:noProof/>
        </w:rPr>
        <w:fldChar w:fldCharType="separate"/>
      </w:r>
      <w:ins w:id="1543" w:author="felipe campo" w:date="2018-07-04T11:15:00Z">
        <w:r w:rsidR="00515FE7">
          <w:rPr>
            <w:noProof/>
          </w:rPr>
          <w:t>10</w:t>
        </w:r>
      </w:ins>
      <w:ins w:id="1544" w:author="felipe campo" w:date="2017-03-14T10:59:00Z">
        <w:r>
          <w:rPr>
            <w:noProof/>
          </w:rPr>
          <w:fldChar w:fldCharType="end"/>
        </w:r>
      </w:ins>
    </w:p>
    <w:p w14:paraId="54DC791B" w14:textId="77777777" w:rsidR="00D93D80" w:rsidRDefault="00D93D80">
      <w:pPr>
        <w:pStyle w:val="TableofFigures"/>
        <w:tabs>
          <w:tab w:val="right" w:leader="dot" w:pos="9350"/>
        </w:tabs>
        <w:rPr>
          <w:ins w:id="1545" w:author="felipe campo" w:date="2017-03-14T10:59:00Z"/>
          <w:rFonts w:asciiTheme="minorHAnsi" w:eastAsiaTheme="minorEastAsia" w:hAnsiTheme="minorHAnsi" w:cstheme="minorBidi"/>
          <w:smallCaps w:val="0"/>
          <w:noProof/>
          <w:sz w:val="24"/>
          <w:szCs w:val="24"/>
        </w:rPr>
      </w:pPr>
      <w:ins w:id="1546" w:author="felipe campo" w:date="2017-03-14T10:59:00Z">
        <w:r w:rsidRPr="00462EAA">
          <w:rPr>
            <w:noProof/>
            <w:lang w:val="es-ES"/>
          </w:rPr>
          <w:t>Figura 4 Diagrama de Actores del Sistema</w:t>
        </w:r>
        <w:r>
          <w:rPr>
            <w:noProof/>
          </w:rPr>
          <w:tab/>
        </w:r>
        <w:r>
          <w:rPr>
            <w:noProof/>
          </w:rPr>
          <w:fldChar w:fldCharType="begin"/>
        </w:r>
        <w:r>
          <w:rPr>
            <w:noProof/>
          </w:rPr>
          <w:instrText xml:space="preserve"> PAGEREF _Toc477252562 \h </w:instrText>
        </w:r>
      </w:ins>
      <w:r>
        <w:rPr>
          <w:noProof/>
        </w:rPr>
      </w:r>
      <w:r>
        <w:rPr>
          <w:noProof/>
        </w:rPr>
        <w:fldChar w:fldCharType="separate"/>
      </w:r>
      <w:ins w:id="1547" w:author="felipe campo" w:date="2018-07-04T11:15:00Z">
        <w:r w:rsidR="00515FE7">
          <w:rPr>
            <w:noProof/>
          </w:rPr>
          <w:t>12</w:t>
        </w:r>
      </w:ins>
      <w:ins w:id="1548" w:author="felipe campo" w:date="2017-03-14T10:59:00Z">
        <w:r>
          <w:rPr>
            <w:noProof/>
          </w:rPr>
          <w:fldChar w:fldCharType="end"/>
        </w:r>
      </w:ins>
    </w:p>
    <w:p w14:paraId="291EF1A7" w14:textId="77777777" w:rsidR="00D93D80" w:rsidRDefault="00D93D80">
      <w:pPr>
        <w:pStyle w:val="TableofFigures"/>
        <w:tabs>
          <w:tab w:val="right" w:leader="dot" w:pos="9350"/>
        </w:tabs>
        <w:rPr>
          <w:ins w:id="1549" w:author="felipe campo" w:date="2017-03-14T10:59:00Z"/>
          <w:rFonts w:asciiTheme="minorHAnsi" w:eastAsiaTheme="minorEastAsia" w:hAnsiTheme="minorHAnsi" w:cstheme="minorBidi"/>
          <w:smallCaps w:val="0"/>
          <w:noProof/>
          <w:sz w:val="24"/>
          <w:szCs w:val="24"/>
        </w:rPr>
      </w:pPr>
      <w:ins w:id="1550" w:author="felipe campo" w:date="2017-03-14T10:59:00Z">
        <w:r w:rsidRPr="00462EAA">
          <w:rPr>
            <w:noProof/>
            <w:lang w:val="es-ES"/>
          </w:rPr>
          <w:t>Figura 5 Funcionalidades comunes de sistemas TMS [7]</w:t>
        </w:r>
        <w:r>
          <w:rPr>
            <w:noProof/>
          </w:rPr>
          <w:tab/>
        </w:r>
        <w:r>
          <w:rPr>
            <w:noProof/>
          </w:rPr>
          <w:fldChar w:fldCharType="begin"/>
        </w:r>
        <w:r>
          <w:rPr>
            <w:noProof/>
          </w:rPr>
          <w:instrText xml:space="preserve"> PAGEREF _Toc477252563 \h </w:instrText>
        </w:r>
      </w:ins>
      <w:r>
        <w:rPr>
          <w:noProof/>
        </w:rPr>
      </w:r>
      <w:r>
        <w:rPr>
          <w:noProof/>
        </w:rPr>
        <w:fldChar w:fldCharType="separate"/>
      </w:r>
      <w:ins w:id="1551" w:author="felipe campo" w:date="2018-07-04T11:15:00Z">
        <w:r w:rsidR="00515FE7">
          <w:rPr>
            <w:noProof/>
          </w:rPr>
          <w:t>15</w:t>
        </w:r>
      </w:ins>
      <w:ins w:id="1552" w:author="felipe campo" w:date="2017-03-14T10:59:00Z">
        <w:r>
          <w:rPr>
            <w:noProof/>
          </w:rPr>
          <w:fldChar w:fldCharType="end"/>
        </w:r>
      </w:ins>
    </w:p>
    <w:p w14:paraId="23295C47" w14:textId="77777777" w:rsidR="00D93D80" w:rsidRDefault="00D93D80">
      <w:pPr>
        <w:pStyle w:val="TableofFigures"/>
        <w:tabs>
          <w:tab w:val="right" w:leader="dot" w:pos="9350"/>
        </w:tabs>
        <w:rPr>
          <w:ins w:id="1553" w:author="felipe campo" w:date="2017-03-14T10:59:00Z"/>
          <w:rFonts w:asciiTheme="minorHAnsi" w:eastAsiaTheme="minorEastAsia" w:hAnsiTheme="minorHAnsi" w:cstheme="minorBidi"/>
          <w:smallCaps w:val="0"/>
          <w:noProof/>
          <w:sz w:val="24"/>
          <w:szCs w:val="24"/>
        </w:rPr>
      </w:pPr>
      <w:ins w:id="1554" w:author="felipe campo" w:date="2017-03-14T10:59:00Z">
        <w:r w:rsidRPr="00462EAA">
          <w:rPr>
            <w:noProof/>
            <w:lang w:val="es-ES"/>
          </w:rPr>
          <w:t>Figura 6 Diagrama de Paquetes de los Requisitos Funcionales Externos</w:t>
        </w:r>
        <w:r>
          <w:rPr>
            <w:noProof/>
          </w:rPr>
          <w:tab/>
        </w:r>
        <w:r>
          <w:rPr>
            <w:noProof/>
          </w:rPr>
          <w:fldChar w:fldCharType="begin"/>
        </w:r>
        <w:r>
          <w:rPr>
            <w:noProof/>
          </w:rPr>
          <w:instrText xml:space="preserve"> PAGEREF _Toc477252564 \h </w:instrText>
        </w:r>
      </w:ins>
      <w:r>
        <w:rPr>
          <w:noProof/>
        </w:rPr>
      </w:r>
      <w:r>
        <w:rPr>
          <w:noProof/>
        </w:rPr>
        <w:fldChar w:fldCharType="separate"/>
      </w:r>
      <w:ins w:id="1555" w:author="felipe campo" w:date="2018-07-04T11:15:00Z">
        <w:r w:rsidR="00515FE7">
          <w:rPr>
            <w:noProof/>
          </w:rPr>
          <w:t>17</w:t>
        </w:r>
      </w:ins>
      <w:ins w:id="1556" w:author="felipe campo" w:date="2017-03-14T10:59:00Z">
        <w:r>
          <w:rPr>
            <w:noProof/>
          </w:rPr>
          <w:fldChar w:fldCharType="end"/>
        </w:r>
      </w:ins>
    </w:p>
    <w:p w14:paraId="04C5C3A6" w14:textId="77777777" w:rsidR="00D93D80" w:rsidRDefault="00D93D80">
      <w:pPr>
        <w:pStyle w:val="TableofFigures"/>
        <w:tabs>
          <w:tab w:val="right" w:leader="dot" w:pos="9350"/>
        </w:tabs>
        <w:rPr>
          <w:ins w:id="1557" w:author="felipe campo" w:date="2017-03-14T10:59:00Z"/>
          <w:rFonts w:asciiTheme="minorHAnsi" w:eastAsiaTheme="minorEastAsia" w:hAnsiTheme="minorHAnsi" w:cstheme="minorBidi"/>
          <w:smallCaps w:val="0"/>
          <w:noProof/>
          <w:sz w:val="24"/>
          <w:szCs w:val="24"/>
        </w:rPr>
      </w:pPr>
      <w:ins w:id="1558" w:author="felipe campo" w:date="2017-03-14T10:59:00Z">
        <w:r w:rsidRPr="00462EAA">
          <w:rPr>
            <w:noProof/>
            <w:lang w:val="es-ES"/>
          </w:rPr>
          <w:t>Figura 7 RFE Requisitos Funcionales Externos Nivel 1</w:t>
        </w:r>
        <w:r>
          <w:rPr>
            <w:noProof/>
          </w:rPr>
          <w:tab/>
        </w:r>
        <w:r>
          <w:rPr>
            <w:noProof/>
          </w:rPr>
          <w:fldChar w:fldCharType="begin"/>
        </w:r>
        <w:r>
          <w:rPr>
            <w:noProof/>
          </w:rPr>
          <w:instrText xml:space="preserve"> PAGEREF _Toc477252565 \h </w:instrText>
        </w:r>
      </w:ins>
      <w:r>
        <w:rPr>
          <w:noProof/>
        </w:rPr>
      </w:r>
      <w:r>
        <w:rPr>
          <w:noProof/>
        </w:rPr>
        <w:fldChar w:fldCharType="separate"/>
      </w:r>
      <w:ins w:id="1559" w:author="felipe campo" w:date="2018-07-04T11:15:00Z">
        <w:r w:rsidR="00515FE7">
          <w:rPr>
            <w:noProof/>
          </w:rPr>
          <w:t>18</w:t>
        </w:r>
      </w:ins>
      <w:ins w:id="1560" w:author="felipe campo" w:date="2017-03-14T10:59:00Z">
        <w:r>
          <w:rPr>
            <w:noProof/>
          </w:rPr>
          <w:fldChar w:fldCharType="end"/>
        </w:r>
      </w:ins>
    </w:p>
    <w:p w14:paraId="31EF5F18" w14:textId="77777777" w:rsidR="00D93D80" w:rsidRDefault="00D93D80">
      <w:pPr>
        <w:pStyle w:val="TableofFigures"/>
        <w:tabs>
          <w:tab w:val="right" w:leader="dot" w:pos="9350"/>
        </w:tabs>
        <w:rPr>
          <w:ins w:id="1561" w:author="felipe campo" w:date="2017-03-14T10:59:00Z"/>
          <w:rFonts w:asciiTheme="minorHAnsi" w:eastAsiaTheme="minorEastAsia" w:hAnsiTheme="minorHAnsi" w:cstheme="minorBidi"/>
          <w:smallCaps w:val="0"/>
          <w:noProof/>
          <w:sz w:val="24"/>
          <w:szCs w:val="24"/>
        </w:rPr>
      </w:pPr>
      <w:ins w:id="1562" w:author="felipe campo" w:date="2017-03-14T10:59:00Z">
        <w:r w:rsidRPr="00462EAA">
          <w:rPr>
            <w:noProof/>
            <w:lang w:val="es-ES"/>
          </w:rPr>
          <w:t>Figura 8 RFE Nivel 2 Gestionar Envíos y Pedidos</w:t>
        </w:r>
        <w:r>
          <w:rPr>
            <w:noProof/>
          </w:rPr>
          <w:tab/>
        </w:r>
        <w:r>
          <w:rPr>
            <w:noProof/>
          </w:rPr>
          <w:fldChar w:fldCharType="begin"/>
        </w:r>
        <w:r>
          <w:rPr>
            <w:noProof/>
          </w:rPr>
          <w:instrText xml:space="preserve"> PAGEREF _Toc477252566 \h </w:instrText>
        </w:r>
      </w:ins>
      <w:r>
        <w:rPr>
          <w:noProof/>
        </w:rPr>
      </w:r>
      <w:r>
        <w:rPr>
          <w:noProof/>
        </w:rPr>
        <w:fldChar w:fldCharType="separate"/>
      </w:r>
      <w:ins w:id="1563" w:author="felipe campo" w:date="2018-07-04T11:15:00Z">
        <w:r w:rsidR="00515FE7">
          <w:rPr>
            <w:noProof/>
          </w:rPr>
          <w:t>19</w:t>
        </w:r>
      </w:ins>
      <w:ins w:id="1564" w:author="felipe campo" w:date="2017-03-14T10:59:00Z">
        <w:r>
          <w:rPr>
            <w:noProof/>
          </w:rPr>
          <w:fldChar w:fldCharType="end"/>
        </w:r>
      </w:ins>
    </w:p>
    <w:p w14:paraId="471FE081" w14:textId="77777777" w:rsidR="00D93D80" w:rsidRDefault="00D93D80">
      <w:pPr>
        <w:pStyle w:val="TableofFigures"/>
        <w:tabs>
          <w:tab w:val="right" w:leader="dot" w:pos="9350"/>
        </w:tabs>
        <w:rPr>
          <w:ins w:id="1565" w:author="felipe campo" w:date="2017-03-14T10:59:00Z"/>
          <w:rFonts w:asciiTheme="minorHAnsi" w:eastAsiaTheme="minorEastAsia" w:hAnsiTheme="minorHAnsi" w:cstheme="minorBidi"/>
          <w:smallCaps w:val="0"/>
          <w:noProof/>
          <w:sz w:val="24"/>
          <w:szCs w:val="24"/>
        </w:rPr>
      </w:pPr>
      <w:ins w:id="1566" w:author="felipe campo" w:date="2017-03-14T10:59:00Z">
        <w:r w:rsidRPr="00462EAA">
          <w:rPr>
            <w:noProof/>
            <w:lang w:val="es-ES"/>
          </w:rPr>
          <w:t>Figura 9 RFE Nivel 2 Planificar la Carga</w:t>
        </w:r>
        <w:r>
          <w:rPr>
            <w:noProof/>
          </w:rPr>
          <w:tab/>
        </w:r>
        <w:r>
          <w:rPr>
            <w:noProof/>
          </w:rPr>
          <w:fldChar w:fldCharType="begin"/>
        </w:r>
        <w:r>
          <w:rPr>
            <w:noProof/>
          </w:rPr>
          <w:instrText xml:space="preserve"> PAGEREF _Toc477252567 \h </w:instrText>
        </w:r>
      </w:ins>
      <w:r>
        <w:rPr>
          <w:noProof/>
        </w:rPr>
      </w:r>
      <w:r>
        <w:rPr>
          <w:noProof/>
        </w:rPr>
        <w:fldChar w:fldCharType="separate"/>
      </w:r>
      <w:ins w:id="1567" w:author="felipe campo" w:date="2018-07-04T11:15:00Z">
        <w:r w:rsidR="00515FE7">
          <w:rPr>
            <w:noProof/>
          </w:rPr>
          <w:t>20</w:t>
        </w:r>
      </w:ins>
      <w:ins w:id="1568" w:author="felipe campo" w:date="2017-03-14T10:59:00Z">
        <w:r>
          <w:rPr>
            <w:noProof/>
          </w:rPr>
          <w:fldChar w:fldCharType="end"/>
        </w:r>
      </w:ins>
    </w:p>
    <w:p w14:paraId="2CF484F7" w14:textId="77777777" w:rsidR="00D93D80" w:rsidRDefault="00D93D80">
      <w:pPr>
        <w:pStyle w:val="TableofFigures"/>
        <w:tabs>
          <w:tab w:val="right" w:leader="dot" w:pos="9350"/>
        </w:tabs>
        <w:rPr>
          <w:ins w:id="1569" w:author="felipe campo" w:date="2017-03-14T10:59:00Z"/>
          <w:rFonts w:asciiTheme="minorHAnsi" w:eastAsiaTheme="minorEastAsia" w:hAnsiTheme="minorHAnsi" w:cstheme="minorBidi"/>
          <w:smallCaps w:val="0"/>
          <w:noProof/>
          <w:sz w:val="24"/>
          <w:szCs w:val="24"/>
        </w:rPr>
      </w:pPr>
      <w:ins w:id="1570" w:author="felipe campo" w:date="2017-03-14T10:59:00Z">
        <w:r w:rsidRPr="00462EAA">
          <w:rPr>
            <w:noProof/>
            <w:lang w:val="es-ES"/>
          </w:rPr>
          <w:t>Figura 10 RFE Nivel 2 Gestionar Eventos</w:t>
        </w:r>
        <w:r>
          <w:rPr>
            <w:noProof/>
          </w:rPr>
          <w:tab/>
        </w:r>
        <w:r>
          <w:rPr>
            <w:noProof/>
          </w:rPr>
          <w:fldChar w:fldCharType="begin"/>
        </w:r>
        <w:r>
          <w:rPr>
            <w:noProof/>
          </w:rPr>
          <w:instrText xml:space="preserve"> PAGEREF _Toc477252568 \h </w:instrText>
        </w:r>
      </w:ins>
      <w:r>
        <w:rPr>
          <w:noProof/>
        </w:rPr>
      </w:r>
      <w:r>
        <w:rPr>
          <w:noProof/>
        </w:rPr>
        <w:fldChar w:fldCharType="separate"/>
      </w:r>
      <w:ins w:id="1571" w:author="felipe campo" w:date="2018-07-04T11:15:00Z">
        <w:r w:rsidR="00515FE7">
          <w:rPr>
            <w:noProof/>
          </w:rPr>
          <w:t>21</w:t>
        </w:r>
      </w:ins>
      <w:ins w:id="1572" w:author="felipe campo" w:date="2017-03-14T10:59:00Z">
        <w:r>
          <w:rPr>
            <w:noProof/>
          </w:rPr>
          <w:fldChar w:fldCharType="end"/>
        </w:r>
      </w:ins>
    </w:p>
    <w:p w14:paraId="3B9DB1E0" w14:textId="77777777" w:rsidR="00D93D80" w:rsidRDefault="00D93D80">
      <w:pPr>
        <w:pStyle w:val="TableofFigures"/>
        <w:tabs>
          <w:tab w:val="right" w:leader="dot" w:pos="9350"/>
        </w:tabs>
        <w:rPr>
          <w:ins w:id="1573" w:author="felipe campo" w:date="2017-03-14T10:59:00Z"/>
          <w:rFonts w:asciiTheme="minorHAnsi" w:eastAsiaTheme="minorEastAsia" w:hAnsiTheme="minorHAnsi" w:cstheme="minorBidi"/>
          <w:smallCaps w:val="0"/>
          <w:noProof/>
          <w:sz w:val="24"/>
          <w:szCs w:val="24"/>
        </w:rPr>
      </w:pPr>
      <w:ins w:id="1574" w:author="felipe campo" w:date="2017-03-14T10:59:00Z">
        <w:r w:rsidRPr="00462EAA">
          <w:rPr>
            <w:noProof/>
            <w:lang w:val="es-ES"/>
          </w:rPr>
          <w:t>Figura 11 Gestión de la Operación</w:t>
        </w:r>
        <w:r>
          <w:rPr>
            <w:noProof/>
          </w:rPr>
          <w:tab/>
        </w:r>
        <w:r>
          <w:rPr>
            <w:noProof/>
          </w:rPr>
          <w:fldChar w:fldCharType="begin"/>
        </w:r>
        <w:r>
          <w:rPr>
            <w:noProof/>
          </w:rPr>
          <w:instrText xml:space="preserve"> PAGEREF _Toc477252569 \h </w:instrText>
        </w:r>
      </w:ins>
      <w:r>
        <w:rPr>
          <w:noProof/>
        </w:rPr>
      </w:r>
      <w:r>
        <w:rPr>
          <w:noProof/>
        </w:rPr>
        <w:fldChar w:fldCharType="separate"/>
      </w:r>
      <w:ins w:id="1575" w:author="felipe campo" w:date="2018-07-04T11:15:00Z">
        <w:r w:rsidR="00515FE7">
          <w:rPr>
            <w:noProof/>
          </w:rPr>
          <w:t>22</w:t>
        </w:r>
      </w:ins>
      <w:ins w:id="1576" w:author="felipe campo" w:date="2017-03-14T10:59:00Z">
        <w:r>
          <w:rPr>
            <w:noProof/>
          </w:rPr>
          <w:fldChar w:fldCharType="end"/>
        </w:r>
      </w:ins>
    </w:p>
    <w:p w14:paraId="2BBDB66B" w14:textId="77777777" w:rsidR="00D93D80" w:rsidRDefault="00D93D80">
      <w:pPr>
        <w:pStyle w:val="TableofFigures"/>
        <w:tabs>
          <w:tab w:val="right" w:leader="dot" w:pos="9350"/>
        </w:tabs>
        <w:rPr>
          <w:ins w:id="1577" w:author="felipe campo" w:date="2017-03-14T10:59:00Z"/>
          <w:rFonts w:asciiTheme="minorHAnsi" w:eastAsiaTheme="minorEastAsia" w:hAnsiTheme="minorHAnsi" w:cstheme="minorBidi"/>
          <w:smallCaps w:val="0"/>
          <w:noProof/>
          <w:sz w:val="24"/>
          <w:szCs w:val="24"/>
        </w:rPr>
      </w:pPr>
      <w:ins w:id="1578" w:author="felipe campo" w:date="2017-03-14T10:59:00Z">
        <w:r w:rsidRPr="00462EAA">
          <w:rPr>
            <w:noProof/>
            <w:lang w:val="es-ES"/>
          </w:rPr>
          <w:t>Figura 12 RFE Nivel 2 Visibilizar la Carga</w:t>
        </w:r>
        <w:r>
          <w:rPr>
            <w:noProof/>
          </w:rPr>
          <w:tab/>
        </w:r>
        <w:r>
          <w:rPr>
            <w:noProof/>
          </w:rPr>
          <w:fldChar w:fldCharType="begin"/>
        </w:r>
        <w:r>
          <w:rPr>
            <w:noProof/>
          </w:rPr>
          <w:instrText xml:space="preserve"> PAGEREF _Toc477252570 \h </w:instrText>
        </w:r>
      </w:ins>
      <w:r>
        <w:rPr>
          <w:noProof/>
        </w:rPr>
      </w:r>
      <w:r>
        <w:rPr>
          <w:noProof/>
        </w:rPr>
        <w:fldChar w:fldCharType="separate"/>
      </w:r>
      <w:ins w:id="1579" w:author="felipe campo" w:date="2018-07-04T11:15:00Z">
        <w:r w:rsidR="00515FE7">
          <w:rPr>
            <w:noProof/>
          </w:rPr>
          <w:t>23</w:t>
        </w:r>
      </w:ins>
      <w:ins w:id="1580" w:author="felipe campo" w:date="2017-03-14T10:59:00Z">
        <w:r>
          <w:rPr>
            <w:noProof/>
          </w:rPr>
          <w:fldChar w:fldCharType="end"/>
        </w:r>
      </w:ins>
    </w:p>
    <w:p w14:paraId="280BEAC2" w14:textId="77777777" w:rsidR="00D93D80" w:rsidRDefault="00D93D80">
      <w:pPr>
        <w:pStyle w:val="TableofFigures"/>
        <w:tabs>
          <w:tab w:val="right" w:leader="dot" w:pos="9350"/>
        </w:tabs>
        <w:rPr>
          <w:ins w:id="1581" w:author="felipe campo" w:date="2017-03-14T10:59:00Z"/>
          <w:rFonts w:asciiTheme="minorHAnsi" w:eastAsiaTheme="minorEastAsia" w:hAnsiTheme="minorHAnsi" w:cstheme="minorBidi"/>
          <w:smallCaps w:val="0"/>
          <w:noProof/>
          <w:sz w:val="24"/>
          <w:szCs w:val="24"/>
        </w:rPr>
      </w:pPr>
      <w:ins w:id="1582" w:author="felipe campo" w:date="2017-03-14T10:59:00Z">
        <w:r w:rsidRPr="00462EAA">
          <w:rPr>
            <w:noProof/>
            <w:lang w:val="es-ES"/>
          </w:rPr>
          <w:t>Figura 13 RFE Nivel 2 Rutear y programar envíos</w:t>
        </w:r>
        <w:r>
          <w:rPr>
            <w:noProof/>
          </w:rPr>
          <w:tab/>
        </w:r>
        <w:r>
          <w:rPr>
            <w:noProof/>
          </w:rPr>
          <w:fldChar w:fldCharType="begin"/>
        </w:r>
        <w:r>
          <w:rPr>
            <w:noProof/>
          </w:rPr>
          <w:instrText xml:space="preserve"> PAGEREF _Toc477252571 \h </w:instrText>
        </w:r>
      </w:ins>
      <w:r>
        <w:rPr>
          <w:noProof/>
        </w:rPr>
      </w:r>
      <w:r>
        <w:rPr>
          <w:noProof/>
        </w:rPr>
        <w:fldChar w:fldCharType="separate"/>
      </w:r>
      <w:ins w:id="1583" w:author="felipe campo" w:date="2018-07-04T11:15:00Z">
        <w:r w:rsidR="00515FE7">
          <w:rPr>
            <w:noProof/>
          </w:rPr>
          <w:t>24</w:t>
        </w:r>
      </w:ins>
      <w:ins w:id="1584" w:author="felipe campo" w:date="2017-03-14T10:59:00Z">
        <w:r>
          <w:rPr>
            <w:noProof/>
          </w:rPr>
          <w:fldChar w:fldCharType="end"/>
        </w:r>
      </w:ins>
    </w:p>
    <w:p w14:paraId="6C39DDAE" w14:textId="77777777" w:rsidR="00D93D80" w:rsidRDefault="00D93D80">
      <w:pPr>
        <w:pStyle w:val="TableofFigures"/>
        <w:tabs>
          <w:tab w:val="right" w:leader="dot" w:pos="9350"/>
        </w:tabs>
        <w:rPr>
          <w:ins w:id="1585" w:author="felipe campo" w:date="2017-03-14T10:59:00Z"/>
          <w:rFonts w:asciiTheme="minorHAnsi" w:eastAsiaTheme="minorEastAsia" w:hAnsiTheme="minorHAnsi" w:cstheme="minorBidi"/>
          <w:smallCaps w:val="0"/>
          <w:noProof/>
          <w:sz w:val="24"/>
          <w:szCs w:val="24"/>
        </w:rPr>
      </w:pPr>
      <w:ins w:id="1586" w:author="felipe campo" w:date="2017-03-14T10:59:00Z">
        <w:r w:rsidRPr="00462EAA">
          <w:rPr>
            <w:noProof/>
            <w:lang w:val="es-ES"/>
          </w:rPr>
          <w:t>Figura 14 RFE Nivel 2 Finalizar Envíos</w:t>
        </w:r>
        <w:r>
          <w:rPr>
            <w:noProof/>
          </w:rPr>
          <w:tab/>
        </w:r>
        <w:r>
          <w:rPr>
            <w:noProof/>
          </w:rPr>
          <w:fldChar w:fldCharType="begin"/>
        </w:r>
        <w:r>
          <w:rPr>
            <w:noProof/>
          </w:rPr>
          <w:instrText xml:space="preserve"> PAGEREF _Toc477252572 \h </w:instrText>
        </w:r>
      </w:ins>
      <w:r>
        <w:rPr>
          <w:noProof/>
        </w:rPr>
      </w:r>
      <w:r>
        <w:rPr>
          <w:noProof/>
        </w:rPr>
        <w:fldChar w:fldCharType="separate"/>
      </w:r>
      <w:ins w:id="1587" w:author="felipe campo" w:date="2018-07-04T11:15:00Z">
        <w:r w:rsidR="00515FE7">
          <w:rPr>
            <w:noProof/>
          </w:rPr>
          <w:t>24</w:t>
        </w:r>
      </w:ins>
      <w:ins w:id="1588" w:author="felipe campo" w:date="2017-03-14T10:59:00Z">
        <w:r>
          <w:rPr>
            <w:noProof/>
          </w:rPr>
          <w:fldChar w:fldCharType="end"/>
        </w:r>
      </w:ins>
    </w:p>
    <w:p w14:paraId="02FA47D0" w14:textId="77777777" w:rsidR="00D93D80" w:rsidRDefault="00D93D80">
      <w:pPr>
        <w:pStyle w:val="TableofFigures"/>
        <w:tabs>
          <w:tab w:val="right" w:leader="dot" w:pos="9350"/>
        </w:tabs>
        <w:rPr>
          <w:ins w:id="1589" w:author="felipe campo" w:date="2017-03-14T10:59:00Z"/>
          <w:rFonts w:asciiTheme="minorHAnsi" w:eastAsiaTheme="minorEastAsia" w:hAnsiTheme="minorHAnsi" w:cstheme="minorBidi"/>
          <w:smallCaps w:val="0"/>
          <w:noProof/>
          <w:sz w:val="24"/>
          <w:szCs w:val="24"/>
        </w:rPr>
      </w:pPr>
      <w:ins w:id="1590" w:author="felipe campo" w:date="2017-03-14T10:59:00Z">
        <w:r w:rsidRPr="00462EAA">
          <w:rPr>
            <w:noProof/>
            <w:lang w:val="es-ES"/>
          </w:rPr>
          <w:t>Figura 15 Diagrama de Casos de Uso de Requisitos Funcionales Externos</w:t>
        </w:r>
        <w:r>
          <w:rPr>
            <w:noProof/>
          </w:rPr>
          <w:tab/>
        </w:r>
        <w:r>
          <w:rPr>
            <w:noProof/>
          </w:rPr>
          <w:fldChar w:fldCharType="begin"/>
        </w:r>
        <w:r>
          <w:rPr>
            <w:noProof/>
          </w:rPr>
          <w:instrText xml:space="preserve"> PAGEREF _Toc477252573 \h </w:instrText>
        </w:r>
      </w:ins>
      <w:r>
        <w:rPr>
          <w:noProof/>
        </w:rPr>
      </w:r>
      <w:r>
        <w:rPr>
          <w:noProof/>
        </w:rPr>
        <w:fldChar w:fldCharType="separate"/>
      </w:r>
      <w:ins w:id="1591" w:author="felipe campo" w:date="2018-07-04T11:15:00Z">
        <w:r w:rsidR="00515FE7">
          <w:rPr>
            <w:noProof/>
          </w:rPr>
          <w:t>26</w:t>
        </w:r>
      </w:ins>
      <w:ins w:id="1592" w:author="felipe campo" w:date="2017-03-14T10:59:00Z">
        <w:r>
          <w:rPr>
            <w:noProof/>
          </w:rPr>
          <w:fldChar w:fldCharType="end"/>
        </w:r>
      </w:ins>
    </w:p>
    <w:p w14:paraId="56A1A3BE" w14:textId="77777777" w:rsidR="00D93D80" w:rsidRDefault="00D93D80">
      <w:pPr>
        <w:pStyle w:val="TableofFigures"/>
        <w:tabs>
          <w:tab w:val="right" w:leader="dot" w:pos="9350"/>
        </w:tabs>
        <w:rPr>
          <w:ins w:id="1593" w:author="felipe campo" w:date="2017-03-14T10:59:00Z"/>
          <w:rFonts w:asciiTheme="minorHAnsi" w:eastAsiaTheme="minorEastAsia" w:hAnsiTheme="minorHAnsi" w:cstheme="minorBidi"/>
          <w:smallCaps w:val="0"/>
          <w:noProof/>
          <w:sz w:val="24"/>
          <w:szCs w:val="24"/>
        </w:rPr>
      </w:pPr>
      <w:ins w:id="1594" w:author="felipe campo" w:date="2017-03-14T10:59:00Z">
        <w:r w:rsidRPr="00462EAA">
          <w:rPr>
            <w:noProof/>
            <w:lang w:val="es-ES"/>
          </w:rPr>
          <w:t>Figura 16 Nivel 2 Requisitos Funcionales Primarios</w:t>
        </w:r>
        <w:r>
          <w:rPr>
            <w:noProof/>
          </w:rPr>
          <w:tab/>
        </w:r>
        <w:r>
          <w:rPr>
            <w:noProof/>
          </w:rPr>
          <w:fldChar w:fldCharType="begin"/>
        </w:r>
        <w:r>
          <w:rPr>
            <w:noProof/>
          </w:rPr>
          <w:instrText xml:space="preserve"> PAGEREF _Toc477252574 \h </w:instrText>
        </w:r>
      </w:ins>
      <w:r>
        <w:rPr>
          <w:noProof/>
        </w:rPr>
      </w:r>
      <w:r>
        <w:rPr>
          <w:noProof/>
        </w:rPr>
        <w:fldChar w:fldCharType="separate"/>
      </w:r>
      <w:ins w:id="1595" w:author="felipe campo" w:date="2018-07-04T11:15:00Z">
        <w:r w:rsidR="00515FE7">
          <w:rPr>
            <w:noProof/>
          </w:rPr>
          <w:t>27</w:t>
        </w:r>
      </w:ins>
      <w:ins w:id="1596" w:author="felipe campo" w:date="2017-03-14T10:59:00Z">
        <w:r>
          <w:rPr>
            <w:noProof/>
          </w:rPr>
          <w:fldChar w:fldCharType="end"/>
        </w:r>
      </w:ins>
    </w:p>
    <w:p w14:paraId="12139E2C" w14:textId="77777777" w:rsidR="00D93D80" w:rsidRDefault="00D93D80">
      <w:pPr>
        <w:pStyle w:val="TableofFigures"/>
        <w:tabs>
          <w:tab w:val="right" w:leader="dot" w:pos="9350"/>
        </w:tabs>
        <w:rPr>
          <w:ins w:id="1597" w:author="felipe campo" w:date="2017-03-14T10:59:00Z"/>
          <w:rFonts w:asciiTheme="minorHAnsi" w:eastAsiaTheme="minorEastAsia" w:hAnsiTheme="minorHAnsi" w:cstheme="minorBidi"/>
          <w:smallCaps w:val="0"/>
          <w:noProof/>
          <w:sz w:val="24"/>
          <w:szCs w:val="24"/>
        </w:rPr>
      </w:pPr>
      <w:ins w:id="1598" w:author="felipe campo" w:date="2017-03-14T10:59:00Z">
        <w:r w:rsidRPr="00462EAA">
          <w:rPr>
            <w:noProof/>
            <w:lang w:val="es-ES"/>
          </w:rPr>
          <w:t>Figura 17 Casos de Uso Nivel 2 para el Actor Cargo Modal</w:t>
        </w:r>
        <w:r>
          <w:rPr>
            <w:noProof/>
          </w:rPr>
          <w:tab/>
        </w:r>
        <w:r>
          <w:rPr>
            <w:noProof/>
          </w:rPr>
          <w:fldChar w:fldCharType="begin"/>
        </w:r>
        <w:r>
          <w:rPr>
            <w:noProof/>
          </w:rPr>
          <w:instrText xml:space="preserve"> PAGEREF _Toc477252575 \h </w:instrText>
        </w:r>
      </w:ins>
      <w:r>
        <w:rPr>
          <w:noProof/>
        </w:rPr>
      </w:r>
      <w:r>
        <w:rPr>
          <w:noProof/>
        </w:rPr>
        <w:fldChar w:fldCharType="separate"/>
      </w:r>
      <w:ins w:id="1599" w:author="felipe campo" w:date="2018-07-04T11:15:00Z">
        <w:r w:rsidR="00515FE7">
          <w:rPr>
            <w:noProof/>
          </w:rPr>
          <w:t>29</w:t>
        </w:r>
      </w:ins>
      <w:ins w:id="1600" w:author="felipe campo" w:date="2017-03-14T10:59:00Z">
        <w:r>
          <w:rPr>
            <w:noProof/>
          </w:rPr>
          <w:fldChar w:fldCharType="end"/>
        </w:r>
      </w:ins>
    </w:p>
    <w:p w14:paraId="15A7C8EA" w14:textId="77777777" w:rsidR="00D93D80" w:rsidRDefault="00D93D80">
      <w:pPr>
        <w:pStyle w:val="TableofFigures"/>
        <w:tabs>
          <w:tab w:val="right" w:leader="dot" w:pos="9350"/>
        </w:tabs>
        <w:rPr>
          <w:ins w:id="1601" w:author="felipe campo" w:date="2017-03-14T10:59:00Z"/>
          <w:rFonts w:asciiTheme="minorHAnsi" w:eastAsiaTheme="minorEastAsia" w:hAnsiTheme="minorHAnsi" w:cstheme="minorBidi"/>
          <w:smallCaps w:val="0"/>
          <w:noProof/>
          <w:sz w:val="24"/>
          <w:szCs w:val="24"/>
        </w:rPr>
      </w:pPr>
      <w:ins w:id="1602" w:author="felipe campo" w:date="2017-03-14T10:59:00Z">
        <w:r w:rsidRPr="00462EAA">
          <w:rPr>
            <w:noProof/>
            <w:lang w:val="es-ES"/>
          </w:rPr>
          <w:t>Figura 18  Casos de Uso Nivel 2 para usuario de Cargo Modal</w:t>
        </w:r>
        <w:r>
          <w:rPr>
            <w:noProof/>
          </w:rPr>
          <w:tab/>
        </w:r>
        <w:r>
          <w:rPr>
            <w:noProof/>
          </w:rPr>
          <w:fldChar w:fldCharType="begin"/>
        </w:r>
        <w:r>
          <w:rPr>
            <w:noProof/>
          </w:rPr>
          <w:instrText xml:space="preserve"> PAGEREF _Toc477252576 \h </w:instrText>
        </w:r>
      </w:ins>
      <w:r>
        <w:rPr>
          <w:noProof/>
        </w:rPr>
      </w:r>
      <w:r>
        <w:rPr>
          <w:noProof/>
        </w:rPr>
        <w:fldChar w:fldCharType="separate"/>
      </w:r>
      <w:ins w:id="1603" w:author="felipe campo" w:date="2018-07-04T11:15:00Z">
        <w:r w:rsidR="00515FE7">
          <w:rPr>
            <w:noProof/>
          </w:rPr>
          <w:t>30</w:t>
        </w:r>
      </w:ins>
      <w:ins w:id="1604" w:author="felipe campo" w:date="2017-03-14T10:59:00Z">
        <w:r>
          <w:rPr>
            <w:noProof/>
          </w:rPr>
          <w:fldChar w:fldCharType="end"/>
        </w:r>
      </w:ins>
    </w:p>
    <w:p w14:paraId="60D3850F" w14:textId="77777777" w:rsidR="00D93D80" w:rsidRDefault="00D93D80">
      <w:pPr>
        <w:pStyle w:val="TableofFigures"/>
        <w:tabs>
          <w:tab w:val="right" w:leader="dot" w:pos="9350"/>
        </w:tabs>
        <w:rPr>
          <w:ins w:id="1605" w:author="felipe campo" w:date="2017-03-14T10:59:00Z"/>
          <w:rFonts w:asciiTheme="minorHAnsi" w:eastAsiaTheme="minorEastAsia" w:hAnsiTheme="minorHAnsi" w:cstheme="minorBidi"/>
          <w:smallCaps w:val="0"/>
          <w:noProof/>
          <w:sz w:val="24"/>
          <w:szCs w:val="24"/>
        </w:rPr>
      </w:pPr>
      <w:ins w:id="1606" w:author="felipe campo" w:date="2017-03-14T10:59:00Z">
        <w:r w:rsidRPr="00462EAA">
          <w:rPr>
            <w:noProof/>
            <w:lang w:val="es-ES"/>
          </w:rPr>
          <w:t>Figura 19 Requisitos funcionales detallados de Cargo Modal</w:t>
        </w:r>
        <w:r>
          <w:rPr>
            <w:noProof/>
          </w:rPr>
          <w:tab/>
        </w:r>
        <w:r>
          <w:rPr>
            <w:noProof/>
          </w:rPr>
          <w:fldChar w:fldCharType="begin"/>
        </w:r>
        <w:r>
          <w:rPr>
            <w:noProof/>
          </w:rPr>
          <w:instrText xml:space="preserve"> PAGEREF _Toc477252577 \h </w:instrText>
        </w:r>
      </w:ins>
      <w:r>
        <w:rPr>
          <w:noProof/>
        </w:rPr>
      </w:r>
      <w:r>
        <w:rPr>
          <w:noProof/>
        </w:rPr>
        <w:fldChar w:fldCharType="separate"/>
      </w:r>
      <w:ins w:id="1607" w:author="felipe campo" w:date="2018-07-04T11:15:00Z">
        <w:r w:rsidR="00515FE7">
          <w:rPr>
            <w:noProof/>
          </w:rPr>
          <w:t>31</w:t>
        </w:r>
      </w:ins>
      <w:ins w:id="1608" w:author="felipe campo" w:date="2017-03-14T10:59:00Z">
        <w:r>
          <w:rPr>
            <w:noProof/>
          </w:rPr>
          <w:fldChar w:fldCharType="end"/>
        </w:r>
      </w:ins>
    </w:p>
    <w:p w14:paraId="2DA4784D" w14:textId="77777777" w:rsidR="00D93D80" w:rsidRDefault="00D93D80">
      <w:pPr>
        <w:pStyle w:val="TableofFigures"/>
        <w:tabs>
          <w:tab w:val="right" w:leader="dot" w:pos="9350"/>
        </w:tabs>
        <w:rPr>
          <w:ins w:id="1609" w:author="felipe campo" w:date="2017-03-14T10:59:00Z"/>
          <w:rFonts w:asciiTheme="minorHAnsi" w:eastAsiaTheme="minorEastAsia" w:hAnsiTheme="minorHAnsi" w:cstheme="minorBidi"/>
          <w:smallCaps w:val="0"/>
          <w:noProof/>
          <w:sz w:val="24"/>
          <w:szCs w:val="24"/>
        </w:rPr>
      </w:pPr>
      <w:ins w:id="1610" w:author="felipe campo" w:date="2017-03-14T10:59:00Z">
        <w:r w:rsidRPr="00462EAA">
          <w:rPr>
            <w:noProof/>
            <w:lang w:val="es-ES"/>
          </w:rPr>
          <w:t>Figura 20 Nivel 3 Requisitos Funcionales Actor Mesh</w:t>
        </w:r>
        <w:r>
          <w:rPr>
            <w:noProof/>
          </w:rPr>
          <w:tab/>
        </w:r>
        <w:r>
          <w:rPr>
            <w:noProof/>
          </w:rPr>
          <w:fldChar w:fldCharType="begin"/>
        </w:r>
        <w:r>
          <w:rPr>
            <w:noProof/>
          </w:rPr>
          <w:instrText xml:space="preserve"> PAGEREF _Toc477252578 \h </w:instrText>
        </w:r>
      </w:ins>
      <w:r>
        <w:rPr>
          <w:noProof/>
        </w:rPr>
      </w:r>
      <w:r>
        <w:rPr>
          <w:noProof/>
        </w:rPr>
        <w:fldChar w:fldCharType="separate"/>
      </w:r>
      <w:ins w:id="1611" w:author="felipe campo" w:date="2018-07-04T11:15:00Z">
        <w:r w:rsidR="00515FE7">
          <w:rPr>
            <w:noProof/>
          </w:rPr>
          <w:t>39</w:t>
        </w:r>
      </w:ins>
      <w:ins w:id="1612" w:author="felipe campo" w:date="2017-03-14T10:59:00Z">
        <w:r>
          <w:rPr>
            <w:noProof/>
          </w:rPr>
          <w:fldChar w:fldCharType="end"/>
        </w:r>
      </w:ins>
    </w:p>
    <w:p w14:paraId="19A7F260" w14:textId="77777777" w:rsidR="00D93D80" w:rsidRDefault="00D93D80">
      <w:pPr>
        <w:pStyle w:val="TableofFigures"/>
        <w:tabs>
          <w:tab w:val="right" w:leader="dot" w:pos="9350"/>
        </w:tabs>
        <w:rPr>
          <w:ins w:id="1613" w:author="felipe campo" w:date="2017-03-14T10:59:00Z"/>
          <w:rFonts w:asciiTheme="minorHAnsi" w:eastAsiaTheme="minorEastAsia" w:hAnsiTheme="minorHAnsi" w:cstheme="minorBidi"/>
          <w:smallCaps w:val="0"/>
          <w:noProof/>
          <w:sz w:val="24"/>
          <w:szCs w:val="24"/>
        </w:rPr>
      </w:pPr>
      <w:ins w:id="1614" w:author="felipe campo" w:date="2017-03-14T10:59:00Z">
        <w:r w:rsidRPr="00462EAA">
          <w:rPr>
            <w:noProof/>
            <w:lang w:val="es-ES"/>
          </w:rPr>
          <w:t>Figura 21 Nivel 3 Requisitos Funcionales Mesh</w:t>
        </w:r>
        <w:r>
          <w:rPr>
            <w:noProof/>
          </w:rPr>
          <w:tab/>
        </w:r>
        <w:r>
          <w:rPr>
            <w:noProof/>
          </w:rPr>
          <w:fldChar w:fldCharType="begin"/>
        </w:r>
        <w:r>
          <w:rPr>
            <w:noProof/>
          </w:rPr>
          <w:instrText xml:space="preserve"> PAGEREF _Toc477252579 \h </w:instrText>
        </w:r>
      </w:ins>
      <w:r>
        <w:rPr>
          <w:noProof/>
        </w:rPr>
      </w:r>
      <w:r>
        <w:rPr>
          <w:noProof/>
        </w:rPr>
        <w:fldChar w:fldCharType="separate"/>
      </w:r>
      <w:ins w:id="1615" w:author="felipe campo" w:date="2018-07-04T11:15:00Z">
        <w:r w:rsidR="00515FE7">
          <w:rPr>
            <w:noProof/>
          </w:rPr>
          <w:t>40</w:t>
        </w:r>
      </w:ins>
      <w:ins w:id="1616" w:author="felipe campo" w:date="2017-03-14T10:59:00Z">
        <w:r>
          <w:rPr>
            <w:noProof/>
          </w:rPr>
          <w:fldChar w:fldCharType="end"/>
        </w:r>
      </w:ins>
    </w:p>
    <w:p w14:paraId="5B09FC87" w14:textId="77777777" w:rsidR="00D93D80" w:rsidRDefault="00D93D80">
      <w:pPr>
        <w:pStyle w:val="TableofFigures"/>
        <w:tabs>
          <w:tab w:val="right" w:leader="dot" w:pos="9350"/>
        </w:tabs>
        <w:rPr>
          <w:ins w:id="1617" w:author="felipe campo" w:date="2017-03-14T10:59:00Z"/>
          <w:rFonts w:asciiTheme="minorHAnsi" w:eastAsiaTheme="minorEastAsia" w:hAnsiTheme="minorHAnsi" w:cstheme="minorBidi"/>
          <w:smallCaps w:val="0"/>
          <w:noProof/>
          <w:sz w:val="24"/>
          <w:szCs w:val="24"/>
        </w:rPr>
      </w:pPr>
      <w:ins w:id="1618" w:author="felipe campo" w:date="2017-03-14T10:59:00Z">
        <w:r w:rsidRPr="00462EAA">
          <w:rPr>
            <w:noProof/>
            <w:lang w:val="es-ES"/>
          </w:rPr>
          <w:t>Figura 22 Nivel 3 Requisitos Funcionales Actor Seguridad Física y Video Analítica</w:t>
        </w:r>
        <w:r>
          <w:rPr>
            <w:noProof/>
          </w:rPr>
          <w:tab/>
        </w:r>
        <w:r>
          <w:rPr>
            <w:noProof/>
          </w:rPr>
          <w:fldChar w:fldCharType="begin"/>
        </w:r>
        <w:r>
          <w:rPr>
            <w:noProof/>
          </w:rPr>
          <w:instrText xml:space="preserve"> PAGEREF _Toc477252580 \h </w:instrText>
        </w:r>
      </w:ins>
      <w:r>
        <w:rPr>
          <w:noProof/>
        </w:rPr>
      </w:r>
      <w:r>
        <w:rPr>
          <w:noProof/>
        </w:rPr>
        <w:fldChar w:fldCharType="separate"/>
      </w:r>
      <w:ins w:id="1619" w:author="felipe campo" w:date="2018-07-04T11:15:00Z">
        <w:r w:rsidR="00515FE7">
          <w:rPr>
            <w:noProof/>
          </w:rPr>
          <w:t>47</w:t>
        </w:r>
      </w:ins>
      <w:ins w:id="1620" w:author="felipe campo" w:date="2017-03-14T10:59:00Z">
        <w:r>
          <w:rPr>
            <w:noProof/>
          </w:rPr>
          <w:fldChar w:fldCharType="end"/>
        </w:r>
      </w:ins>
    </w:p>
    <w:p w14:paraId="2929B4F7" w14:textId="77777777" w:rsidR="00D93D80" w:rsidRDefault="00D93D80">
      <w:pPr>
        <w:pStyle w:val="TableofFigures"/>
        <w:tabs>
          <w:tab w:val="right" w:leader="dot" w:pos="9350"/>
        </w:tabs>
        <w:rPr>
          <w:ins w:id="1621" w:author="felipe campo" w:date="2017-03-14T10:59:00Z"/>
          <w:rFonts w:asciiTheme="minorHAnsi" w:eastAsiaTheme="minorEastAsia" w:hAnsiTheme="minorHAnsi" w:cstheme="minorBidi"/>
          <w:smallCaps w:val="0"/>
          <w:noProof/>
          <w:sz w:val="24"/>
          <w:szCs w:val="24"/>
        </w:rPr>
      </w:pPr>
      <w:ins w:id="1622" w:author="felipe campo" w:date="2017-03-14T10:59:00Z">
        <w:r w:rsidRPr="00462EAA">
          <w:rPr>
            <w:noProof/>
            <w:lang w:val="es-ES"/>
          </w:rPr>
          <w:t>Figura 23 Nivel 3 Requisitos Funcionales Seguridad Física y Video Analítica</w:t>
        </w:r>
        <w:r>
          <w:rPr>
            <w:noProof/>
          </w:rPr>
          <w:tab/>
        </w:r>
        <w:r>
          <w:rPr>
            <w:noProof/>
          </w:rPr>
          <w:fldChar w:fldCharType="begin"/>
        </w:r>
        <w:r>
          <w:rPr>
            <w:noProof/>
          </w:rPr>
          <w:instrText xml:space="preserve"> PAGEREF _Toc477252581 \h </w:instrText>
        </w:r>
      </w:ins>
      <w:r>
        <w:rPr>
          <w:noProof/>
        </w:rPr>
      </w:r>
      <w:r>
        <w:rPr>
          <w:noProof/>
        </w:rPr>
        <w:fldChar w:fldCharType="separate"/>
      </w:r>
      <w:ins w:id="1623" w:author="felipe campo" w:date="2018-07-04T11:15:00Z">
        <w:r w:rsidR="00515FE7">
          <w:rPr>
            <w:noProof/>
          </w:rPr>
          <w:t>48</w:t>
        </w:r>
      </w:ins>
      <w:ins w:id="1624" w:author="felipe campo" w:date="2017-03-14T10:59:00Z">
        <w:r>
          <w:rPr>
            <w:noProof/>
          </w:rPr>
          <w:fldChar w:fldCharType="end"/>
        </w:r>
      </w:ins>
    </w:p>
    <w:p w14:paraId="40102D1D" w14:textId="77777777" w:rsidR="00D93D80" w:rsidRDefault="00D93D80">
      <w:pPr>
        <w:pStyle w:val="TableofFigures"/>
        <w:tabs>
          <w:tab w:val="right" w:leader="dot" w:pos="9350"/>
        </w:tabs>
        <w:rPr>
          <w:ins w:id="1625" w:author="felipe campo" w:date="2017-03-14T10:59:00Z"/>
          <w:rFonts w:asciiTheme="minorHAnsi" w:eastAsiaTheme="minorEastAsia" w:hAnsiTheme="minorHAnsi" w:cstheme="minorBidi"/>
          <w:smallCaps w:val="0"/>
          <w:noProof/>
          <w:sz w:val="24"/>
          <w:szCs w:val="24"/>
        </w:rPr>
      </w:pPr>
      <w:ins w:id="1626" w:author="felipe campo" w:date="2017-03-14T10:59:00Z">
        <w:r w:rsidRPr="00462EAA">
          <w:rPr>
            <w:noProof/>
            <w:lang w:val="es-ES"/>
          </w:rPr>
          <w:t>Figura 24 Visualización de Extreme Platform</w:t>
        </w:r>
        <w:r>
          <w:rPr>
            <w:noProof/>
          </w:rPr>
          <w:tab/>
        </w:r>
        <w:r>
          <w:rPr>
            <w:noProof/>
          </w:rPr>
          <w:fldChar w:fldCharType="begin"/>
        </w:r>
        <w:r>
          <w:rPr>
            <w:noProof/>
          </w:rPr>
          <w:instrText xml:space="preserve"> PAGEREF _Toc477252582 \h </w:instrText>
        </w:r>
      </w:ins>
      <w:r>
        <w:rPr>
          <w:noProof/>
        </w:rPr>
      </w:r>
      <w:r>
        <w:rPr>
          <w:noProof/>
        </w:rPr>
        <w:fldChar w:fldCharType="separate"/>
      </w:r>
      <w:ins w:id="1627" w:author="felipe campo" w:date="2018-07-04T11:15:00Z">
        <w:r w:rsidR="00515FE7">
          <w:rPr>
            <w:noProof/>
          </w:rPr>
          <w:t>56</w:t>
        </w:r>
      </w:ins>
      <w:ins w:id="1628" w:author="felipe campo" w:date="2017-03-14T10:59:00Z">
        <w:r>
          <w:rPr>
            <w:noProof/>
          </w:rPr>
          <w:fldChar w:fldCharType="end"/>
        </w:r>
      </w:ins>
    </w:p>
    <w:p w14:paraId="479F9304" w14:textId="77777777" w:rsidR="00D93D80" w:rsidRDefault="00D93D80">
      <w:pPr>
        <w:pStyle w:val="TableofFigures"/>
        <w:tabs>
          <w:tab w:val="right" w:leader="dot" w:pos="9350"/>
        </w:tabs>
        <w:rPr>
          <w:ins w:id="1629" w:author="felipe campo" w:date="2017-03-14T10:59:00Z"/>
          <w:rFonts w:asciiTheme="minorHAnsi" w:eastAsiaTheme="minorEastAsia" w:hAnsiTheme="minorHAnsi" w:cstheme="minorBidi"/>
          <w:smallCaps w:val="0"/>
          <w:noProof/>
          <w:sz w:val="24"/>
          <w:szCs w:val="24"/>
        </w:rPr>
      </w:pPr>
      <w:ins w:id="1630" w:author="felipe campo" w:date="2017-03-14T10:59:00Z">
        <w:r w:rsidRPr="00462EAA">
          <w:rPr>
            <w:noProof/>
            <w:lang w:val="es-ES"/>
          </w:rPr>
          <w:t>Figura 25 Requisitos no funcionales</w:t>
        </w:r>
        <w:r>
          <w:rPr>
            <w:noProof/>
          </w:rPr>
          <w:tab/>
        </w:r>
        <w:r>
          <w:rPr>
            <w:noProof/>
          </w:rPr>
          <w:fldChar w:fldCharType="begin"/>
        </w:r>
        <w:r>
          <w:rPr>
            <w:noProof/>
          </w:rPr>
          <w:instrText xml:space="preserve"> PAGEREF _Toc477252583 \h </w:instrText>
        </w:r>
      </w:ins>
      <w:r>
        <w:rPr>
          <w:noProof/>
        </w:rPr>
      </w:r>
      <w:r>
        <w:rPr>
          <w:noProof/>
        </w:rPr>
        <w:fldChar w:fldCharType="separate"/>
      </w:r>
      <w:ins w:id="1631" w:author="felipe campo" w:date="2018-07-04T11:15:00Z">
        <w:r w:rsidR="00515FE7">
          <w:rPr>
            <w:noProof/>
          </w:rPr>
          <w:t>67</w:t>
        </w:r>
      </w:ins>
      <w:ins w:id="1632" w:author="felipe campo" w:date="2017-03-14T10:59:00Z">
        <w:r>
          <w:rPr>
            <w:noProof/>
          </w:rPr>
          <w:fldChar w:fldCharType="end"/>
        </w:r>
      </w:ins>
    </w:p>
    <w:p w14:paraId="171D248A" w14:textId="77777777" w:rsidR="00D7071D" w:rsidRPr="00D7071D" w:rsidDel="00D93D80" w:rsidRDefault="00D7071D">
      <w:pPr>
        <w:pStyle w:val="TableofFigures"/>
        <w:tabs>
          <w:tab w:val="right" w:leader="dot" w:pos="9350"/>
        </w:tabs>
        <w:rPr>
          <w:del w:id="1633" w:author="felipe campo" w:date="2017-03-14T10:59:00Z"/>
          <w:rFonts w:asciiTheme="minorHAnsi" w:eastAsiaTheme="minorEastAsia" w:hAnsiTheme="minorHAnsi" w:cstheme="minorBidi"/>
          <w:smallCaps w:val="0"/>
          <w:noProof/>
          <w:sz w:val="24"/>
          <w:szCs w:val="24"/>
          <w:lang w:val="es-ES"/>
        </w:rPr>
      </w:pPr>
      <w:del w:id="1634" w:author="felipe campo" w:date="2017-03-14T10:59:00Z">
        <w:r w:rsidRPr="00A72132" w:rsidDel="00D93D80">
          <w:rPr>
            <w:noProof/>
            <w:lang w:val="es-ES"/>
          </w:rPr>
          <w:delText>Figura 1 Requisitos Primarios u Objetivos del Sistema</w:delText>
        </w:r>
        <w:r w:rsidRPr="00D7071D" w:rsidDel="00D93D80">
          <w:rPr>
            <w:noProof/>
            <w:lang w:val="es-ES"/>
          </w:rPr>
          <w:tab/>
          <w:delText>6</w:delText>
        </w:r>
      </w:del>
    </w:p>
    <w:p w14:paraId="540F7E13" w14:textId="77777777" w:rsidR="00D7071D" w:rsidRPr="00D7071D" w:rsidDel="00D93D80" w:rsidRDefault="00D7071D">
      <w:pPr>
        <w:pStyle w:val="TableofFigures"/>
        <w:tabs>
          <w:tab w:val="right" w:leader="dot" w:pos="9350"/>
        </w:tabs>
        <w:rPr>
          <w:del w:id="1635" w:author="felipe campo" w:date="2017-03-14T10:59:00Z"/>
          <w:rFonts w:asciiTheme="minorHAnsi" w:eastAsiaTheme="minorEastAsia" w:hAnsiTheme="minorHAnsi" w:cstheme="minorBidi"/>
          <w:smallCaps w:val="0"/>
          <w:noProof/>
          <w:sz w:val="24"/>
          <w:szCs w:val="24"/>
          <w:lang w:val="es-ES"/>
        </w:rPr>
      </w:pPr>
      <w:del w:id="1636" w:author="felipe campo" w:date="2017-03-14T10:59:00Z">
        <w:r w:rsidRPr="00A72132" w:rsidDel="00D93D80">
          <w:rPr>
            <w:noProof/>
            <w:lang w:val="es-ES"/>
          </w:rPr>
          <w:delText>Figura 2 Modelo de Requisitos para atributos de calidad</w:delText>
        </w:r>
        <w:r w:rsidRPr="00D7071D" w:rsidDel="00D93D80">
          <w:rPr>
            <w:noProof/>
            <w:lang w:val="es-ES"/>
          </w:rPr>
          <w:tab/>
          <w:delText>7</w:delText>
        </w:r>
      </w:del>
    </w:p>
    <w:p w14:paraId="716484BA" w14:textId="77777777" w:rsidR="00D7071D" w:rsidRPr="00D7071D" w:rsidDel="00D93D80" w:rsidRDefault="00D7071D">
      <w:pPr>
        <w:pStyle w:val="TableofFigures"/>
        <w:tabs>
          <w:tab w:val="right" w:leader="dot" w:pos="9350"/>
        </w:tabs>
        <w:rPr>
          <w:del w:id="1637" w:author="felipe campo" w:date="2017-03-14T10:59:00Z"/>
          <w:rFonts w:asciiTheme="minorHAnsi" w:eastAsiaTheme="minorEastAsia" w:hAnsiTheme="minorHAnsi" w:cstheme="minorBidi"/>
          <w:smallCaps w:val="0"/>
          <w:noProof/>
          <w:sz w:val="24"/>
          <w:szCs w:val="24"/>
          <w:lang w:val="es-ES"/>
        </w:rPr>
      </w:pPr>
      <w:del w:id="1638" w:author="felipe campo" w:date="2017-03-14T10:59:00Z">
        <w:r w:rsidRPr="00A72132" w:rsidDel="00D93D80">
          <w:rPr>
            <w:noProof/>
            <w:lang w:val="es-ES"/>
          </w:rPr>
          <w:delText>Figura 3 Modelo de proceso de requisitos de Sistema de Información LogCloud</w:delText>
        </w:r>
        <w:r w:rsidRPr="00D7071D" w:rsidDel="00D93D80">
          <w:rPr>
            <w:noProof/>
            <w:lang w:val="es-ES"/>
          </w:rPr>
          <w:tab/>
          <w:delText>8</w:delText>
        </w:r>
      </w:del>
    </w:p>
    <w:p w14:paraId="3844CE01" w14:textId="77777777" w:rsidR="00D7071D" w:rsidRPr="00D7071D" w:rsidDel="00D93D80" w:rsidRDefault="00D7071D">
      <w:pPr>
        <w:pStyle w:val="TableofFigures"/>
        <w:tabs>
          <w:tab w:val="right" w:leader="dot" w:pos="9350"/>
        </w:tabs>
        <w:rPr>
          <w:del w:id="1639" w:author="felipe campo" w:date="2017-03-14T10:59:00Z"/>
          <w:rFonts w:asciiTheme="minorHAnsi" w:eastAsiaTheme="minorEastAsia" w:hAnsiTheme="minorHAnsi" w:cstheme="minorBidi"/>
          <w:smallCaps w:val="0"/>
          <w:noProof/>
          <w:sz w:val="24"/>
          <w:szCs w:val="24"/>
          <w:lang w:val="es-ES"/>
        </w:rPr>
      </w:pPr>
      <w:del w:id="1640" w:author="felipe campo" w:date="2017-03-14T10:59:00Z">
        <w:r w:rsidRPr="00A72132" w:rsidDel="00D93D80">
          <w:rPr>
            <w:noProof/>
            <w:lang w:val="es-ES"/>
          </w:rPr>
          <w:delText>Figura 4 Diagrama de Actores del Sistema</w:delText>
        </w:r>
        <w:r w:rsidRPr="00D7071D" w:rsidDel="00D93D80">
          <w:rPr>
            <w:noProof/>
            <w:lang w:val="es-ES"/>
          </w:rPr>
          <w:tab/>
          <w:delText>9</w:delText>
        </w:r>
      </w:del>
    </w:p>
    <w:p w14:paraId="429FCEB6" w14:textId="77777777" w:rsidR="00D7071D" w:rsidRPr="00D7071D" w:rsidDel="00D93D80" w:rsidRDefault="00D7071D">
      <w:pPr>
        <w:pStyle w:val="TableofFigures"/>
        <w:tabs>
          <w:tab w:val="right" w:leader="dot" w:pos="9350"/>
        </w:tabs>
        <w:rPr>
          <w:del w:id="1641" w:author="felipe campo" w:date="2017-03-14T10:59:00Z"/>
          <w:rFonts w:asciiTheme="minorHAnsi" w:eastAsiaTheme="minorEastAsia" w:hAnsiTheme="minorHAnsi" w:cstheme="minorBidi"/>
          <w:smallCaps w:val="0"/>
          <w:noProof/>
          <w:sz w:val="24"/>
          <w:szCs w:val="24"/>
          <w:lang w:val="es-ES"/>
        </w:rPr>
      </w:pPr>
      <w:del w:id="1642" w:author="felipe campo" w:date="2017-03-14T10:59:00Z">
        <w:r w:rsidRPr="00A72132" w:rsidDel="00D93D80">
          <w:rPr>
            <w:noProof/>
            <w:lang w:val="es-ES"/>
          </w:rPr>
          <w:delText>Figura 5 Funcionalidades comunes de sistemas TMS [7]</w:delText>
        </w:r>
        <w:r w:rsidRPr="00D7071D" w:rsidDel="00D93D80">
          <w:rPr>
            <w:noProof/>
            <w:lang w:val="es-ES"/>
          </w:rPr>
          <w:tab/>
          <w:delText>13</w:delText>
        </w:r>
      </w:del>
    </w:p>
    <w:p w14:paraId="07C9E780" w14:textId="77777777" w:rsidR="00D7071D" w:rsidRPr="00D7071D" w:rsidDel="00D93D80" w:rsidRDefault="00D7071D">
      <w:pPr>
        <w:pStyle w:val="TableofFigures"/>
        <w:tabs>
          <w:tab w:val="right" w:leader="dot" w:pos="9350"/>
        </w:tabs>
        <w:rPr>
          <w:del w:id="1643" w:author="felipe campo" w:date="2017-03-14T10:59:00Z"/>
          <w:rFonts w:asciiTheme="minorHAnsi" w:eastAsiaTheme="minorEastAsia" w:hAnsiTheme="minorHAnsi" w:cstheme="minorBidi"/>
          <w:smallCaps w:val="0"/>
          <w:noProof/>
          <w:sz w:val="24"/>
          <w:szCs w:val="24"/>
          <w:lang w:val="es-ES"/>
        </w:rPr>
      </w:pPr>
      <w:del w:id="1644" w:author="felipe campo" w:date="2017-03-14T10:59:00Z">
        <w:r w:rsidRPr="00A72132" w:rsidDel="00D93D80">
          <w:rPr>
            <w:noProof/>
            <w:lang w:val="es-ES"/>
          </w:rPr>
          <w:delText>Figura 6 Diagrama de Paquetes de los Requisitos Funcionales Externos</w:delText>
        </w:r>
        <w:r w:rsidRPr="00D7071D" w:rsidDel="00D93D80">
          <w:rPr>
            <w:noProof/>
            <w:lang w:val="es-ES"/>
          </w:rPr>
          <w:tab/>
          <w:delText>15</w:delText>
        </w:r>
      </w:del>
    </w:p>
    <w:p w14:paraId="67C2C2A2" w14:textId="77777777" w:rsidR="00D7071D" w:rsidRPr="00D7071D" w:rsidDel="00D93D80" w:rsidRDefault="00D7071D">
      <w:pPr>
        <w:pStyle w:val="TableofFigures"/>
        <w:tabs>
          <w:tab w:val="right" w:leader="dot" w:pos="9350"/>
        </w:tabs>
        <w:rPr>
          <w:del w:id="1645" w:author="felipe campo" w:date="2017-03-14T10:59:00Z"/>
          <w:rFonts w:asciiTheme="minorHAnsi" w:eastAsiaTheme="minorEastAsia" w:hAnsiTheme="minorHAnsi" w:cstheme="minorBidi"/>
          <w:smallCaps w:val="0"/>
          <w:noProof/>
          <w:sz w:val="24"/>
          <w:szCs w:val="24"/>
          <w:lang w:val="es-ES"/>
        </w:rPr>
      </w:pPr>
      <w:del w:id="1646" w:author="felipe campo" w:date="2017-03-14T10:59:00Z">
        <w:r w:rsidRPr="00A72132" w:rsidDel="00D93D80">
          <w:rPr>
            <w:noProof/>
            <w:lang w:val="es-ES"/>
          </w:rPr>
          <w:delText>Figura 7 RFE Requisitos Funcionales Externos Nivel 1</w:delText>
        </w:r>
        <w:r w:rsidRPr="00D7071D" w:rsidDel="00D93D80">
          <w:rPr>
            <w:noProof/>
            <w:lang w:val="es-ES"/>
          </w:rPr>
          <w:tab/>
          <w:delText>16</w:delText>
        </w:r>
      </w:del>
    </w:p>
    <w:p w14:paraId="35B1B657" w14:textId="77777777" w:rsidR="00D7071D" w:rsidRPr="00D7071D" w:rsidDel="00D93D80" w:rsidRDefault="00D7071D">
      <w:pPr>
        <w:pStyle w:val="TableofFigures"/>
        <w:tabs>
          <w:tab w:val="right" w:leader="dot" w:pos="9350"/>
        </w:tabs>
        <w:rPr>
          <w:del w:id="1647" w:author="felipe campo" w:date="2017-03-14T10:59:00Z"/>
          <w:rFonts w:asciiTheme="minorHAnsi" w:eastAsiaTheme="minorEastAsia" w:hAnsiTheme="minorHAnsi" w:cstheme="minorBidi"/>
          <w:smallCaps w:val="0"/>
          <w:noProof/>
          <w:sz w:val="24"/>
          <w:szCs w:val="24"/>
          <w:lang w:val="es-ES"/>
        </w:rPr>
      </w:pPr>
      <w:del w:id="1648" w:author="felipe campo" w:date="2017-03-14T10:59:00Z">
        <w:r w:rsidRPr="00A72132" w:rsidDel="00D93D80">
          <w:rPr>
            <w:noProof/>
            <w:lang w:val="es-ES"/>
          </w:rPr>
          <w:delText>Figura 8 RFE Nivel 2 Gestionar Envíos y Pedidos</w:delText>
        </w:r>
        <w:r w:rsidRPr="00D7071D" w:rsidDel="00D93D80">
          <w:rPr>
            <w:noProof/>
            <w:lang w:val="es-ES"/>
          </w:rPr>
          <w:tab/>
          <w:delText>17</w:delText>
        </w:r>
      </w:del>
    </w:p>
    <w:p w14:paraId="7DACFA3F" w14:textId="77777777" w:rsidR="00D7071D" w:rsidRPr="00D7071D" w:rsidDel="00D93D80" w:rsidRDefault="00D7071D">
      <w:pPr>
        <w:pStyle w:val="TableofFigures"/>
        <w:tabs>
          <w:tab w:val="right" w:leader="dot" w:pos="9350"/>
        </w:tabs>
        <w:rPr>
          <w:del w:id="1649" w:author="felipe campo" w:date="2017-03-14T10:59:00Z"/>
          <w:rFonts w:asciiTheme="minorHAnsi" w:eastAsiaTheme="minorEastAsia" w:hAnsiTheme="minorHAnsi" w:cstheme="minorBidi"/>
          <w:smallCaps w:val="0"/>
          <w:noProof/>
          <w:sz w:val="24"/>
          <w:szCs w:val="24"/>
          <w:lang w:val="es-ES"/>
        </w:rPr>
      </w:pPr>
      <w:del w:id="1650" w:author="felipe campo" w:date="2017-03-14T10:59:00Z">
        <w:r w:rsidRPr="00A72132" w:rsidDel="00D93D80">
          <w:rPr>
            <w:noProof/>
            <w:lang w:val="es-ES"/>
          </w:rPr>
          <w:delText>Figura 9 RFE Nivel 2 Planificar la Carga</w:delText>
        </w:r>
        <w:r w:rsidRPr="00D7071D" w:rsidDel="00D93D80">
          <w:rPr>
            <w:noProof/>
            <w:lang w:val="es-ES"/>
          </w:rPr>
          <w:tab/>
          <w:delText>18</w:delText>
        </w:r>
      </w:del>
    </w:p>
    <w:p w14:paraId="70095080" w14:textId="77777777" w:rsidR="00D7071D" w:rsidRPr="00D7071D" w:rsidDel="00D93D80" w:rsidRDefault="00D7071D">
      <w:pPr>
        <w:pStyle w:val="TableofFigures"/>
        <w:tabs>
          <w:tab w:val="right" w:leader="dot" w:pos="9350"/>
        </w:tabs>
        <w:rPr>
          <w:del w:id="1651" w:author="felipe campo" w:date="2017-03-14T10:59:00Z"/>
          <w:rFonts w:asciiTheme="minorHAnsi" w:eastAsiaTheme="minorEastAsia" w:hAnsiTheme="minorHAnsi" w:cstheme="minorBidi"/>
          <w:smallCaps w:val="0"/>
          <w:noProof/>
          <w:sz w:val="24"/>
          <w:szCs w:val="24"/>
          <w:lang w:val="es-ES"/>
        </w:rPr>
      </w:pPr>
      <w:del w:id="1652" w:author="felipe campo" w:date="2017-03-14T10:59:00Z">
        <w:r w:rsidRPr="00A72132" w:rsidDel="00D93D80">
          <w:rPr>
            <w:noProof/>
            <w:lang w:val="es-ES"/>
          </w:rPr>
          <w:delText>Figura 10 RFE Nivel 2 Gestionar Eventos</w:delText>
        </w:r>
        <w:r w:rsidRPr="00D7071D" w:rsidDel="00D93D80">
          <w:rPr>
            <w:noProof/>
            <w:lang w:val="es-ES"/>
          </w:rPr>
          <w:tab/>
          <w:delText>19</w:delText>
        </w:r>
      </w:del>
    </w:p>
    <w:p w14:paraId="30622407" w14:textId="77777777" w:rsidR="00D7071D" w:rsidRPr="00D7071D" w:rsidDel="00D93D80" w:rsidRDefault="00D7071D">
      <w:pPr>
        <w:pStyle w:val="TableofFigures"/>
        <w:tabs>
          <w:tab w:val="right" w:leader="dot" w:pos="9350"/>
        </w:tabs>
        <w:rPr>
          <w:del w:id="1653" w:author="felipe campo" w:date="2017-03-14T10:59:00Z"/>
          <w:rFonts w:asciiTheme="minorHAnsi" w:eastAsiaTheme="minorEastAsia" w:hAnsiTheme="minorHAnsi" w:cstheme="minorBidi"/>
          <w:smallCaps w:val="0"/>
          <w:noProof/>
          <w:sz w:val="24"/>
          <w:szCs w:val="24"/>
          <w:lang w:val="es-ES"/>
        </w:rPr>
      </w:pPr>
      <w:del w:id="1654" w:author="felipe campo" w:date="2017-03-14T10:59:00Z">
        <w:r w:rsidRPr="00A72132" w:rsidDel="00D93D80">
          <w:rPr>
            <w:noProof/>
            <w:lang w:val="es-ES"/>
          </w:rPr>
          <w:delText>Figura 11 Gestión de la Operación</w:delText>
        </w:r>
        <w:r w:rsidRPr="00D7071D" w:rsidDel="00D93D80">
          <w:rPr>
            <w:noProof/>
            <w:lang w:val="es-ES"/>
          </w:rPr>
          <w:tab/>
          <w:delText>20</w:delText>
        </w:r>
      </w:del>
    </w:p>
    <w:p w14:paraId="400CFF2D" w14:textId="77777777" w:rsidR="00D7071D" w:rsidRPr="00D7071D" w:rsidDel="00D93D80" w:rsidRDefault="00D7071D">
      <w:pPr>
        <w:pStyle w:val="TableofFigures"/>
        <w:tabs>
          <w:tab w:val="right" w:leader="dot" w:pos="9350"/>
        </w:tabs>
        <w:rPr>
          <w:del w:id="1655" w:author="felipe campo" w:date="2017-03-14T10:59:00Z"/>
          <w:rFonts w:asciiTheme="minorHAnsi" w:eastAsiaTheme="minorEastAsia" w:hAnsiTheme="minorHAnsi" w:cstheme="minorBidi"/>
          <w:smallCaps w:val="0"/>
          <w:noProof/>
          <w:sz w:val="24"/>
          <w:szCs w:val="24"/>
          <w:lang w:val="es-ES"/>
        </w:rPr>
      </w:pPr>
      <w:del w:id="1656" w:author="felipe campo" w:date="2017-03-14T10:59:00Z">
        <w:r w:rsidRPr="00A72132" w:rsidDel="00D93D80">
          <w:rPr>
            <w:noProof/>
            <w:lang w:val="es-ES"/>
          </w:rPr>
          <w:delText>Figura 12 RFE Nivel 2 Visibilizar la Carga</w:delText>
        </w:r>
        <w:r w:rsidRPr="00D7071D" w:rsidDel="00D93D80">
          <w:rPr>
            <w:noProof/>
            <w:lang w:val="es-ES"/>
          </w:rPr>
          <w:tab/>
          <w:delText>21</w:delText>
        </w:r>
      </w:del>
    </w:p>
    <w:p w14:paraId="4DA64AFF" w14:textId="77777777" w:rsidR="00D7071D" w:rsidRPr="00D7071D" w:rsidDel="00D93D80" w:rsidRDefault="00D7071D">
      <w:pPr>
        <w:pStyle w:val="TableofFigures"/>
        <w:tabs>
          <w:tab w:val="right" w:leader="dot" w:pos="9350"/>
        </w:tabs>
        <w:rPr>
          <w:del w:id="1657" w:author="felipe campo" w:date="2017-03-14T10:59:00Z"/>
          <w:rFonts w:asciiTheme="minorHAnsi" w:eastAsiaTheme="minorEastAsia" w:hAnsiTheme="minorHAnsi" w:cstheme="minorBidi"/>
          <w:smallCaps w:val="0"/>
          <w:noProof/>
          <w:sz w:val="24"/>
          <w:szCs w:val="24"/>
          <w:lang w:val="es-ES"/>
        </w:rPr>
      </w:pPr>
      <w:del w:id="1658" w:author="felipe campo" w:date="2017-03-14T10:59:00Z">
        <w:r w:rsidRPr="00A72132" w:rsidDel="00D93D80">
          <w:rPr>
            <w:noProof/>
            <w:lang w:val="es-ES"/>
          </w:rPr>
          <w:delText>Figura 13 RFE Nivel 2 Rutear y programar envíos</w:delText>
        </w:r>
        <w:r w:rsidRPr="00D7071D" w:rsidDel="00D93D80">
          <w:rPr>
            <w:noProof/>
            <w:lang w:val="es-ES"/>
          </w:rPr>
          <w:tab/>
          <w:delText>22</w:delText>
        </w:r>
      </w:del>
    </w:p>
    <w:p w14:paraId="7F97F6D1" w14:textId="77777777" w:rsidR="00D7071D" w:rsidRPr="00D7071D" w:rsidDel="00D93D80" w:rsidRDefault="00D7071D">
      <w:pPr>
        <w:pStyle w:val="TableofFigures"/>
        <w:tabs>
          <w:tab w:val="right" w:leader="dot" w:pos="9350"/>
        </w:tabs>
        <w:rPr>
          <w:del w:id="1659" w:author="felipe campo" w:date="2017-03-14T10:59:00Z"/>
          <w:rFonts w:asciiTheme="minorHAnsi" w:eastAsiaTheme="minorEastAsia" w:hAnsiTheme="minorHAnsi" w:cstheme="minorBidi"/>
          <w:smallCaps w:val="0"/>
          <w:noProof/>
          <w:sz w:val="24"/>
          <w:szCs w:val="24"/>
          <w:lang w:val="es-ES"/>
        </w:rPr>
      </w:pPr>
      <w:del w:id="1660" w:author="felipe campo" w:date="2017-03-14T10:59:00Z">
        <w:r w:rsidRPr="00A72132" w:rsidDel="00D93D80">
          <w:rPr>
            <w:noProof/>
            <w:lang w:val="es-ES"/>
          </w:rPr>
          <w:delText>Figura 14 RFE Nivel 2 Finalizar Envíos</w:delText>
        </w:r>
        <w:r w:rsidRPr="00D7071D" w:rsidDel="00D93D80">
          <w:rPr>
            <w:noProof/>
            <w:lang w:val="es-ES"/>
          </w:rPr>
          <w:tab/>
          <w:delText>22</w:delText>
        </w:r>
      </w:del>
    </w:p>
    <w:p w14:paraId="03E4BC7F" w14:textId="77777777" w:rsidR="00D7071D" w:rsidRPr="00D7071D" w:rsidDel="00D93D80" w:rsidRDefault="00D7071D">
      <w:pPr>
        <w:pStyle w:val="TableofFigures"/>
        <w:tabs>
          <w:tab w:val="right" w:leader="dot" w:pos="9350"/>
        </w:tabs>
        <w:rPr>
          <w:del w:id="1661" w:author="felipe campo" w:date="2017-03-14T10:59:00Z"/>
          <w:rFonts w:asciiTheme="minorHAnsi" w:eastAsiaTheme="minorEastAsia" w:hAnsiTheme="minorHAnsi" w:cstheme="minorBidi"/>
          <w:smallCaps w:val="0"/>
          <w:noProof/>
          <w:sz w:val="24"/>
          <w:szCs w:val="24"/>
          <w:lang w:val="es-ES"/>
        </w:rPr>
      </w:pPr>
      <w:del w:id="1662" w:author="felipe campo" w:date="2017-03-14T10:59:00Z">
        <w:r w:rsidRPr="00A72132" w:rsidDel="00D93D80">
          <w:rPr>
            <w:noProof/>
            <w:lang w:val="es-ES"/>
          </w:rPr>
          <w:delText>Figura 15 Diagrama de Casos de Uso de Requisitos Funcionales Externos</w:delText>
        </w:r>
        <w:r w:rsidRPr="00D7071D" w:rsidDel="00D93D80">
          <w:rPr>
            <w:noProof/>
            <w:lang w:val="es-ES"/>
          </w:rPr>
          <w:tab/>
          <w:delText>24</w:delText>
        </w:r>
      </w:del>
    </w:p>
    <w:p w14:paraId="791FFE51" w14:textId="77777777" w:rsidR="00D7071D" w:rsidRPr="00D7071D" w:rsidDel="00D93D80" w:rsidRDefault="00D7071D">
      <w:pPr>
        <w:pStyle w:val="TableofFigures"/>
        <w:tabs>
          <w:tab w:val="right" w:leader="dot" w:pos="9350"/>
        </w:tabs>
        <w:rPr>
          <w:del w:id="1663" w:author="felipe campo" w:date="2017-03-14T10:59:00Z"/>
          <w:rFonts w:asciiTheme="minorHAnsi" w:eastAsiaTheme="minorEastAsia" w:hAnsiTheme="minorHAnsi" w:cstheme="minorBidi"/>
          <w:smallCaps w:val="0"/>
          <w:noProof/>
          <w:sz w:val="24"/>
          <w:szCs w:val="24"/>
          <w:lang w:val="es-ES"/>
        </w:rPr>
      </w:pPr>
      <w:del w:id="1664" w:author="felipe campo" w:date="2017-03-14T10:59:00Z">
        <w:r w:rsidRPr="00A72132" w:rsidDel="00D93D80">
          <w:rPr>
            <w:noProof/>
            <w:lang w:val="es-ES"/>
          </w:rPr>
          <w:delText>Figura 16 Nivel 2 Requisitos Funcionales Primarios</w:delText>
        </w:r>
        <w:r w:rsidRPr="00D7071D" w:rsidDel="00D93D80">
          <w:rPr>
            <w:noProof/>
            <w:lang w:val="es-ES"/>
          </w:rPr>
          <w:tab/>
          <w:delText>25</w:delText>
        </w:r>
      </w:del>
    </w:p>
    <w:p w14:paraId="5B6C73BE" w14:textId="77777777" w:rsidR="00D7071D" w:rsidRPr="00D7071D" w:rsidDel="00D93D80" w:rsidRDefault="00D7071D">
      <w:pPr>
        <w:pStyle w:val="TableofFigures"/>
        <w:tabs>
          <w:tab w:val="right" w:leader="dot" w:pos="9350"/>
        </w:tabs>
        <w:rPr>
          <w:del w:id="1665" w:author="felipe campo" w:date="2017-03-14T10:59:00Z"/>
          <w:rFonts w:asciiTheme="minorHAnsi" w:eastAsiaTheme="minorEastAsia" w:hAnsiTheme="minorHAnsi" w:cstheme="minorBidi"/>
          <w:smallCaps w:val="0"/>
          <w:noProof/>
          <w:sz w:val="24"/>
          <w:szCs w:val="24"/>
          <w:lang w:val="es-ES"/>
        </w:rPr>
      </w:pPr>
      <w:del w:id="1666" w:author="felipe campo" w:date="2017-03-14T10:59:00Z">
        <w:r w:rsidRPr="00A72132" w:rsidDel="00D93D80">
          <w:rPr>
            <w:noProof/>
            <w:lang w:val="es-ES"/>
          </w:rPr>
          <w:delText>Figura 17 Casos de Uso Nivel 2 para el Actor Cargo Modal</w:delText>
        </w:r>
        <w:r w:rsidRPr="00D7071D" w:rsidDel="00D93D80">
          <w:rPr>
            <w:noProof/>
            <w:lang w:val="es-ES"/>
          </w:rPr>
          <w:tab/>
          <w:delText>26</w:delText>
        </w:r>
      </w:del>
    </w:p>
    <w:p w14:paraId="6AA125D9" w14:textId="77777777" w:rsidR="00D7071D" w:rsidRPr="00D7071D" w:rsidDel="00D93D80" w:rsidRDefault="00D7071D">
      <w:pPr>
        <w:pStyle w:val="TableofFigures"/>
        <w:tabs>
          <w:tab w:val="right" w:leader="dot" w:pos="9350"/>
        </w:tabs>
        <w:rPr>
          <w:del w:id="1667" w:author="felipe campo" w:date="2017-03-14T10:59:00Z"/>
          <w:rFonts w:asciiTheme="minorHAnsi" w:eastAsiaTheme="minorEastAsia" w:hAnsiTheme="minorHAnsi" w:cstheme="minorBidi"/>
          <w:smallCaps w:val="0"/>
          <w:noProof/>
          <w:sz w:val="24"/>
          <w:szCs w:val="24"/>
          <w:lang w:val="es-ES"/>
        </w:rPr>
      </w:pPr>
      <w:del w:id="1668" w:author="felipe campo" w:date="2017-03-14T10:59:00Z">
        <w:r w:rsidRPr="00A72132" w:rsidDel="00D93D80">
          <w:rPr>
            <w:noProof/>
            <w:lang w:val="es-ES"/>
          </w:rPr>
          <w:delText>Figura 18  Casos de Uso Nivel 2 para usuario de Cargo Modal</w:delText>
        </w:r>
        <w:r w:rsidRPr="00D7071D" w:rsidDel="00D93D80">
          <w:rPr>
            <w:noProof/>
            <w:lang w:val="es-ES"/>
          </w:rPr>
          <w:tab/>
          <w:delText>27</w:delText>
        </w:r>
      </w:del>
    </w:p>
    <w:p w14:paraId="4335F044" w14:textId="77777777" w:rsidR="00D7071D" w:rsidRPr="00D7071D" w:rsidDel="00D93D80" w:rsidRDefault="00D7071D">
      <w:pPr>
        <w:pStyle w:val="TableofFigures"/>
        <w:tabs>
          <w:tab w:val="right" w:leader="dot" w:pos="9350"/>
        </w:tabs>
        <w:rPr>
          <w:del w:id="1669" w:author="felipe campo" w:date="2017-03-14T10:59:00Z"/>
          <w:rFonts w:asciiTheme="minorHAnsi" w:eastAsiaTheme="minorEastAsia" w:hAnsiTheme="minorHAnsi" w:cstheme="minorBidi"/>
          <w:smallCaps w:val="0"/>
          <w:noProof/>
          <w:sz w:val="24"/>
          <w:szCs w:val="24"/>
          <w:lang w:val="es-ES"/>
        </w:rPr>
      </w:pPr>
      <w:del w:id="1670" w:author="felipe campo" w:date="2017-03-14T10:59:00Z">
        <w:r w:rsidRPr="00A72132" w:rsidDel="00D93D80">
          <w:rPr>
            <w:noProof/>
            <w:lang w:val="es-ES"/>
          </w:rPr>
          <w:delText>Figura 19 Requisitos funcionales detallados de Cargo Modal</w:delText>
        </w:r>
        <w:r w:rsidRPr="00D7071D" w:rsidDel="00D93D80">
          <w:rPr>
            <w:noProof/>
            <w:lang w:val="es-ES"/>
          </w:rPr>
          <w:tab/>
          <w:delText>28</w:delText>
        </w:r>
      </w:del>
    </w:p>
    <w:p w14:paraId="074F32E7" w14:textId="77777777" w:rsidR="00D7071D" w:rsidRPr="00D7071D" w:rsidDel="00D93D80" w:rsidRDefault="00D7071D">
      <w:pPr>
        <w:pStyle w:val="TableofFigures"/>
        <w:tabs>
          <w:tab w:val="right" w:leader="dot" w:pos="9350"/>
        </w:tabs>
        <w:rPr>
          <w:del w:id="1671" w:author="felipe campo" w:date="2017-03-14T10:59:00Z"/>
          <w:rFonts w:asciiTheme="minorHAnsi" w:eastAsiaTheme="minorEastAsia" w:hAnsiTheme="minorHAnsi" w:cstheme="minorBidi"/>
          <w:smallCaps w:val="0"/>
          <w:noProof/>
          <w:sz w:val="24"/>
          <w:szCs w:val="24"/>
          <w:lang w:val="es-ES"/>
        </w:rPr>
      </w:pPr>
      <w:del w:id="1672" w:author="felipe campo" w:date="2017-03-14T10:59:00Z">
        <w:r w:rsidRPr="00A72132" w:rsidDel="00D93D80">
          <w:rPr>
            <w:noProof/>
            <w:lang w:val="es-ES"/>
          </w:rPr>
          <w:delText>Figura 20 Nivel 3 Requisitos Funcionales Actor Mesh</w:delText>
        </w:r>
        <w:r w:rsidRPr="00D7071D" w:rsidDel="00D93D80">
          <w:rPr>
            <w:noProof/>
            <w:lang w:val="es-ES"/>
          </w:rPr>
          <w:tab/>
          <w:delText>35</w:delText>
        </w:r>
      </w:del>
    </w:p>
    <w:p w14:paraId="0460855D" w14:textId="77777777" w:rsidR="00D7071D" w:rsidRPr="00D7071D" w:rsidDel="00D93D80" w:rsidRDefault="00D7071D">
      <w:pPr>
        <w:pStyle w:val="TableofFigures"/>
        <w:tabs>
          <w:tab w:val="right" w:leader="dot" w:pos="9350"/>
        </w:tabs>
        <w:rPr>
          <w:del w:id="1673" w:author="felipe campo" w:date="2017-03-14T10:59:00Z"/>
          <w:rFonts w:asciiTheme="minorHAnsi" w:eastAsiaTheme="minorEastAsia" w:hAnsiTheme="minorHAnsi" w:cstheme="minorBidi"/>
          <w:smallCaps w:val="0"/>
          <w:noProof/>
          <w:sz w:val="24"/>
          <w:szCs w:val="24"/>
          <w:lang w:val="es-ES"/>
        </w:rPr>
      </w:pPr>
      <w:del w:id="1674" w:author="felipe campo" w:date="2017-03-14T10:59:00Z">
        <w:r w:rsidRPr="00A72132" w:rsidDel="00D93D80">
          <w:rPr>
            <w:noProof/>
            <w:lang w:val="es-ES"/>
          </w:rPr>
          <w:delText>Figura 21 Nivel 3 Requisitos Funcionales Mesh</w:delText>
        </w:r>
        <w:r w:rsidRPr="00D7071D" w:rsidDel="00D93D80">
          <w:rPr>
            <w:noProof/>
            <w:lang w:val="es-ES"/>
          </w:rPr>
          <w:tab/>
          <w:delText>36</w:delText>
        </w:r>
      </w:del>
    </w:p>
    <w:p w14:paraId="05E8F22B" w14:textId="77777777" w:rsidR="00D7071D" w:rsidRPr="00D7071D" w:rsidDel="00D93D80" w:rsidRDefault="00D7071D">
      <w:pPr>
        <w:pStyle w:val="TableofFigures"/>
        <w:tabs>
          <w:tab w:val="right" w:leader="dot" w:pos="9350"/>
        </w:tabs>
        <w:rPr>
          <w:del w:id="1675" w:author="felipe campo" w:date="2017-03-14T10:59:00Z"/>
          <w:rFonts w:asciiTheme="minorHAnsi" w:eastAsiaTheme="minorEastAsia" w:hAnsiTheme="minorHAnsi" w:cstheme="minorBidi"/>
          <w:smallCaps w:val="0"/>
          <w:noProof/>
          <w:sz w:val="24"/>
          <w:szCs w:val="24"/>
          <w:lang w:val="es-ES"/>
        </w:rPr>
      </w:pPr>
      <w:del w:id="1676" w:author="felipe campo" w:date="2017-03-14T10:59:00Z">
        <w:r w:rsidRPr="00A72132" w:rsidDel="00D93D80">
          <w:rPr>
            <w:noProof/>
            <w:lang w:val="es-ES"/>
          </w:rPr>
          <w:delText>Figura 22 Nivel 3 Requisitos Funcionales Actor Seguridad Física y Video Analítica</w:delText>
        </w:r>
        <w:r w:rsidRPr="00D7071D" w:rsidDel="00D93D80">
          <w:rPr>
            <w:noProof/>
            <w:lang w:val="es-ES"/>
          </w:rPr>
          <w:tab/>
          <w:delText>44</w:delText>
        </w:r>
      </w:del>
    </w:p>
    <w:p w14:paraId="549F03A2" w14:textId="77777777" w:rsidR="00D7071D" w:rsidRPr="00D7071D" w:rsidDel="00D93D80" w:rsidRDefault="00D7071D">
      <w:pPr>
        <w:pStyle w:val="TableofFigures"/>
        <w:tabs>
          <w:tab w:val="right" w:leader="dot" w:pos="9350"/>
        </w:tabs>
        <w:rPr>
          <w:del w:id="1677" w:author="felipe campo" w:date="2017-03-14T10:59:00Z"/>
          <w:rFonts w:asciiTheme="minorHAnsi" w:eastAsiaTheme="minorEastAsia" w:hAnsiTheme="minorHAnsi" w:cstheme="minorBidi"/>
          <w:smallCaps w:val="0"/>
          <w:noProof/>
          <w:sz w:val="24"/>
          <w:szCs w:val="24"/>
          <w:lang w:val="es-ES"/>
        </w:rPr>
      </w:pPr>
      <w:del w:id="1678" w:author="felipe campo" w:date="2017-03-14T10:59:00Z">
        <w:r w:rsidRPr="00A72132" w:rsidDel="00D93D80">
          <w:rPr>
            <w:noProof/>
            <w:lang w:val="es-ES"/>
          </w:rPr>
          <w:delText>Figura 23 Nivel 3 Requisitos Funcionales Seguridad Física y Video Analítica</w:delText>
        </w:r>
        <w:r w:rsidRPr="00D7071D" w:rsidDel="00D93D80">
          <w:rPr>
            <w:noProof/>
            <w:lang w:val="es-ES"/>
          </w:rPr>
          <w:tab/>
          <w:delText>45</w:delText>
        </w:r>
      </w:del>
    </w:p>
    <w:p w14:paraId="735B378A" w14:textId="77777777" w:rsidR="00D7071D" w:rsidRPr="00D7071D" w:rsidDel="00D93D80" w:rsidRDefault="00D7071D">
      <w:pPr>
        <w:pStyle w:val="TableofFigures"/>
        <w:tabs>
          <w:tab w:val="right" w:leader="dot" w:pos="9350"/>
        </w:tabs>
        <w:rPr>
          <w:del w:id="1679" w:author="felipe campo" w:date="2017-03-14T10:59:00Z"/>
          <w:rFonts w:asciiTheme="minorHAnsi" w:eastAsiaTheme="minorEastAsia" w:hAnsiTheme="minorHAnsi" w:cstheme="minorBidi"/>
          <w:smallCaps w:val="0"/>
          <w:noProof/>
          <w:sz w:val="24"/>
          <w:szCs w:val="24"/>
          <w:lang w:val="es-ES"/>
        </w:rPr>
      </w:pPr>
      <w:del w:id="1680" w:author="felipe campo" w:date="2017-03-14T10:59:00Z">
        <w:r w:rsidRPr="00A72132" w:rsidDel="00D93D80">
          <w:rPr>
            <w:noProof/>
            <w:lang w:val="es-ES"/>
          </w:rPr>
          <w:delText>Figura 24 Visualización de Extreme Platform</w:delText>
        </w:r>
        <w:r w:rsidRPr="00D7071D" w:rsidDel="00D93D80">
          <w:rPr>
            <w:noProof/>
            <w:lang w:val="es-ES"/>
          </w:rPr>
          <w:tab/>
          <w:delText>53</w:delText>
        </w:r>
      </w:del>
    </w:p>
    <w:p w14:paraId="0D6E933C" w14:textId="77777777" w:rsidR="00D7071D" w:rsidDel="00D93D80" w:rsidRDefault="00D7071D">
      <w:pPr>
        <w:pStyle w:val="TableofFigures"/>
        <w:tabs>
          <w:tab w:val="right" w:leader="dot" w:pos="9350"/>
        </w:tabs>
        <w:rPr>
          <w:del w:id="1681" w:author="felipe campo" w:date="2017-03-14T10:59:00Z"/>
          <w:rFonts w:asciiTheme="minorHAnsi" w:eastAsiaTheme="minorEastAsia" w:hAnsiTheme="minorHAnsi" w:cstheme="minorBidi"/>
          <w:smallCaps w:val="0"/>
          <w:noProof/>
          <w:sz w:val="24"/>
          <w:szCs w:val="24"/>
        </w:rPr>
      </w:pPr>
      <w:del w:id="1682" w:author="felipe campo" w:date="2017-03-14T10:59:00Z">
        <w:r w:rsidRPr="00A72132" w:rsidDel="00D93D80">
          <w:rPr>
            <w:noProof/>
            <w:lang w:val="es-ES"/>
          </w:rPr>
          <w:delText>Figura 25 Requisitos no funcionales</w:delText>
        </w:r>
        <w:r w:rsidDel="00D93D80">
          <w:rPr>
            <w:noProof/>
          </w:rPr>
          <w:tab/>
          <w:delText>64</w:delText>
        </w:r>
      </w:del>
    </w:p>
    <w:p w14:paraId="6CEFF712" w14:textId="74F3C762" w:rsidR="00F2226C" w:rsidRPr="00B30A26" w:rsidRDefault="00F2226C" w:rsidP="00F2226C">
      <w:pPr>
        <w:rPr>
          <w:lang w:val="es-ES"/>
        </w:rPr>
      </w:pPr>
      <w:r w:rsidRPr="00B30A26">
        <w:rPr>
          <w:sz w:val="32"/>
          <w:lang w:val="es-ES"/>
        </w:rPr>
        <w:fldChar w:fldCharType="end"/>
      </w:r>
    </w:p>
    <w:p w14:paraId="0C4342A1" w14:textId="1AC3043B" w:rsidR="00F2226C" w:rsidRPr="00B30A26" w:rsidRDefault="00F2226C" w:rsidP="00F2226C">
      <w:pPr>
        <w:rPr>
          <w:lang w:val="es-ES"/>
        </w:rPr>
      </w:pPr>
    </w:p>
    <w:sectPr w:rsidR="00F2226C" w:rsidRPr="00B30A26" w:rsidSect="00D7071D">
      <w:type w:val="continuous"/>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77" w:author="Julio Ruiz" w:date="2017-03-08T21:18:00Z" w:initials="JR">
    <w:p w14:paraId="071BFFA8" w14:textId="478018BC" w:rsidR="002A5EC1" w:rsidRPr="00147F88" w:rsidRDefault="002A5EC1">
      <w:pPr>
        <w:pStyle w:val="CommentText"/>
        <w:rPr>
          <w:lang w:val="es-ES_tradnl"/>
        </w:rPr>
      </w:pPr>
      <w:r>
        <w:rPr>
          <w:rStyle w:val="CommentReference"/>
        </w:rPr>
        <w:annotationRef/>
      </w:r>
      <w:r w:rsidRPr="00147F88">
        <w:rPr>
          <w:lang w:val="es-ES_tradnl"/>
        </w:rPr>
        <w:t>Retirar el RFP-002 hace parte del Proyecto de GeoLock</w:t>
      </w:r>
    </w:p>
  </w:comment>
  <w:comment w:id="390" w:author="felipe campo" w:date="2018-07-04T09:47:00Z" w:initials="fc">
    <w:p w14:paraId="62159514" w14:textId="69F28D56" w:rsidR="002A5EC1" w:rsidRDefault="002A5EC1">
      <w:pPr>
        <w:pStyle w:val="CommentText"/>
      </w:pPr>
      <w:r>
        <w:rPr>
          <w:rStyle w:val="CommentReference"/>
        </w:rPr>
        <w:annotationRef/>
      </w:r>
      <w:r>
        <w:t>Se debe integrar el actor de seuridad fisisca y el de video analitica en uno solo</w:t>
      </w:r>
    </w:p>
  </w:comment>
  <w:comment w:id="401" w:author="Julio Ruiz" w:date="2017-03-09T10:29:00Z" w:initials="JR">
    <w:p w14:paraId="47C965E1" w14:textId="13466BDD" w:rsidR="002A5EC1" w:rsidRPr="0014070A" w:rsidRDefault="002A5EC1">
      <w:pPr>
        <w:pStyle w:val="CommentText"/>
        <w:rPr>
          <w:lang w:val="es-ES_tradnl"/>
        </w:rPr>
      </w:pPr>
      <w:r>
        <w:rPr>
          <w:rStyle w:val="CommentReference"/>
        </w:rPr>
        <w:annotationRef/>
      </w:r>
      <w:r w:rsidRPr="0014070A">
        <w:rPr>
          <w:lang w:val="es-ES_tradnl"/>
        </w:rPr>
        <w:t>Estos actores se deben separar ya que no se presentaron de forma independiente en la propuesta a MinTIC/Colciencias.</w:t>
      </w:r>
    </w:p>
  </w:comment>
  <w:comment w:id="402" w:author="felipe campo" w:date="2018-07-04T09:48:00Z" w:initials="fc">
    <w:p w14:paraId="19250E5C" w14:textId="5BCB2D1F" w:rsidR="002A5EC1" w:rsidRDefault="002A5EC1">
      <w:pPr>
        <w:pStyle w:val="CommentText"/>
      </w:pPr>
      <w:r>
        <w:rPr>
          <w:rStyle w:val="CommentReference"/>
        </w:rPr>
        <w:annotationRef/>
      </w:r>
      <w:r>
        <w:t>Revisar estos actors en la propuesta a colciencias</w:t>
      </w:r>
    </w:p>
  </w:comment>
  <w:comment w:id="503" w:author="felipe campo" w:date="2018-07-04T10:08:00Z" w:initials="fc">
    <w:p w14:paraId="77FA47BE" w14:textId="0DD226F7" w:rsidR="002A5EC1" w:rsidRDefault="002A5EC1">
      <w:pPr>
        <w:pStyle w:val="CommentText"/>
      </w:pPr>
      <w:r>
        <w:rPr>
          <w:rStyle w:val="CommentReference"/>
        </w:rPr>
        <w:annotationRef/>
      </w:r>
      <w:r>
        <w:t>Quitar integrarcion con SAP y ellipse</w:t>
      </w:r>
    </w:p>
    <w:p w14:paraId="3F03BF64" w14:textId="77777777" w:rsidR="002A5EC1" w:rsidRDefault="002A5EC1">
      <w:pPr>
        <w:pStyle w:val="CommentText"/>
      </w:pPr>
    </w:p>
    <w:p w14:paraId="522D77B8" w14:textId="5F83E607" w:rsidR="002A5EC1" w:rsidRDefault="002A5EC1">
      <w:pPr>
        <w:pStyle w:val="CommentText"/>
      </w:pPr>
      <w:r>
        <w:t xml:space="preserve">Quitar el mantenimiento predictivo y colocar como </w:t>
      </w:r>
      <w:proofErr w:type="gramStart"/>
      <w:r>
        <w:t>predictivo  o</w:t>
      </w:r>
      <w:proofErr w:type="gramEnd"/>
      <w:r>
        <w:t xml:space="preserve"> preventivo</w:t>
      </w:r>
    </w:p>
  </w:comment>
  <w:comment w:id="928" w:author="felipe campo" w:date="2018-07-04T11:20:00Z" w:initials="fc">
    <w:p w14:paraId="7EC5FC30" w14:textId="65167F32" w:rsidR="002A5EC1" w:rsidRDefault="002A5EC1">
      <w:pPr>
        <w:pStyle w:val="CommentText"/>
      </w:pPr>
      <w:r>
        <w:rPr>
          <w:rStyle w:val="CommentReference"/>
        </w:rPr>
        <w:annotationRef/>
      </w:r>
      <w:r>
        <w:t>FAlta los diagramas</w:t>
      </w:r>
    </w:p>
  </w:comment>
  <w:comment w:id="1077" w:author="Julio Ruiz" w:date="2017-03-09T23:21:00Z" w:initials="JR">
    <w:p w14:paraId="5DD5E9A8" w14:textId="08B48C54" w:rsidR="002A5EC1" w:rsidRPr="007B0F0E" w:rsidRDefault="002A5EC1">
      <w:pPr>
        <w:pStyle w:val="CommentText"/>
        <w:rPr>
          <w:lang w:val="es-ES_tradnl"/>
        </w:rPr>
      </w:pPr>
      <w:r>
        <w:rPr>
          <w:rStyle w:val="CommentReference"/>
        </w:rPr>
        <w:annotationRef/>
      </w:r>
      <w:r w:rsidRPr="007B0F0E">
        <w:rPr>
          <w:lang w:val="es-ES_tradnl"/>
        </w:rPr>
        <w:t>Está duplicado con el RNF-27</w:t>
      </w:r>
    </w:p>
  </w:comment>
  <w:comment w:id="1079" w:author="Julio Ruiz" w:date="2017-03-09T23:22:00Z" w:initials="JR">
    <w:p w14:paraId="1241A4CE" w14:textId="04826573" w:rsidR="002A5EC1" w:rsidRPr="007B0F0E" w:rsidRDefault="002A5EC1">
      <w:pPr>
        <w:pStyle w:val="CommentText"/>
        <w:rPr>
          <w:lang w:val="es-ES_tradnl"/>
        </w:rPr>
      </w:pPr>
      <w:r>
        <w:rPr>
          <w:rStyle w:val="CommentReference"/>
        </w:rPr>
        <w:annotationRef/>
      </w:r>
      <w:r w:rsidRPr="007B0F0E">
        <w:rPr>
          <w:lang w:val="es-ES_tradnl"/>
        </w:rPr>
        <w:t>Esta acta corresponde a una reunion con Sinmaf.</w:t>
      </w:r>
    </w:p>
  </w:comment>
  <w:comment w:id="1083" w:author="Julio Ruiz" w:date="2017-03-09T23:24:00Z" w:initials="JR">
    <w:p w14:paraId="1222B16F" w14:textId="3E6360C4" w:rsidR="002A5EC1" w:rsidRPr="00591C55" w:rsidRDefault="002A5EC1">
      <w:pPr>
        <w:pStyle w:val="CommentText"/>
        <w:rPr>
          <w:lang w:val="es-ES_tradnl"/>
        </w:rPr>
      </w:pPr>
      <w:r>
        <w:rPr>
          <w:lang w:val="es-ES_tradnl"/>
        </w:rPr>
        <w:t>q</w:t>
      </w:r>
      <w:r>
        <w:rPr>
          <w:rStyle w:val="CommentReference"/>
        </w:rPr>
        <w:annotationRef/>
      </w:r>
      <w:r w:rsidRPr="00591C55">
        <w:rPr>
          <w:lang w:val="es-ES_tradnl"/>
        </w:rPr>
        <w:t>Se deberían crear más requisites de seguridad como la plataforma central de seguridad, creación de grupos y perfiles y la forma en cómo se manajarán los usuarios. Es</w:t>
      </w:r>
      <w:r>
        <w:rPr>
          <w:lang w:val="es-ES_tradnl"/>
        </w:rPr>
        <w:t>to debe quedar claro para que todas las co-ejecutoras sepan qué se debe hacer al respecto.</w:t>
      </w:r>
    </w:p>
  </w:comment>
  <w:comment w:id="1095" w:author="Julio Ruiz" w:date="2017-03-09T23:27:00Z" w:initials="JR">
    <w:p w14:paraId="16A01528" w14:textId="190BF746" w:rsidR="002A5EC1" w:rsidRPr="00591C55" w:rsidRDefault="002A5EC1">
      <w:pPr>
        <w:pStyle w:val="CommentText"/>
        <w:rPr>
          <w:lang w:val="es-ES_tradnl"/>
        </w:rPr>
      </w:pPr>
      <w:r>
        <w:rPr>
          <w:rStyle w:val="CommentReference"/>
        </w:rPr>
        <w:annotationRef/>
      </w:r>
      <w:r w:rsidRPr="00591C55">
        <w:rPr>
          <w:lang w:val="es-ES_tradnl"/>
        </w:rPr>
        <w:t>Este requisito debe ser má</w:t>
      </w:r>
      <w:r>
        <w:rPr>
          <w:lang w:val="es-ES_tradnl"/>
        </w:rPr>
        <w:t>s claro. Debemos tener clara la referencia de los requerimientos de los TMS modernos osea la ruta de producto.</w:t>
      </w:r>
    </w:p>
  </w:comment>
  <w:comment w:id="1099" w:author="Julio Ruiz" w:date="2017-03-09T23:18:00Z" w:initials="JR">
    <w:p w14:paraId="253298B3" w14:textId="2588F6F0" w:rsidR="002A5EC1" w:rsidRPr="00D80373" w:rsidRDefault="002A5EC1">
      <w:pPr>
        <w:pStyle w:val="CommentText"/>
        <w:rPr>
          <w:lang w:val="es-ES_tradnl"/>
        </w:rPr>
      </w:pPr>
      <w:r>
        <w:rPr>
          <w:rStyle w:val="CommentReference"/>
        </w:rPr>
        <w:annotationRef/>
      </w:r>
      <w:r w:rsidRPr="00D80373">
        <w:rPr>
          <w:lang w:val="es-ES_tradnl"/>
        </w:rPr>
        <w:t xml:space="preserve">El acta 005 corresponde a una reunion </w:t>
      </w:r>
      <w:r>
        <w:rPr>
          <w:lang w:val="es-ES_tradnl"/>
        </w:rPr>
        <w:t>con Sinmaf, relacionada con el Spin Off.</w:t>
      </w:r>
    </w:p>
  </w:comment>
  <w:comment w:id="1100" w:author="Julio Ruiz" w:date="2017-03-10T08:16:00Z" w:initials="JR">
    <w:p w14:paraId="32FFE889" w14:textId="1E88B0A7" w:rsidR="002A5EC1" w:rsidRPr="00A92654" w:rsidRDefault="002A5EC1">
      <w:pPr>
        <w:pStyle w:val="CommentText"/>
        <w:rPr>
          <w:lang w:val="es-ES"/>
        </w:rPr>
      </w:pPr>
      <w:r>
        <w:rPr>
          <w:rStyle w:val="CommentReference"/>
        </w:rPr>
        <w:annotationRef/>
      </w:r>
    </w:p>
  </w:comment>
  <w:comment w:id="1102" w:author="Julio Ruiz" w:date="2017-03-09T23:19:00Z" w:initials="JR">
    <w:p w14:paraId="33F185F0" w14:textId="2AAFECA7" w:rsidR="002A5EC1" w:rsidRPr="00D80373" w:rsidRDefault="002A5EC1">
      <w:pPr>
        <w:pStyle w:val="CommentText"/>
        <w:rPr>
          <w:lang w:val="es-ES_tradnl"/>
        </w:rPr>
      </w:pPr>
      <w:r>
        <w:rPr>
          <w:rStyle w:val="CommentReference"/>
        </w:rPr>
        <w:annotationRef/>
      </w:r>
      <w:r w:rsidRPr="00D80373">
        <w:rPr>
          <w:lang w:val="es-ES_tradnl"/>
        </w:rPr>
        <w:t>El acta 003 corresponde a una reunion interna</w:t>
      </w:r>
      <w:r>
        <w:rPr>
          <w:lang w:val="es-ES_tradnl"/>
        </w:rPr>
        <w:t xml:space="preserve"> con Virtual Diseño</w:t>
      </w:r>
    </w:p>
  </w:comment>
  <w:comment w:id="1104" w:author="Julio Ruiz" w:date="2017-03-10T07:56:00Z" w:initials="JR">
    <w:p w14:paraId="17C1D267" w14:textId="77777777" w:rsidR="002A5EC1" w:rsidRPr="00D80373" w:rsidRDefault="002A5EC1" w:rsidP="00DA13DF">
      <w:pPr>
        <w:pStyle w:val="CommentText"/>
        <w:rPr>
          <w:lang w:val="es-ES_tradnl"/>
        </w:rPr>
      </w:pPr>
      <w:r>
        <w:rPr>
          <w:rStyle w:val="CommentReference"/>
        </w:rPr>
        <w:annotationRef/>
      </w:r>
      <w:r>
        <w:rPr>
          <w:rStyle w:val="CommentReference"/>
        </w:rPr>
        <w:annotationRef/>
      </w:r>
      <w:r w:rsidRPr="00D80373">
        <w:rPr>
          <w:lang w:val="es-ES_tradnl"/>
        </w:rPr>
        <w:t>El acta 003 corresponde a una reunion interna</w:t>
      </w:r>
      <w:r>
        <w:rPr>
          <w:lang w:val="es-ES_tradnl"/>
        </w:rPr>
        <w:t xml:space="preserve"> con Virtual Diseño</w:t>
      </w:r>
    </w:p>
    <w:p w14:paraId="2DB3B9E1" w14:textId="62EEA708" w:rsidR="002A5EC1" w:rsidRPr="00DA13DF" w:rsidRDefault="002A5EC1">
      <w:pPr>
        <w:pStyle w:val="CommentText"/>
        <w:rPr>
          <w:lang w:val="es-ES_tradnl"/>
        </w:rPr>
      </w:pPr>
    </w:p>
  </w:comment>
  <w:comment w:id="1106" w:author="Julio Ruiz" w:date="2017-03-10T08:01:00Z" w:initials="JR">
    <w:p w14:paraId="3893758F" w14:textId="042D2368" w:rsidR="002A5EC1" w:rsidRPr="00F16251" w:rsidRDefault="002A5EC1">
      <w:pPr>
        <w:pStyle w:val="CommentText"/>
        <w:rPr>
          <w:lang w:val="es-ES_tradnl"/>
        </w:rPr>
      </w:pPr>
      <w:r>
        <w:rPr>
          <w:rStyle w:val="CommentReference"/>
        </w:rPr>
        <w:annotationRef/>
      </w:r>
      <w:r w:rsidRPr="00F16251">
        <w:rPr>
          <w:lang w:val="es-ES_tradnl"/>
        </w:rPr>
        <w:t>Est aseció</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71BFFA8" w15:done="1"/>
  <w15:commentEx w15:paraId="62159514" w15:done="0"/>
  <w15:commentEx w15:paraId="47C965E1" w15:done="1"/>
  <w15:commentEx w15:paraId="19250E5C" w15:done="0"/>
  <w15:commentEx w15:paraId="522D77B8" w15:done="0"/>
  <w15:commentEx w15:paraId="7EC5FC30" w15:done="0"/>
  <w15:commentEx w15:paraId="5DD5E9A8" w15:done="1"/>
  <w15:commentEx w15:paraId="1241A4CE" w15:done="1"/>
  <w15:commentEx w15:paraId="1222B16F" w15:done="1"/>
  <w15:commentEx w15:paraId="16A01528" w15:done="1"/>
  <w15:commentEx w15:paraId="253298B3" w15:done="1"/>
  <w15:commentEx w15:paraId="32FFE889" w15:done="0"/>
  <w15:commentEx w15:paraId="33F185F0" w15:done="1"/>
  <w15:commentEx w15:paraId="2DB3B9E1" w15:done="1"/>
  <w15:commentEx w15:paraId="3893758F" w15:done="1"/>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6235B1" w14:textId="77777777" w:rsidR="00357ADA" w:rsidRDefault="00357ADA" w:rsidP="00057D7C">
      <w:r>
        <w:separator/>
      </w:r>
    </w:p>
  </w:endnote>
  <w:endnote w:type="continuationSeparator" w:id="0">
    <w:p w14:paraId="1CE4D0E9" w14:textId="77777777" w:rsidR="00357ADA" w:rsidRDefault="00357ADA" w:rsidP="00057D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Times New Roman"/>
    <w:charset w:val="00"/>
    <w:family w:val="auto"/>
    <w:pitch w:val="default"/>
  </w:font>
  <w:font w:name="Helvetica Light">
    <w:panose1 w:val="020B0403020202020204"/>
    <w:charset w:val="00"/>
    <w:family w:val="auto"/>
    <w:pitch w:val="variable"/>
    <w:sig w:usb0="800000AF" w:usb1="4000204A" w:usb2="00000000" w:usb3="00000000" w:csb0="00000001"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Helvetica Light Oblique">
    <w:panose1 w:val="020B0403020202020204"/>
    <w:charset w:val="00"/>
    <w:family w:val="auto"/>
    <w:pitch w:val="variable"/>
    <w:sig w:usb0="800000AF" w:usb1="4000204A" w:usb2="00000000" w:usb3="00000000" w:csb0="00000001"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 w:name="MS Mincho">
    <w:panose1 w:val="02020609040205080304"/>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Webdings">
    <w:panose1 w:val="05030102010509060703"/>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200745" w14:textId="77777777" w:rsidR="00357ADA" w:rsidRDefault="00357ADA" w:rsidP="00057D7C">
      <w:r>
        <w:separator/>
      </w:r>
    </w:p>
  </w:footnote>
  <w:footnote w:type="continuationSeparator" w:id="0">
    <w:p w14:paraId="3E155013" w14:textId="77777777" w:rsidR="00357ADA" w:rsidRDefault="00357ADA" w:rsidP="00057D7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817C0E34"/>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3AA5055"/>
    <w:multiLevelType w:val="hybridMultilevel"/>
    <w:tmpl w:val="1B3A0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BF11E7B"/>
    <w:multiLevelType w:val="hybridMultilevel"/>
    <w:tmpl w:val="00B0C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EDE543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1FB050CA"/>
    <w:multiLevelType w:val="hybridMultilevel"/>
    <w:tmpl w:val="392A8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0BB6B35"/>
    <w:multiLevelType w:val="multilevel"/>
    <w:tmpl w:val="72AEFCD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RNF - %6"/>
      <w:lvlJc w:val="left"/>
      <w:pPr>
        <w:ind w:left="1152" w:hanging="1152"/>
      </w:pPr>
      <w:rPr>
        <w:rFonts w:hint="default"/>
      </w:rPr>
    </w:lvl>
    <w:lvl w:ilvl="6">
      <w:start w:val="1"/>
      <w:numFmt w:val="decimal"/>
      <w:lvlText w:val="RNF-%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nsid w:val="21957FA8"/>
    <w:multiLevelType w:val="multilevel"/>
    <w:tmpl w:val="0722F172"/>
    <w:lvl w:ilvl="0">
      <w:start w:val="1"/>
      <w:numFmt w:val="decimal"/>
      <w:lvlText w:val="%1"/>
      <w:lvlJc w:val="left"/>
      <w:pPr>
        <w:ind w:left="432" w:hanging="432"/>
      </w:pPr>
      <w:rPr>
        <w:rFonts w:hint="default"/>
        <w:b/>
        <w:i w:val="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RNF-%7"/>
      <w:lvlJc w:val="left"/>
      <w:pPr>
        <w:ind w:left="1296" w:hanging="1296"/>
      </w:pPr>
      <w:rPr>
        <w:rFonts w:hint="default"/>
        <w:b/>
        <w:i w:val="0"/>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nsid w:val="25125A7B"/>
    <w:multiLevelType w:val="hybridMultilevel"/>
    <w:tmpl w:val="F85EB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AD033B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37794E8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3A3D73C4"/>
    <w:multiLevelType w:val="hybridMultilevel"/>
    <w:tmpl w:val="EE62A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F5F6EB6"/>
    <w:multiLevelType w:val="multilevel"/>
    <w:tmpl w:val="57605EA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nsid w:val="40635BC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442868EF"/>
    <w:multiLevelType w:val="multilevel"/>
    <w:tmpl w:val="C010CBAE"/>
    <w:lvl w:ilvl="0">
      <w:start w:val="1"/>
      <w:numFmt w:val="decimal"/>
      <w:lvlText w:val="%1."/>
      <w:lvlJc w:val="left"/>
      <w:pPr>
        <w:ind w:left="720" w:firstLine="360"/>
      </w:pPr>
      <w:rPr>
        <w:rFonts w:ascii="Roboto" w:eastAsia="Roboto" w:hAnsi="Roboto" w:cs="Roboto"/>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5">
    <w:nsid w:val="497263A9"/>
    <w:multiLevelType w:val="multilevel"/>
    <w:tmpl w:val="7180C13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RNF-%7"/>
      <w:lvlJc w:val="left"/>
      <w:pPr>
        <w:ind w:left="1296" w:hanging="1296"/>
      </w:pPr>
      <w:rPr>
        <w:rFonts w:hint="default"/>
        <w:b/>
        <w:i w:val="0"/>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nsid w:val="54126E0C"/>
    <w:multiLevelType w:val="hybridMultilevel"/>
    <w:tmpl w:val="2C7A8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4394D1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575B01BF"/>
    <w:multiLevelType w:val="multilevel"/>
    <w:tmpl w:val="77022DA6"/>
    <w:lvl w:ilvl="0">
      <w:start w:val="1"/>
      <w:numFmt w:val="decimal"/>
      <w:lvlText w:val="RNF- %1 "/>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RNF-%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nsid w:val="5ABA6B2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5B0B0AAB"/>
    <w:multiLevelType w:val="hybridMultilevel"/>
    <w:tmpl w:val="C7ACCDD0"/>
    <w:lvl w:ilvl="0" w:tplc="2CCE6ADA">
      <w:numFmt w:val="bullet"/>
      <w:lvlText w:val="-"/>
      <w:lvlJc w:val="left"/>
      <w:pPr>
        <w:ind w:left="720" w:hanging="360"/>
      </w:pPr>
      <w:rPr>
        <w:rFonts w:ascii="Helvetica Light" w:eastAsiaTheme="minorHAnsi" w:hAnsi="Helvetica Ligh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F7D166D"/>
    <w:multiLevelType w:val="multilevel"/>
    <w:tmpl w:val="2F042356"/>
    <w:lvl w:ilvl="0">
      <w:start w:val="1"/>
      <w:numFmt w:val="decimal"/>
      <w:suff w:val="space"/>
      <w:lvlText w:val="Chapter %1"/>
      <w:lvlJc w:val="left"/>
      <w:pPr>
        <w:ind w:left="3600" w:firstLine="0"/>
      </w:pPr>
      <w:rPr>
        <w:rFonts w:hint="default"/>
      </w:rPr>
    </w:lvl>
    <w:lvl w:ilvl="1">
      <w:start w:val="1"/>
      <w:numFmt w:val="none"/>
      <w:suff w:val="nothing"/>
      <w:lvlText w:val=""/>
      <w:lvlJc w:val="left"/>
      <w:pPr>
        <w:ind w:left="3600" w:firstLine="0"/>
      </w:pPr>
      <w:rPr>
        <w:rFonts w:hint="default"/>
      </w:rPr>
    </w:lvl>
    <w:lvl w:ilvl="2">
      <w:start w:val="1"/>
      <w:numFmt w:val="none"/>
      <w:suff w:val="nothing"/>
      <w:lvlText w:val=""/>
      <w:lvlJc w:val="left"/>
      <w:pPr>
        <w:ind w:left="3600" w:firstLine="0"/>
      </w:pPr>
      <w:rPr>
        <w:rFonts w:hint="default"/>
      </w:rPr>
    </w:lvl>
    <w:lvl w:ilvl="3">
      <w:start w:val="1"/>
      <w:numFmt w:val="none"/>
      <w:suff w:val="nothing"/>
      <w:lvlText w:val=""/>
      <w:lvlJc w:val="left"/>
      <w:pPr>
        <w:ind w:left="3600" w:firstLine="0"/>
      </w:pPr>
      <w:rPr>
        <w:rFonts w:hint="default"/>
      </w:rPr>
    </w:lvl>
    <w:lvl w:ilvl="4">
      <w:start w:val="1"/>
      <w:numFmt w:val="none"/>
      <w:suff w:val="nothing"/>
      <w:lvlText w:val=""/>
      <w:lvlJc w:val="left"/>
      <w:pPr>
        <w:ind w:left="3600" w:firstLine="0"/>
      </w:pPr>
      <w:rPr>
        <w:rFonts w:hint="default"/>
      </w:rPr>
    </w:lvl>
    <w:lvl w:ilvl="5">
      <w:start w:val="1"/>
      <w:numFmt w:val="none"/>
      <w:suff w:val="nothing"/>
      <w:lvlText w:val=""/>
      <w:lvlJc w:val="left"/>
      <w:pPr>
        <w:ind w:left="3600" w:firstLine="0"/>
      </w:pPr>
      <w:rPr>
        <w:rFonts w:hint="default"/>
      </w:rPr>
    </w:lvl>
    <w:lvl w:ilvl="6">
      <w:start w:val="1"/>
      <w:numFmt w:val="none"/>
      <w:suff w:val="nothing"/>
      <w:lvlText w:val=""/>
      <w:lvlJc w:val="left"/>
      <w:pPr>
        <w:ind w:left="3600" w:firstLine="0"/>
      </w:pPr>
      <w:rPr>
        <w:rFonts w:hint="default"/>
      </w:rPr>
    </w:lvl>
    <w:lvl w:ilvl="7">
      <w:start w:val="1"/>
      <w:numFmt w:val="none"/>
      <w:suff w:val="nothing"/>
      <w:lvlText w:val=""/>
      <w:lvlJc w:val="left"/>
      <w:pPr>
        <w:ind w:left="3600" w:firstLine="0"/>
      </w:pPr>
      <w:rPr>
        <w:rFonts w:hint="default"/>
      </w:rPr>
    </w:lvl>
    <w:lvl w:ilvl="8">
      <w:start w:val="1"/>
      <w:numFmt w:val="none"/>
      <w:suff w:val="nothing"/>
      <w:lvlText w:val=""/>
      <w:lvlJc w:val="left"/>
      <w:pPr>
        <w:ind w:left="3600" w:firstLine="0"/>
      </w:pPr>
      <w:rPr>
        <w:rFonts w:hint="default"/>
      </w:rPr>
    </w:lvl>
  </w:abstractNum>
  <w:abstractNum w:abstractNumId="22">
    <w:nsid w:val="62994B83"/>
    <w:multiLevelType w:val="hybridMultilevel"/>
    <w:tmpl w:val="369A4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29C360A"/>
    <w:multiLevelType w:val="hybridMultilevel"/>
    <w:tmpl w:val="CE82E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7E87E11"/>
    <w:multiLevelType w:val="hybridMultilevel"/>
    <w:tmpl w:val="419C57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8584564"/>
    <w:multiLevelType w:val="hybridMultilevel"/>
    <w:tmpl w:val="ED92A284"/>
    <w:lvl w:ilvl="0" w:tplc="4C98B98A">
      <w:start w:val="1"/>
      <w:numFmt w:val="decimal"/>
      <w:pStyle w:val="RNF"/>
      <w:lvlText w:val="RNF- %1 "/>
      <w:lvlJc w:val="left"/>
      <w:pPr>
        <w:ind w:left="36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864003E"/>
    <w:multiLevelType w:val="hybridMultilevel"/>
    <w:tmpl w:val="E56E70D4"/>
    <w:lvl w:ilvl="0" w:tplc="F21CC81A">
      <w:start w:val="1"/>
      <w:numFmt w:val="bullet"/>
      <w:lvlText w:val="•"/>
      <w:lvlJc w:val="left"/>
      <w:pPr>
        <w:tabs>
          <w:tab w:val="num" w:pos="720"/>
        </w:tabs>
        <w:ind w:left="720" w:hanging="360"/>
      </w:pPr>
      <w:rPr>
        <w:rFonts w:ascii="Times New Roman" w:hAnsi="Times New Roman" w:hint="default"/>
      </w:rPr>
    </w:lvl>
    <w:lvl w:ilvl="1" w:tplc="2A8E0952">
      <w:numFmt w:val="bullet"/>
      <w:lvlText w:val="•"/>
      <w:lvlJc w:val="left"/>
      <w:pPr>
        <w:tabs>
          <w:tab w:val="num" w:pos="1440"/>
        </w:tabs>
        <w:ind w:left="1440" w:hanging="360"/>
      </w:pPr>
      <w:rPr>
        <w:rFonts w:ascii="Times New Roman" w:hAnsi="Times New Roman" w:hint="default"/>
      </w:rPr>
    </w:lvl>
    <w:lvl w:ilvl="2" w:tplc="FB36F08C" w:tentative="1">
      <w:start w:val="1"/>
      <w:numFmt w:val="bullet"/>
      <w:lvlText w:val="•"/>
      <w:lvlJc w:val="left"/>
      <w:pPr>
        <w:tabs>
          <w:tab w:val="num" w:pos="2160"/>
        </w:tabs>
        <w:ind w:left="2160" w:hanging="360"/>
      </w:pPr>
      <w:rPr>
        <w:rFonts w:ascii="Times New Roman" w:hAnsi="Times New Roman" w:hint="default"/>
      </w:rPr>
    </w:lvl>
    <w:lvl w:ilvl="3" w:tplc="F39E7D84" w:tentative="1">
      <w:start w:val="1"/>
      <w:numFmt w:val="bullet"/>
      <w:lvlText w:val="•"/>
      <w:lvlJc w:val="left"/>
      <w:pPr>
        <w:tabs>
          <w:tab w:val="num" w:pos="2880"/>
        </w:tabs>
        <w:ind w:left="2880" w:hanging="360"/>
      </w:pPr>
      <w:rPr>
        <w:rFonts w:ascii="Times New Roman" w:hAnsi="Times New Roman" w:hint="default"/>
      </w:rPr>
    </w:lvl>
    <w:lvl w:ilvl="4" w:tplc="A926829C" w:tentative="1">
      <w:start w:val="1"/>
      <w:numFmt w:val="bullet"/>
      <w:lvlText w:val="•"/>
      <w:lvlJc w:val="left"/>
      <w:pPr>
        <w:tabs>
          <w:tab w:val="num" w:pos="3600"/>
        </w:tabs>
        <w:ind w:left="3600" w:hanging="360"/>
      </w:pPr>
      <w:rPr>
        <w:rFonts w:ascii="Times New Roman" w:hAnsi="Times New Roman" w:hint="default"/>
      </w:rPr>
    </w:lvl>
    <w:lvl w:ilvl="5" w:tplc="1C4AA2F6" w:tentative="1">
      <w:start w:val="1"/>
      <w:numFmt w:val="bullet"/>
      <w:lvlText w:val="•"/>
      <w:lvlJc w:val="left"/>
      <w:pPr>
        <w:tabs>
          <w:tab w:val="num" w:pos="4320"/>
        </w:tabs>
        <w:ind w:left="4320" w:hanging="360"/>
      </w:pPr>
      <w:rPr>
        <w:rFonts w:ascii="Times New Roman" w:hAnsi="Times New Roman" w:hint="default"/>
      </w:rPr>
    </w:lvl>
    <w:lvl w:ilvl="6" w:tplc="5C8860D6" w:tentative="1">
      <w:start w:val="1"/>
      <w:numFmt w:val="bullet"/>
      <w:lvlText w:val="•"/>
      <w:lvlJc w:val="left"/>
      <w:pPr>
        <w:tabs>
          <w:tab w:val="num" w:pos="5040"/>
        </w:tabs>
        <w:ind w:left="5040" w:hanging="360"/>
      </w:pPr>
      <w:rPr>
        <w:rFonts w:ascii="Times New Roman" w:hAnsi="Times New Roman" w:hint="default"/>
      </w:rPr>
    </w:lvl>
    <w:lvl w:ilvl="7" w:tplc="62724000" w:tentative="1">
      <w:start w:val="1"/>
      <w:numFmt w:val="bullet"/>
      <w:lvlText w:val="•"/>
      <w:lvlJc w:val="left"/>
      <w:pPr>
        <w:tabs>
          <w:tab w:val="num" w:pos="5760"/>
        </w:tabs>
        <w:ind w:left="5760" w:hanging="360"/>
      </w:pPr>
      <w:rPr>
        <w:rFonts w:ascii="Times New Roman" w:hAnsi="Times New Roman" w:hint="default"/>
      </w:rPr>
    </w:lvl>
    <w:lvl w:ilvl="8" w:tplc="A6EC4E24" w:tentative="1">
      <w:start w:val="1"/>
      <w:numFmt w:val="bullet"/>
      <w:lvlText w:val="•"/>
      <w:lvlJc w:val="left"/>
      <w:pPr>
        <w:tabs>
          <w:tab w:val="num" w:pos="6480"/>
        </w:tabs>
        <w:ind w:left="6480" w:hanging="360"/>
      </w:pPr>
      <w:rPr>
        <w:rFonts w:ascii="Times New Roman" w:hAnsi="Times New Roman" w:hint="default"/>
      </w:rPr>
    </w:lvl>
  </w:abstractNum>
  <w:abstractNum w:abstractNumId="27">
    <w:nsid w:val="696F235D"/>
    <w:multiLevelType w:val="multilevel"/>
    <w:tmpl w:val="7EF6447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RNF-%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nsid w:val="6B281927"/>
    <w:multiLevelType w:val="multilevel"/>
    <w:tmpl w:val="7180C13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RNF-%7"/>
      <w:lvlJc w:val="left"/>
      <w:pPr>
        <w:ind w:left="1296" w:hanging="1296"/>
      </w:pPr>
      <w:rPr>
        <w:rFonts w:hint="default"/>
        <w:b/>
        <w:i w:val="0"/>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nsid w:val="732E6CD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nsid w:val="736F4ADB"/>
    <w:multiLevelType w:val="multilevel"/>
    <w:tmpl w:val="CF7C3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3A30FD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nsid w:val="73AF49EB"/>
    <w:multiLevelType w:val="hybridMultilevel"/>
    <w:tmpl w:val="EC028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3F4307B"/>
    <w:multiLevelType w:val="hybridMultilevel"/>
    <w:tmpl w:val="43FA5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61841D5"/>
    <w:multiLevelType w:val="multilevel"/>
    <w:tmpl w:val="CDA2709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nsid w:val="7A2A6DAD"/>
    <w:multiLevelType w:val="hybridMultilevel"/>
    <w:tmpl w:val="A0206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A9041CF"/>
    <w:multiLevelType w:val="hybridMultilevel"/>
    <w:tmpl w:val="A38A5D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D4E7AFA"/>
    <w:multiLevelType w:val="hybridMultilevel"/>
    <w:tmpl w:val="39ECA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E097295"/>
    <w:multiLevelType w:val="hybridMultilevel"/>
    <w:tmpl w:val="B074D25C"/>
    <w:lvl w:ilvl="0" w:tplc="040A000F">
      <w:start w:val="1"/>
      <w:numFmt w:val="decimal"/>
      <w:lvlText w:val="%1."/>
      <w:lvlJc w:val="left"/>
      <w:pPr>
        <w:ind w:left="720" w:hanging="360"/>
      </w:p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9">
    <w:nsid w:val="7F437738"/>
    <w:multiLevelType w:val="multilevel"/>
    <w:tmpl w:val="72AEFCD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RNF - %6"/>
      <w:lvlJc w:val="left"/>
      <w:pPr>
        <w:ind w:left="1152" w:hanging="1152"/>
      </w:pPr>
      <w:rPr>
        <w:rFonts w:hint="default"/>
      </w:rPr>
    </w:lvl>
    <w:lvl w:ilvl="6">
      <w:start w:val="1"/>
      <w:numFmt w:val="decimal"/>
      <w:lvlText w:val="RNF-%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0"/>
  </w:num>
  <w:num w:numId="2">
    <w:abstractNumId w:val="30"/>
  </w:num>
  <w:num w:numId="3">
    <w:abstractNumId w:val="33"/>
  </w:num>
  <w:num w:numId="4">
    <w:abstractNumId w:val="34"/>
  </w:num>
  <w:num w:numId="5">
    <w:abstractNumId w:val="38"/>
  </w:num>
  <w:num w:numId="6">
    <w:abstractNumId w:val="26"/>
  </w:num>
  <w:num w:numId="7">
    <w:abstractNumId w:val="18"/>
  </w:num>
  <w:num w:numId="8">
    <w:abstractNumId w:val="3"/>
  </w:num>
  <w:num w:numId="9">
    <w:abstractNumId w:val="11"/>
  </w:num>
  <w:num w:numId="10">
    <w:abstractNumId w:val="35"/>
  </w:num>
  <w:num w:numId="11">
    <w:abstractNumId w:val="16"/>
  </w:num>
  <w:num w:numId="12">
    <w:abstractNumId w:val="24"/>
  </w:num>
  <w:num w:numId="13">
    <w:abstractNumId w:val="8"/>
  </w:num>
  <w:num w:numId="14">
    <w:abstractNumId w:val="36"/>
  </w:num>
  <w:num w:numId="15">
    <w:abstractNumId w:val="1"/>
  </w:num>
  <w:num w:numId="16">
    <w:abstractNumId w:val="32"/>
  </w:num>
  <w:num w:numId="17">
    <w:abstractNumId w:val="2"/>
  </w:num>
  <w:num w:numId="18">
    <w:abstractNumId w:val="37"/>
  </w:num>
  <w:num w:numId="19">
    <w:abstractNumId w:val="20"/>
  </w:num>
  <w:num w:numId="20">
    <w:abstractNumId w:val="9"/>
  </w:num>
  <w:num w:numId="21">
    <w:abstractNumId w:val="27"/>
  </w:num>
  <w:num w:numId="22">
    <w:abstractNumId w:val="7"/>
  </w:num>
  <w:num w:numId="23">
    <w:abstractNumId w:val="6"/>
  </w:num>
  <w:num w:numId="24">
    <w:abstractNumId w:val="39"/>
  </w:num>
  <w:num w:numId="25">
    <w:abstractNumId w:val="4"/>
  </w:num>
  <w:num w:numId="26">
    <w:abstractNumId w:val="10"/>
  </w:num>
  <w:num w:numId="27">
    <w:abstractNumId w:val="28"/>
  </w:num>
  <w:num w:numId="28">
    <w:abstractNumId w:val="15"/>
  </w:num>
  <w:num w:numId="29">
    <w:abstractNumId w:val="19"/>
  </w:num>
  <w:num w:numId="30">
    <w:abstractNumId w:val="21"/>
  </w:num>
  <w:num w:numId="31">
    <w:abstractNumId w:val="13"/>
  </w:num>
  <w:num w:numId="32">
    <w:abstractNumId w:val="31"/>
  </w:num>
  <w:num w:numId="33">
    <w:abstractNumId w:val="29"/>
  </w:num>
  <w:num w:numId="34">
    <w:abstractNumId w:val="12"/>
  </w:num>
  <w:num w:numId="35">
    <w:abstractNumId w:val="25"/>
  </w:num>
  <w:num w:numId="36">
    <w:abstractNumId w:val="17"/>
  </w:num>
  <w:num w:numId="37">
    <w:abstractNumId w:val="5"/>
  </w:num>
  <w:num w:numId="38">
    <w:abstractNumId w:val="23"/>
  </w:num>
  <w:num w:numId="39">
    <w:abstractNumId w:val="22"/>
  </w:num>
  <w:num w:numId="4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4"/>
  </w:num>
  <w:num w:numId="42">
    <w:abstractNumId w:val="12"/>
  </w:num>
  <w:num w:numId="43">
    <w:abstractNumId w:val="12"/>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felipe campo">
    <w15:presenceInfo w15:providerId="Windows Live" w15:userId="61383e274e153bd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grammar="clean"/>
  <w:revisionView w:insDel="0" w:formatting="0"/>
  <w:trackRevisions/>
  <w:defaultTabStop w:val="720"/>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4E15"/>
    <w:rsid w:val="000028CC"/>
    <w:rsid w:val="00005918"/>
    <w:rsid w:val="00013D03"/>
    <w:rsid w:val="000225EA"/>
    <w:rsid w:val="00034BFE"/>
    <w:rsid w:val="0004584D"/>
    <w:rsid w:val="00052576"/>
    <w:rsid w:val="00057D7C"/>
    <w:rsid w:val="000623EC"/>
    <w:rsid w:val="00066C84"/>
    <w:rsid w:val="00092BFD"/>
    <w:rsid w:val="000A00B6"/>
    <w:rsid w:val="000A48BD"/>
    <w:rsid w:val="000A575E"/>
    <w:rsid w:val="000C0749"/>
    <w:rsid w:val="000C263E"/>
    <w:rsid w:val="000C3692"/>
    <w:rsid w:val="000D3F30"/>
    <w:rsid w:val="000D7C40"/>
    <w:rsid w:val="00103B46"/>
    <w:rsid w:val="00112E3E"/>
    <w:rsid w:val="00113059"/>
    <w:rsid w:val="00123431"/>
    <w:rsid w:val="00125592"/>
    <w:rsid w:val="00125A70"/>
    <w:rsid w:val="00125E75"/>
    <w:rsid w:val="0013039B"/>
    <w:rsid w:val="0014070A"/>
    <w:rsid w:val="00141202"/>
    <w:rsid w:val="00147F88"/>
    <w:rsid w:val="0015147F"/>
    <w:rsid w:val="00156B06"/>
    <w:rsid w:val="00164907"/>
    <w:rsid w:val="00165BF4"/>
    <w:rsid w:val="00166C8D"/>
    <w:rsid w:val="00180A00"/>
    <w:rsid w:val="001917A2"/>
    <w:rsid w:val="001A4E15"/>
    <w:rsid w:val="001B315F"/>
    <w:rsid w:val="001B3C5D"/>
    <w:rsid w:val="001C2517"/>
    <w:rsid w:val="001C3DDC"/>
    <w:rsid w:val="001C58E8"/>
    <w:rsid w:val="001F38CF"/>
    <w:rsid w:val="001F702E"/>
    <w:rsid w:val="00203C7B"/>
    <w:rsid w:val="00205399"/>
    <w:rsid w:val="00207B7C"/>
    <w:rsid w:val="00211BC7"/>
    <w:rsid w:val="0021758D"/>
    <w:rsid w:val="0022217C"/>
    <w:rsid w:val="00227273"/>
    <w:rsid w:val="00233CDD"/>
    <w:rsid w:val="00245637"/>
    <w:rsid w:val="00252321"/>
    <w:rsid w:val="002527D2"/>
    <w:rsid w:val="00267BF3"/>
    <w:rsid w:val="00280882"/>
    <w:rsid w:val="0028126E"/>
    <w:rsid w:val="00284489"/>
    <w:rsid w:val="00286177"/>
    <w:rsid w:val="00291C17"/>
    <w:rsid w:val="00291F0C"/>
    <w:rsid w:val="002A5EC1"/>
    <w:rsid w:val="002A6FD9"/>
    <w:rsid w:val="002B2E51"/>
    <w:rsid w:val="002B7AA5"/>
    <w:rsid w:val="002C1E61"/>
    <w:rsid w:val="002D1075"/>
    <w:rsid w:val="002D400F"/>
    <w:rsid w:val="00306D65"/>
    <w:rsid w:val="00311062"/>
    <w:rsid w:val="0031731D"/>
    <w:rsid w:val="00317F15"/>
    <w:rsid w:val="003232E0"/>
    <w:rsid w:val="003237E6"/>
    <w:rsid w:val="0032460D"/>
    <w:rsid w:val="00342F10"/>
    <w:rsid w:val="00345D6C"/>
    <w:rsid w:val="003537D7"/>
    <w:rsid w:val="00357ADA"/>
    <w:rsid w:val="00357C72"/>
    <w:rsid w:val="00365115"/>
    <w:rsid w:val="00367FC2"/>
    <w:rsid w:val="00375049"/>
    <w:rsid w:val="003849DC"/>
    <w:rsid w:val="003B4C75"/>
    <w:rsid w:val="003B784D"/>
    <w:rsid w:val="003B7B32"/>
    <w:rsid w:val="003C3922"/>
    <w:rsid w:val="003D221F"/>
    <w:rsid w:val="003E7125"/>
    <w:rsid w:val="003F112F"/>
    <w:rsid w:val="003F5FFE"/>
    <w:rsid w:val="003F61BF"/>
    <w:rsid w:val="00425515"/>
    <w:rsid w:val="00434380"/>
    <w:rsid w:val="00440CE4"/>
    <w:rsid w:val="0044164C"/>
    <w:rsid w:val="00441C20"/>
    <w:rsid w:val="004453F7"/>
    <w:rsid w:val="00446794"/>
    <w:rsid w:val="004564BF"/>
    <w:rsid w:val="0048189B"/>
    <w:rsid w:val="004836EF"/>
    <w:rsid w:val="00487924"/>
    <w:rsid w:val="0049057D"/>
    <w:rsid w:val="00494D43"/>
    <w:rsid w:val="004A30D2"/>
    <w:rsid w:val="004B5E41"/>
    <w:rsid w:val="004B7025"/>
    <w:rsid w:val="004D1A37"/>
    <w:rsid w:val="004D57CC"/>
    <w:rsid w:val="004F283E"/>
    <w:rsid w:val="004F5501"/>
    <w:rsid w:val="004F6A81"/>
    <w:rsid w:val="00500AE9"/>
    <w:rsid w:val="00501CE3"/>
    <w:rsid w:val="00515FE7"/>
    <w:rsid w:val="0051702F"/>
    <w:rsid w:val="00525894"/>
    <w:rsid w:val="00531035"/>
    <w:rsid w:val="005340FD"/>
    <w:rsid w:val="00534E50"/>
    <w:rsid w:val="0054184D"/>
    <w:rsid w:val="00551062"/>
    <w:rsid w:val="00561873"/>
    <w:rsid w:val="00563470"/>
    <w:rsid w:val="00564C8B"/>
    <w:rsid w:val="00565417"/>
    <w:rsid w:val="005714C8"/>
    <w:rsid w:val="005723D9"/>
    <w:rsid w:val="00575AFA"/>
    <w:rsid w:val="00575EE0"/>
    <w:rsid w:val="005825B7"/>
    <w:rsid w:val="005863FA"/>
    <w:rsid w:val="00591C55"/>
    <w:rsid w:val="00595067"/>
    <w:rsid w:val="00595F67"/>
    <w:rsid w:val="005A257A"/>
    <w:rsid w:val="005A2A7C"/>
    <w:rsid w:val="005E184F"/>
    <w:rsid w:val="005E1FD1"/>
    <w:rsid w:val="005E3DA8"/>
    <w:rsid w:val="005F164B"/>
    <w:rsid w:val="005F708A"/>
    <w:rsid w:val="00616B31"/>
    <w:rsid w:val="0062345F"/>
    <w:rsid w:val="0063048D"/>
    <w:rsid w:val="006358FA"/>
    <w:rsid w:val="006376BD"/>
    <w:rsid w:val="00642DD4"/>
    <w:rsid w:val="00647B91"/>
    <w:rsid w:val="00653C67"/>
    <w:rsid w:val="00667D60"/>
    <w:rsid w:val="00670816"/>
    <w:rsid w:val="00674C77"/>
    <w:rsid w:val="0068182A"/>
    <w:rsid w:val="00682DF3"/>
    <w:rsid w:val="00691346"/>
    <w:rsid w:val="006A3906"/>
    <w:rsid w:val="006B01CB"/>
    <w:rsid w:val="006C7AB3"/>
    <w:rsid w:val="006D2B67"/>
    <w:rsid w:val="006D5AB0"/>
    <w:rsid w:val="006E4998"/>
    <w:rsid w:val="006E73C9"/>
    <w:rsid w:val="006F4628"/>
    <w:rsid w:val="007018AC"/>
    <w:rsid w:val="0070797A"/>
    <w:rsid w:val="00732506"/>
    <w:rsid w:val="00747B96"/>
    <w:rsid w:val="007521C8"/>
    <w:rsid w:val="00757BAF"/>
    <w:rsid w:val="00761AE3"/>
    <w:rsid w:val="0076299E"/>
    <w:rsid w:val="007677CE"/>
    <w:rsid w:val="007708F1"/>
    <w:rsid w:val="00772ABF"/>
    <w:rsid w:val="00772DDF"/>
    <w:rsid w:val="00773E41"/>
    <w:rsid w:val="007800F4"/>
    <w:rsid w:val="0078629B"/>
    <w:rsid w:val="00793321"/>
    <w:rsid w:val="007973C1"/>
    <w:rsid w:val="007A12AD"/>
    <w:rsid w:val="007A2A8E"/>
    <w:rsid w:val="007A7795"/>
    <w:rsid w:val="007B0F0E"/>
    <w:rsid w:val="007B210A"/>
    <w:rsid w:val="007B3049"/>
    <w:rsid w:val="007C32FC"/>
    <w:rsid w:val="007E0445"/>
    <w:rsid w:val="007E2C38"/>
    <w:rsid w:val="007E45EF"/>
    <w:rsid w:val="00802051"/>
    <w:rsid w:val="00812B54"/>
    <w:rsid w:val="00814B15"/>
    <w:rsid w:val="008155A4"/>
    <w:rsid w:val="008165C8"/>
    <w:rsid w:val="00824924"/>
    <w:rsid w:val="00824B3B"/>
    <w:rsid w:val="00825743"/>
    <w:rsid w:val="00825AA5"/>
    <w:rsid w:val="00827B91"/>
    <w:rsid w:val="00836E02"/>
    <w:rsid w:val="00841272"/>
    <w:rsid w:val="00842065"/>
    <w:rsid w:val="0084707A"/>
    <w:rsid w:val="00850286"/>
    <w:rsid w:val="008545B7"/>
    <w:rsid w:val="00855148"/>
    <w:rsid w:val="008619CB"/>
    <w:rsid w:val="008627B1"/>
    <w:rsid w:val="00866D2D"/>
    <w:rsid w:val="00867498"/>
    <w:rsid w:val="008760D8"/>
    <w:rsid w:val="00890099"/>
    <w:rsid w:val="008A0B63"/>
    <w:rsid w:val="008A2BAB"/>
    <w:rsid w:val="008A2C42"/>
    <w:rsid w:val="008B4C80"/>
    <w:rsid w:val="008D1EB5"/>
    <w:rsid w:val="008D3338"/>
    <w:rsid w:val="008E4B7C"/>
    <w:rsid w:val="008F57BB"/>
    <w:rsid w:val="008F7EA8"/>
    <w:rsid w:val="009078BB"/>
    <w:rsid w:val="00914BF0"/>
    <w:rsid w:val="0091561E"/>
    <w:rsid w:val="00920F65"/>
    <w:rsid w:val="009355C8"/>
    <w:rsid w:val="00935CF4"/>
    <w:rsid w:val="009360D2"/>
    <w:rsid w:val="00945D17"/>
    <w:rsid w:val="00954B51"/>
    <w:rsid w:val="00955752"/>
    <w:rsid w:val="009578EB"/>
    <w:rsid w:val="009611DE"/>
    <w:rsid w:val="00963FD1"/>
    <w:rsid w:val="0097050D"/>
    <w:rsid w:val="00972757"/>
    <w:rsid w:val="00974A5C"/>
    <w:rsid w:val="009862A3"/>
    <w:rsid w:val="0098673D"/>
    <w:rsid w:val="00995550"/>
    <w:rsid w:val="009B1711"/>
    <w:rsid w:val="009C769B"/>
    <w:rsid w:val="009D45F3"/>
    <w:rsid w:val="009E3D68"/>
    <w:rsid w:val="009F1261"/>
    <w:rsid w:val="00A13236"/>
    <w:rsid w:val="00A24C1A"/>
    <w:rsid w:val="00A412B6"/>
    <w:rsid w:val="00A4489B"/>
    <w:rsid w:val="00A531A9"/>
    <w:rsid w:val="00A54959"/>
    <w:rsid w:val="00A57F33"/>
    <w:rsid w:val="00A677C4"/>
    <w:rsid w:val="00A700B0"/>
    <w:rsid w:val="00A766A8"/>
    <w:rsid w:val="00A92654"/>
    <w:rsid w:val="00A9775C"/>
    <w:rsid w:val="00AB32AA"/>
    <w:rsid w:val="00AB787E"/>
    <w:rsid w:val="00AC617B"/>
    <w:rsid w:val="00AF3149"/>
    <w:rsid w:val="00AF52BC"/>
    <w:rsid w:val="00AF6C18"/>
    <w:rsid w:val="00AF7A4D"/>
    <w:rsid w:val="00B0085A"/>
    <w:rsid w:val="00B02AC9"/>
    <w:rsid w:val="00B10BE9"/>
    <w:rsid w:val="00B160FE"/>
    <w:rsid w:val="00B227F2"/>
    <w:rsid w:val="00B30A26"/>
    <w:rsid w:val="00B321C0"/>
    <w:rsid w:val="00B33D40"/>
    <w:rsid w:val="00B33E9F"/>
    <w:rsid w:val="00B44461"/>
    <w:rsid w:val="00B64C3C"/>
    <w:rsid w:val="00B70178"/>
    <w:rsid w:val="00B716F9"/>
    <w:rsid w:val="00B72DD2"/>
    <w:rsid w:val="00B751F5"/>
    <w:rsid w:val="00B768E5"/>
    <w:rsid w:val="00B80A54"/>
    <w:rsid w:val="00B8288D"/>
    <w:rsid w:val="00BA2FCB"/>
    <w:rsid w:val="00BB1C75"/>
    <w:rsid w:val="00BB23AC"/>
    <w:rsid w:val="00BB7350"/>
    <w:rsid w:val="00BC0545"/>
    <w:rsid w:val="00BD580D"/>
    <w:rsid w:val="00BD7B3C"/>
    <w:rsid w:val="00BE000B"/>
    <w:rsid w:val="00BF07EE"/>
    <w:rsid w:val="00BF312C"/>
    <w:rsid w:val="00BF3AE0"/>
    <w:rsid w:val="00BF40BF"/>
    <w:rsid w:val="00C034CC"/>
    <w:rsid w:val="00C121DE"/>
    <w:rsid w:val="00C35749"/>
    <w:rsid w:val="00C43F4D"/>
    <w:rsid w:val="00C52751"/>
    <w:rsid w:val="00C544A4"/>
    <w:rsid w:val="00C57794"/>
    <w:rsid w:val="00C63F40"/>
    <w:rsid w:val="00C700CB"/>
    <w:rsid w:val="00C75938"/>
    <w:rsid w:val="00C82A2F"/>
    <w:rsid w:val="00C869BB"/>
    <w:rsid w:val="00C9102D"/>
    <w:rsid w:val="00CA1A88"/>
    <w:rsid w:val="00CB4357"/>
    <w:rsid w:val="00CB528B"/>
    <w:rsid w:val="00CB5560"/>
    <w:rsid w:val="00CC0EA6"/>
    <w:rsid w:val="00CC18DD"/>
    <w:rsid w:val="00CC3653"/>
    <w:rsid w:val="00CD2B1A"/>
    <w:rsid w:val="00CD3C1F"/>
    <w:rsid w:val="00CE6E9B"/>
    <w:rsid w:val="00CF1BAD"/>
    <w:rsid w:val="00CF3917"/>
    <w:rsid w:val="00CF47BC"/>
    <w:rsid w:val="00CF569D"/>
    <w:rsid w:val="00D064BF"/>
    <w:rsid w:val="00D06B51"/>
    <w:rsid w:val="00D07ADF"/>
    <w:rsid w:val="00D17492"/>
    <w:rsid w:val="00D246BF"/>
    <w:rsid w:val="00D4060B"/>
    <w:rsid w:val="00D541A2"/>
    <w:rsid w:val="00D7071D"/>
    <w:rsid w:val="00D80373"/>
    <w:rsid w:val="00D9243C"/>
    <w:rsid w:val="00D93D67"/>
    <w:rsid w:val="00D93D80"/>
    <w:rsid w:val="00D97912"/>
    <w:rsid w:val="00D97FA8"/>
    <w:rsid w:val="00DA13DF"/>
    <w:rsid w:val="00DB6E66"/>
    <w:rsid w:val="00DC7762"/>
    <w:rsid w:val="00DD08AE"/>
    <w:rsid w:val="00DF5D84"/>
    <w:rsid w:val="00E035D6"/>
    <w:rsid w:val="00E20232"/>
    <w:rsid w:val="00E26060"/>
    <w:rsid w:val="00E41A33"/>
    <w:rsid w:val="00E60402"/>
    <w:rsid w:val="00E615E4"/>
    <w:rsid w:val="00E64886"/>
    <w:rsid w:val="00E84E85"/>
    <w:rsid w:val="00E87E2A"/>
    <w:rsid w:val="00E94A81"/>
    <w:rsid w:val="00EA5025"/>
    <w:rsid w:val="00EA6B1B"/>
    <w:rsid w:val="00EB40BC"/>
    <w:rsid w:val="00EB4160"/>
    <w:rsid w:val="00EB5F09"/>
    <w:rsid w:val="00EC684D"/>
    <w:rsid w:val="00EF25FA"/>
    <w:rsid w:val="00EF7DD5"/>
    <w:rsid w:val="00F0106F"/>
    <w:rsid w:val="00F0146F"/>
    <w:rsid w:val="00F1176B"/>
    <w:rsid w:val="00F14366"/>
    <w:rsid w:val="00F16251"/>
    <w:rsid w:val="00F2147D"/>
    <w:rsid w:val="00F2226C"/>
    <w:rsid w:val="00F303D2"/>
    <w:rsid w:val="00F31F31"/>
    <w:rsid w:val="00F33D8B"/>
    <w:rsid w:val="00F47976"/>
    <w:rsid w:val="00F57AF1"/>
    <w:rsid w:val="00F6597F"/>
    <w:rsid w:val="00F65B38"/>
    <w:rsid w:val="00F7692F"/>
    <w:rsid w:val="00F915D3"/>
    <w:rsid w:val="00F94CCC"/>
    <w:rsid w:val="00FC0D27"/>
    <w:rsid w:val="00FD2FD3"/>
    <w:rsid w:val="00FF56E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1D0BA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035D6"/>
    <w:pPr>
      <w:jc w:val="both"/>
    </w:pPr>
    <w:rPr>
      <w:rFonts w:ascii="Helvetica" w:hAnsi="Helvetica" w:cs="Times New Roman"/>
      <w:sz w:val="28"/>
    </w:rPr>
  </w:style>
  <w:style w:type="paragraph" w:styleId="Heading1">
    <w:name w:val="heading 1"/>
    <w:basedOn w:val="Normal"/>
    <w:next w:val="Normal"/>
    <w:link w:val="Heading1Char"/>
    <w:uiPriority w:val="9"/>
    <w:qFormat/>
    <w:rsid w:val="00A9775C"/>
    <w:pPr>
      <w:keepNext/>
      <w:keepLines/>
      <w:pageBreakBefore/>
      <w:numPr>
        <w:numId w:val="34"/>
      </w:numPr>
      <w:spacing w:before="240"/>
      <w:outlineLvl w:val="0"/>
    </w:pPr>
    <w:rPr>
      <w:rFonts w:eastAsiaTheme="majorEastAsia" w:cstheme="majorBidi"/>
      <w:b/>
      <w:color w:val="2F5496" w:themeColor="accent1" w:themeShade="BF"/>
      <w:sz w:val="36"/>
      <w:szCs w:val="32"/>
    </w:rPr>
  </w:style>
  <w:style w:type="paragraph" w:styleId="Heading2">
    <w:name w:val="heading 2"/>
    <w:basedOn w:val="Normal"/>
    <w:next w:val="Normal"/>
    <w:link w:val="Heading2Char"/>
    <w:uiPriority w:val="9"/>
    <w:unhideWhenUsed/>
    <w:qFormat/>
    <w:rsid w:val="00A9775C"/>
    <w:pPr>
      <w:keepNext/>
      <w:keepLines/>
      <w:pageBreakBefore/>
      <w:numPr>
        <w:ilvl w:val="1"/>
        <w:numId w:val="34"/>
      </w:numPr>
      <w:spacing w:before="40"/>
      <w:outlineLvl w:val="1"/>
    </w:pPr>
    <w:rPr>
      <w:rFonts w:eastAsiaTheme="majorEastAsia" w:cstheme="majorBidi"/>
      <w:b/>
      <w:bCs/>
      <w:color w:val="2F5496" w:themeColor="accent1" w:themeShade="BF"/>
      <w:sz w:val="36"/>
      <w:szCs w:val="26"/>
    </w:rPr>
  </w:style>
  <w:style w:type="paragraph" w:styleId="Heading3">
    <w:name w:val="heading 3"/>
    <w:basedOn w:val="Normal"/>
    <w:next w:val="Normal"/>
    <w:link w:val="Heading3Char"/>
    <w:uiPriority w:val="9"/>
    <w:unhideWhenUsed/>
    <w:qFormat/>
    <w:rsid w:val="00A9775C"/>
    <w:pPr>
      <w:keepNext/>
      <w:keepLines/>
      <w:numPr>
        <w:ilvl w:val="2"/>
        <w:numId w:val="34"/>
      </w:numPr>
      <w:spacing w:before="40"/>
      <w:outlineLvl w:val="2"/>
    </w:pPr>
    <w:rPr>
      <w:rFonts w:eastAsiaTheme="majorEastAsia" w:cstheme="majorBidi"/>
      <w:b/>
      <w:color w:val="1F3763" w:themeColor="accent1" w:themeShade="7F"/>
      <w:sz w:val="32"/>
    </w:rPr>
  </w:style>
  <w:style w:type="paragraph" w:styleId="Heading4">
    <w:name w:val="heading 4"/>
    <w:basedOn w:val="Normal"/>
    <w:next w:val="Normal"/>
    <w:link w:val="Heading4Char"/>
    <w:uiPriority w:val="9"/>
    <w:unhideWhenUsed/>
    <w:qFormat/>
    <w:rsid w:val="00A9775C"/>
    <w:pPr>
      <w:keepNext/>
      <w:keepLines/>
      <w:numPr>
        <w:ilvl w:val="3"/>
        <w:numId w:val="34"/>
      </w:numPr>
      <w:spacing w:before="40"/>
      <w:outlineLvl w:val="3"/>
    </w:pPr>
    <w:rPr>
      <w:rFonts w:ascii="Helvetica Light Oblique" w:eastAsiaTheme="majorEastAsia" w:hAnsi="Helvetica Light Oblique" w:cstheme="majorBidi"/>
      <w:b/>
      <w:i/>
      <w:iCs/>
      <w:color w:val="1F3864" w:themeColor="accent1" w:themeShade="80"/>
      <w:sz w:val="32"/>
    </w:rPr>
  </w:style>
  <w:style w:type="paragraph" w:styleId="Heading5">
    <w:name w:val="heading 5"/>
    <w:basedOn w:val="Normal"/>
    <w:next w:val="Normal"/>
    <w:link w:val="Heading5Char"/>
    <w:uiPriority w:val="9"/>
    <w:unhideWhenUsed/>
    <w:qFormat/>
    <w:rsid w:val="00A9775C"/>
    <w:pPr>
      <w:keepNext/>
      <w:keepLines/>
      <w:numPr>
        <w:ilvl w:val="4"/>
        <w:numId w:val="34"/>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A9775C"/>
    <w:pPr>
      <w:keepNext/>
      <w:keepLines/>
      <w:numPr>
        <w:ilvl w:val="5"/>
        <w:numId w:val="34"/>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autoRedefine/>
    <w:uiPriority w:val="9"/>
    <w:unhideWhenUsed/>
    <w:qFormat/>
    <w:rsid w:val="00A9775C"/>
    <w:pPr>
      <w:keepNext/>
      <w:keepLines/>
      <w:numPr>
        <w:ilvl w:val="6"/>
        <w:numId w:val="34"/>
      </w:numPr>
      <w:spacing w:before="40"/>
      <w:outlineLvl w:val="6"/>
    </w:pPr>
    <w:rPr>
      <w:rFonts w:eastAsiaTheme="majorEastAsia" w:cstheme="majorBidi"/>
      <w:iCs/>
      <w:color w:val="000000" w:themeColor="text1"/>
    </w:rPr>
  </w:style>
  <w:style w:type="paragraph" w:styleId="Heading8">
    <w:name w:val="heading 8"/>
    <w:basedOn w:val="Normal"/>
    <w:next w:val="Normal"/>
    <w:link w:val="Heading8Char"/>
    <w:uiPriority w:val="9"/>
    <w:semiHidden/>
    <w:unhideWhenUsed/>
    <w:qFormat/>
    <w:rsid w:val="00A9775C"/>
    <w:pPr>
      <w:keepNext/>
      <w:keepLines/>
      <w:numPr>
        <w:ilvl w:val="7"/>
        <w:numId w:val="3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9775C"/>
    <w:pPr>
      <w:keepNext/>
      <w:keepLines/>
      <w:numPr>
        <w:ilvl w:val="8"/>
        <w:numId w:val="3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775C"/>
    <w:rPr>
      <w:rFonts w:ascii="Helvetica" w:eastAsiaTheme="majorEastAsia" w:hAnsi="Helvetica" w:cstheme="majorBidi"/>
      <w:b/>
      <w:color w:val="2F5496" w:themeColor="accent1" w:themeShade="BF"/>
      <w:sz w:val="36"/>
      <w:szCs w:val="32"/>
      <w:lang w:val="es-ES"/>
    </w:rPr>
  </w:style>
  <w:style w:type="character" w:customStyle="1" w:styleId="Heading2Char">
    <w:name w:val="Heading 2 Char"/>
    <w:basedOn w:val="DefaultParagraphFont"/>
    <w:link w:val="Heading2"/>
    <w:uiPriority w:val="9"/>
    <w:rsid w:val="00A9775C"/>
    <w:rPr>
      <w:rFonts w:ascii="Helvetica" w:eastAsiaTheme="majorEastAsia" w:hAnsi="Helvetica" w:cstheme="majorBidi"/>
      <w:b/>
      <w:bCs/>
      <w:color w:val="2F5496" w:themeColor="accent1" w:themeShade="BF"/>
      <w:sz w:val="36"/>
      <w:szCs w:val="26"/>
      <w:lang w:val="es-ES"/>
    </w:rPr>
  </w:style>
  <w:style w:type="character" w:customStyle="1" w:styleId="Heading3Char">
    <w:name w:val="Heading 3 Char"/>
    <w:basedOn w:val="DefaultParagraphFont"/>
    <w:link w:val="Heading3"/>
    <w:uiPriority w:val="9"/>
    <w:rsid w:val="00A9775C"/>
    <w:rPr>
      <w:rFonts w:ascii="Helvetica" w:eastAsiaTheme="majorEastAsia" w:hAnsi="Helvetica" w:cstheme="majorBidi"/>
      <w:b/>
      <w:color w:val="1F3763" w:themeColor="accent1" w:themeShade="7F"/>
      <w:sz w:val="32"/>
      <w:lang w:val="es-ES"/>
    </w:rPr>
  </w:style>
  <w:style w:type="paragraph" w:styleId="Title">
    <w:name w:val="Title"/>
    <w:basedOn w:val="Normal"/>
    <w:next w:val="Normal"/>
    <w:link w:val="TitleChar"/>
    <w:uiPriority w:val="10"/>
    <w:qFormat/>
    <w:rsid w:val="009F126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1261"/>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F57AF1"/>
    <w:pPr>
      <w:numPr>
        <w:numId w:val="0"/>
      </w:numPr>
      <w:spacing w:before="480" w:line="276" w:lineRule="auto"/>
      <w:outlineLvl w:val="9"/>
    </w:pPr>
    <w:rPr>
      <w:b w:val="0"/>
      <w:bCs/>
      <w:sz w:val="28"/>
      <w:szCs w:val="28"/>
    </w:rPr>
  </w:style>
  <w:style w:type="paragraph" w:styleId="TOC1">
    <w:name w:val="toc 1"/>
    <w:basedOn w:val="Normal"/>
    <w:next w:val="Normal"/>
    <w:autoRedefine/>
    <w:uiPriority w:val="39"/>
    <w:unhideWhenUsed/>
    <w:rsid w:val="00E615E4"/>
    <w:pPr>
      <w:tabs>
        <w:tab w:val="left" w:pos="352"/>
        <w:tab w:val="right" w:leader="dot" w:pos="9350"/>
      </w:tabs>
      <w:spacing w:before="240" w:after="120"/>
      <w:jc w:val="left"/>
    </w:pPr>
    <w:rPr>
      <w:rFonts w:asciiTheme="minorHAnsi" w:hAnsiTheme="minorHAnsi"/>
      <w:b/>
      <w:bCs/>
      <w:caps/>
      <w:sz w:val="22"/>
      <w:szCs w:val="22"/>
      <w:u w:val="single"/>
    </w:rPr>
  </w:style>
  <w:style w:type="paragraph" w:styleId="TOC2">
    <w:name w:val="toc 2"/>
    <w:basedOn w:val="Normal"/>
    <w:next w:val="Normal"/>
    <w:autoRedefine/>
    <w:uiPriority w:val="39"/>
    <w:unhideWhenUsed/>
    <w:rsid w:val="00F57AF1"/>
    <w:pPr>
      <w:jc w:val="left"/>
    </w:pPr>
    <w:rPr>
      <w:rFonts w:asciiTheme="minorHAnsi" w:hAnsiTheme="minorHAnsi"/>
      <w:b/>
      <w:bCs/>
      <w:smallCaps/>
      <w:sz w:val="22"/>
      <w:szCs w:val="22"/>
    </w:rPr>
  </w:style>
  <w:style w:type="character" w:styleId="Hyperlink">
    <w:name w:val="Hyperlink"/>
    <w:basedOn w:val="DefaultParagraphFont"/>
    <w:uiPriority w:val="99"/>
    <w:unhideWhenUsed/>
    <w:rsid w:val="00F57AF1"/>
    <w:rPr>
      <w:color w:val="0563C1" w:themeColor="hyperlink"/>
      <w:u w:val="single"/>
    </w:rPr>
  </w:style>
  <w:style w:type="paragraph" w:styleId="TOC3">
    <w:name w:val="toc 3"/>
    <w:basedOn w:val="Normal"/>
    <w:next w:val="Normal"/>
    <w:autoRedefine/>
    <w:uiPriority w:val="39"/>
    <w:unhideWhenUsed/>
    <w:rsid w:val="00F57AF1"/>
    <w:pPr>
      <w:jc w:val="left"/>
    </w:pPr>
    <w:rPr>
      <w:rFonts w:asciiTheme="minorHAnsi" w:hAnsiTheme="minorHAnsi"/>
      <w:smallCaps/>
      <w:sz w:val="22"/>
      <w:szCs w:val="22"/>
    </w:rPr>
  </w:style>
  <w:style w:type="paragraph" w:styleId="TOC4">
    <w:name w:val="toc 4"/>
    <w:basedOn w:val="Normal"/>
    <w:next w:val="Normal"/>
    <w:autoRedefine/>
    <w:uiPriority w:val="39"/>
    <w:unhideWhenUsed/>
    <w:rsid w:val="00F57AF1"/>
    <w:pPr>
      <w:jc w:val="left"/>
    </w:pPr>
    <w:rPr>
      <w:rFonts w:asciiTheme="minorHAnsi" w:hAnsiTheme="minorHAnsi"/>
      <w:sz w:val="22"/>
      <w:szCs w:val="22"/>
    </w:rPr>
  </w:style>
  <w:style w:type="paragraph" w:styleId="TOC5">
    <w:name w:val="toc 5"/>
    <w:basedOn w:val="Normal"/>
    <w:next w:val="Normal"/>
    <w:autoRedefine/>
    <w:uiPriority w:val="39"/>
    <w:unhideWhenUsed/>
    <w:rsid w:val="006A3906"/>
    <w:pPr>
      <w:tabs>
        <w:tab w:val="left" w:pos="1020"/>
        <w:tab w:val="right" w:leader="dot" w:pos="9350"/>
      </w:tabs>
      <w:jc w:val="left"/>
    </w:pPr>
    <w:rPr>
      <w:rFonts w:asciiTheme="minorHAnsi" w:hAnsiTheme="minorHAnsi"/>
      <w:sz w:val="22"/>
      <w:szCs w:val="22"/>
    </w:rPr>
  </w:style>
  <w:style w:type="paragraph" w:styleId="TOC6">
    <w:name w:val="toc 6"/>
    <w:basedOn w:val="Normal"/>
    <w:next w:val="Normal"/>
    <w:autoRedefine/>
    <w:uiPriority w:val="39"/>
    <w:unhideWhenUsed/>
    <w:rsid w:val="00F57AF1"/>
    <w:pPr>
      <w:jc w:val="left"/>
    </w:pPr>
    <w:rPr>
      <w:rFonts w:asciiTheme="minorHAnsi" w:hAnsiTheme="minorHAnsi"/>
      <w:sz w:val="22"/>
      <w:szCs w:val="22"/>
    </w:rPr>
  </w:style>
  <w:style w:type="paragraph" w:styleId="TOC7">
    <w:name w:val="toc 7"/>
    <w:basedOn w:val="Normal"/>
    <w:next w:val="Normal"/>
    <w:autoRedefine/>
    <w:uiPriority w:val="39"/>
    <w:unhideWhenUsed/>
    <w:rsid w:val="00F57AF1"/>
    <w:pPr>
      <w:jc w:val="left"/>
    </w:pPr>
    <w:rPr>
      <w:rFonts w:asciiTheme="minorHAnsi" w:hAnsiTheme="minorHAnsi"/>
      <w:sz w:val="22"/>
      <w:szCs w:val="22"/>
    </w:rPr>
  </w:style>
  <w:style w:type="paragraph" w:styleId="TOC8">
    <w:name w:val="toc 8"/>
    <w:basedOn w:val="Normal"/>
    <w:next w:val="Normal"/>
    <w:autoRedefine/>
    <w:uiPriority w:val="39"/>
    <w:unhideWhenUsed/>
    <w:rsid w:val="00F57AF1"/>
    <w:pPr>
      <w:jc w:val="left"/>
    </w:pPr>
    <w:rPr>
      <w:rFonts w:asciiTheme="minorHAnsi" w:hAnsiTheme="minorHAnsi"/>
      <w:sz w:val="22"/>
      <w:szCs w:val="22"/>
    </w:rPr>
  </w:style>
  <w:style w:type="paragraph" w:styleId="TOC9">
    <w:name w:val="toc 9"/>
    <w:basedOn w:val="Normal"/>
    <w:next w:val="Normal"/>
    <w:autoRedefine/>
    <w:uiPriority w:val="39"/>
    <w:unhideWhenUsed/>
    <w:rsid w:val="00F57AF1"/>
    <w:pPr>
      <w:jc w:val="left"/>
    </w:pPr>
    <w:rPr>
      <w:rFonts w:asciiTheme="minorHAnsi" w:hAnsiTheme="minorHAnsi"/>
      <w:sz w:val="22"/>
      <w:szCs w:val="22"/>
    </w:rPr>
  </w:style>
  <w:style w:type="paragraph" w:styleId="TableofAuthorities">
    <w:name w:val="table of authorities"/>
    <w:basedOn w:val="Normal"/>
    <w:next w:val="Normal"/>
    <w:uiPriority w:val="99"/>
    <w:unhideWhenUsed/>
    <w:rsid w:val="0068182A"/>
    <w:pPr>
      <w:ind w:left="240" w:hanging="240"/>
    </w:pPr>
    <w:rPr>
      <w:sz w:val="20"/>
      <w:szCs w:val="20"/>
    </w:rPr>
  </w:style>
  <w:style w:type="paragraph" w:styleId="TOAHeading">
    <w:name w:val="toa heading"/>
    <w:basedOn w:val="Normal"/>
    <w:next w:val="Normal"/>
    <w:uiPriority w:val="99"/>
    <w:unhideWhenUsed/>
    <w:rsid w:val="0068182A"/>
    <w:pPr>
      <w:spacing w:before="120" w:after="120"/>
    </w:pPr>
    <w:rPr>
      <w:rFonts w:cs="Arial"/>
      <w:sz w:val="20"/>
      <w:szCs w:val="20"/>
      <w:u w:val="single"/>
    </w:rPr>
  </w:style>
  <w:style w:type="paragraph" w:styleId="NormalWeb">
    <w:name w:val="Normal (Web)"/>
    <w:basedOn w:val="Normal"/>
    <w:uiPriority w:val="99"/>
    <w:semiHidden/>
    <w:unhideWhenUsed/>
    <w:rsid w:val="00575EE0"/>
    <w:rPr>
      <w:rFonts w:ascii="Times New Roman" w:hAnsi="Times New Roman"/>
    </w:rPr>
  </w:style>
  <w:style w:type="paragraph" w:styleId="ListParagraph">
    <w:name w:val="List Paragraph"/>
    <w:aliases w:val="Ha,titulo 3,HOJA,Bolita,Párrafo de lista4,BOLADEF,Párrafo de lista3,Párrafo de lista21,BOLA,Nivel 1 OS"/>
    <w:basedOn w:val="Normal"/>
    <w:link w:val="ListParagraphChar"/>
    <w:uiPriority w:val="34"/>
    <w:qFormat/>
    <w:rsid w:val="00642DD4"/>
    <w:pPr>
      <w:ind w:left="720"/>
      <w:contextualSpacing/>
    </w:pPr>
  </w:style>
  <w:style w:type="character" w:customStyle="1" w:styleId="Heading4Char">
    <w:name w:val="Heading 4 Char"/>
    <w:basedOn w:val="DefaultParagraphFont"/>
    <w:link w:val="Heading4"/>
    <w:uiPriority w:val="9"/>
    <w:rsid w:val="00A9775C"/>
    <w:rPr>
      <w:rFonts w:ascii="Helvetica Light Oblique" w:eastAsiaTheme="majorEastAsia" w:hAnsi="Helvetica Light Oblique" w:cstheme="majorBidi"/>
      <w:b/>
      <w:i/>
      <w:iCs/>
      <w:color w:val="1F3864" w:themeColor="accent1" w:themeShade="80"/>
      <w:sz w:val="32"/>
      <w:lang w:val="es-ES"/>
    </w:rPr>
  </w:style>
  <w:style w:type="character" w:customStyle="1" w:styleId="Heading5Char">
    <w:name w:val="Heading 5 Char"/>
    <w:basedOn w:val="DefaultParagraphFont"/>
    <w:link w:val="Heading5"/>
    <w:uiPriority w:val="9"/>
    <w:rsid w:val="005E184F"/>
    <w:rPr>
      <w:rFonts w:asciiTheme="majorHAnsi" w:eastAsiaTheme="majorEastAsia" w:hAnsiTheme="majorHAnsi" w:cstheme="majorBidi"/>
      <w:color w:val="2F5496" w:themeColor="accent1" w:themeShade="BF"/>
      <w:lang w:val="es-ES"/>
    </w:rPr>
  </w:style>
  <w:style w:type="character" w:customStyle="1" w:styleId="Heading6Char">
    <w:name w:val="Heading 6 Char"/>
    <w:basedOn w:val="DefaultParagraphFont"/>
    <w:link w:val="Heading6"/>
    <w:uiPriority w:val="9"/>
    <w:rsid w:val="005E184F"/>
    <w:rPr>
      <w:rFonts w:asciiTheme="majorHAnsi" w:eastAsiaTheme="majorEastAsia" w:hAnsiTheme="majorHAnsi" w:cstheme="majorBidi"/>
      <w:color w:val="1F3763" w:themeColor="accent1" w:themeShade="7F"/>
      <w:lang w:val="es-ES"/>
    </w:rPr>
  </w:style>
  <w:style w:type="character" w:customStyle="1" w:styleId="Heading7Char">
    <w:name w:val="Heading 7 Char"/>
    <w:basedOn w:val="DefaultParagraphFont"/>
    <w:link w:val="Heading7"/>
    <w:uiPriority w:val="9"/>
    <w:rsid w:val="000C0749"/>
    <w:rPr>
      <w:rFonts w:ascii="Helvetica" w:eastAsiaTheme="majorEastAsia" w:hAnsi="Helvetica" w:cstheme="majorBidi"/>
      <w:iCs/>
      <w:color w:val="000000" w:themeColor="text1"/>
      <w:sz w:val="28"/>
      <w:lang w:val="es-ES"/>
    </w:rPr>
  </w:style>
  <w:style w:type="character" w:customStyle="1" w:styleId="Heading8Char">
    <w:name w:val="Heading 8 Char"/>
    <w:basedOn w:val="DefaultParagraphFont"/>
    <w:link w:val="Heading8"/>
    <w:uiPriority w:val="9"/>
    <w:semiHidden/>
    <w:rsid w:val="005E184F"/>
    <w:rPr>
      <w:rFonts w:asciiTheme="majorHAnsi" w:eastAsiaTheme="majorEastAsia" w:hAnsiTheme="majorHAnsi" w:cstheme="majorBidi"/>
      <w:color w:val="272727" w:themeColor="text1" w:themeTint="D8"/>
      <w:sz w:val="21"/>
      <w:szCs w:val="21"/>
      <w:lang w:val="es-ES"/>
    </w:rPr>
  </w:style>
  <w:style w:type="character" w:customStyle="1" w:styleId="Heading9Char">
    <w:name w:val="Heading 9 Char"/>
    <w:basedOn w:val="DefaultParagraphFont"/>
    <w:link w:val="Heading9"/>
    <w:uiPriority w:val="9"/>
    <w:semiHidden/>
    <w:rsid w:val="005E184F"/>
    <w:rPr>
      <w:rFonts w:asciiTheme="majorHAnsi" w:eastAsiaTheme="majorEastAsia" w:hAnsiTheme="majorHAnsi" w:cstheme="majorBidi"/>
      <w:i/>
      <w:iCs/>
      <w:color w:val="272727" w:themeColor="text1" w:themeTint="D8"/>
      <w:sz w:val="21"/>
      <w:szCs w:val="21"/>
      <w:lang w:val="es-ES"/>
    </w:rPr>
  </w:style>
  <w:style w:type="character" w:customStyle="1" w:styleId="ListParagraphChar">
    <w:name w:val="List Paragraph Char"/>
    <w:aliases w:val="Ha Char,titulo 3 Char,HOJA Char,Bolita Char,Párrafo de lista4 Char,BOLADEF Char,Párrafo de lista3 Char,Párrafo de lista21 Char,BOLA Char,Nivel 1 OS Char"/>
    <w:link w:val="ListParagraph"/>
    <w:uiPriority w:val="34"/>
    <w:locked/>
    <w:rsid w:val="000225EA"/>
    <w:rPr>
      <w:rFonts w:ascii="Helvetica Light" w:hAnsi="Helvetica Light"/>
      <w:lang w:val="es-ES"/>
    </w:rPr>
  </w:style>
  <w:style w:type="paragraph" w:styleId="Caption">
    <w:name w:val="caption"/>
    <w:basedOn w:val="Normal"/>
    <w:next w:val="Normal"/>
    <w:uiPriority w:val="35"/>
    <w:unhideWhenUsed/>
    <w:qFormat/>
    <w:rsid w:val="006D5AB0"/>
    <w:pPr>
      <w:spacing w:after="200"/>
      <w:jc w:val="center"/>
    </w:pPr>
    <w:rPr>
      <w:i/>
      <w:iCs/>
      <w:color w:val="44546A" w:themeColor="text2"/>
      <w:sz w:val="18"/>
      <w:szCs w:val="18"/>
    </w:rPr>
  </w:style>
  <w:style w:type="paragraph" w:styleId="Bibliography">
    <w:name w:val="Bibliography"/>
    <w:basedOn w:val="Normal"/>
    <w:next w:val="Normal"/>
    <w:uiPriority w:val="37"/>
    <w:unhideWhenUsed/>
    <w:rsid w:val="00F2226C"/>
  </w:style>
  <w:style w:type="paragraph" w:styleId="NoSpacing">
    <w:name w:val="No Spacing"/>
    <w:link w:val="NoSpacingChar"/>
    <w:uiPriority w:val="1"/>
    <w:rsid w:val="00F2226C"/>
    <w:pPr>
      <w:jc w:val="both"/>
    </w:pPr>
    <w:rPr>
      <w:rFonts w:ascii="Helvetica Light" w:hAnsi="Helvetica Light"/>
      <w:lang w:val="es-ES"/>
    </w:rPr>
  </w:style>
  <w:style w:type="paragraph" w:styleId="TableofFigures">
    <w:name w:val="table of figures"/>
    <w:basedOn w:val="Normal"/>
    <w:next w:val="Normal"/>
    <w:uiPriority w:val="99"/>
    <w:unhideWhenUsed/>
    <w:rsid w:val="00092BFD"/>
    <w:pPr>
      <w:ind w:left="480" w:hanging="480"/>
      <w:jc w:val="left"/>
    </w:pPr>
    <w:rPr>
      <w:smallCaps/>
      <w:szCs w:val="20"/>
    </w:rPr>
  </w:style>
  <w:style w:type="paragraph" w:styleId="Index1">
    <w:name w:val="index 1"/>
    <w:basedOn w:val="Normal"/>
    <w:next w:val="Normal"/>
    <w:autoRedefine/>
    <w:uiPriority w:val="99"/>
    <w:unhideWhenUsed/>
    <w:rsid w:val="00291C17"/>
    <w:pPr>
      <w:ind w:left="240" w:hanging="240"/>
      <w:jc w:val="left"/>
    </w:pPr>
    <w:rPr>
      <w:sz w:val="26"/>
      <w:szCs w:val="20"/>
    </w:rPr>
  </w:style>
  <w:style w:type="paragraph" w:styleId="Index2">
    <w:name w:val="index 2"/>
    <w:basedOn w:val="Normal"/>
    <w:next w:val="Normal"/>
    <w:autoRedefine/>
    <w:uiPriority w:val="99"/>
    <w:unhideWhenUsed/>
    <w:rsid w:val="00291C17"/>
    <w:pPr>
      <w:ind w:left="480" w:hanging="240"/>
      <w:jc w:val="left"/>
    </w:pPr>
    <w:rPr>
      <w:rFonts w:asciiTheme="minorHAnsi" w:hAnsiTheme="minorHAnsi"/>
      <w:szCs w:val="20"/>
    </w:rPr>
  </w:style>
  <w:style w:type="paragraph" w:styleId="Index3">
    <w:name w:val="index 3"/>
    <w:basedOn w:val="Normal"/>
    <w:next w:val="Normal"/>
    <w:autoRedefine/>
    <w:uiPriority w:val="99"/>
    <w:unhideWhenUsed/>
    <w:rsid w:val="00207B7C"/>
    <w:pPr>
      <w:ind w:left="720" w:hanging="240"/>
      <w:jc w:val="left"/>
    </w:pPr>
    <w:rPr>
      <w:szCs w:val="20"/>
    </w:rPr>
  </w:style>
  <w:style w:type="paragraph" w:styleId="Index4">
    <w:name w:val="index 4"/>
    <w:basedOn w:val="Normal"/>
    <w:next w:val="Normal"/>
    <w:autoRedefine/>
    <w:uiPriority w:val="99"/>
    <w:unhideWhenUsed/>
    <w:rsid w:val="00F2226C"/>
    <w:pPr>
      <w:ind w:left="960" w:hanging="240"/>
      <w:jc w:val="left"/>
    </w:pPr>
    <w:rPr>
      <w:rFonts w:asciiTheme="minorHAnsi" w:hAnsiTheme="minorHAnsi"/>
      <w:sz w:val="20"/>
      <w:szCs w:val="20"/>
    </w:rPr>
  </w:style>
  <w:style w:type="paragraph" w:styleId="Index5">
    <w:name w:val="index 5"/>
    <w:basedOn w:val="Normal"/>
    <w:next w:val="Normal"/>
    <w:autoRedefine/>
    <w:uiPriority w:val="99"/>
    <w:unhideWhenUsed/>
    <w:rsid w:val="00F2226C"/>
    <w:pPr>
      <w:ind w:left="1200" w:hanging="240"/>
      <w:jc w:val="left"/>
    </w:pPr>
    <w:rPr>
      <w:rFonts w:asciiTheme="minorHAnsi" w:hAnsiTheme="minorHAnsi"/>
      <w:sz w:val="20"/>
      <w:szCs w:val="20"/>
    </w:rPr>
  </w:style>
  <w:style w:type="paragraph" w:styleId="Index6">
    <w:name w:val="index 6"/>
    <w:basedOn w:val="Normal"/>
    <w:next w:val="Normal"/>
    <w:autoRedefine/>
    <w:uiPriority w:val="99"/>
    <w:unhideWhenUsed/>
    <w:rsid w:val="00F2226C"/>
    <w:pPr>
      <w:ind w:left="1440" w:hanging="240"/>
      <w:jc w:val="left"/>
    </w:pPr>
    <w:rPr>
      <w:rFonts w:asciiTheme="minorHAnsi" w:hAnsiTheme="minorHAnsi"/>
      <w:sz w:val="20"/>
      <w:szCs w:val="20"/>
    </w:rPr>
  </w:style>
  <w:style w:type="paragraph" w:styleId="Index7">
    <w:name w:val="index 7"/>
    <w:basedOn w:val="Normal"/>
    <w:next w:val="Normal"/>
    <w:autoRedefine/>
    <w:uiPriority w:val="99"/>
    <w:unhideWhenUsed/>
    <w:rsid w:val="00F2226C"/>
    <w:pPr>
      <w:ind w:left="1680" w:hanging="240"/>
      <w:jc w:val="left"/>
    </w:pPr>
    <w:rPr>
      <w:rFonts w:asciiTheme="minorHAnsi" w:hAnsiTheme="minorHAnsi"/>
      <w:sz w:val="20"/>
      <w:szCs w:val="20"/>
    </w:rPr>
  </w:style>
  <w:style w:type="paragraph" w:styleId="Index8">
    <w:name w:val="index 8"/>
    <w:basedOn w:val="Normal"/>
    <w:next w:val="Normal"/>
    <w:autoRedefine/>
    <w:uiPriority w:val="99"/>
    <w:unhideWhenUsed/>
    <w:rsid w:val="00F2226C"/>
    <w:pPr>
      <w:ind w:left="1920" w:hanging="240"/>
      <w:jc w:val="left"/>
    </w:pPr>
    <w:rPr>
      <w:rFonts w:asciiTheme="minorHAnsi" w:hAnsiTheme="minorHAnsi"/>
      <w:sz w:val="20"/>
      <w:szCs w:val="20"/>
    </w:rPr>
  </w:style>
  <w:style w:type="paragraph" w:styleId="Index9">
    <w:name w:val="index 9"/>
    <w:basedOn w:val="Normal"/>
    <w:next w:val="Normal"/>
    <w:autoRedefine/>
    <w:uiPriority w:val="99"/>
    <w:unhideWhenUsed/>
    <w:rsid w:val="00F2226C"/>
    <w:pPr>
      <w:ind w:left="2160" w:hanging="240"/>
      <w:jc w:val="left"/>
    </w:pPr>
    <w:rPr>
      <w:rFonts w:asciiTheme="minorHAnsi" w:hAnsiTheme="minorHAnsi"/>
      <w:sz w:val="20"/>
      <w:szCs w:val="20"/>
    </w:rPr>
  </w:style>
  <w:style w:type="paragraph" w:styleId="IndexHeading">
    <w:name w:val="index heading"/>
    <w:basedOn w:val="Normal"/>
    <w:next w:val="Index1"/>
    <w:uiPriority w:val="99"/>
    <w:unhideWhenUsed/>
    <w:rsid w:val="00C869BB"/>
    <w:pPr>
      <w:spacing w:before="120" w:after="120"/>
      <w:jc w:val="left"/>
    </w:pPr>
    <w:rPr>
      <w:rFonts w:asciiTheme="minorHAnsi" w:hAnsiTheme="minorHAnsi"/>
      <w:b/>
      <w:i/>
      <w:iCs/>
      <w:sz w:val="32"/>
      <w:szCs w:val="20"/>
    </w:rPr>
  </w:style>
  <w:style w:type="paragraph" w:styleId="Header">
    <w:name w:val="header"/>
    <w:basedOn w:val="Normal"/>
    <w:link w:val="HeaderChar"/>
    <w:uiPriority w:val="99"/>
    <w:unhideWhenUsed/>
    <w:rsid w:val="00057D7C"/>
    <w:pPr>
      <w:tabs>
        <w:tab w:val="center" w:pos="4680"/>
        <w:tab w:val="right" w:pos="9360"/>
      </w:tabs>
    </w:pPr>
  </w:style>
  <w:style w:type="character" w:customStyle="1" w:styleId="HeaderChar">
    <w:name w:val="Header Char"/>
    <w:basedOn w:val="DefaultParagraphFont"/>
    <w:link w:val="Header"/>
    <w:uiPriority w:val="99"/>
    <w:rsid w:val="00057D7C"/>
    <w:rPr>
      <w:rFonts w:ascii="Helvetica Light" w:hAnsi="Helvetica Light"/>
      <w:lang w:val="es-ES"/>
    </w:rPr>
  </w:style>
  <w:style w:type="paragraph" w:styleId="Footer">
    <w:name w:val="footer"/>
    <w:basedOn w:val="Normal"/>
    <w:link w:val="FooterChar"/>
    <w:uiPriority w:val="99"/>
    <w:unhideWhenUsed/>
    <w:rsid w:val="00057D7C"/>
    <w:pPr>
      <w:tabs>
        <w:tab w:val="center" w:pos="4680"/>
        <w:tab w:val="right" w:pos="9360"/>
      </w:tabs>
    </w:pPr>
  </w:style>
  <w:style w:type="character" w:customStyle="1" w:styleId="FooterChar">
    <w:name w:val="Footer Char"/>
    <w:basedOn w:val="DefaultParagraphFont"/>
    <w:link w:val="Footer"/>
    <w:uiPriority w:val="99"/>
    <w:rsid w:val="00057D7C"/>
    <w:rPr>
      <w:rFonts w:ascii="Helvetica Light" w:hAnsi="Helvetica Light"/>
      <w:lang w:val="es-ES"/>
    </w:rPr>
  </w:style>
  <w:style w:type="paragraph" w:styleId="Revision">
    <w:name w:val="Revision"/>
    <w:hidden/>
    <w:uiPriority w:val="99"/>
    <w:semiHidden/>
    <w:rsid w:val="00BD7B3C"/>
    <w:rPr>
      <w:rFonts w:ascii="Helvetica Light" w:hAnsi="Helvetica Light"/>
      <w:lang w:val="es-ES"/>
    </w:rPr>
  </w:style>
  <w:style w:type="character" w:customStyle="1" w:styleId="NoSpacingChar">
    <w:name w:val="No Spacing Char"/>
    <w:basedOn w:val="DefaultParagraphFont"/>
    <w:link w:val="NoSpacing"/>
    <w:uiPriority w:val="1"/>
    <w:rsid w:val="0097050D"/>
    <w:rPr>
      <w:rFonts w:ascii="Helvetica Light" w:hAnsi="Helvetica Light"/>
      <w:lang w:val="es-ES"/>
    </w:rPr>
  </w:style>
  <w:style w:type="table" w:styleId="TableGrid">
    <w:name w:val="Table Grid"/>
    <w:basedOn w:val="TableNormal"/>
    <w:uiPriority w:val="39"/>
    <w:rsid w:val="00F915D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NF">
    <w:name w:val="RNF"/>
    <w:basedOn w:val="Heading7"/>
    <w:qFormat/>
    <w:rsid w:val="00E615E4"/>
    <w:pPr>
      <w:numPr>
        <w:ilvl w:val="0"/>
        <w:numId w:val="35"/>
      </w:numPr>
    </w:pPr>
  </w:style>
  <w:style w:type="character" w:customStyle="1" w:styleId="apple-converted-space">
    <w:name w:val="apple-converted-space"/>
    <w:basedOn w:val="DefaultParagraphFont"/>
    <w:rsid w:val="00434380"/>
  </w:style>
  <w:style w:type="paragraph" w:styleId="BalloonText">
    <w:name w:val="Balloon Text"/>
    <w:basedOn w:val="Normal"/>
    <w:link w:val="BalloonTextChar"/>
    <w:uiPriority w:val="99"/>
    <w:semiHidden/>
    <w:unhideWhenUsed/>
    <w:rsid w:val="00BF40BF"/>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BF40BF"/>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BF40BF"/>
    <w:rPr>
      <w:sz w:val="18"/>
      <w:szCs w:val="18"/>
    </w:rPr>
  </w:style>
  <w:style w:type="paragraph" w:styleId="CommentText">
    <w:name w:val="annotation text"/>
    <w:basedOn w:val="Normal"/>
    <w:link w:val="CommentTextChar"/>
    <w:uiPriority w:val="99"/>
    <w:semiHidden/>
    <w:unhideWhenUsed/>
    <w:rsid w:val="00BF40BF"/>
    <w:rPr>
      <w:sz w:val="24"/>
    </w:rPr>
  </w:style>
  <w:style w:type="character" w:customStyle="1" w:styleId="CommentTextChar">
    <w:name w:val="Comment Text Char"/>
    <w:basedOn w:val="DefaultParagraphFont"/>
    <w:link w:val="CommentText"/>
    <w:uiPriority w:val="99"/>
    <w:semiHidden/>
    <w:rsid w:val="00BF40BF"/>
    <w:rPr>
      <w:rFonts w:ascii="Helvetica" w:hAnsi="Helvetica" w:cs="Times New Roman"/>
    </w:rPr>
  </w:style>
  <w:style w:type="paragraph" w:styleId="CommentSubject">
    <w:name w:val="annotation subject"/>
    <w:basedOn w:val="CommentText"/>
    <w:next w:val="CommentText"/>
    <w:link w:val="CommentSubjectChar"/>
    <w:uiPriority w:val="99"/>
    <w:semiHidden/>
    <w:unhideWhenUsed/>
    <w:rsid w:val="00BF40BF"/>
    <w:rPr>
      <w:b/>
      <w:bCs/>
      <w:sz w:val="20"/>
      <w:szCs w:val="20"/>
    </w:rPr>
  </w:style>
  <w:style w:type="character" w:customStyle="1" w:styleId="CommentSubjectChar">
    <w:name w:val="Comment Subject Char"/>
    <w:basedOn w:val="CommentTextChar"/>
    <w:link w:val="CommentSubject"/>
    <w:uiPriority w:val="99"/>
    <w:semiHidden/>
    <w:rsid w:val="00BF40BF"/>
    <w:rPr>
      <w:rFonts w:ascii="Helvetica" w:hAnsi="Helvetica" w:cs="Times New Roman"/>
      <w:b/>
      <w:bCs/>
      <w:sz w:val="20"/>
      <w:szCs w:val="20"/>
    </w:rPr>
  </w:style>
  <w:style w:type="paragraph" w:styleId="DocumentMap">
    <w:name w:val="Document Map"/>
    <w:basedOn w:val="Normal"/>
    <w:link w:val="DocumentMapChar"/>
    <w:uiPriority w:val="99"/>
    <w:semiHidden/>
    <w:unhideWhenUsed/>
    <w:rsid w:val="00205399"/>
    <w:rPr>
      <w:rFonts w:ascii="Times New Roman" w:hAnsi="Times New Roman"/>
      <w:sz w:val="24"/>
    </w:rPr>
  </w:style>
  <w:style w:type="character" w:customStyle="1" w:styleId="DocumentMapChar">
    <w:name w:val="Document Map Char"/>
    <w:basedOn w:val="DefaultParagraphFont"/>
    <w:link w:val="DocumentMap"/>
    <w:uiPriority w:val="99"/>
    <w:semiHidden/>
    <w:rsid w:val="00205399"/>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52017">
      <w:bodyDiv w:val="1"/>
      <w:marLeft w:val="0"/>
      <w:marRight w:val="0"/>
      <w:marTop w:val="0"/>
      <w:marBottom w:val="0"/>
      <w:divBdr>
        <w:top w:val="none" w:sz="0" w:space="0" w:color="auto"/>
        <w:left w:val="none" w:sz="0" w:space="0" w:color="auto"/>
        <w:bottom w:val="none" w:sz="0" w:space="0" w:color="auto"/>
        <w:right w:val="none" w:sz="0" w:space="0" w:color="auto"/>
      </w:divBdr>
    </w:div>
    <w:div w:id="17050740">
      <w:bodyDiv w:val="1"/>
      <w:marLeft w:val="0"/>
      <w:marRight w:val="0"/>
      <w:marTop w:val="0"/>
      <w:marBottom w:val="0"/>
      <w:divBdr>
        <w:top w:val="none" w:sz="0" w:space="0" w:color="auto"/>
        <w:left w:val="none" w:sz="0" w:space="0" w:color="auto"/>
        <w:bottom w:val="none" w:sz="0" w:space="0" w:color="auto"/>
        <w:right w:val="none" w:sz="0" w:space="0" w:color="auto"/>
      </w:divBdr>
    </w:div>
    <w:div w:id="20056549">
      <w:bodyDiv w:val="1"/>
      <w:marLeft w:val="0"/>
      <w:marRight w:val="0"/>
      <w:marTop w:val="0"/>
      <w:marBottom w:val="0"/>
      <w:divBdr>
        <w:top w:val="none" w:sz="0" w:space="0" w:color="auto"/>
        <w:left w:val="none" w:sz="0" w:space="0" w:color="auto"/>
        <w:bottom w:val="none" w:sz="0" w:space="0" w:color="auto"/>
        <w:right w:val="none" w:sz="0" w:space="0" w:color="auto"/>
      </w:divBdr>
    </w:div>
    <w:div w:id="90439877">
      <w:bodyDiv w:val="1"/>
      <w:marLeft w:val="0"/>
      <w:marRight w:val="0"/>
      <w:marTop w:val="0"/>
      <w:marBottom w:val="0"/>
      <w:divBdr>
        <w:top w:val="none" w:sz="0" w:space="0" w:color="auto"/>
        <w:left w:val="none" w:sz="0" w:space="0" w:color="auto"/>
        <w:bottom w:val="none" w:sz="0" w:space="0" w:color="auto"/>
        <w:right w:val="none" w:sz="0" w:space="0" w:color="auto"/>
      </w:divBdr>
    </w:div>
    <w:div w:id="110365422">
      <w:bodyDiv w:val="1"/>
      <w:marLeft w:val="0"/>
      <w:marRight w:val="0"/>
      <w:marTop w:val="0"/>
      <w:marBottom w:val="0"/>
      <w:divBdr>
        <w:top w:val="none" w:sz="0" w:space="0" w:color="auto"/>
        <w:left w:val="none" w:sz="0" w:space="0" w:color="auto"/>
        <w:bottom w:val="none" w:sz="0" w:space="0" w:color="auto"/>
        <w:right w:val="none" w:sz="0" w:space="0" w:color="auto"/>
      </w:divBdr>
    </w:div>
    <w:div w:id="112796690">
      <w:bodyDiv w:val="1"/>
      <w:marLeft w:val="0"/>
      <w:marRight w:val="0"/>
      <w:marTop w:val="0"/>
      <w:marBottom w:val="0"/>
      <w:divBdr>
        <w:top w:val="none" w:sz="0" w:space="0" w:color="auto"/>
        <w:left w:val="none" w:sz="0" w:space="0" w:color="auto"/>
        <w:bottom w:val="none" w:sz="0" w:space="0" w:color="auto"/>
        <w:right w:val="none" w:sz="0" w:space="0" w:color="auto"/>
      </w:divBdr>
    </w:div>
    <w:div w:id="130907748">
      <w:bodyDiv w:val="1"/>
      <w:marLeft w:val="0"/>
      <w:marRight w:val="0"/>
      <w:marTop w:val="0"/>
      <w:marBottom w:val="0"/>
      <w:divBdr>
        <w:top w:val="none" w:sz="0" w:space="0" w:color="auto"/>
        <w:left w:val="none" w:sz="0" w:space="0" w:color="auto"/>
        <w:bottom w:val="none" w:sz="0" w:space="0" w:color="auto"/>
        <w:right w:val="none" w:sz="0" w:space="0" w:color="auto"/>
      </w:divBdr>
    </w:div>
    <w:div w:id="139689936">
      <w:bodyDiv w:val="1"/>
      <w:marLeft w:val="0"/>
      <w:marRight w:val="0"/>
      <w:marTop w:val="0"/>
      <w:marBottom w:val="0"/>
      <w:divBdr>
        <w:top w:val="none" w:sz="0" w:space="0" w:color="auto"/>
        <w:left w:val="none" w:sz="0" w:space="0" w:color="auto"/>
        <w:bottom w:val="none" w:sz="0" w:space="0" w:color="auto"/>
        <w:right w:val="none" w:sz="0" w:space="0" w:color="auto"/>
      </w:divBdr>
    </w:div>
    <w:div w:id="139853990">
      <w:bodyDiv w:val="1"/>
      <w:marLeft w:val="0"/>
      <w:marRight w:val="0"/>
      <w:marTop w:val="0"/>
      <w:marBottom w:val="0"/>
      <w:divBdr>
        <w:top w:val="none" w:sz="0" w:space="0" w:color="auto"/>
        <w:left w:val="none" w:sz="0" w:space="0" w:color="auto"/>
        <w:bottom w:val="none" w:sz="0" w:space="0" w:color="auto"/>
        <w:right w:val="none" w:sz="0" w:space="0" w:color="auto"/>
      </w:divBdr>
    </w:div>
    <w:div w:id="153885962">
      <w:bodyDiv w:val="1"/>
      <w:marLeft w:val="0"/>
      <w:marRight w:val="0"/>
      <w:marTop w:val="0"/>
      <w:marBottom w:val="0"/>
      <w:divBdr>
        <w:top w:val="none" w:sz="0" w:space="0" w:color="auto"/>
        <w:left w:val="none" w:sz="0" w:space="0" w:color="auto"/>
        <w:bottom w:val="none" w:sz="0" w:space="0" w:color="auto"/>
        <w:right w:val="none" w:sz="0" w:space="0" w:color="auto"/>
      </w:divBdr>
    </w:div>
    <w:div w:id="156769444">
      <w:bodyDiv w:val="1"/>
      <w:marLeft w:val="0"/>
      <w:marRight w:val="0"/>
      <w:marTop w:val="0"/>
      <w:marBottom w:val="0"/>
      <w:divBdr>
        <w:top w:val="none" w:sz="0" w:space="0" w:color="auto"/>
        <w:left w:val="none" w:sz="0" w:space="0" w:color="auto"/>
        <w:bottom w:val="none" w:sz="0" w:space="0" w:color="auto"/>
        <w:right w:val="none" w:sz="0" w:space="0" w:color="auto"/>
      </w:divBdr>
    </w:div>
    <w:div w:id="187302375">
      <w:bodyDiv w:val="1"/>
      <w:marLeft w:val="0"/>
      <w:marRight w:val="0"/>
      <w:marTop w:val="0"/>
      <w:marBottom w:val="0"/>
      <w:divBdr>
        <w:top w:val="none" w:sz="0" w:space="0" w:color="auto"/>
        <w:left w:val="none" w:sz="0" w:space="0" w:color="auto"/>
        <w:bottom w:val="none" w:sz="0" w:space="0" w:color="auto"/>
        <w:right w:val="none" w:sz="0" w:space="0" w:color="auto"/>
      </w:divBdr>
    </w:div>
    <w:div w:id="187987710">
      <w:bodyDiv w:val="1"/>
      <w:marLeft w:val="0"/>
      <w:marRight w:val="0"/>
      <w:marTop w:val="0"/>
      <w:marBottom w:val="0"/>
      <w:divBdr>
        <w:top w:val="none" w:sz="0" w:space="0" w:color="auto"/>
        <w:left w:val="none" w:sz="0" w:space="0" w:color="auto"/>
        <w:bottom w:val="none" w:sz="0" w:space="0" w:color="auto"/>
        <w:right w:val="none" w:sz="0" w:space="0" w:color="auto"/>
      </w:divBdr>
    </w:div>
    <w:div w:id="188447059">
      <w:bodyDiv w:val="1"/>
      <w:marLeft w:val="0"/>
      <w:marRight w:val="0"/>
      <w:marTop w:val="0"/>
      <w:marBottom w:val="0"/>
      <w:divBdr>
        <w:top w:val="none" w:sz="0" w:space="0" w:color="auto"/>
        <w:left w:val="none" w:sz="0" w:space="0" w:color="auto"/>
        <w:bottom w:val="none" w:sz="0" w:space="0" w:color="auto"/>
        <w:right w:val="none" w:sz="0" w:space="0" w:color="auto"/>
      </w:divBdr>
    </w:div>
    <w:div w:id="222916059">
      <w:bodyDiv w:val="1"/>
      <w:marLeft w:val="0"/>
      <w:marRight w:val="0"/>
      <w:marTop w:val="0"/>
      <w:marBottom w:val="0"/>
      <w:divBdr>
        <w:top w:val="none" w:sz="0" w:space="0" w:color="auto"/>
        <w:left w:val="none" w:sz="0" w:space="0" w:color="auto"/>
        <w:bottom w:val="none" w:sz="0" w:space="0" w:color="auto"/>
        <w:right w:val="none" w:sz="0" w:space="0" w:color="auto"/>
      </w:divBdr>
    </w:div>
    <w:div w:id="234365095">
      <w:bodyDiv w:val="1"/>
      <w:marLeft w:val="0"/>
      <w:marRight w:val="0"/>
      <w:marTop w:val="0"/>
      <w:marBottom w:val="0"/>
      <w:divBdr>
        <w:top w:val="none" w:sz="0" w:space="0" w:color="auto"/>
        <w:left w:val="none" w:sz="0" w:space="0" w:color="auto"/>
        <w:bottom w:val="none" w:sz="0" w:space="0" w:color="auto"/>
        <w:right w:val="none" w:sz="0" w:space="0" w:color="auto"/>
      </w:divBdr>
    </w:div>
    <w:div w:id="255360628">
      <w:bodyDiv w:val="1"/>
      <w:marLeft w:val="0"/>
      <w:marRight w:val="0"/>
      <w:marTop w:val="0"/>
      <w:marBottom w:val="0"/>
      <w:divBdr>
        <w:top w:val="none" w:sz="0" w:space="0" w:color="auto"/>
        <w:left w:val="none" w:sz="0" w:space="0" w:color="auto"/>
        <w:bottom w:val="none" w:sz="0" w:space="0" w:color="auto"/>
        <w:right w:val="none" w:sz="0" w:space="0" w:color="auto"/>
      </w:divBdr>
    </w:div>
    <w:div w:id="258102622">
      <w:bodyDiv w:val="1"/>
      <w:marLeft w:val="0"/>
      <w:marRight w:val="0"/>
      <w:marTop w:val="0"/>
      <w:marBottom w:val="0"/>
      <w:divBdr>
        <w:top w:val="none" w:sz="0" w:space="0" w:color="auto"/>
        <w:left w:val="none" w:sz="0" w:space="0" w:color="auto"/>
        <w:bottom w:val="none" w:sz="0" w:space="0" w:color="auto"/>
        <w:right w:val="none" w:sz="0" w:space="0" w:color="auto"/>
      </w:divBdr>
    </w:div>
    <w:div w:id="264385894">
      <w:bodyDiv w:val="1"/>
      <w:marLeft w:val="0"/>
      <w:marRight w:val="0"/>
      <w:marTop w:val="0"/>
      <w:marBottom w:val="0"/>
      <w:divBdr>
        <w:top w:val="none" w:sz="0" w:space="0" w:color="auto"/>
        <w:left w:val="none" w:sz="0" w:space="0" w:color="auto"/>
        <w:bottom w:val="none" w:sz="0" w:space="0" w:color="auto"/>
        <w:right w:val="none" w:sz="0" w:space="0" w:color="auto"/>
      </w:divBdr>
    </w:div>
    <w:div w:id="280185794">
      <w:bodyDiv w:val="1"/>
      <w:marLeft w:val="0"/>
      <w:marRight w:val="0"/>
      <w:marTop w:val="0"/>
      <w:marBottom w:val="0"/>
      <w:divBdr>
        <w:top w:val="none" w:sz="0" w:space="0" w:color="auto"/>
        <w:left w:val="none" w:sz="0" w:space="0" w:color="auto"/>
        <w:bottom w:val="none" w:sz="0" w:space="0" w:color="auto"/>
        <w:right w:val="none" w:sz="0" w:space="0" w:color="auto"/>
      </w:divBdr>
    </w:div>
    <w:div w:id="310332130">
      <w:bodyDiv w:val="1"/>
      <w:marLeft w:val="0"/>
      <w:marRight w:val="0"/>
      <w:marTop w:val="0"/>
      <w:marBottom w:val="0"/>
      <w:divBdr>
        <w:top w:val="none" w:sz="0" w:space="0" w:color="auto"/>
        <w:left w:val="none" w:sz="0" w:space="0" w:color="auto"/>
        <w:bottom w:val="none" w:sz="0" w:space="0" w:color="auto"/>
        <w:right w:val="none" w:sz="0" w:space="0" w:color="auto"/>
      </w:divBdr>
    </w:div>
    <w:div w:id="351491891">
      <w:bodyDiv w:val="1"/>
      <w:marLeft w:val="0"/>
      <w:marRight w:val="0"/>
      <w:marTop w:val="0"/>
      <w:marBottom w:val="0"/>
      <w:divBdr>
        <w:top w:val="none" w:sz="0" w:space="0" w:color="auto"/>
        <w:left w:val="none" w:sz="0" w:space="0" w:color="auto"/>
        <w:bottom w:val="none" w:sz="0" w:space="0" w:color="auto"/>
        <w:right w:val="none" w:sz="0" w:space="0" w:color="auto"/>
      </w:divBdr>
    </w:div>
    <w:div w:id="389427928">
      <w:bodyDiv w:val="1"/>
      <w:marLeft w:val="0"/>
      <w:marRight w:val="0"/>
      <w:marTop w:val="0"/>
      <w:marBottom w:val="0"/>
      <w:divBdr>
        <w:top w:val="none" w:sz="0" w:space="0" w:color="auto"/>
        <w:left w:val="none" w:sz="0" w:space="0" w:color="auto"/>
        <w:bottom w:val="none" w:sz="0" w:space="0" w:color="auto"/>
        <w:right w:val="none" w:sz="0" w:space="0" w:color="auto"/>
      </w:divBdr>
    </w:div>
    <w:div w:id="562375173">
      <w:bodyDiv w:val="1"/>
      <w:marLeft w:val="0"/>
      <w:marRight w:val="0"/>
      <w:marTop w:val="0"/>
      <w:marBottom w:val="0"/>
      <w:divBdr>
        <w:top w:val="none" w:sz="0" w:space="0" w:color="auto"/>
        <w:left w:val="none" w:sz="0" w:space="0" w:color="auto"/>
        <w:bottom w:val="none" w:sz="0" w:space="0" w:color="auto"/>
        <w:right w:val="none" w:sz="0" w:space="0" w:color="auto"/>
      </w:divBdr>
    </w:div>
    <w:div w:id="568460641">
      <w:bodyDiv w:val="1"/>
      <w:marLeft w:val="0"/>
      <w:marRight w:val="0"/>
      <w:marTop w:val="0"/>
      <w:marBottom w:val="0"/>
      <w:divBdr>
        <w:top w:val="none" w:sz="0" w:space="0" w:color="auto"/>
        <w:left w:val="none" w:sz="0" w:space="0" w:color="auto"/>
        <w:bottom w:val="none" w:sz="0" w:space="0" w:color="auto"/>
        <w:right w:val="none" w:sz="0" w:space="0" w:color="auto"/>
      </w:divBdr>
    </w:div>
    <w:div w:id="572277031">
      <w:bodyDiv w:val="1"/>
      <w:marLeft w:val="0"/>
      <w:marRight w:val="0"/>
      <w:marTop w:val="0"/>
      <w:marBottom w:val="0"/>
      <w:divBdr>
        <w:top w:val="none" w:sz="0" w:space="0" w:color="auto"/>
        <w:left w:val="none" w:sz="0" w:space="0" w:color="auto"/>
        <w:bottom w:val="none" w:sz="0" w:space="0" w:color="auto"/>
        <w:right w:val="none" w:sz="0" w:space="0" w:color="auto"/>
      </w:divBdr>
    </w:div>
    <w:div w:id="594245918">
      <w:bodyDiv w:val="1"/>
      <w:marLeft w:val="0"/>
      <w:marRight w:val="0"/>
      <w:marTop w:val="0"/>
      <w:marBottom w:val="0"/>
      <w:divBdr>
        <w:top w:val="none" w:sz="0" w:space="0" w:color="auto"/>
        <w:left w:val="none" w:sz="0" w:space="0" w:color="auto"/>
        <w:bottom w:val="none" w:sz="0" w:space="0" w:color="auto"/>
        <w:right w:val="none" w:sz="0" w:space="0" w:color="auto"/>
      </w:divBdr>
    </w:div>
    <w:div w:id="607740278">
      <w:bodyDiv w:val="1"/>
      <w:marLeft w:val="0"/>
      <w:marRight w:val="0"/>
      <w:marTop w:val="0"/>
      <w:marBottom w:val="0"/>
      <w:divBdr>
        <w:top w:val="none" w:sz="0" w:space="0" w:color="auto"/>
        <w:left w:val="none" w:sz="0" w:space="0" w:color="auto"/>
        <w:bottom w:val="none" w:sz="0" w:space="0" w:color="auto"/>
        <w:right w:val="none" w:sz="0" w:space="0" w:color="auto"/>
      </w:divBdr>
    </w:div>
    <w:div w:id="611673513">
      <w:bodyDiv w:val="1"/>
      <w:marLeft w:val="0"/>
      <w:marRight w:val="0"/>
      <w:marTop w:val="0"/>
      <w:marBottom w:val="0"/>
      <w:divBdr>
        <w:top w:val="none" w:sz="0" w:space="0" w:color="auto"/>
        <w:left w:val="none" w:sz="0" w:space="0" w:color="auto"/>
        <w:bottom w:val="none" w:sz="0" w:space="0" w:color="auto"/>
        <w:right w:val="none" w:sz="0" w:space="0" w:color="auto"/>
      </w:divBdr>
    </w:div>
    <w:div w:id="632366018">
      <w:bodyDiv w:val="1"/>
      <w:marLeft w:val="0"/>
      <w:marRight w:val="0"/>
      <w:marTop w:val="0"/>
      <w:marBottom w:val="0"/>
      <w:divBdr>
        <w:top w:val="none" w:sz="0" w:space="0" w:color="auto"/>
        <w:left w:val="none" w:sz="0" w:space="0" w:color="auto"/>
        <w:bottom w:val="none" w:sz="0" w:space="0" w:color="auto"/>
        <w:right w:val="none" w:sz="0" w:space="0" w:color="auto"/>
      </w:divBdr>
    </w:div>
    <w:div w:id="633104013">
      <w:bodyDiv w:val="1"/>
      <w:marLeft w:val="0"/>
      <w:marRight w:val="0"/>
      <w:marTop w:val="0"/>
      <w:marBottom w:val="0"/>
      <w:divBdr>
        <w:top w:val="none" w:sz="0" w:space="0" w:color="auto"/>
        <w:left w:val="none" w:sz="0" w:space="0" w:color="auto"/>
        <w:bottom w:val="none" w:sz="0" w:space="0" w:color="auto"/>
        <w:right w:val="none" w:sz="0" w:space="0" w:color="auto"/>
      </w:divBdr>
    </w:div>
    <w:div w:id="705787530">
      <w:bodyDiv w:val="1"/>
      <w:marLeft w:val="0"/>
      <w:marRight w:val="0"/>
      <w:marTop w:val="0"/>
      <w:marBottom w:val="0"/>
      <w:divBdr>
        <w:top w:val="none" w:sz="0" w:space="0" w:color="auto"/>
        <w:left w:val="none" w:sz="0" w:space="0" w:color="auto"/>
        <w:bottom w:val="none" w:sz="0" w:space="0" w:color="auto"/>
        <w:right w:val="none" w:sz="0" w:space="0" w:color="auto"/>
      </w:divBdr>
    </w:div>
    <w:div w:id="710569645">
      <w:bodyDiv w:val="1"/>
      <w:marLeft w:val="0"/>
      <w:marRight w:val="0"/>
      <w:marTop w:val="0"/>
      <w:marBottom w:val="0"/>
      <w:divBdr>
        <w:top w:val="none" w:sz="0" w:space="0" w:color="auto"/>
        <w:left w:val="none" w:sz="0" w:space="0" w:color="auto"/>
        <w:bottom w:val="none" w:sz="0" w:space="0" w:color="auto"/>
        <w:right w:val="none" w:sz="0" w:space="0" w:color="auto"/>
      </w:divBdr>
    </w:div>
    <w:div w:id="711157075">
      <w:bodyDiv w:val="1"/>
      <w:marLeft w:val="0"/>
      <w:marRight w:val="0"/>
      <w:marTop w:val="0"/>
      <w:marBottom w:val="0"/>
      <w:divBdr>
        <w:top w:val="none" w:sz="0" w:space="0" w:color="auto"/>
        <w:left w:val="none" w:sz="0" w:space="0" w:color="auto"/>
        <w:bottom w:val="none" w:sz="0" w:space="0" w:color="auto"/>
        <w:right w:val="none" w:sz="0" w:space="0" w:color="auto"/>
      </w:divBdr>
    </w:div>
    <w:div w:id="717318435">
      <w:bodyDiv w:val="1"/>
      <w:marLeft w:val="0"/>
      <w:marRight w:val="0"/>
      <w:marTop w:val="0"/>
      <w:marBottom w:val="0"/>
      <w:divBdr>
        <w:top w:val="none" w:sz="0" w:space="0" w:color="auto"/>
        <w:left w:val="none" w:sz="0" w:space="0" w:color="auto"/>
        <w:bottom w:val="none" w:sz="0" w:space="0" w:color="auto"/>
        <w:right w:val="none" w:sz="0" w:space="0" w:color="auto"/>
      </w:divBdr>
    </w:div>
    <w:div w:id="722220697">
      <w:bodyDiv w:val="1"/>
      <w:marLeft w:val="0"/>
      <w:marRight w:val="0"/>
      <w:marTop w:val="0"/>
      <w:marBottom w:val="0"/>
      <w:divBdr>
        <w:top w:val="none" w:sz="0" w:space="0" w:color="auto"/>
        <w:left w:val="none" w:sz="0" w:space="0" w:color="auto"/>
        <w:bottom w:val="none" w:sz="0" w:space="0" w:color="auto"/>
        <w:right w:val="none" w:sz="0" w:space="0" w:color="auto"/>
      </w:divBdr>
    </w:div>
    <w:div w:id="743723870">
      <w:bodyDiv w:val="1"/>
      <w:marLeft w:val="0"/>
      <w:marRight w:val="0"/>
      <w:marTop w:val="0"/>
      <w:marBottom w:val="0"/>
      <w:divBdr>
        <w:top w:val="none" w:sz="0" w:space="0" w:color="auto"/>
        <w:left w:val="none" w:sz="0" w:space="0" w:color="auto"/>
        <w:bottom w:val="none" w:sz="0" w:space="0" w:color="auto"/>
        <w:right w:val="none" w:sz="0" w:space="0" w:color="auto"/>
      </w:divBdr>
    </w:div>
    <w:div w:id="793475504">
      <w:bodyDiv w:val="1"/>
      <w:marLeft w:val="0"/>
      <w:marRight w:val="0"/>
      <w:marTop w:val="0"/>
      <w:marBottom w:val="0"/>
      <w:divBdr>
        <w:top w:val="none" w:sz="0" w:space="0" w:color="auto"/>
        <w:left w:val="none" w:sz="0" w:space="0" w:color="auto"/>
        <w:bottom w:val="none" w:sz="0" w:space="0" w:color="auto"/>
        <w:right w:val="none" w:sz="0" w:space="0" w:color="auto"/>
      </w:divBdr>
    </w:div>
    <w:div w:id="809056591">
      <w:bodyDiv w:val="1"/>
      <w:marLeft w:val="0"/>
      <w:marRight w:val="0"/>
      <w:marTop w:val="0"/>
      <w:marBottom w:val="0"/>
      <w:divBdr>
        <w:top w:val="none" w:sz="0" w:space="0" w:color="auto"/>
        <w:left w:val="none" w:sz="0" w:space="0" w:color="auto"/>
        <w:bottom w:val="none" w:sz="0" w:space="0" w:color="auto"/>
        <w:right w:val="none" w:sz="0" w:space="0" w:color="auto"/>
      </w:divBdr>
    </w:div>
    <w:div w:id="810251230">
      <w:bodyDiv w:val="1"/>
      <w:marLeft w:val="0"/>
      <w:marRight w:val="0"/>
      <w:marTop w:val="0"/>
      <w:marBottom w:val="0"/>
      <w:divBdr>
        <w:top w:val="none" w:sz="0" w:space="0" w:color="auto"/>
        <w:left w:val="none" w:sz="0" w:space="0" w:color="auto"/>
        <w:bottom w:val="none" w:sz="0" w:space="0" w:color="auto"/>
        <w:right w:val="none" w:sz="0" w:space="0" w:color="auto"/>
      </w:divBdr>
    </w:div>
    <w:div w:id="814571772">
      <w:bodyDiv w:val="1"/>
      <w:marLeft w:val="0"/>
      <w:marRight w:val="0"/>
      <w:marTop w:val="0"/>
      <w:marBottom w:val="0"/>
      <w:divBdr>
        <w:top w:val="none" w:sz="0" w:space="0" w:color="auto"/>
        <w:left w:val="none" w:sz="0" w:space="0" w:color="auto"/>
        <w:bottom w:val="none" w:sz="0" w:space="0" w:color="auto"/>
        <w:right w:val="none" w:sz="0" w:space="0" w:color="auto"/>
      </w:divBdr>
    </w:div>
    <w:div w:id="828209648">
      <w:bodyDiv w:val="1"/>
      <w:marLeft w:val="0"/>
      <w:marRight w:val="0"/>
      <w:marTop w:val="0"/>
      <w:marBottom w:val="0"/>
      <w:divBdr>
        <w:top w:val="none" w:sz="0" w:space="0" w:color="auto"/>
        <w:left w:val="none" w:sz="0" w:space="0" w:color="auto"/>
        <w:bottom w:val="none" w:sz="0" w:space="0" w:color="auto"/>
        <w:right w:val="none" w:sz="0" w:space="0" w:color="auto"/>
      </w:divBdr>
    </w:div>
    <w:div w:id="895554104">
      <w:bodyDiv w:val="1"/>
      <w:marLeft w:val="0"/>
      <w:marRight w:val="0"/>
      <w:marTop w:val="0"/>
      <w:marBottom w:val="0"/>
      <w:divBdr>
        <w:top w:val="none" w:sz="0" w:space="0" w:color="auto"/>
        <w:left w:val="none" w:sz="0" w:space="0" w:color="auto"/>
        <w:bottom w:val="none" w:sz="0" w:space="0" w:color="auto"/>
        <w:right w:val="none" w:sz="0" w:space="0" w:color="auto"/>
      </w:divBdr>
    </w:div>
    <w:div w:id="904949632">
      <w:bodyDiv w:val="1"/>
      <w:marLeft w:val="0"/>
      <w:marRight w:val="0"/>
      <w:marTop w:val="0"/>
      <w:marBottom w:val="0"/>
      <w:divBdr>
        <w:top w:val="none" w:sz="0" w:space="0" w:color="auto"/>
        <w:left w:val="none" w:sz="0" w:space="0" w:color="auto"/>
        <w:bottom w:val="none" w:sz="0" w:space="0" w:color="auto"/>
        <w:right w:val="none" w:sz="0" w:space="0" w:color="auto"/>
      </w:divBdr>
    </w:div>
    <w:div w:id="909000897">
      <w:bodyDiv w:val="1"/>
      <w:marLeft w:val="0"/>
      <w:marRight w:val="0"/>
      <w:marTop w:val="0"/>
      <w:marBottom w:val="0"/>
      <w:divBdr>
        <w:top w:val="none" w:sz="0" w:space="0" w:color="auto"/>
        <w:left w:val="none" w:sz="0" w:space="0" w:color="auto"/>
        <w:bottom w:val="none" w:sz="0" w:space="0" w:color="auto"/>
        <w:right w:val="none" w:sz="0" w:space="0" w:color="auto"/>
      </w:divBdr>
    </w:div>
    <w:div w:id="922882500">
      <w:bodyDiv w:val="1"/>
      <w:marLeft w:val="0"/>
      <w:marRight w:val="0"/>
      <w:marTop w:val="0"/>
      <w:marBottom w:val="0"/>
      <w:divBdr>
        <w:top w:val="none" w:sz="0" w:space="0" w:color="auto"/>
        <w:left w:val="none" w:sz="0" w:space="0" w:color="auto"/>
        <w:bottom w:val="none" w:sz="0" w:space="0" w:color="auto"/>
        <w:right w:val="none" w:sz="0" w:space="0" w:color="auto"/>
      </w:divBdr>
    </w:div>
    <w:div w:id="924462820">
      <w:bodyDiv w:val="1"/>
      <w:marLeft w:val="0"/>
      <w:marRight w:val="0"/>
      <w:marTop w:val="0"/>
      <w:marBottom w:val="0"/>
      <w:divBdr>
        <w:top w:val="none" w:sz="0" w:space="0" w:color="auto"/>
        <w:left w:val="none" w:sz="0" w:space="0" w:color="auto"/>
        <w:bottom w:val="none" w:sz="0" w:space="0" w:color="auto"/>
        <w:right w:val="none" w:sz="0" w:space="0" w:color="auto"/>
      </w:divBdr>
    </w:div>
    <w:div w:id="933245781">
      <w:bodyDiv w:val="1"/>
      <w:marLeft w:val="0"/>
      <w:marRight w:val="0"/>
      <w:marTop w:val="0"/>
      <w:marBottom w:val="0"/>
      <w:divBdr>
        <w:top w:val="none" w:sz="0" w:space="0" w:color="auto"/>
        <w:left w:val="none" w:sz="0" w:space="0" w:color="auto"/>
        <w:bottom w:val="none" w:sz="0" w:space="0" w:color="auto"/>
        <w:right w:val="none" w:sz="0" w:space="0" w:color="auto"/>
      </w:divBdr>
    </w:div>
    <w:div w:id="936476597">
      <w:bodyDiv w:val="1"/>
      <w:marLeft w:val="0"/>
      <w:marRight w:val="0"/>
      <w:marTop w:val="0"/>
      <w:marBottom w:val="0"/>
      <w:divBdr>
        <w:top w:val="none" w:sz="0" w:space="0" w:color="auto"/>
        <w:left w:val="none" w:sz="0" w:space="0" w:color="auto"/>
        <w:bottom w:val="none" w:sz="0" w:space="0" w:color="auto"/>
        <w:right w:val="none" w:sz="0" w:space="0" w:color="auto"/>
      </w:divBdr>
    </w:div>
    <w:div w:id="964191431">
      <w:bodyDiv w:val="1"/>
      <w:marLeft w:val="0"/>
      <w:marRight w:val="0"/>
      <w:marTop w:val="0"/>
      <w:marBottom w:val="0"/>
      <w:divBdr>
        <w:top w:val="none" w:sz="0" w:space="0" w:color="auto"/>
        <w:left w:val="none" w:sz="0" w:space="0" w:color="auto"/>
        <w:bottom w:val="none" w:sz="0" w:space="0" w:color="auto"/>
        <w:right w:val="none" w:sz="0" w:space="0" w:color="auto"/>
      </w:divBdr>
    </w:div>
    <w:div w:id="1000935436">
      <w:bodyDiv w:val="1"/>
      <w:marLeft w:val="0"/>
      <w:marRight w:val="0"/>
      <w:marTop w:val="0"/>
      <w:marBottom w:val="0"/>
      <w:divBdr>
        <w:top w:val="none" w:sz="0" w:space="0" w:color="auto"/>
        <w:left w:val="none" w:sz="0" w:space="0" w:color="auto"/>
        <w:bottom w:val="none" w:sz="0" w:space="0" w:color="auto"/>
        <w:right w:val="none" w:sz="0" w:space="0" w:color="auto"/>
      </w:divBdr>
    </w:div>
    <w:div w:id="1003705146">
      <w:bodyDiv w:val="1"/>
      <w:marLeft w:val="0"/>
      <w:marRight w:val="0"/>
      <w:marTop w:val="0"/>
      <w:marBottom w:val="0"/>
      <w:divBdr>
        <w:top w:val="none" w:sz="0" w:space="0" w:color="auto"/>
        <w:left w:val="none" w:sz="0" w:space="0" w:color="auto"/>
        <w:bottom w:val="none" w:sz="0" w:space="0" w:color="auto"/>
        <w:right w:val="none" w:sz="0" w:space="0" w:color="auto"/>
      </w:divBdr>
    </w:div>
    <w:div w:id="1016468248">
      <w:bodyDiv w:val="1"/>
      <w:marLeft w:val="0"/>
      <w:marRight w:val="0"/>
      <w:marTop w:val="0"/>
      <w:marBottom w:val="0"/>
      <w:divBdr>
        <w:top w:val="none" w:sz="0" w:space="0" w:color="auto"/>
        <w:left w:val="none" w:sz="0" w:space="0" w:color="auto"/>
        <w:bottom w:val="none" w:sz="0" w:space="0" w:color="auto"/>
        <w:right w:val="none" w:sz="0" w:space="0" w:color="auto"/>
      </w:divBdr>
    </w:div>
    <w:div w:id="1020856226">
      <w:bodyDiv w:val="1"/>
      <w:marLeft w:val="0"/>
      <w:marRight w:val="0"/>
      <w:marTop w:val="0"/>
      <w:marBottom w:val="0"/>
      <w:divBdr>
        <w:top w:val="none" w:sz="0" w:space="0" w:color="auto"/>
        <w:left w:val="none" w:sz="0" w:space="0" w:color="auto"/>
        <w:bottom w:val="none" w:sz="0" w:space="0" w:color="auto"/>
        <w:right w:val="none" w:sz="0" w:space="0" w:color="auto"/>
      </w:divBdr>
    </w:div>
    <w:div w:id="1030841868">
      <w:bodyDiv w:val="1"/>
      <w:marLeft w:val="0"/>
      <w:marRight w:val="0"/>
      <w:marTop w:val="0"/>
      <w:marBottom w:val="0"/>
      <w:divBdr>
        <w:top w:val="none" w:sz="0" w:space="0" w:color="auto"/>
        <w:left w:val="none" w:sz="0" w:space="0" w:color="auto"/>
        <w:bottom w:val="none" w:sz="0" w:space="0" w:color="auto"/>
        <w:right w:val="none" w:sz="0" w:space="0" w:color="auto"/>
      </w:divBdr>
    </w:div>
    <w:div w:id="1045448667">
      <w:bodyDiv w:val="1"/>
      <w:marLeft w:val="0"/>
      <w:marRight w:val="0"/>
      <w:marTop w:val="0"/>
      <w:marBottom w:val="0"/>
      <w:divBdr>
        <w:top w:val="none" w:sz="0" w:space="0" w:color="auto"/>
        <w:left w:val="none" w:sz="0" w:space="0" w:color="auto"/>
        <w:bottom w:val="none" w:sz="0" w:space="0" w:color="auto"/>
        <w:right w:val="none" w:sz="0" w:space="0" w:color="auto"/>
      </w:divBdr>
    </w:div>
    <w:div w:id="1058940638">
      <w:bodyDiv w:val="1"/>
      <w:marLeft w:val="0"/>
      <w:marRight w:val="0"/>
      <w:marTop w:val="0"/>
      <w:marBottom w:val="0"/>
      <w:divBdr>
        <w:top w:val="none" w:sz="0" w:space="0" w:color="auto"/>
        <w:left w:val="none" w:sz="0" w:space="0" w:color="auto"/>
        <w:bottom w:val="none" w:sz="0" w:space="0" w:color="auto"/>
        <w:right w:val="none" w:sz="0" w:space="0" w:color="auto"/>
      </w:divBdr>
    </w:div>
    <w:div w:id="1078333170">
      <w:bodyDiv w:val="1"/>
      <w:marLeft w:val="0"/>
      <w:marRight w:val="0"/>
      <w:marTop w:val="0"/>
      <w:marBottom w:val="0"/>
      <w:divBdr>
        <w:top w:val="none" w:sz="0" w:space="0" w:color="auto"/>
        <w:left w:val="none" w:sz="0" w:space="0" w:color="auto"/>
        <w:bottom w:val="none" w:sz="0" w:space="0" w:color="auto"/>
        <w:right w:val="none" w:sz="0" w:space="0" w:color="auto"/>
      </w:divBdr>
    </w:div>
    <w:div w:id="1079212615">
      <w:bodyDiv w:val="1"/>
      <w:marLeft w:val="0"/>
      <w:marRight w:val="0"/>
      <w:marTop w:val="0"/>
      <w:marBottom w:val="0"/>
      <w:divBdr>
        <w:top w:val="none" w:sz="0" w:space="0" w:color="auto"/>
        <w:left w:val="none" w:sz="0" w:space="0" w:color="auto"/>
        <w:bottom w:val="none" w:sz="0" w:space="0" w:color="auto"/>
        <w:right w:val="none" w:sz="0" w:space="0" w:color="auto"/>
      </w:divBdr>
    </w:div>
    <w:div w:id="1104230581">
      <w:bodyDiv w:val="1"/>
      <w:marLeft w:val="0"/>
      <w:marRight w:val="0"/>
      <w:marTop w:val="0"/>
      <w:marBottom w:val="0"/>
      <w:divBdr>
        <w:top w:val="none" w:sz="0" w:space="0" w:color="auto"/>
        <w:left w:val="none" w:sz="0" w:space="0" w:color="auto"/>
        <w:bottom w:val="none" w:sz="0" w:space="0" w:color="auto"/>
        <w:right w:val="none" w:sz="0" w:space="0" w:color="auto"/>
      </w:divBdr>
    </w:div>
    <w:div w:id="1115104236">
      <w:bodyDiv w:val="1"/>
      <w:marLeft w:val="0"/>
      <w:marRight w:val="0"/>
      <w:marTop w:val="0"/>
      <w:marBottom w:val="0"/>
      <w:divBdr>
        <w:top w:val="none" w:sz="0" w:space="0" w:color="auto"/>
        <w:left w:val="none" w:sz="0" w:space="0" w:color="auto"/>
        <w:bottom w:val="none" w:sz="0" w:space="0" w:color="auto"/>
        <w:right w:val="none" w:sz="0" w:space="0" w:color="auto"/>
      </w:divBdr>
    </w:div>
    <w:div w:id="1125586279">
      <w:bodyDiv w:val="1"/>
      <w:marLeft w:val="0"/>
      <w:marRight w:val="0"/>
      <w:marTop w:val="0"/>
      <w:marBottom w:val="0"/>
      <w:divBdr>
        <w:top w:val="none" w:sz="0" w:space="0" w:color="auto"/>
        <w:left w:val="none" w:sz="0" w:space="0" w:color="auto"/>
        <w:bottom w:val="none" w:sz="0" w:space="0" w:color="auto"/>
        <w:right w:val="none" w:sz="0" w:space="0" w:color="auto"/>
      </w:divBdr>
    </w:div>
    <w:div w:id="1135639836">
      <w:bodyDiv w:val="1"/>
      <w:marLeft w:val="0"/>
      <w:marRight w:val="0"/>
      <w:marTop w:val="0"/>
      <w:marBottom w:val="0"/>
      <w:divBdr>
        <w:top w:val="none" w:sz="0" w:space="0" w:color="auto"/>
        <w:left w:val="none" w:sz="0" w:space="0" w:color="auto"/>
        <w:bottom w:val="none" w:sz="0" w:space="0" w:color="auto"/>
        <w:right w:val="none" w:sz="0" w:space="0" w:color="auto"/>
      </w:divBdr>
    </w:div>
    <w:div w:id="1151869360">
      <w:bodyDiv w:val="1"/>
      <w:marLeft w:val="0"/>
      <w:marRight w:val="0"/>
      <w:marTop w:val="0"/>
      <w:marBottom w:val="0"/>
      <w:divBdr>
        <w:top w:val="none" w:sz="0" w:space="0" w:color="auto"/>
        <w:left w:val="none" w:sz="0" w:space="0" w:color="auto"/>
        <w:bottom w:val="none" w:sz="0" w:space="0" w:color="auto"/>
        <w:right w:val="none" w:sz="0" w:space="0" w:color="auto"/>
      </w:divBdr>
    </w:div>
    <w:div w:id="1163470242">
      <w:bodyDiv w:val="1"/>
      <w:marLeft w:val="0"/>
      <w:marRight w:val="0"/>
      <w:marTop w:val="0"/>
      <w:marBottom w:val="0"/>
      <w:divBdr>
        <w:top w:val="none" w:sz="0" w:space="0" w:color="auto"/>
        <w:left w:val="none" w:sz="0" w:space="0" w:color="auto"/>
        <w:bottom w:val="none" w:sz="0" w:space="0" w:color="auto"/>
        <w:right w:val="none" w:sz="0" w:space="0" w:color="auto"/>
      </w:divBdr>
    </w:div>
    <w:div w:id="1168256170">
      <w:bodyDiv w:val="1"/>
      <w:marLeft w:val="0"/>
      <w:marRight w:val="0"/>
      <w:marTop w:val="0"/>
      <w:marBottom w:val="0"/>
      <w:divBdr>
        <w:top w:val="none" w:sz="0" w:space="0" w:color="auto"/>
        <w:left w:val="none" w:sz="0" w:space="0" w:color="auto"/>
        <w:bottom w:val="none" w:sz="0" w:space="0" w:color="auto"/>
        <w:right w:val="none" w:sz="0" w:space="0" w:color="auto"/>
      </w:divBdr>
    </w:div>
    <w:div w:id="1179537371">
      <w:bodyDiv w:val="1"/>
      <w:marLeft w:val="0"/>
      <w:marRight w:val="0"/>
      <w:marTop w:val="0"/>
      <w:marBottom w:val="0"/>
      <w:divBdr>
        <w:top w:val="none" w:sz="0" w:space="0" w:color="auto"/>
        <w:left w:val="none" w:sz="0" w:space="0" w:color="auto"/>
        <w:bottom w:val="none" w:sz="0" w:space="0" w:color="auto"/>
        <w:right w:val="none" w:sz="0" w:space="0" w:color="auto"/>
      </w:divBdr>
    </w:div>
    <w:div w:id="1216699176">
      <w:bodyDiv w:val="1"/>
      <w:marLeft w:val="0"/>
      <w:marRight w:val="0"/>
      <w:marTop w:val="0"/>
      <w:marBottom w:val="0"/>
      <w:divBdr>
        <w:top w:val="none" w:sz="0" w:space="0" w:color="auto"/>
        <w:left w:val="none" w:sz="0" w:space="0" w:color="auto"/>
        <w:bottom w:val="none" w:sz="0" w:space="0" w:color="auto"/>
        <w:right w:val="none" w:sz="0" w:space="0" w:color="auto"/>
      </w:divBdr>
    </w:div>
    <w:div w:id="1238856163">
      <w:bodyDiv w:val="1"/>
      <w:marLeft w:val="0"/>
      <w:marRight w:val="0"/>
      <w:marTop w:val="0"/>
      <w:marBottom w:val="0"/>
      <w:divBdr>
        <w:top w:val="none" w:sz="0" w:space="0" w:color="auto"/>
        <w:left w:val="none" w:sz="0" w:space="0" w:color="auto"/>
        <w:bottom w:val="none" w:sz="0" w:space="0" w:color="auto"/>
        <w:right w:val="none" w:sz="0" w:space="0" w:color="auto"/>
      </w:divBdr>
    </w:div>
    <w:div w:id="1255477018">
      <w:bodyDiv w:val="1"/>
      <w:marLeft w:val="0"/>
      <w:marRight w:val="0"/>
      <w:marTop w:val="0"/>
      <w:marBottom w:val="0"/>
      <w:divBdr>
        <w:top w:val="none" w:sz="0" w:space="0" w:color="auto"/>
        <w:left w:val="none" w:sz="0" w:space="0" w:color="auto"/>
        <w:bottom w:val="none" w:sz="0" w:space="0" w:color="auto"/>
        <w:right w:val="none" w:sz="0" w:space="0" w:color="auto"/>
      </w:divBdr>
    </w:div>
    <w:div w:id="1279484151">
      <w:bodyDiv w:val="1"/>
      <w:marLeft w:val="0"/>
      <w:marRight w:val="0"/>
      <w:marTop w:val="0"/>
      <w:marBottom w:val="0"/>
      <w:divBdr>
        <w:top w:val="none" w:sz="0" w:space="0" w:color="auto"/>
        <w:left w:val="none" w:sz="0" w:space="0" w:color="auto"/>
        <w:bottom w:val="none" w:sz="0" w:space="0" w:color="auto"/>
        <w:right w:val="none" w:sz="0" w:space="0" w:color="auto"/>
      </w:divBdr>
    </w:div>
    <w:div w:id="1304315242">
      <w:bodyDiv w:val="1"/>
      <w:marLeft w:val="0"/>
      <w:marRight w:val="0"/>
      <w:marTop w:val="0"/>
      <w:marBottom w:val="0"/>
      <w:divBdr>
        <w:top w:val="none" w:sz="0" w:space="0" w:color="auto"/>
        <w:left w:val="none" w:sz="0" w:space="0" w:color="auto"/>
        <w:bottom w:val="none" w:sz="0" w:space="0" w:color="auto"/>
        <w:right w:val="none" w:sz="0" w:space="0" w:color="auto"/>
      </w:divBdr>
    </w:div>
    <w:div w:id="1308172549">
      <w:bodyDiv w:val="1"/>
      <w:marLeft w:val="0"/>
      <w:marRight w:val="0"/>
      <w:marTop w:val="0"/>
      <w:marBottom w:val="0"/>
      <w:divBdr>
        <w:top w:val="none" w:sz="0" w:space="0" w:color="auto"/>
        <w:left w:val="none" w:sz="0" w:space="0" w:color="auto"/>
        <w:bottom w:val="none" w:sz="0" w:space="0" w:color="auto"/>
        <w:right w:val="none" w:sz="0" w:space="0" w:color="auto"/>
      </w:divBdr>
    </w:div>
    <w:div w:id="1323197163">
      <w:bodyDiv w:val="1"/>
      <w:marLeft w:val="0"/>
      <w:marRight w:val="0"/>
      <w:marTop w:val="0"/>
      <w:marBottom w:val="0"/>
      <w:divBdr>
        <w:top w:val="none" w:sz="0" w:space="0" w:color="auto"/>
        <w:left w:val="none" w:sz="0" w:space="0" w:color="auto"/>
        <w:bottom w:val="none" w:sz="0" w:space="0" w:color="auto"/>
        <w:right w:val="none" w:sz="0" w:space="0" w:color="auto"/>
      </w:divBdr>
    </w:div>
    <w:div w:id="1349868761">
      <w:bodyDiv w:val="1"/>
      <w:marLeft w:val="0"/>
      <w:marRight w:val="0"/>
      <w:marTop w:val="0"/>
      <w:marBottom w:val="0"/>
      <w:divBdr>
        <w:top w:val="none" w:sz="0" w:space="0" w:color="auto"/>
        <w:left w:val="none" w:sz="0" w:space="0" w:color="auto"/>
        <w:bottom w:val="none" w:sz="0" w:space="0" w:color="auto"/>
        <w:right w:val="none" w:sz="0" w:space="0" w:color="auto"/>
      </w:divBdr>
    </w:div>
    <w:div w:id="1432704083">
      <w:bodyDiv w:val="1"/>
      <w:marLeft w:val="0"/>
      <w:marRight w:val="0"/>
      <w:marTop w:val="0"/>
      <w:marBottom w:val="0"/>
      <w:divBdr>
        <w:top w:val="none" w:sz="0" w:space="0" w:color="auto"/>
        <w:left w:val="none" w:sz="0" w:space="0" w:color="auto"/>
        <w:bottom w:val="none" w:sz="0" w:space="0" w:color="auto"/>
        <w:right w:val="none" w:sz="0" w:space="0" w:color="auto"/>
      </w:divBdr>
    </w:div>
    <w:div w:id="1464738242">
      <w:bodyDiv w:val="1"/>
      <w:marLeft w:val="0"/>
      <w:marRight w:val="0"/>
      <w:marTop w:val="0"/>
      <w:marBottom w:val="0"/>
      <w:divBdr>
        <w:top w:val="none" w:sz="0" w:space="0" w:color="auto"/>
        <w:left w:val="none" w:sz="0" w:space="0" w:color="auto"/>
        <w:bottom w:val="none" w:sz="0" w:space="0" w:color="auto"/>
        <w:right w:val="none" w:sz="0" w:space="0" w:color="auto"/>
      </w:divBdr>
    </w:div>
    <w:div w:id="1491405890">
      <w:bodyDiv w:val="1"/>
      <w:marLeft w:val="0"/>
      <w:marRight w:val="0"/>
      <w:marTop w:val="0"/>
      <w:marBottom w:val="0"/>
      <w:divBdr>
        <w:top w:val="none" w:sz="0" w:space="0" w:color="auto"/>
        <w:left w:val="none" w:sz="0" w:space="0" w:color="auto"/>
        <w:bottom w:val="none" w:sz="0" w:space="0" w:color="auto"/>
        <w:right w:val="none" w:sz="0" w:space="0" w:color="auto"/>
      </w:divBdr>
    </w:div>
    <w:div w:id="1498571455">
      <w:bodyDiv w:val="1"/>
      <w:marLeft w:val="0"/>
      <w:marRight w:val="0"/>
      <w:marTop w:val="0"/>
      <w:marBottom w:val="0"/>
      <w:divBdr>
        <w:top w:val="none" w:sz="0" w:space="0" w:color="auto"/>
        <w:left w:val="none" w:sz="0" w:space="0" w:color="auto"/>
        <w:bottom w:val="none" w:sz="0" w:space="0" w:color="auto"/>
        <w:right w:val="none" w:sz="0" w:space="0" w:color="auto"/>
      </w:divBdr>
    </w:div>
    <w:div w:id="1512379949">
      <w:bodyDiv w:val="1"/>
      <w:marLeft w:val="0"/>
      <w:marRight w:val="0"/>
      <w:marTop w:val="0"/>
      <w:marBottom w:val="0"/>
      <w:divBdr>
        <w:top w:val="none" w:sz="0" w:space="0" w:color="auto"/>
        <w:left w:val="none" w:sz="0" w:space="0" w:color="auto"/>
        <w:bottom w:val="none" w:sz="0" w:space="0" w:color="auto"/>
        <w:right w:val="none" w:sz="0" w:space="0" w:color="auto"/>
      </w:divBdr>
    </w:div>
    <w:div w:id="1529949151">
      <w:bodyDiv w:val="1"/>
      <w:marLeft w:val="0"/>
      <w:marRight w:val="0"/>
      <w:marTop w:val="0"/>
      <w:marBottom w:val="0"/>
      <w:divBdr>
        <w:top w:val="none" w:sz="0" w:space="0" w:color="auto"/>
        <w:left w:val="none" w:sz="0" w:space="0" w:color="auto"/>
        <w:bottom w:val="none" w:sz="0" w:space="0" w:color="auto"/>
        <w:right w:val="none" w:sz="0" w:space="0" w:color="auto"/>
      </w:divBdr>
    </w:div>
    <w:div w:id="1546067583">
      <w:bodyDiv w:val="1"/>
      <w:marLeft w:val="0"/>
      <w:marRight w:val="0"/>
      <w:marTop w:val="0"/>
      <w:marBottom w:val="0"/>
      <w:divBdr>
        <w:top w:val="none" w:sz="0" w:space="0" w:color="auto"/>
        <w:left w:val="none" w:sz="0" w:space="0" w:color="auto"/>
        <w:bottom w:val="none" w:sz="0" w:space="0" w:color="auto"/>
        <w:right w:val="none" w:sz="0" w:space="0" w:color="auto"/>
      </w:divBdr>
    </w:div>
    <w:div w:id="1559709255">
      <w:bodyDiv w:val="1"/>
      <w:marLeft w:val="0"/>
      <w:marRight w:val="0"/>
      <w:marTop w:val="0"/>
      <w:marBottom w:val="0"/>
      <w:divBdr>
        <w:top w:val="none" w:sz="0" w:space="0" w:color="auto"/>
        <w:left w:val="none" w:sz="0" w:space="0" w:color="auto"/>
        <w:bottom w:val="none" w:sz="0" w:space="0" w:color="auto"/>
        <w:right w:val="none" w:sz="0" w:space="0" w:color="auto"/>
      </w:divBdr>
    </w:div>
    <w:div w:id="1568295423">
      <w:bodyDiv w:val="1"/>
      <w:marLeft w:val="0"/>
      <w:marRight w:val="0"/>
      <w:marTop w:val="0"/>
      <w:marBottom w:val="0"/>
      <w:divBdr>
        <w:top w:val="none" w:sz="0" w:space="0" w:color="auto"/>
        <w:left w:val="none" w:sz="0" w:space="0" w:color="auto"/>
        <w:bottom w:val="none" w:sz="0" w:space="0" w:color="auto"/>
        <w:right w:val="none" w:sz="0" w:space="0" w:color="auto"/>
      </w:divBdr>
    </w:div>
    <w:div w:id="1590310349">
      <w:bodyDiv w:val="1"/>
      <w:marLeft w:val="0"/>
      <w:marRight w:val="0"/>
      <w:marTop w:val="0"/>
      <w:marBottom w:val="0"/>
      <w:divBdr>
        <w:top w:val="none" w:sz="0" w:space="0" w:color="auto"/>
        <w:left w:val="none" w:sz="0" w:space="0" w:color="auto"/>
        <w:bottom w:val="none" w:sz="0" w:space="0" w:color="auto"/>
        <w:right w:val="none" w:sz="0" w:space="0" w:color="auto"/>
      </w:divBdr>
    </w:div>
    <w:div w:id="1625883421">
      <w:bodyDiv w:val="1"/>
      <w:marLeft w:val="0"/>
      <w:marRight w:val="0"/>
      <w:marTop w:val="0"/>
      <w:marBottom w:val="0"/>
      <w:divBdr>
        <w:top w:val="none" w:sz="0" w:space="0" w:color="auto"/>
        <w:left w:val="none" w:sz="0" w:space="0" w:color="auto"/>
        <w:bottom w:val="none" w:sz="0" w:space="0" w:color="auto"/>
        <w:right w:val="none" w:sz="0" w:space="0" w:color="auto"/>
      </w:divBdr>
    </w:div>
    <w:div w:id="1644891780">
      <w:bodyDiv w:val="1"/>
      <w:marLeft w:val="0"/>
      <w:marRight w:val="0"/>
      <w:marTop w:val="0"/>
      <w:marBottom w:val="0"/>
      <w:divBdr>
        <w:top w:val="none" w:sz="0" w:space="0" w:color="auto"/>
        <w:left w:val="none" w:sz="0" w:space="0" w:color="auto"/>
        <w:bottom w:val="none" w:sz="0" w:space="0" w:color="auto"/>
        <w:right w:val="none" w:sz="0" w:space="0" w:color="auto"/>
      </w:divBdr>
    </w:div>
    <w:div w:id="1656686270">
      <w:bodyDiv w:val="1"/>
      <w:marLeft w:val="0"/>
      <w:marRight w:val="0"/>
      <w:marTop w:val="0"/>
      <w:marBottom w:val="0"/>
      <w:divBdr>
        <w:top w:val="none" w:sz="0" w:space="0" w:color="auto"/>
        <w:left w:val="none" w:sz="0" w:space="0" w:color="auto"/>
        <w:bottom w:val="none" w:sz="0" w:space="0" w:color="auto"/>
        <w:right w:val="none" w:sz="0" w:space="0" w:color="auto"/>
      </w:divBdr>
    </w:div>
    <w:div w:id="1699698622">
      <w:bodyDiv w:val="1"/>
      <w:marLeft w:val="0"/>
      <w:marRight w:val="0"/>
      <w:marTop w:val="0"/>
      <w:marBottom w:val="0"/>
      <w:divBdr>
        <w:top w:val="none" w:sz="0" w:space="0" w:color="auto"/>
        <w:left w:val="none" w:sz="0" w:space="0" w:color="auto"/>
        <w:bottom w:val="none" w:sz="0" w:space="0" w:color="auto"/>
        <w:right w:val="none" w:sz="0" w:space="0" w:color="auto"/>
      </w:divBdr>
    </w:div>
    <w:div w:id="1704861813">
      <w:bodyDiv w:val="1"/>
      <w:marLeft w:val="0"/>
      <w:marRight w:val="0"/>
      <w:marTop w:val="0"/>
      <w:marBottom w:val="0"/>
      <w:divBdr>
        <w:top w:val="none" w:sz="0" w:space="0" w:color="auto"/>
        <w:left w:val="none" w:sz="0" w:space="0" w:color="auto"/>
        <w:bottom w:val="none" w:sz="0" w:space="0" w:color="auto"/>
        <w:right w:val="none" w:sz="0" w:space="0" w:color="auto"/>
      </w:divBdr>
    </w:div>
    <w:div w:id="1734695642">
      <w:bodyDiv w:val="1"/>
      <w:marLeft w:val="0"/>
      <w:marRight w:val="0"/>
      <w:marTop w:val="0"/>
      <w:marBottom w:val="0"/>
      <w:divBdr>
        <w:top w:val="none" w:sz="0" w:space="0" w:color="auto"/>
        <w:left w:val="none" w:sz="0" w:space="0" w:color="auto"/>
        <w:bottom w:val="none" w:sz="0" w:space="0" w:color="auto"/>
        <w:right w:val="none" w:sz="0" w:space="0" w:color="auto"/>
      </w:divBdr>
    </w:div>
    <w:div w:id="1784886508">
      <w:bodyDiv w:val="1"/>
      <w:marLeft w:val="0"/>
      <w:marRight w:val="0"/>
      <w:marTop w:val="0"/>
      <w:marBottom w:val="0"/>
      <w:divBdr>
        <w:top w:val="none" w:sz="0" w:space="0" w:color="auto"/>
        <w:left w:val="none" w:sz="0" w:space="0" w:color="auto"/>
        <w:bottom w:val="none" w:sz="0" w:space="0" w:color="auto"/>
        <w:right w:val="none" w:sz="0" w:space="0" w:color="auto"/>
      </w:divBdr>
    </w:div>
    <w:div w:id="1804733905">
      <w:bodyDiv w:val="1"/>
      <w:marLeft w:val="0"/>
      <w:marRight w:val="0"/>
      <w:marTop w:val="0"/>
      <w:marBottom w:val="0"/>
      <w:divBdr>
        <w:top w:val="none" w:sz="0" w:space="0" w:color="auto"/>
        <w:left w:val="none" w:sz="0" w:space="0" w:color="auto"/>
        <w:bottom w:val="none" w:sz="0" w:space="0" w:color="auto"/>
        <w:right w:val="none" w:sz="0" w:space="0" w:color="auto"/>
      </w:divBdr>
    </w:div>
    <w:div w:id="1814833657">
      <w:bodyDiv w:val="1"/>
      <w:marLeft w:val="0"/>
      <w:marRight w:val="0"/>
      <w:marTop w:val="0"/>
      <w:marBottom w:val="0"/>
      <w:divBdr>
        <w:top w:val="none" w:sz="0" w:space="0" w:color="auto"/>
        <w:left w:val="none" w:sz="0" w:space="0" w:color="auto"/>
        <w:bottom w:val="none" w:sz="0" w:space="0" w:color="auto"/>
        <w:right w:val="none" w:sz="0" w:space="0" w:color="auto"/>
      </w:divBdr>
    </w:div>
    <w:div w:id="1821115311">
      <w:bodyDiv w:val="1"/>
      <w:marLeft w:val="0"/>
      <w:marRight w:val="0"/>
      <w:marTop w:val="0"/>
      <w:marBottom w:val="0"/>
      <w:divBdr>
        <w:top w:val="none" w:sz="0" w:space="0" w:color="auto"/>
        <w:left w:val="none" w:sz="0" w:space="0" w:color="auto"/>
        <w:bottom w:val="none" w:sz="0" w:space="0" w:color="auto"/>
        <w:right w:val="none" w:sz="0" w:space="0" w:color="auto"/>
      </w:divBdr>
    </w:div>
    <w:div w:id="1833986359">
      <w:bodyDiv w:val="1"/>
      <w:marLeft w:val="0"/>
      <w:marRight w:val="0"/>
      <w:marTop w:val="0"/>
      <w:marBottom w:val="0"/>
      <w:divBdr>
        <w:top w:val="none" w:sz="0" w:space="0" w:color="auto"/>
        <w:left w:val="none" w:sz="0" w:space="0" w:color="auto"/>
        <w:bottom w:val="none" w:sz="0" w:space="0" w:color="auto"/>
        <w:right w:val="none" w:sz="0" w:space="0" w:color="auto"/>
      </w:divBdr>
    </w:div>
    <w:div w:id="1857036976">
      <w:bodyDiv w:val="1"/>
      <w:marLeft w:val="0"/>
      <w:marRight w:val="0"/>
      <w:marTop w:val="0"/>
      <w:marBottom w:val="0"/>
      <w:divBdr>
        <w:top w:val="none" w:sz="0" w:space="0" w:color="auto"/>
        <w:left w:val="none" w:sz="0" w:space="0" w:color="auto"/>
        <w:bottom w:val="none" w:sz="0" w:space="0" w:color="auto"/>
        <w:right w:val="none" w:sz="0" w:space="0" w:color="auto"/>
      </w:divBdr>
    </w:div>
    <w:div w:id="1896428205">
      <w:bodyDiv w:val="1"/>
      <w:marLeft w:val="0"/>
      <w:marRight w:val="0"/>
      <w:marTop w:val="0"/>
      <w:marBottom w:val="0"/>
      <w:divBdr>
        <w:top w:val="none" w:sz="0" w:space="0" w:color="auto"/>
        <w:left w:val="none" w:sz="0" w:space="0" w:color="auto"/>
        <w:bottom w:val="none" w:sz="0" w:space="0" w:color="auto"/>
        <w:right w:val="none" w:sz="0" w:space="0" w:color="auto"/>
      </w:divBdr>
    </w:div>
    <w:div w:id="1912303728">
      <w:bodyDiv w:val="1"/>
      <w:marLeft w:val="0"/>
      <w:marRight w:val="0"/>
      <w:marTop w:val="0"/>
      <w:marBottom w:val="0"/>
      <w:divBdr>
        <w:top w:val="none" w:sz="0" w:space="0" w:color="auto"/>
        <w:left w:val="none" w:sz="0" w:space="0" w:color="auto"/>
        <w:bottom w:val="none" w:sz="0" w:space="0" w:color="auto"/>
        <w:right w:val="none" w:sz="0" w:space="0" w:color="auto"/>
      </w:divBdr>
    </w:div>
    <w:div w:id="1962493777">
      <w:bodyDiv w:val="1"/>
      <w:marLeft w:val="0"/>
      <w:marRight w:val="0"/>
      <w:marTop w:val="0"/>
      <w:marBottom w:val="0"/>
      <w:divBdr>
        <w:top w:val="none" w:sz="0" w:space="0" w:color="auto"/>
        <w:left w:val="none" w:sz="0" w:space="0" w:color="auto"/>
        <w:bottom w:val="none" w:sz="0" w:space="0" w:color="auto"/>
        <w:right w:val="none" w:sz="0" w:space="0" w:color="auto"/>
      </w:divBdr>
    </w:div>
    <w:div w:id="1971737655">
      <w:bodyDiv w:val="1"/>
      <w:marLeft w:val="0"/>
      <w:marRight w:val="0"/>
      <w:marTop w:val="0"/>
      <w:marBottom w:val="0"/>
      <w:divBdr>
        <w:top w:val="none" w:sz="0" w:space="0" w:color="auto"/>
        <w:left w:val="none" w:sz="0" w:space="0" w:color="auto"/>
        <w:bottom w:val="none" w:sz="0" w:space="0" w:color="auto"/>
        <w:right w:val="none" w:sz="0" w:space="0" w:color="auto"/>
      </w:divBdr>
    </w:div>
    <w:div w:id="1982076044">
      <w:bodyDiv w:val="1"/>
      <w:marLeft w:val="0"/>
      <w:marRight w:val="0"/>
      <w:marTop w:val="0"/>
      <w:marBottom w:val="0"/>
      <w:divBdr>
        <w:top w:val="none" w:sz="0" w:space="0" w:color="auto"/>
        <w:left w:val="none" w:sz="0" w:space="0" w:color="auto"/>
        <w:bottom w:val="none" w:sz="0" w:space="0" w:color="auto"/>
        <w:right w:val="none" w:sz="0" w:space="0" w:color="auto"/>
      </w:divBdr>
    </w:div>
    <w:div w:id="1984701829">
      <w:bodyDiv w:val="1"/>
      <w:marLeft w:val="0"/>
      <w:marRight w:val="0"/>
      <w:marTop w:val="0"/>
      <w:marBottom w:val="0"/>
      <w:divBdr>
        <w:top w:val="none" w:sz="0" w:space="0" w:color="auto"/>
        <w:left w:val="none" w:sz="0" w:space="0" w:color="auto"/>
        <w:bottom w:val="none" w:sz="0" w:space="0" w:color="auto"/>
        <w:right w:val="none" w:sz="0" w:space="0" w:color="auto"/>
      </w:divBdr>
    </w:div>
    <w:div w:id="1992706302">
      <w:bodyDiv w:val="1"/>
      <w:marLeft w:val="0"/>
      <w:marRight w:val="0"/>
      <w:marTop w:val="0"/>
      <w:marBottom w:val="0"/>
      <w:divBdr>
        <w:top w:val="none" w:sz="0" w:space="0" w:color="auto"/>
        <w:left w:val="none" w:sz="0" w:space="0" w:color="auto"/>
        <w:bottom w:val="none" w:sz="0" w:space="0" w:color="auto"/>
        <w:right w:val="none" w:sz="0" w:space="0" w:color="auto"/>
      </w:divBdr>
    </w:div>
    <w:div w:id="2027974430">
      <w:bodyDiv w:val="1"/>
      <w:marLeft w:val="0"/>
      <w:marRight w:val="0"/>
      <w:marTop w:val="0"/>
      <w:marBottom w:val="0"/>
      <w:divBdr>
        <w:top w:val="none" w:sz="0" w:space="0" w:color="auto"/>
        <w:left w:val="none" w:sz="0" w:space="0" w:color="auto"/>
        <w:bottom w:val="none" w:sz="0" w:space="0" w:color="auto"/>
        <w:right w:val="none" w:sz="0" w:space="0" w:color="auto"/>
      </w:divBdr>
    </w:div>
    <w:div w:id="2062972249">
      <w:bodyDiv w:val="1"/>
      <w:marLeft w:val="0"/>
      <w:marRight w:val="0"/>
      <w:marTop w:val="0"/>
      <w:marBottom w:val="0"/>
      <w:divBdr>
        <w:top w:val="none" w:sz="0" w:space="0" w:color="auto"/>
        <w:left w:val="none" w:sz="0" w:space="0" w:color="auto"/>
        <w:bottom w:val="none" w:sz="0" w:space="0" w:color="auto"/>
        <w:right w:val="none" w:sz="0" w:space="0" w:color="auto"/>
      </w:divBdr>
    </w:div>
    <w:div w:id="2064791402">
      <w:bodyDiv w:val="1"/>
      <w:marLeft w:val="0"/>
      <w:marRight w:val="0"/>
      <w:marTop w:val="0"/>
      <w:marBottom w:val="0"/>
      <w:divBdr>
        <w:top w:val="none" w:sz="0" w:space="0" w:color="auto"/>
        <w:left w:val="none" w:sz="0" w:space="0" w:color="auto"/>
        <w:bottom w:val="none" w:sz="0" w:space="0" w:color="auto"/>
        <w:right w:val="none" w:sz="0" w:space="0" w:color="auto"/>
      </w:divBdr>
    </w:div>
    <w:div w:id="2078742654">
      <w:bodyDiv w:val="1"/>
      <w:marLeft w:val="0"/>
      <w:marRight w:val="0"/>
      <w:marTop w:val="0"/>
      <w:marBottom w:val="0"/>
      <w:divBdr>
        <w:top w:val="none" w:sz="0" w:space="0" w:color="auto"/>
        <w:left w:val="none" w:sz="0" w:space="0" w:color="auto"/>
        <w:bottom w:val="none" w:sz="0" w:space="0" w:color="auto"/>
        <w:right w:val="none" w:sz="0" w:space="0" w:color="auto"/>
      </w:divBdr>
    </w:div>
    <w:div w:id="2103143660">
      <w:bodyDiv w:val="1"/>
      <w:marLeft w:val="0"/>
      <w:marRight w:val="0"/>
      <w:marTop w:val="0"/>
      <w:marBottom w:val="0"/>
      <w:divBdr>
        <w:top w:val="none" w:sz="0" w:space="0" w:color="auto"/>
        <w:left w:val="none" w:sz="0" w:space="0" w:color="auto"/>
        <w:bottom w:val="none" w:sz="0" w:space="0" w:color="auto"/>
        <w:right w:val="none" w:sz="0" w:space="0" w:color="auto"/>
      </w:divBdr>
    </w:div>
    <w:div w:id="2103335543">
      <w:bodyDiv w:val="1"/>
      <w:marLeft w:val="0"/>
      <w:marRight w:val="0"/>
      <w:marTop w:val="0"/>
      <w:marBottom w:val="0"/>
      <w:divBdr>
        <w:top w:val="none" w:sz="0" w:space="0" w:color="auto"/>
        <w:left w:val="none" w:sz="0" w:space="0" w:color="auto"/>
        <w:bottom w:val="none" w:sz="0" w:space="0" w:color="auto"/>
        <w:right w:val="none" w:sz="0" w:space="0" w:color="auto"/>
      </w:divBdr>
    </w:div>
    <w:div w:id="2107188611">
      <w:bodyDiv w:val="1"/>
      <w:marLeft w:val="0"/>
      <w:marRight w:val="0"/>
      <w:marTop w:val="0"/>
      <w:marBottom w:val="0"/>
      <w:divBdr>
        <w:top w:val="none" w:sz="0" w:space="0" w:color="auto"/>
        <w:left w:val="none" w:sz="0" w:space="0" w:color="auto"/>
        <w:bottom w:val="none" w:sz="0" w:space="0" w:color="auto"/>
        <w:right w:val="none" w:sz="0" w:space="0" w:color="auto"/>
      </w:divBdr>
    </w:div>
    <w:div w:id="211963954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image" Target="media/image31.png"/><Relationship Id="rId47" Type="http://schemas.openxmlformats.org/officeDocument/2006/relationships/image" Target="media/image32.png"/><Relationship Id="rId48" Type="http://schemas.openxmlformats.org/officeDocument/2006/relationships/fontTable" Target="fontTable.xml"/><Relationship Id="rId49" Type="http://schemas.microsoft.com/office/2011/relationships/people" Target="people.xml"/><Relationship Id="rId20" Type="http://schemas.microsoft.com/office/2007/relationships/hdphoto" Target="media/hdphoto1.wdp"/><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diagramData" Target="diagrams/data1.xml"/><Relationship Id="rId24" Type="http://schemas.openxmlformats.org/officeDocument/2006/relationships/diagramLayout" Target="diagrams/layout1.xml"/><Relationship Id="rId25" Type="http://schemas.openxmlformats.org/officeDocument/2006/relationships/diagramQuickStyle" Target="diagrams/quickStyle1.xml"/><Relationship Id="rId26" Type="http://schemas.openxmlformats.org/officeDocument/2006/relationships/diagramColors" Target="diagrams/colors1.xml"/><Relationship Id="rId27" Type="http://schemas.microsoft.com/office/2007/relationships/diagramDrawing" Target="diagrams/drawing1.xml"/><Relationship Id="rId28" Type="http://schemas.openxmlformats.org/officeDocument/2006/relationships/image" Target="media/image13.png"/><Relationship Id="rId29" Type="http://schemas.openxmlformats.org/officeDocument/2006/relationships/image" Target="media/image14.png"/><Relationship Id="rId5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comments" Target="comments.xml"/><Relationship Id="rId18" Type="http://schemas.microsoft.com/office/2011/relationships/commentsExtended" Target="commentsExtended.xml"/><Relationship Id="rId19" Type="http://schemas.openxmlformats.org/officeDocument/2006/relationships/image" Target="media/image10.jpe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40" Type="http://schemas.openxmlformats.org/officeDocument/2006/relationships/image" Target="media/image25.png"/><Relationship Id="rId41" Type="http://schemas.openxmlformats.org/officeDocument/2006/relationships/image" Target="media/image26.png"/><Relationship Id="rId42" Type="http://schemas.openxmlformats.org/officeDocument/2006/relationships/image" Target="media/image27.png"/><Relationship Id="rId43" Type="http://schemas.openxmlformats.org/officeDocument/2006/relationships/image" Target="media/image28.png"/><Relationship Id="rId44" Type="http://schemas.openxmlformats.org/officeDocument/2006/relationships/image" Target="media/image29.png"/><Relationship Id="rId45" Type="http://schemas.openxmlformats.org/officeDocument/2006/relationships/image" Target="media/image30.png"/></Relationships>
</file>

<file path=word/diagrams/colors1.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7A82031-022A-8646-B7C6-3A33369F8607}" type="doc">
      <dgm:prSet loTypeId="urn:microsoft.com/office/officeart/2005/8/layout/hProcess9" loCatId="" qsTypeId="urn:microsoft.com/office/officeart/2005/8/quickstyle/simple4" qsCatId="simple" csTypeId="urn:microsoft.com/office/officeart/2005/8/colors/accent6_2" csCatId="accent6" phldr="1"/>
      <dgm:spPr/>
    </dgm:pt>
    <dgm:pt modelId="{CC614188-7986-2340-8A6C-0831D00A05CD}">
      <dgm:prSet phldrT="[Text]" custT="1"/>
      <dgm:spPr/>
      <dgm:t>
        <a:bodyPr/>
        <a:lstStyle/>
        <a:p>
          <a:r>
            <a:rPr lang="en-US" sz="1100" b="1"/>
            <a:t>Gestión de pedidos </a:t>
          </a:r>
        </a:p>
      </dgm:t>
    </dgm:pt>
    <dgm:pt modelId="{EEE08D57-27CB-1645-ACDD-C483AF768F91}" type="parTrans" cxnId="{37E74594-6188-E74E-8D97-0FE360BF66DB}">
      <dgm:prSet/>
      <dgm:spPr/>
      <dgm:t>
        <a:bodyPr/>
        <a:lstStyle/>
        <a:p>
          <a:endParaRPr lang="en-US" sz="2400"/>
        </a:p>
      </dgm:t>
    </dgm:pt>
    <dgm:pt modelId="{8EACAF0D-A1C7-0742-88B3-209BE82F948F}" type="sibTrans" cxnId="{37E74594-6188-E74E-8D97-0FE360BF66DB}">
      <dgm:prSet/>
      <dgm:spPr/>
      <dgm:t>
        <a:bodyPr/>
        <a:lstStyle/>
        <a:p>
          <a:endParaRPr lang="en-US" sz="2400"/>
        </a:p>
      </dgm:t>
    </dgm:pt>
    <dgm:pt modelId="{CCAB8663-87D0-B647-A99B-07B6C1D46A90}">
      <dgm:prSet phldrT="[Text]" custT="1"/>
      <dgm:spPr/>
      <dgm:t>
        <a:bodyPr/>
        <a:lstStyle/>
        <a:p>
          <a:r>
            <a:rPr lang="en-US" sz="1000"/>
            <a:t>Ordenes de entrada</a:t>
          </a:r>
        </a:p>
      </dgm:t>
    </dgm:pt>
    <dgm:pt modelId="{6F619C4C-4835-1D44-B7E9-5572BC8EF62D}" type="parTrans" cxnId="{B090173E-BB8E-4A4E-827C-D72E471B6B9B}">
      <dgm:prSet/>
      <dgm:spPr/>
      <dgm:t>
        <a:bodyPr/>
        <a:lstStyle/>
        <a:p>
          <a:endParaRPr lang="en-US" sz="2400"/>
        </a:p>
      </dgm:t>
    </dgm:pt>
    <dgm:pt modelId="{78C47954-A69E-694D-BB2F-F2F67B6560CA}" type="sibTrans" cxnId="{B090173E-BB8E-4A4E-827C-D72E471B6B9B}">
      <dgm:prSet/>
      <dgm:spPr/>
      <dgm:t>
        <a:bodyPr/>
        <a:lstStyle/>
        <a:p>
          <a:endParaRPr lang="en-US" sz="2400"/>
        </a:p>
      </dgm:t>
    </dgm:pt>
    <dgm:pt modelId="{52211354-E31A-4144-A35F-1EE92BCFF23A}">
      <dgm:prSet phldrT="[Text]" custT="1"/>
      <dgm:spPr/>
      <dgm:t>
        <a:bodyPr/>
        <a:lstStyle/>
        <a:p>
          <a:r>
            <a:rPr lang="en-US" sz="1100" b="1"/>
            <a:t>Planificación de carga</a:t>
          </a:r>
        </a:p>
      </dgm:t>
    </dgm:pt>
    <dgm:pt modelId="{0193E455-CD5F-E54F-B8B1-F55C24548C5E}" type="parTrans" cxnId="{CB6B8671-1EA0-5F4F-A5B3-E6143C6DB237}">
      <dgm:prSet/>
      <dgm:spPr/>
      <dgm:t>
        <a:bodyPr/>
        <a:lstStyle/>
        <a:p>
          <a:endParaRPr lang="en-US" sz="2400"/>
        </a:p>
      </dgm:t>
    </dgm:pt>
    <dgm:pt modelId="{651647A4-8387-114A-A782-EE8442CFFDA0}" type="sibTrans" cxnId="{CB6B8671-1EA0-5F4F-A5B3-E6143C6DB237}">
      <dgm:prSet/>
      <dgm:spPr/>
      <dgm:t>
        <a:bodyPr/>
        <a:lstStyle/>
        <a:p>
          <a:endParaRPr lang="en-US" sz="2400"/>
        </a:p>
      </dgm:t>
    </dgm:pt>
    <dgm:pt modelId="{F5FA675F-70A0-9644-AB6B-56968B3BBD82}">
      <dgm:prSet phldrT="[Text]" custT="1"/>
      <dgm:spPr/>
      <dgm:t>
        <a:bodyPr/>
        <a:lstStyle/>
        <a:p>
          <a:r>
            <a:rPr lang="en-US" sz="1000"/>
            <a:t>Verificación envíos</a:t>
          </a:r>
        </a:p>
      </dgm:t>
    </dgm:pt>
    <dgm:pt modelId="{5D0E97A4-9860-884F-A2E2-AABE527C7C92}" type="parTrans" cxnId="{239613FB-0881-1442-80BD-A377840E1C36}">
      <dgm:prSet/>
      <dgm:spPr/>
      <dgm:t>
        <a:bodyPr/>
        <a:lstStyle/>
        <a:p>
          <a:endParaRPr lang="en-US" sz="2400"/>
        </a:p>
      </dgm:t>
    </dgm:pt>
    <dgm:pt modelId="{B3DE95C7-DB90-0740-BD59-F0F382546F44}" type="sibTrans" cxnId="{239613FB-0881-1442-80BD-A377840E1C36}">
      <dgm:prSet/>
      <dgm:spPr/>
      <dgm:t>
        <a:bodyPr/>
        <a:lstStyle/>
        <a:p>
          <a:endParaRPr lang="en-US" sz="2400"/>
        </a:p>
      </dgm:t>
    </dgm:pt>
    <dgm:pt modelId="{F062A0A2-15C7-2C47-BB91-AA3F31992A64}">
      <dgm:prSet phldrT="[Text]" custT="1"/>
      <dgm:spPr/>
      <dgm:t>
        <a:bodyPr/>
        <a:lstStyle/>
        <a:p>
          <a:r>
            <a:rPr lang="en-US" sz="1000"/>
            <a:t>Filtrado de envíos</a:t>
          </a:r>
        </a:p>
      </dgm:t>
    </dgm:pt>
    <dgm:pt modelId="{3C19FC6C-482C-5640-B962-E646755146F4}" type="parTrans" cxnId="{188940C4-3580-B649-9A45-ED363521EBD8}">
      <dgm:prSet/>
      <dgm:spPr/>
      <dgm:t>
        <a:bodyPr/>
        <a:lstStyle/>
        <a:p>
          <a:endParaRPr lang="en-US" sz="2400"/>
        </a:p>
      </dgm:t>
    </dgm:pt>
    <dgm:pt modelId="{D27BF50D-28EE-5547-8CBF-F0AE16F485D1}" type="sibTrans" cxnId="{188940C4-3580-B649-9A45-ED363521EBD8}">
      <dgm:prSet/>
      <dgm:spPr/>
      <dgm:t>
        <a:bodyPr/>
        <a:lstStyle/>
        <a:p>
          <a:endParaRPr lang="en-US" sz="2400"/>
        </a:p>
      </dgm:t>
    </dgm:pt>
    <dgm:pt modelId="{9838E3B3-A259-4C40-AB5F-268BFC6F9E9A}">
      <dgm:prSet phldrT="[Text]" custT="1"/>
      <dgm:spPr/>
      <dgm:t>
        <a:bodyPr/>
        <a:lstStyle/>
        <a:p>
          <a:r>
            <a:rPr lang="en-US" sz="1000"/>
            <a:t>Envíos directos</a:t>
          </a:r>
        </a:p>
      </dgm:t>
    </dgm:pt>
    <dgm:pt modelId="{8759F6D8-DB56-5D42-AC1F-B46F23599D67}" type="parTrans" cxnId="{107A7B34-4AA9-924D-9127-0671EFC897D8}">
      <dgm:prSet/>
      <dgm:spPr/>
      <dgm:t>
        <a:bodyPr/>
        <a:lstStyle/>
        <a:p>
          <a:endParaRPr lang="en-US" sz="2400"/>
        </a:p>
      </dgm:t>
    </dgm:pt>
    <dgm:pt modelId="{83FFEBB1-9A83-5D45-9C12-0F97143AD15B}" type="sibTrans" cxnId="{107A7B34-4AA9-924D-9127-0671EFC897D8}">
      <dgm:prSet/>
      <dgm:spPr/>
      <dgm:t>
        <a:bodyPr/>
        <a:lstStyle/>
        <a:p>
          <a:endParaRPr lang="en-US" sz="2400"/>
        </a:p>
      </dgm:t>
    </dgm:pt>
    <dgm:pt modelId="{5E43FE52-2D86-224A-8116-A6277B23922C}">
      <dgm:prSet phldrT="[Text]" custT="1"/>
      <dgm:spPr/>
      <dgm:t>
        <a:bodyPr/>
        <a:lstStyle/>
        <a:p>
          <a:r>
            <a:rPr lang="en-US" sz="1000"/>
            <a:t>Consolidación de Carga</a:t>
          </a:r>
        </a:p>
      </dgm:t>
    </dgm:pt>
    <dgm:pt modelId="{65205E3C-3512-3447-B90B-F18D807222E3}" type="parTrans" cxnId="{1B397731-C746-F042-8A90-4A23CDF0C1AD}">
      <dgm:prSet/>
      <dgm:spPr/>
      <dgm:t>
        <a:bodyPr/>
        <a:lstStyle/>
        <a:p>
          <a:endParaRPr lang="en-US" sz="2400"/>
        </a:p>
      </dgm:t>
    </dgm:pt>
    <dgm:pt modelId="{1ABD96BE-2979-0D48-B1C7-D4043329849D}" type="sibTrans" cxnId="{1B397731-C746-F042-8A90-4A23CDF0C1AD}">
      <dgm:prSet/>
      <dgm:spPr/>
      <dgm:t>
        <a:bodyPr/>
        <a:lstStyle/>
        <a:p>
          <a:endParaRPr lang="en-US" sz="2400"/>
        </a:p>
      </dgm:t>
    </dgm:pt>
    <dgm:pt modelId="{843879E9-FD90-0441-BCCE-B4418A1F855E}">
      <dgm:prSet phldrT="[Text]" custT="1"/>
      <dgm:spPr/>
      <dgm:t>
        <a:bodyPr/>
        <a:lstStyle/>
        <a:p>
          <a:r>
            <a:rPr lang="en-US" sz="1000"/>
            <a:t>Valoración de envío / carga y cálculo de la fletes</a:t>
          </a:r>
        </a:p>
      </dgm:t>
    </dgm:pt>
    <dgm:pt modelId="{1E48541A-1B0E-B247-A756-F294792A0B62}" type="parTrans" cxnId="{3FE53F2F-12EB-5C4D-B320-CCF95992D503}">
      <dgm:prSet/>
      <dgm:spPr/>
      <dgm:t>
        <a:bodyPr/>
        <a:lstStyle/>
        <a:p>
          <a:endParaRPr lang="en-US" sz="2400"/>
        </a:p>
      </dgm:t>
    </dgm:pt>
    <dgm:pt modelId="{527F908E-D721-464D-87C3-CA0408C8F610}" type="sibTrans" cxnId="{3FE53F2F-12EB-5C4D-B320-CCF95992D503}">
      <dgm:prSet/>
      <dgm:spPr/>
      <dgm:t>
        <a:bodyPr/>
        <a:lstStyle/>
        <a:p>
          <a:endParaRPr lang="en-US" sz="2400"/>
        </a:p>
      </dgm:t>
    </dgm:pt>
    <dgm:pt modelId="{855C815A-718E-6349-8A47-810C42D1B28C}">
      <dgm:prSet phldrT="[Text]" custT="1"/>
      <dgm:spPr/>
      <dgm:t>
        <a:bodyPr/>
        <a:lstStyle/>
        <a:p>
          <a:r>
            <a:rPr lang="en-US" sz="1000"/>
            <a:t>Subasta de Carga</a:t>
          </a:r>
        </a:p>
      </dgm:t>
    </dgm:pt>
    <dgm:pt modelId="{89F8D813-23F6-8E48-8411-D6B2D9F77CC5}" type="parTrans" cxnId="{F4B60B9B-BC79-F44D-9ADA-B870A4409ABD}">
      <dgm:prSet/>
      <dgm:spPr/>
      <dgm:t>
        <a:bodyPr/>
        <a:lstStyle/>
        <a:p>
          <a:endParaRPr lang="en-US" sz="2400"/>
        </a:p>
      </dgm:t>
    </dgm:pt>
    <dgm:pt modelId="{85D90548-CE24-F54A-BF86-B7D13A3E5E85}" type="sibTrans" cxnId="{F4B60B9B-BC79-F44D-9ADA-B870A4409ABD}">
      <dgm:prSet/>
      <dgm:spPr/>
      <dgm:t>
        <a:bodyPr/>
        <a:lstStyle/>
        <a:p>
          <a:endParaRPr lang="en-US" sz="2400"/>
        </a:p>
      </dgm:t>
    </dgm:pt>
    <dgm:pt modelId="{A712D359-10C4-1A47-9751-65060DCE9E56}">
      <dgm:prSet phldrT="[Text]" custT="1"/>
      <dgm:spPr/>
      <dgm:t>
        <a:bodyPr/>
        <a:lstStyle/>
        <a:p>
          <a:r>
            <a:rPr lang="en-US" sz="1100" b="1"/>
            <a:t>Gestión de eventos</a:t>
          </a:r>
        </a:p>
      </dgm:t>
    </dgm:pt>
    <dgm:pt modelId="{CD94F426-E13F-2147-B4AB-EC2CDB7D2BF2}" type="parTrans" cxnId="{39A906CC-53BF-DE4D-B558-D77F39D1CC28}">
      <dgm:prSet/>
      <dgm:spPr/>
      <dgm:t>
        <a:bodyPr/>
        <a:lstStyle/>
        <a:p>
          <a:endParaRPr lang="en-US" sz="2400"/>
        </a:p>
      </dgm:t>
    </dgm:pt>
    <dgm:pt modelId="{FD31851C-5DC7-A74F-B64B-8E9185A4975C}" type="sibTrans" cxnId="{39A906CC-53BF-DE4D-B558-D77F39D1CC28}">
      <dgm:prSet/>
      <dgm:spPr/>
      <dgm:t>
        <a:bodyPr/>
        <a:lstStyle/>
        <a:p>
          <a:endParaRPr lang="en-US" sz="2400"/>
        </a:p>
      </dgm:t>
    </dgm:pt>
    <dgm:pt modelId="{2DDD027F-EAD8-2E47-A893-404F4B1A7AFD}">
      <dgm:prSet phldrT="[Text]" custT="1"/>
      <dgm:spPr/>
      <dgm:t>
        <a:bodyPr/>
        <a:lstStyle/>
        <a:p>
          <a:r>
            <a:rPr lang="en-US" sz="1000"/>
            <a:t>Reserva de Carga</a:t>
          </a:r>
        </a:p>
      </dgm:t>
    </dgm:pt>
    <dgm:pt modelId="{D103CD53-0837-1D4E-8C91-46B9D0B5A4DB}" type="parTrans" cxnId="{F7A234BF-A049-4E47-B4C9-D1F21D581E3A}">
      <dgm:prSet/>
      <dgm:spPr/>
      <dgm:t>
        <a:bodyPr/>
        <a:lstStyle/>
        <a:p>
          <a:endParaRPr lang="en-US" sz="2400"/>
        </a:p>
      </dgm:t>
    </dgm:pt>
    <dgm:pt modelId="{A8D9A023-611B-A344-8728-38427F050011}" type="sibTrans" cxnId="{F7A234BF-A049-4E47-B4C9-D1F21D581E3A}">
      <dgm:prSet/>
      <dgm:spPr/>
      <dgm:t>
        <a:bodyPr/>
        <a:lstStyle/>
        <a:p>
          <a:endParaRPr lang="en-US" sz="2400"/>
        </a:p>
      </dgm:t>
    </dgm:pt>
    <dgm:pt modelId="{663B05C3-3CFA-BA48-A223-01AA6DEA2139}">
      <dgm:prSet phldrT="[Text]" custT="1"/>
      <dgm:spPr/>
      <dgm:t>
        <a:bodyPr/>
        <a:lstStyle/>
        <a:p>
          <a:r>
            <a:rPr lang="en-US" sz="1000"/>
            <a:t>Visibilidad de Carga en tránsito (seguimiento y monitoreo)</a:t>
          </a:r>
        </a:p>
      </dgm:t>
    </dgm:pt>
    <dgm:pt modelId="{0327BDC0-C403-7140-9E86-D4701811D581}" type="parTrans" cxnId="{B47267FA-BA40-8E47-BDE9-A73C62ACCDC5}">
      <dgm:prSet/>
      <dgm:spPr/>
      <dgm:t>
        <a:bodyPr/>
        <a:lstStyle/>
        <a:p>
          <a:endParaRPr lang="en-US" sz="2400"/>
        </a:p>
      </dgm:t>
    </dgm:pt>
    <dgm:pt modelId="{64406AF8-4E8B-394C-BE34-ABF167DCB97C}" type="sibTrans" cxnId="{B47267FA-BA40-8E47-BDE9-A73C62ACCDC5}">
      <dgm:prSet/>
      <dgm:spPr/>
      <dgm:t>
        <a:bodyPr/>
        <a:lstStyle/>
        <a:p>
          <a:endParaRPr lang="en-US" sz="2400"/>
        </a:p>
      </dgm:t>
    </dgm:pt>
    <dgm:pt modelId="{7A22E4E4-5B82-FE4D-A17E-61B65CECC2D6}">
      <dgm:prSet phldrT="[Text]" custT="1"/>
      <dgm:spPr/>
      <dgm:t>
        <a:bodyPr/>
        <a:lstStyle/>
        <a:p>
          <a:r>
            <a:rPr lang="en-US" sz="1000"/>
            <a:t>Advertencia en caso de excepciones</a:t>
          </a:r>
        </a:p>
      </dgm:t>
    </dgm:pt>
    <dgm:pt modelId="{F11D3701-D02E-7A47-9C0B-045052E3871C}" type="parTrans" cxnId="{E2424B9C-9AC6-CA44-B48F-1F9F54B95E93}">
      <dgm:prSet/>
      <dgm:spPr/>
      <dgm:t>
        <a:bodyPr/>
        <a:lstStyle/>
        <a:p>
          <a:endParaRPr lang="en-US" sz="2400"/>
        </a:p>
      </dgm:t>
    </dgm:pt>
    <dgm:pt modelId="{7E9B98F0-0BC9-7141-BECA-549953E02499}" type="sibTrans" cxnId="{E2424B9C-9AC6-CA44-B48F-1F9F54B95E93}">
      <dgm:prSet/>
      <dgm:spPr/>
      <dgm:t>
        <a:bodyPr/>
        <a:lstStyle/>
        <a:p>
          <a:endParaRPr lang="en-US" sz="2400"/>
        </a:p>
      </dgm:t>
    </dgm:pt>
    <dgm:pt modelId="{970DA3A7-3181-B342-BB2B-260EEE7A81BC}">
      <dgm:prSet phldrT="[Text]" custT="1"/>
      <dgm:spPr/>
      <dgm:t>
        <a:bodyPr/>
        <a:lstStyle/>
        <a:p>
          <a:r>
            <a:rPr lang="en-US" sz="1100" b="1"/>
            <a:t>Finalización y Seguimiento</a:t>
          </a:r>
        </a:p>
      </dgm:t>
    </dgm:pt>
    <dgm:pt modelId="{F247A1FF-FC21-5B4A-9F20-36D95F0D226A}" type="parTrans" cxnId="{1B66ACFF-E87D-BD4F-875C-511F03603368}">
      <dgm:prSet/>
      <dgm:spPr/>
      <dgm:t>
        <a:bodyPr/>
        <a:lstStyle/>
        <a:p>
          <a:endParaRPr lang="en-US" sz="2400"/>
        </a:p>
      </dgm:t>
    </dgm:pt>
    <dgm:pt modelId="{167EE36E-C91D-CF44-8C88-31F7138081B5}" type="sibTrans" cxnId="{1B66ACFF-E87D-BD4F-875C-511F03603368}">
      <dgm:prSet/>
      <dgm:spPr/>
      <dgm:t>
        <a:bodyPr/>
        <a:lstStyle/>
        <a:p>
          <a:endParaRPr lang="en-US" sz="2400"/>
        </a:p>
      </dgm:t>
    </dgm:pt>
    <dgm:pt modelId="{F1D6715B-CDD8-1745-9A15-30B2D6EA15BC}">
      <dgm:prSet phldrT="[Text]" custT="1"/>
      <dgm:spPr/>
      <dgm:t>
        <a:bodyPr/>
        <a:lstStyle/>
        <a:p>
          <a:r>
            <a:rPr lang="en-US" sz="1000"/>
            <a:t>Verificación de los envíos</a:t>
          </a:r>
        </a:p>
      </dgm:t>
    </dgm:pt>
    <dgm:pt modelId="{A3D4FF98-A6C9-1241-B406-04258A2B57F6}" type="parTrans" cxnId="{D0F81488-2DB7-104F-8E13-E5FAB621FDC1}">
      <dgm:prSet/>
      <dgm:spPr/>
      <dgm:t>
        <a:bodyPr/>
        <a:lstStyle/>
        <a:p>
          <a:endParaRPr lang="en-US" sz="2400"/>
        </a:p>
      </dgm:t>
    </dgm:pt>
    <dgm:pt modelId="{D5FEF536-E955-8045-A606-37AF77BCA9D8}" type="sibTrans" cxnId="{D0F81488-2DB7-104F-8E13-E5FAB621FDC1}">
      <dgm:prSet/>
      <dgm:spPr/>
      <dgm:t>
        <a:bodyPr/>
        <a:lstStyle/>
        <a:p>
          <a:endParaRPr lang="en-US" sz="2400"/>
        </a:p>
      </dgm:t>
    </dgm:pt>
    <dgm:pt modelId="{4A3735D9-C87D-424C-8406-14DA701FE38F}">
      <dgm:prSet phldrT="[Text]" custT="1"/>
      <dgm:spPr/>
      <dgm:t>
        <a:bodyPr/>
        <a:lstStyle/>
        <a:p>
          <a:r>
            <a:rPr lang="en-US" sz="1000"/>
            <a:t> Factura</a:t>
          </a:r>
        </a:p>
      </dgm:t>
    </dgm:pt>
    <dgm:pt modelId="{74AE1814-9F38-A84C-8922-9C9197EB1936}" type="parTrans" cxnId="{CACE1F73-64F9-644A-8FE7-D32C3DF80857}">
      <dgm:prSet/>
      <dgm:spPr/>
      <dgm:t>
        <a:bodyPr/>
        <a:lstStyle/>
        <a:p>
          <a:endParaRPr lang="en-US" sz="2400"/>
        </a:p>
      </dgm:t>
    </dgm:pt>
    <dgm:pt modelId="{11E66941-0F0F-6B46-BBBF-B8F21DE106CF}" type="sibTrans" cxnId="{CACE1F73-64F9-644A-8FE7-D32C3DF80857}">
      <dgm:prSet/>
      <dgm:spPr/>
      <dgm:t>
        <a:bodyPr/>
        <a:lstStyle/>
        <a:p>
          <a:endParaRPr lang="en-US" sz="2400"/>
        </a:p>
      </dgm:t>
    </dgm:pt>
    <dgm:pt modelId="{9336C18C-E38F-1244-B6E6-5BA3664CE883}">
      <dgm:prSet phldrT="[Text]" custT="1"/>
      <dgm:spPr/>
      <dgm:t>
        <a:bodyPr/>
        <a:lstStyle/>
        <a:p>
          <a:r>
            <a:rPr lang="en-US" sz="1000"/>
            <a:t>Pago</a:t>
          </a:r>
        </a:p>
      </dgm:t>
    </dgm:pt>
    <dgm:pt modelId="{D9BE9FDE-557D-D847-A87F-1EAF69F38CF2}" type="parTrans" cxnId="{EBDB669F-410E-0E4A-945D-3DA91959A032}">
      <dgm:prSet/>
      <dgm:spPr/>
      <dgm:t>
        <a:bodyPr/>
        <a:lstStyle/>
        <a:p>
          <a:endParaRPr lang="en-US" sz="2400"/>
        </a:p>
      </dgm:t>
    </dgm:pt>
    <dgm:pt modelId="{BE5E4AB2-E818-4748-942C-0440B99D44D6}" type="sibTrans" cxnId="{EBDB669F-410E-0E4A-945D-3DA91959A032}">
      <dgm:prSet/>
      <dgm:spPr/>
      <dgm:t>
        <a:bodyPr/>
        <a:lstStyle/>
        <a:p>
          <a:endParaRPr lang="en-US" sz="2400"/>
        </a:p>
      </dgm:t>
    </dgm:pt>
    <dgm:pt modelId="{041EED50-A6CE-7B42-9994-9B0F166F972F}">
      <dgm:prSet phldrT="[Text]" custT="1"/>
      <dgm:spPr/>
      <dgm:t>
        <a:bodyPr/>
        <a:lstStyle/>
        <a:p>
          <a:r>
            <a:rPr lang="en-US" sz="1000"/>
            <a:t>Auditoria</a:t>
          </a:r>
        </a:p>
      </dgm:t>
    </dgm:pt>
    <dgm:pt modelId="{7C60B9EB-358A-074D-ABE6-E3BB06523F62}" type="parTrans" cxnId="{3124CF3D-6E48-2B41-99D4-6461C52960E2}">
      <dgm:prSet/>
      <dgm:spPr/>
      <dgm:t>
        <a:bodyPr/>
        <a:lstStyle/>
        <a:p>
          <a:endParaRPr lang="en-US" sz="2400"/>
        </a:p>
      </dgm:t>
    </dgm:pt>
    <dgm:pt modelId="{2064E495-CA34-F049-870D-6EE97FE4E30E}" type="sibTrans" cxnId="{3124CF3D-6E48-2B41-99D4-6461C52960E2}">
      <dgm:prSet/>
      <dgm:spPr/>
      <dgm:t>
        <a:bodyPr/>
        <a:lstStyle/>
        <a:p>
          <a:endParaRPr lang="en-US" sz="2400"/>
        </a:p>
      </dgm:t>
    </dgm:pt>
    <dgm:pt modelId="{9EC224B3-E2D0-724A-9C7B-52657E36792A}">
      <dgm:prSet phldrT="[Text]" custT="1"/>
      <dgm:spPr/>
      <dgm:t>
        <a:bodyPr/>
        <a:lstStyle/>
        <a:p>
          <a:r>
            <a:rPr lang="en-US" sz="1000"/>
            <a:t>PQR</a:t>
          </a:r>
        </a:p>
      </dgm:t>
    </dgm:pt>
    <dgm:pt modelId="{AF6F52CB-2E5F-8748-8860-D1F617F2E4CC}" type="parTrans" cxnId="{801D37B7-AF35-A54F-81DF-4EB93A684EEC}">
      <dgm:prSet/>
      <dgm:spPr/>
      <dgm:t>
        <a:bodyPr/>
        <a:lstStyle/>
        <a:p>
          <a:endParaRPr lang="en-US" sz="2400"/>
        </a:p>
      </dgm:t>
    </dgm:pt>
    <dgm:pt modelId="{5782453A-D8B9-2848-92E4-C3E8AAE746CA}" type="sibTrans" cxnId="{801D37B7-AF35-A54F-81DF-4EB93A684EEC}">
      <dgm:prSet/>
      <dgm:spPr/>
      <dgm:t>
        <a:bodyPr/>
        <a:lstStyle/>
        <a:p>
          <a:endParaRPr lang="en-US" sz="2400"/>
        </a:p>
      </dgm:t>
    </dgm:pt>
    <dgm:pt modelId="{35810A01-7A2A-3A4A-8B26-CB801CD22F21}" type="pres">
      <dgm:prSet presAssocID="{D7A82031-022A-8646-B7C6-3A33369F8607}" presName="CompostProcess" presStyleCnt="0">
        <dgm:presLayoutVars>
          <dgm:dir/>
          <dgm:resizeHandles val="exact"/>
        </dgm:presLayoutVars>
      </dgm:prSet>
      <dgm:spPr/>
    </dgm:pt>
    <dgm:pt modelId="{612BB441-F8CE-DF49-9BCA-3328FE952FAF}" type="pres">
      <dgm:prSet presAssocID="{D7A82031-022A-8646-B7C6-3A33369F8607}" presName="arrow" presStyleLbl="bgShp" presStyleIdx="0" presStyleCnt="1"/>
      <dgm:spPr/>
    </dgm:pt>
    <dgm:pt modelId="{DAB990F4-F864-034E-ABEE-890CF5C2D213}" type="pres">
      <dgm:prSet presAssocID="{D7A82031-022A-8646-B7C6-3A33369F8607}" presName="linearProcess" presStyleCnt="0"/>
      <dgm:spPr/>
    </dgm:pt>
    <dgm:pt modelId="{4E12F6E9-DE43-AF49-9C35-3D7C020F85BC}" type="pres">
      <dgm:prSet presAssocID="{CC614188-7986-2340-8A6C-0831D00A05CD}" presName="textNode" presStyleLbl="node1" presStyleIdx="0" presStyleCnt="4" custScaleY="151741">
        <dgm:presLayoutVars>
          <dgm:bulletEnabled val="1"/>
        </dgm:presLayoutVars>
      </dgm:prSet>
      <dgm:spPr/>
      <dgm:t>
        <a:bodyPr/>
        <a:lstStyle/>
        <a:p>
          <a:endParaRPr lang="en-US"/>
        </a:p>
      </dgm:t>
    </dgm:pt>
    <dgm:pt modelId="{4D384A71-D8DA-AC4B-BCEA-82DEF3FA5942}" type="pres">
      <dgm:prSet presAssocID="{8EACAF0D-A1C7-0742-88B3-209BE82F948F}" presName="sibTrans" presStyleCnt="0"/>
      <dgm:spPr/>
    </dgm:pt>
    <dgm:pt modelId="{8A162B7A-D746-1845-8356-8FA1622153CC}" type="pres">
      <dgm:prSet presAssocID="{52211354-E31A-4144-A35F-1EE92BCFF23A}" presName="textNode" presStyleLbl="node1" presStyleIdx="1" presStyleCnt="4" custScaleY="151741">
        <dgm:presLayoutVars>
          <dgm:bulletEnabled val="1"/>
        </dgm:presLayoutVars>
      </dgm:prSet>
      <dgm:spPr/>
      <dgm:t>
        <a:bodyPr/>
        <a:lstStyle/>
        <a:p>
          <a:endParaRPr lang="en-US"/>
        </a:p>
      </dgm:t>
    </dgm:pt>
    <dgm:pt modelId="{C3248396-E85B-D442-8C79-FB3CE7DFD923}" type="pres">
      <dgm:prSet presAssocID="{651647A4-8387-114A-A782-EE8442CFFDA0}" presName="sibTrans" presStyleCnt="0"/>
      <dgm:spPr/>
    </dgm:pt>
    <dgm:pt modelId="{9F781AFC-C698-4D40-80CD-757D7066FEC2}" type="pres">
      <dgm:prSet presAssocID="{A712D359-10C4-1A47-9751-65060DCE9E56}" presName="textNode" presStyleLbl="node1" presStyleIdx="2" presStyleCnt="4" custScaleY="151741">
        <dgm:presLayoutVars>
          <dgm:bulletEnabled val="1"/>
        </dgm:presLayoutVars>
      </dgm:prSet>
      <dgm:spPr/>
      <dgm:t>
        <a:bodyPr/>
        <a:lstStyle/>
        <a:p>
          <a:endParaRPr lang="en-US"/>
        </a:p>
      </dgm:t>
    </dgm:pt>
    <dgm:pt modelId="{786224B2-72E5-D247-9FE1-D26B381E3601}" type="pres">
      <dgm:prSet presAssocID="{FD31851C-5DC7-A74F-B64B-8E9185A4975C}" presName="sibTrans" presStyleCnt="0"/>
      <dgm:spPr/>
    </dgm:pt>
    <dgm:pt modelId="{10B5E32A-9026-0747-8AE4-4C0632884206}" type="pres">
      <dgm:prSet presAssocID="{970DA3A7-3181-B342-BB2B-260EEE7A81BC}" presName="textNode" presStyleLbl="node1" presStyleIdx="3" presStyleCnt="4" custScaleY="151741">
        <dgm:presLayoutVars>
          <dgm:bulletEnabled val="1"/>
        </dgm:presLayoutVars>
      </dgm:prSet>
      <dgm:spPr/>
      <dgm:t>
        <a:bodyPr/>
        <a:lstStyle/>
        <a:p>
          <a:endParaRPr lang="en-US"/>
        </a:p>
      </dgm:t>
    </dgm:pt>
  </dgm:ptLst>
  <dgm:cxnLst>
    <dgm:cxn modelId="{E2424B9C-9AC6-CA44-B48F-1F9F54B95E93}" srcId="{A712D359-10C4-1A47-9751-65060DCE9E56}" destId="{7A22E4E4-5B82-FE4D-A17E-61B65CECC2D6}" srcOrd="2" destOrd="0" parTransId="{F11D3701-D02E-7A47-9C0B-045052E3871C}" sibTransId="{7E9B98F0-0BC9-7141-BECA-549953E02499}"/>
    <dgm:cxn modelId="{CB6B8671-1EA0-5F4F-A5B3-E6143C6DB237}" srcId="{D7A82031-022A-8646-B7C6-3A33369F8607}" destId="{52211354-E31A-4144-A35F-1EE92BCFF23A}" srcOrd="1" destOrd="0" parTransId="{0193E455-CD5F-E54F-B8B1-F55C24548C5E}" sibTransId="{651647A4-8387-114A-A782-EE8442CFFDA0}"/>
    <dgm:cxn modelId="{CACE1F73-64F9-644A-8FE7-D32C3DF80857}" srcId="{970DA3A7-3181-B342-BB2B-260EEE7A81BC}" destId="{4A3735D9-C87D-424C-8406-14DA701FE38F}" srcOrd="1" destOrd="0" parTransId="{74AE1814-9F38-A84C-8922-9C9197EB1936}" sibTransId="{11E66941-0F0F-6B46-BBBF-B8F21DE106CF}"/>
    <dgm:cxn modelId="{1B66ACFF-E87D-BD4F-875C-511F03603368}" srcId="{D7A82031-022A-8646-B7C6-3A33369F8607}" destId="{970DA3A7-3181-B342-BB2B-260EEE7A81BC}" srcOrd="3" destOrd="0" parTransId="{F247A1FF-FC21-5B4A-9F20-36D95F0D226A}" sibTransId="{167EE36E-C91D-CF44-8C88-31F7138081B5}"/>
    <dgm:cxn modelId="{CEB7C391-D093-E24B-959E-0A422B0A799C}" type="presOf" srcId="{855C815A-718E-6349-8A47-810C42D1B28C}" destId="{8A162B7A-D746-1845-8356-8FA1622153CC}" srcOrd="0" destOrd="4" presId="urn:microsoft.com/office/officeart/2005/8/layout/hProcess9"/>
    <dgm:cxn modelId="{39A906CC-53BF-DE4D-B558-D77F39D1CC28}" srcId="{D7A82031-022A-8646-B7C6-3A33369F8607}" destId="{A712D359-10C4-1A47-9751-65060DCE9E56}" srcOrd="2" destOrd="0" parTransId="{CD94F426-E13F-2147-B4AB-EC2CDB7D2BF2}" sibTransId="{FD31851C-5DC7-A74F-B64B-8E9185A4975C}"/>
    <dgm:cxn modelId="{7E020E7A-376F-7D48-B607-BE66317DA034}" type="presOf" srcId="{7A22E4E4-5B82-FE4D-A17E-61B65CECC2D6}" destId="{9F781AFC-C698-4D40-80CD-757D7066FEC2}" srcOrd="0" destOrd="3" presId="urn:microsoft.com/office/officeart/2005/8/layout/hProcess9"/>
    <dgm:cxn modelId="{1B397731-C746-F042-8A90-4A23CDF0C1AD}" srcId="{52211354-E31A-4144-A35F-1EE92BCFF23A}" destId="{5E43FE52-2D86-224A-8116-A6277B23922C}" srcOrd="1" destOrd="0" parTransId="{65205E3C-3512-3447-B90B-F18D807222E3}" sibTransId="{1ABD96BE-2979-0D48-B1C7-D4043329849D}"/>
    <dgm:cxn modelId="{4E1DFA3F-7232-C246-A7EB-2CD31DBC85F6}" type="presOf" srcId="{F062A0A2-15C7-2C47-BB91-AA3F31992A64}" destId="{4E12F6E9-DE43-AF49-9C35-3D7C020F85BC}" srcOrd="0" destOrd="3" presId="urn:microsoft.com/office/officeart/2005/8/layout/hProcess9"/>
    <dgm:cxn modelId="{EBDB669F-410E-0E4A-945D-3DA91959A032}" srcId="{970DA3A7-3181-B342-BB2B-260EEE7A81BC}" destId="{9336C18C-E38F-1244-B6E6-5BA3664CE883}" srcOrd="2" destOrd="0" parTransId="{D9BE9FDE-557D-D847-A87F-1EAF69F38CF2}" sibTransId="{BE5E4AB2-E818-4748-942C-0440B99D44D6}"/>
    <dgm:cxn modelId="{F30D5919-DEF1-9141-A420-26730F46C7B8}" type="presOf" srcId="{9336C18C-E38F-1244-B6E6-5BA3664CE883}" destId="{10B5E32A-9026-0747-8AE4-4C0632884206}" srcOrd="0" destOrd="3" presId="urn:microsoft.com/office/officeart/2005/8/layout/hProcess9"/>
    <dgm:cxn modelId="{AEA0C50C-4525-D849-9DD8-D83D436B1F93}" type="presOf" srcId="{CCAB8663-87D0-B647-A99B-07B6C1D46A90}" destId="{4E12F6E9-DE43-AF49-9C35-3D7C020F85BC}" srcOrd="0" destOrd="1" presId="urn:microsoft.com/office/officeart/2005/8/layout/hProcess9"/>
    <dgm:cxn modelId="{D0F81488-2DB7-104F-8E13-E5FAB621FDC1}" srcId="{970DA3A7-3181-B342-BB2B-260EEE7A81BC}" destId="{F1D6715B-CDD8-1745-9A15-30B2D6EA15BC}" srcOrd="0" destOrd="0" parTransId="{A3D4FF98-A6C9-1241-B406-04258A2B57F6}" sibTransId="{D5FEF536-E955-8045-A606-37AF77BCA9D8}"/>
    <dgm:cxn modelId="{107A7B34-4AA9-924D-9127-0671EFC897D8}" srcId="{52211354-E31A-4144-A35F-1EE92BCFF23A}" destId="{9838E3B3-A259-4C40-AB5F-268BFC6F9E9A}" srcOrd="0" destOrd="0" parTransId="{8759F6D8-DB56-5D42-AC1F-B46F23599D67}" sibTransId="{83FFEBB1-9A83-5D45-9C12-0F97143AD15B}"/>
    <dgm:cxn modelId="{A41B7CA1-DEBF-AD42-AEEE-4ED46710C131}" type="presOf" srcId="{F5FA675F-70A0-9644-AB6B-56968B3BBD82}" destId="{4E12F6E9-DE43-AF49-9C35-3D7C020F85BC}" srcOrd="0" destOrd="2" presId="urn:microsoft.com/office/officeart/2005/8/layout/hProcess9"/>
    <dgm:cxn modelId="{9FFEE3F1-DCD9-324E-89E4-D75E7D78515B}" type="presOf" srcId="{5E43FE52-2D86-224A-8116-A6277B23922C}" destId="{8A162B7A-D746-1845-8356-8FA1622153CC}" srcOrd="0" destOrd="2" presId="urn:microsoft.com/office/officeart/2005/8/layout/hProcess9"/>
    <dgm:cxn modelId="{37E74594-6188-E74E-8D97-0FE360BF66DB}" srcId="{D7A82031-022A-8646-B7C6-3A33369F8607}" destId="{CC614188-7986-2340-8A6C-0831D00A05CD}" srcOrd="0" destOrd="0" parTransId="{EEE08D57-27CB-1645-ACDD-C483AF768F91}" sibTransId="{8EACAF0D-A1C7-0742-88B3-209BE82F948F}"/>
    <dgm:cxn modelId="{8722CEDC-A6DA-0E4A-91BB-F88219B6FC0F}" type="presOf" srcId="{A712D359-10C4-1A47-9751-65060DCE9E56}" destId="{9F781AFC-C698-4D40-80CD-757D7066FEC2}" srcOrd="0" destOrd="0" presId="urn:microsoft.com/office/officeart/2005/8/layout/hProcess9"/>
    <dgm:cxn modelId="{7D295C03-E238-D149-B48B-BC6A7F6F36FC}" type="presOf" srcId="{4A3735D9-C87D-424C-8406-14DA701FE38F}" destId="{10B5E32A-9026-0747-8AE4-4C0632884206}" srcOrd="0" destOrd="2" presId="urn:microsoft.com/office/officeart/2005/8/layout/hProcess9"/>
    <dgm:cxn modelId="{F9905DC8-FC47-B445-B3FB-A5ECBB6BF44A}" type="presOf" srcId="{9838E3B3-A259-4C40-AB5F-268BFC6F9E9A}" destId="{8A162B7A-D746-1845-8356-8FA1622153CC}" srcOrd="0" destOrd="1" presId="urn:microsoft.com/office/officeart/2005/8/layout/hProcess9"/>
    <dgm:cxn modelId="{B090173E-BB8E-4A4E-827C-D72E471B6B9B}" srcId="{CC614188-7986-2340-8A6C-0831D00A05CD}" destId="{CCAB8663-87D0-B647-A99B-07B6C1D46A90}" srcOrd="0" destOrd="0" parTransId="{6F619C4C-4835-1D44-B7E9-5572BC8EF62D}" sibTransId="{78C47954-A69E-694D-BB2F-F2F67B6560CA}"/>
    <dgm:cxn modelId="{C88EDC4B-2BA2-C644-B744-5F5404AE4889}" type="presOf" srcId="{52211354-E31A-4144-A35F-1EE92BCFF23A}" destId="{8A162B7A-D746-1845-8356-8FA1622153CC}" srcOrd="0" destOrd="0" presId="urn:microsoft.com/office/officeart/2005/8/layout/hProcess9"/>
    <dgm:cxn modelId="{801D37B7-AF35-A54F-81DF-4EB93A684EEC}" srcId="{970DA3A7-3181-B342-BB2B-260EEE7A81BC}" destId="{9EC224B3-E2D0-724A-9C7B-52657E36792A}" srcOrd="4" destOrd="0" parTransId="{AF6F52CB-2E5F-8748-8860-D1F617F2E4CC}" sibTransId="{5782453A-D8B9-2848-92E4-C3E8AAE746CA}"/>
    <dgm:cxn modelId="{4AA5BCAD-9FEB-4C4B-AF97-215B2ED10A35}" type="presOf" srcId="{041EED50-A6CE-7B42-9994-9B0F166F972F}" destId="{10B5E32A-9026-0747-8AE4-4C0632884206}" srcOrd="0" destOrd="4" presId="urn:microsoft.com/office/officeart/2005/8/layout/hProcess9"/>
    <dgm:cxn modelId="{B47267FA-BA40-8E47-BDE9-A73C62ACCDC5}" srcId="{A712D359-10C4-1A47-9751-65060DCE9E56}" destId="{663B05C3-3CFA-BA48-A223-01AA6DEA2139}" srcOrd="1" destOrd="0" parTransId="{0327BDC0-C403-7140-9E86-D4701811D581}" sibTransId="{64406AF8-4E8B-394C-BE34-ABF167DCB97C}"/>
    <dgm:cxn modelId="{3124CF3D-6E48-2B41-99D4-6461C52960E2}" srcId="{970DA3A7-3181-B342-BB2B-260EEE7A81BC}" destId="{041EED50-A6CE-7B42-9994-9B0F166F972F}" srcOrd="3" destOrd="0" parTransId="{7C60B9EB-358A-074D-ABE6-E3BB06523F62}" sibTransId="{2064E495-CA34-F049-870D-6EE97FE4E30E}"/>
    <dgm:cxn modelId="{F7A234BF-A049-4E47-B4C9-D1F21D581E3A}" srcId="{A712D359-10C4-1A47-9751-65060DCE9E56}" destId="{2DDD027F-EAD8-2E47-A893-404F4B1A7AFD}" srcOrd="0" destOrd="0" parTransId="{D103CD53-0837-1D4E-8C91-46B9D0B5A4DB}" sibTransId="{A8D9A023-611B-A344-8728-38427F050011}"/>
    <dgm:cxn modelId="{2CA62566-CDF0-974C-9F2C-3460C9AE1E8A}" type="presOf" srcId="{2DDD027F-EAD8-2E47-A893-404F4B1A7AFD}" destId="{9F781AFC-C698-4D40-80CD-757D7066FEC2}" srcOrd="0" destOrd="1" presId="urn:microsoft.com/office/officeart/2005/8/layout/hProcess9"/>
    <dgm:cxn modelId="{4F4E69AC-928E-0F44-B5FA-B1096314228D}" type="presOf" srcId="{970DA3A7-3181-B342-BB2B-260EEE7A81BC}" destId="{10B5E32A-9026-0747-8AE4-4C0632884206}" srcOrd="0" destOrd="0" presId="urn:microsoft.com/office/officeart/2005/8/layout/hProcess9"/>
    <dgm:cxn modelId="{BBA9F071-7C21-C94D-BC37-5AAE1C4FFB3E}" type="presOf" srcId="{9EC224B3-E2D0-724A-9C7B-52657E36792A}" destId="{10B5E32A-9026-0747-8AE4-4C0632884206}" srcOrd="0" destOrd="5" presId="urn:microsoft.com/office/officeart/2005/8/layout/hProcess9"/>
    <dgm:cxn modelId="{27EA8EDD-AB0B-0F4E-85B9-EBA9A103E298}" type="presOf" srcId="{843879E9-FD90-0441-BCCE-B4418A1F855E}" destId="{8A162B7A-D746-1845-8356-8FA1622153CC}" srcOrd="0" destOrd="3" presId="urn:microsoft.com/office/officeart/2005/8/layout/hProcess9"/>
    <dgm:cxn modelId="{F4B60B9B-BC79-F44D-9ADA-B870A4409ABD}" srcId="{52211354-E31A-4144-A35F-1EE92BCFF23A}" destId="{855C815A-718E-6349-8A47-810C42D1B28C}" srcOrd="3" destOrd="0" parTransId="{89F8D813-23F6-8E48-8411-D6B2D9F77CC5}" sibTransId="{85D90548-CE24-F54A-BF86-B7D13A3E5E85}"/>
    <dgm:cxn modelId="{C1640EFA-7FA5-044A-B76F-59D7987E2CD2}" type="presOf" srcId="{F1D6715B-CDD8-1745-9A15-30B2D6EA15BC}" destId="{10B5E32A-9026-0747-8AE4-4C0632884206}" srcOrd="0" destOrd="1" presId="urn:microsoft.com/office/officeart/2005/8/layout/hProcess9"/>
    <dgm:cxn modelId="{188940C4-3580-B649-9A45-ED363521EBD8}" srcId="{CC614188-7986-2340-8A6C-0831D00A05CD}" destId="{F062A0A2-15C7-2C47-BB91-AA3F31992A64}" srcOrd="2" destOrd="0" parTransId="{3C19FC6C-482C-5640-B962-E646755146F4}" sibTransId="{D27BF50D-28EE-5547-8CBF-F0AE16F485D1}"/>
    <dgm:cxn modelId="{E4101294-8523-494B-91D9-3E651498B1BA}" type="presOf" srcId="{D7A82031-022A-8646-B7C6-3A33369F8607}" destId="{35810A01-7A2A-3A4A-8B26-CB801CD22F21}" srcOrd="0" destOrd="0" presId="urn:microsoft.com/office/officeart/2005/8/layout/hProcess9"/>
    <dgm:cxn modelId="{EDB65A52-502B-9844-B2B7-AC0C9F2408FF}" type="presOf" srcId="{CC614188-7986-2340-8A6C-0831D00A05CD}" destId="{4E12F6E9-DE43-AF49-9C35-3D7C020F85BC}" srcOrd="0" destOrd="0" presId="urn:microsoft.com/office/officeart/2005/8/layout/hProcess9"/>
    <dgm:cxn modelId="{2C6ACFE1-8525-B249-BF66-D338F9AE419C}" type="presOf" srcId="{663B05C3-3CFA-BA48-A223-01AA6DEA2139}" destId="{9F781AFC-C698-4D40-80CD-757D7066FEC2}" srcOrd="0" destOrd="2" presId="urn:microsoft.com/office/officeart/2005/8/layout/hProcess9"/>
    <dgm:cxn modelId="{3FE53F2F-12EB-5C4D-B320-CCF95992D503}" srcId="{52211354-E31A-4144-A35F-1EE92BCFF23A}" destId="{843879E9-FD90-0441-BCCE-B4418A1F855E}" srcOrd="2" destOrd="0" parTransId="{1E48541A-1B0E-B247-A756-F294792A0B62}" sibTransId="{527F908E-D721-464D-87C3-CA0408C8F610}"/>
    <dgm:cxn modelId="{239613FB-0881-1442-80BD-A377840E1C36}" srcId="{CC614188-7986-2340-8A6C-0831D00A05CD}" destId="{F5FA675F-70A0-9644-AB6B-56968B3BBD82}" srcOrd="1" destOrd="0" parTransId="{5D0E97A4-9860-884F-A2E2-AABE527C7C92}" sibTransId="{B3DE95C7-DB90-0740-BD59-F0F382546F44}"/>
    <dgm:cxn modelId="{81D593EE-26D5-ED49-9146-4701FA6C9470}" type="presParOf" srcId="{35810A01-7A2A-3A4A-8B26-CB801CD22F21}" destId="{612BB441-F8CE-DF49-9BCA-3328FE952FAF}" srcOrd="0" destOrd="0" presId="urn:microsoft.com/office/officeart/2005/8/layout/hProcess9"/>
    <dgm:cxn modelId="{0E71789A-8D9E-D440-A4F7-A3C85C747BEA}" type="presParOf" srcId="{35810A01-7A2A-3A4A-8B26-CB801CD22F21}" destId="{DAB990F4-F864-034E-ABEE-890CF5C2D213}" srcOrd="1" destOrd="0" presId="urn:microsoft.com/office/officeart/2005/8/layout/hProcess9"/>
    <dgm:cxn modelId="{265B08C5-BADD-F640-8146-C2253338A9A7}" type="presParOf" srcId="{DAB990F4-F864-034E-ABEE-890CF5C2D213}" destId="{4E12F6E9-DE43-AF49-9C35-3D7C020F85BC}" srcOrd="0" destOrd="0" presId="urn:microsoft.com/office/officeart/2005/8/layout/hProcess9"/>
    <dgm:cxn modelId="{63D9D87B-FAA2-E540-A302-5E42FB4C98FE}" type="presParOf" srcId="{DAB990F4-F864-034E-ABEE-890CF5C2D213}" destId="{4D384A71-D8DA-AC4B-BCEA-82DEF3FA5942}" srcOrd="1" destOrd="0" presId="urn:microsoft.com/office/officeart/2005/8/layout/hProcess9"/>
    <dgm:cxn modelId="{50CD5190-037E-D84B-BBA3-B2268589E801}" type="presParOf" srcId="{DAB990F4-F864-034E-ABEE-890CF5C2D213}" destId="{8A162B7A-D746-1845-8356-8FA1622153CC}" srcOrd="2" destOrd="0" presId="urn:microsoft.com/office/officeart/2005/8/layout/hProcess9"/>
    <dgm:cxn modelId="{88F261BD-1EC1-DD49-B71E-96CCB0E61602}" type="presParOf" srcId="{DAB990F4-F864-034E-ABEE-890CF5C2D213}" destId="{C3248396-E85B-D442-8C79-FB3CE7DFD923}" srcOrd="3" destOrd="0" presId="urn:microsoft.com/office/officeart/2005/8/layout/hProcess9"/>
    <dgm:cxn modelId="{92D887E4-5DCC-A744-A841-B2BB975FF27C}" type="presParOf" srcId="{DAB990F4-F864-034E-ABEE-890CF5C2D213}" destId="{9F781AFC-C698-4D40-80CD-757D7066FEC2}" srcOrd="4" destOrd="0" presId="urn:microsoft.com/office/officeart/2005/8/layout/hProcess9"/>
    <dgm:cxn modelId="{25BD17D0-FEA0-C847-805F-545F0E7F8D6E}" type="presParOf" srcId="{DAB990F4-F864-034E-ABEE-890CF5C2D213}" destId="{786224B2-72E5-D247-9FE1-D26B381E3601}" srcOrd="5" destOrd="0" presId="urn:microsoft.com/office/officeart/2005/8/layout/hProcess9"/>
    <dgm:cxn modelId="{E1B7AA03-D8A0-2646-816D-0BEFC198C9FC}" type="presParOf" srcId="{DAB990F4-F864-034E-ABEE-890CF5C2D213}" destId="{10B5E32A-9026-0747-8AE4-4C0632884206}" srcOrd="6" destOrd="0" presId="urn:microsoft.com/office/officeart/2005/8/layout/hProcess9"/>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12BB441-F8CE-DF49-9BCA-3328FE952FAF}">
      <dsp:nvSpPr>
        <dsp:cNvPr id="0" name=""/>
        <dsp:cNvSpPr/>
      </dsp:nvSpPr>
      <dsp:spPr>
        <a:xfrm>
          <a:off x="458200" y="0"/>
          <a:ext cx="5192934" cy="3200400"/>
        </a:xfrm>
        <a:prstGeom prst="rightArrow">
          <a:avLst/>
        </a:prstGeom>
        <a:solidFill>
          <a:schemeClr val="accent6">
            <a:tint val="40000"/>
            <a:hueOff val="0"/>
            <a:satOff val="0"/>
            <a:lumOff val="0"/>
            <a:alphaOff val="0"/>
          </a:schemeClr>
        </a:solidFill>
        <a:ln>
          <a:noFill/>
        </a:ln>
        <a:effectLst/>
      </dsp:spPr>
      <dsp:style>
        <a:lnRef idx="0">
          <a:scrgbClr r="0" g="0" b="0"/>
        </a:lnRef>
        <a:fillRef idx="1">
          <a:scrgbClr r="0" g="0" b="0"/>
        </a:fillRef>
        <a:effectRef idx="2">
          <a:scrgbClr r="0" g="0" b="0"/>
        </a:effectRef>
        <a:fontRef idx="minor"/>
      </dsp:style>
    </dsp:sp>
    <dsp:sp modelId="{4E12F6E9-DE43-AF49-9C35-3D7C020F85BC}">
      <dsp:nvSpPr>
        <dsp:cNvPr id="0" name=""/>
        <dsp:cNvSpPr/>
      </dsp:nvSpPr>
      <dsp:spPr>
        <a:xfrm>
          <a:off x="1491" y="628936"/>
          <a:ext cx="1367291" cy="1942527"/>
        </a:xfrm>
        <a:prstGeom prst="round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t" anchorCtr="0">
          <a:noAutofit/>
        </a:bodyPr>
        <a:lstStyle/>
        <a:p>
          <a:pPr lvl="0" algn="l" defTabSz="488950">
            <a:lnSpc>
              <a:spcPct val="90000"/>
            </a:lnSpc>
            <a:spcBef>
              <a:spcPct val="0"/>
            </a:spcBef>
            <a:spcAft>
              <a:spcPct val="35000"/>
            </a:spcAft>
          </a:pPr>
          <a:r>
            <a:rPr lang="en-US" sz="1100" b="1" kern="1200"/>
            <a:t>Gestión de pedidos </a:t>
          </a:r>
        </a:p>
        <a:p>
          <a:pPr marL="57150" lvl="1" indent="-57150" algn="l" defTabSz="444500">
            <a:lnSpc>
              <a:spcPct val="90000"/>
            </a:lnSpc>
            <a:spcBef>
              <a:spcPct val="0"/>
            </a:spcBef>
            <a:spcAft>
              <a:spcPct val="15000"/>
            </a:spcAft>
            <a:buChar char="•"/>
          </a:pPr>
          <a:r>
            <a:rPr lang="en-US" sz="1000" kern="1200"/>
            <a:t>Ordenes de entrada</a:t>
          </a:r>
        </a:p>
        <a:p>
          <a:pPr marL="57150" lvl="1" indent="-57150" algn="l" defTabSz="444500">
            <a:lnSpc>
              <a:spcPct val="90000"/>
            </a:lnSpc>
            <a:spcBef>
              <a:spcPct val="0"/>
            </a:spcBef>
            <a:spcAft>
              <a:spcPct val="15000"/>
            </a:spcAft>
            <a:buChar char="•"/>
          </a:pPr>
          <a:r>
            <a:rPr lang="en-US" sz="1000" kern="1200"/>
            <a:t>Verificación envíos</a:t>
          </a:r>
        </a:p>
        <a:p>
          <a:pPr marL="57150" lvl="1" indent="-57150" algn="l" defTabSz="444500">
            <a:lnSpc>
              <a:spcPct val="90000"/>
            </a:lnSpc>
            <a:spcBef>
              <a:spcPct val="0"/>
            </a:spcBef>
            <a:spcAft>
              <a:spcPct val="15000"/>
            </a:spcAft>
            <a:buChar char="•"/>
          </a:pPr>
          <a:r>
            <a:rPr lang="en-US" sz="1000" kern="1200"/>
            <a:t>Filtrado de envíos</a:t>
          </a:r>
        </a:p>
      </dsp:txBody>
      <dsp:txXfrm>
        <a:off x="68237" y="695682"/>
        <a:ext cx="1233799" cy="1809035"/>
      </dsp:txXfrm>
    </dsp:sp>
    <dsp:sp modelId="{8A162B7A-D746-1845-8356-8FA1622153CC}">
      <dsp:nvSpPr>
        <dsp:cNvPr id="0" name=""/>
        <dsp:cNvSpPr/>
      </dsp:nvSpPr>
      <dsp:spPr>
        <a:xfrm>
          <a:off x="1581178" y="628936"/>
          <a:ext cx="1367291" cy="1942527"/>
        </a:xfrm>
        <a:prstGeom prst="round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t" anchorCtr="0">
          <a:noAutofit/>
        </a:bodyPr>
        <a:lstStyle/>
        <a:p>
          <a:pPr lvl="0" algn="l" defTabSz="488950">
            <a:lnSpc>
              <a:spcPct val="90000"/>
            </a:lnSpc>
            <a:spcBef>
              <a:spcPct val="0"/>
            </a:spcBef>
            <a:spcAft>
              <a:spcPct val="35000"/>
            </a:spcAft>
          </a:pPr>
          <a:r>
            <a:rPr lang="en-US" sz="1100" b="1" kern="1200"/>
            <a:t>Planificación de carga</a:t>
          </a:r>
        </a:p>
        <a:p>
          <a:pPr marL="57150" lvl="1" indent="-57150" algn="l" defTabSz="444500">
            <a:lnSpc>
              <a:spcPct val="90000"/>
            </a:lnSpc>
            <a:spcBef>
              <a:spcPct val="0"/>
            </a:spcBef>
            <a:spcAft>
              <a:spcPct val="15000"/>
            </a:spcAft>
            <a:buChar char="•"/>
          </a:pPr>
          <a:r>
            <a:rPr lang="en-US" sz="1000" kern="1200"/>
            <a:t>Envíos directos</a:t>
          </a:r>
        </a:p>
        <a:p>
          <a:pPr marL="57150" lvl="1" indent="-57150" algn="l" defTabSz="444500">
            <a:lnSpc>
              <a:spcPct val="90000"/>
            </a:lnSpc>
            <a:spcBef>
              <a:spcPct val="0"/>
            </a:spcBef>
            <a:spcAft>
              <a:spcPct val="15000"/>
            </a:spcAft>
            <a:buChar char="•"/>
          </a:pPr>
          <a:r>
            <a:rPr lang="en-US" sz="1000" kern="1200"/>
            <a:t>Consolidación de Carga</a:t>
          </a:r>
        </a:p>
        <a:p>
          <a:pPr marL="57150" lvl="1" indent="-57150" algn="l" defTabSz="444500">
            <a:lnSpc>
              <a:spcPct val="90000"/>
            </a:lnSpc>
            <a:spcBef>
              <a:spcPct val="0"/>
            </a:spcBef>
            <a:spcAft>
              <a:spcPct val="15000"/>
            </a:spcAft>
            <a:buChar char="•"/>
          </a:pPr>
          <a:r>
            <a:rPr lang="en-US" sz="1000" kern="1200"/>
            <a:t>Valoración de envío / carga y cálculo de la fletes</a:t>
          </a:r>
        </a:p>
        <a:p>
          <a:pPr marL="57150" lvl="1" indent="-57150" algn="l" defTabSz="444500">
            <a:lnSpc>
              <a:spcPct val="90000"/>
            </a:lnSpc>
            <a:spcBef>
              <a:spcPct val="0"/>
            </a:spcBef>
            <a:spcAft>
              <a:spcPct val="15000"/>
            </a:spcAft>
            <a:buChar char="•"/>
          </a:pPr>
          <a:r>
            <a:rPr lang="en-US" sz="1000" kern="1200"/>
            <a:t>Subasta de Carga</a:t>
          </a:r>
        </a:p>
      </dsp:txBody>
      <dsp:txXfrm>
        <a:off x="1647924" y="695682"/>
        <a:ext cx="1233799" cy="1809035"/>
      </dsp:txXfrm>
    </dsp:sp>
    <dsp:sp modelId="{9F781AFC-C698-4D40-80CD-757D7066FEC2}">
      <dsp:nvSpPr>
        <dsp:cNvPr id="0" name=""/>
        <dsp:cNvSpPr/>
      </dsp:nvSpPr>
      <dsp:spPr>
        <a:xfrm>
          <a:off x="3160864" y="628936"/>
          <a:ext cx="1367291" cy="1942527"/>
        </a:xfrm>
        <a:prstGeom prst="round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t" anchorCtr="0">
          <a:noAutofit/>
        </a:bodyPr>
        <a:lstStyle/>
        <a:p>
          <a:pPr lvl="0" algn="l" defTabSz="488950">
            <a:lnSpc>
              <a:spcPct val="90000"/>
            </a:lnSpc>
            <a:spcBef>
              <a:spcPct val="0"/>
            </a:spcBef>
            <a:spcAft>
              <a:spcPct val="35000"/>
            </a:spcAft>
          </a:pPr>
          <a:r>
            <a:rPr lang="en-US" sz="1100" b="1" kern="1200"/>
            <a:t>Gestión de eventos</a:t>
          </a:r>
        </a:p>
        <a:p>
          <a:pPr marL="57150" lvl="1" indent="-57150" algn="l" defTabSz="444500">
            <a:lnSpc>
              <a:spcPct val="90000"/>
            </a:lnSpc>
            <a:spcBef>
              <a:spcPct val="0"/>
            </a:spcBef>
            <a:spcAft>
              <a:spcPct val="15000"/>
            </a:spcAft>
            <a:buChar char="•"/>
          </a:pPr>
          <a:r>
            <a:rPr lang="en-US" sz="1000" kern="1200"/>
            <a:t>Reserva de Carga</a:t>
          </a:r>
        </a:p>
        <a:p>
          <a:pPr marL="57150" lvl="1" indent="-57150" algn="l" defTabSz="444500">
            <a:lnSpc>
              <a:spcPct val="90000"/>
            </a:lnSpc>
            <a:spcBef>
              <a:spcPct val="0"/>
            </a:spcBef>
            <a:spcAft>
              <a:spcPct val="15000"/>
            </a:spcAft>
            <a:buChar char="•"/>
          </a:pPr>
          <a:r>
            <a:rPr lang="en-US" sz="1000" kern="1200"/>
            <a:t>Visibilidad de Carga en tránsito (seguimiento y monitoreo)</a:t>
          </a:r>
        </a:p>
        <a:p>
          <a:pPr marL="57150" lvl="1" indent="-57150" algn="l" defTabSz="444500">
            <a:lnSpc>
              <a:spcPct val="90000"/>
            </a:lnSpc>
            <a:spcBef>
              <a:spcPct val="0"/>
            </a:spcBef>
            <a:spcAft>
              <a:spcPct val="15000"/>
            </a:spcAft>
            <a:buChar char="•"/>
          </a:pPr>
          <a:r>
            <a:rPr lang="en-US" sz="1000" kern="1200"/>
            <a:t>Advertencia en caso de excepciones</a:t>
          </a:r>
        </a:p>
      </dsp:txBody>
      <dsp:txXfrm>
        <a:off x="3227610" y="695682"/>
        <a:ext cx="1233799" cy="1809035"/>
      </dsp:txXfrm>
    </dsp:sp>
    <dsp:sp modelId="{10B5E32A-9026-0747-8AE4-4C0632884206}">
      <dsp:nvSpPr>
        <dsp:cNvPr id="0" name=""/>
        <dsp:cNvSpPr/>
      </dsp:nvSpPr>
      <dsp:spPr>
        <a:xfrm>
          <a:off x="4740551" y="628936"/>
          <a:ext cx="1367291" cy="1942527"/>
        </a:xfrm>
        <a:prstGeom prst="round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t" anchorCtr="0">
          <a:noAutofit/>
        </a:bodyPr>
        <a:lstStyle/>
        <a:p>
          <a:pPr lvl="0" algn="l" defTabSz="488950">
            <a:lnSpc>
              <a:spcPct val="90000"/>
            </a:lnSpc>
            <a:spcBef>
              <a:spcPct val="0"/>
            </a:spcBef>
            <a:spcAft>
              <a:spcPct val="35000"/>
            </a:spcAft>
          </a:pPr>
          <a:r>
            <a:rPr lang="en-US" sz="1100" b="1" kern="1200"/>
            <a:t>Finalización y Seguimiento</a:t>
          </a:r>
        </a:p>
        <a:p>
          <a:pPr marL="57150" lvl="1" indent="-57150" algn="l" defTabSz="444500">
            <a:lnSpc>
              <a:spcPct val="90000"/>
            </a:lnSpc>
            <a:spcBef>
              <a:spcPct val="0"/>
            </a:spcBef>
            <a:spcAft>
              <a:spcPct val="15000"/>
            </a:spcAft>
            <a:buChar char="•"/>
          </a:pPr>
          <a:r>
            <a:rPr lang="en-US" sz="1000" kern="1200"/>
            <a:t>Verificación de los envíos</a:t>
          </a:r>
        </a:p>
        <a:p>
          <a:pPr marL="57150" lvl="1" indent="-57150" algn="l" defTabSz="444500">
            <a:lnSpc>
              <a:spcPct val="90000"/>
            </a:lnSpc>
            <a:spcBef>
              <a:spcPct val="0"/>
            </a:spcBef>
            <a:spcAft>
              <a:spcPct val="15000"/>
            </a:spcAft>
            <a:buChar char="•"/>
          </a:pPr>
          <a:r>
            <a:rPr lang="en-US" sz="1000" kern="1200"/>
            <a:t> Factura</a:t>
          </a:r>
        </a:p>
        <a:p>
          <a:pPr marL="57150" lvl="1" indent="-57150" algn="l" defTabSz="444500">
            <a:lnSpc>
              <a:spcPct val="90000"/>
            </a:lnSpc>
            <a:spcBef>
              <a:spcPct val="0"/>
            </a:spcBef>
            <a:spcAft>
              <a:spcPct val="15000"/>
            </a:spcAft>
            <a:buChar char="•"/>
          </a:pPr>
          <a:r>
            <a:rPr lang="en-US" sz="1000" kern="1200"/>
            <a:t>Pago</a:t>
          </a:r>
        </a:p>
        <a:p>
          <a:pPr marL="57150" lvl="1" indent="-57150" algn="l" defTabSz="444500">
            <a:lnSpc>
              <a:spcPct val="90000"/>
            </a:lnSpc>
            <a:spcBef>
              <a:spcPct val="0"/>
            </a:spcBef>
            <a:spcAft>
              <a:spcPct val="15000"/>
            </a:spcAft>
            <a:buChar char="•"/>
          </a:pPr>
          <a:r>
            <a:rPr lang="en-US" sz="1000" kern="1200"/>
            <a:t>Auditoria</a:t>
          </a:r>
        </a:p>
        <a:p>
          <a:pPr marL="57150" lvl="1" indent="-57150" algn="l" defTabSz="444500">
            <a:lnSpc>
              <a:spcPct val="90000"/>
            </a:lnSpc>
            <a:spcBef>
              <a:spcPct val="0"/>
            </a:spcBef>
            <a:spcAft>
              <a:spcPct val="15000"/>
            </a:spcAft>
            <a:buChar char="•"/>
          </a:pPr>
          <a:r>
            <a:rPr lang="en-US" sz="1000" kern="1200"/>
            <a:t>PQR</a:t>
          </a:r>
        </a:p>
      </dsp:txBody>
      <dsp:txXfrm>
        <a:off x="4807297" y="695682"/>
        <a:ext cx="1233799" cy="1809035"/>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b:Source>
    <b:Tag>Sof</b:Tag>
    <b:SourceType>InternetSite</b:SourceType>
    <b:Guid>{67897928-A74A-FB4E-A2D4-1D60A92C2AD2}</b:Guid>
    <b:Title>Defining an Architecture</b:Title>
    <b:Author>
      <b:Author>
        <b:Corporate>Software Engineering Institute</b:Corporate>
      </b:Author>
    </b:Author>
    <b:InternetSiteTitle>Software Engineering Institute</b:InternetSiteTitle>
    <b:URL>http://www.sei.cmu.edu/architecture/tools/define/add.cfm</b:URL>
    <b:RefOrder>15</b:RefOrder>
  </b:Source>
  <b:Source>
    <b:Tag>Cer16</b:Tag>
    <b:SourceType>Book</b:SourceType>
    <b:Guid>{545B02AA-DDA3-3446-BA9F-1897A43EEB0E}</b:Guid>
    <b:Title>Designing Software Architectures : a practical approach</b:Title>
    <b:Year>2016</b:Year>
    <b:Publisher>Addison-Wesley</b:Publisher>
    <b:Author>
      <b:Author>
        <b:NameList>
          <b:Person>
            <b:Last>Cervantes</b:Last>
            <b:First>Humberto</b:First>
          </b:Person>
          <b:Person>
            <b:Last>Kazman</b:Last>
            <b:First>Rick</b:First>
          </b:Person>
        </b:NameList>
      </b:Author>
    </b:Author>
    <b:RefOrder>16</b:RefOrder>
  </b:Source>
  <b:Source>
    <b:Tag>Bri02</b:Tag>
    <b:SourceType>DocumentFromInternetSite</b:SourceType>
    <b:Guid>{9CE81B1A-4672-A743-9A8D-09FF6930F89B}</b:Guid>
    <b:Title>A requirements model for quality attributes </b:Title>
    <b:Year>2002</b:Year>
    <b:InternetSiteTitle>TWENTE RESEARCH AND EDUCATION ON SOFTWARE ENGINEERING (TRESE)</b:InternetSiteTitle>
    <b:URL>http://trese.cs.utwente.nl/AOSD-EarlyAspectsWS/Papers/Brito.pdf</b:URL>
    <b:Month>Mayo</b:Month>
    <b:Author>
      <b:Author>
        <b:NameList>
          <b:Person>
            <b:Last>Brito</b:Last>
            <b:First>Isabel</b:First>
          </b:Person>
          <b:Person>
            <b:Last>Moreira</b:Last>
            <b:First>Ana</b:First>
          </b:Person>
          <b:Person>
            <b:Last>Araujo</b:Last>
            <b:First>Joao</b:First>
          </b:Person>
        </b:NameList>
      </b:Author>
    </b:Author>
    <b:RefOrder>1</b:RefOrder>
  </b:Source>
  <b:Source>
    <b:Tag>Cam17</b:Tag>
    <b:SourceType>Report</b:SourceType>
    <b:Guid>{0945E49F-78D6-C849-907D-D698CBBA888A}</b:Guid>
    <b:Title>Analisis de Mercado de Sistemas TMS para el proyecto Logcloud</b:Title>
    <b:Year>2017</b:Year>
    <b:City>Barranquilla</b:City>
    <b:Author>
      <b:Author>
        <b:NameList>
          <b:Person>
            <b:Last>Campo</b:Last>
            <b:Middle>F</b:Middle>
            <b:First>Luis</b:First>
          </b:Person>
        </b:NameList>
      </b:Author>
    </b:Author>
    <b:RefOrder>6</b:RefOrder>
  </b:Source>
  <b:Source>
    <b:Tag>Obj16</b:Tag>
    <b:SourceType>InternetSite</b:SourceType>
    <b:Guid>{B4D2FACF-EBE2-494A-B0FD-16466D8814BE}</b:Guid>
    <b:Author>
      <b:Author>
        <b:Corporate>Object Management Group</b:Corporate>
      </b:Author>
    </b:Author>
    <b:Title>The Unified Modeling Language</b:Title>
    <b:Year>2016</b:Year>
    <b:URL>http://www.omg.org/spec/UML/2.5/PDF/</b:URL>
    <b:RefOrder>2</b:RefOrder>
  </b:Source>
  <b:Source>
    <b:Tag>Tra14</b:Tag>
    <b:SourceType>InternetSite</b:SourceType>
    <b:Guid>{C0AD81F4-CA8D-6046-B2A1-4DEE2735D52A}</b:Guid>
    <b:Author>
      <b:Author>
        <b:Corporate>Transpportemos en red</b:Corporate>
      </b:Author>
    </b:Author>
    <b:Title>Transpportemos en red</b:Title>
    <b:URL>http://transpportemos.com</b:URL>
    <b:ProductionCompany>RED SIAVIAL LTDA y OTMS GROUP SAS</b:ProductionCompany>
    <b:Year>2014</b:Year>
    <b:RefOrder>3</b:RefOrder>
  </b:Source>
  <b:Source>
    <b:Tag>Wik16</b:Tag>
    <b:SourceType>InternetSite</b:SourceType>
    <b:Guid>{2432DF47-0476-9549-9512-CCB539DFD1D6}</b:Guid>
    <b:Author>
      <b:Author>
        <b:Corporate>Wikipedia</b:Corporate>
      </b:Author>
    </b:Author>
    <b:Title>Transportista</b:Title>
    <b:URL>https://es.wikipedia.org/wiki/Transportista</b:URL>
    <b:Year>2016</b:Year>
    <b:RefOrder>4</b:RefOrder>
  </b:Source>
  <b:Source>
    <b:Tag>Pér08</b:Tag>
    <b:SourceType>InternetSite</b:SourceType>
    <b:Guid>{8F43BDB9-17A3-154E-99F1-9B025D894925}</b:Guid>
    <b:Title>Definicion.es</b:Title>
    <b:URL>http://definicion.de/empresa/</b:URL>
    <b:Year>2008</b:Year>
    <b:Author>
      <b:Author>
        <b:NameList>
          <b:Person>
            <b:Last>Pérez</b:Last>
            <b:First>Julián</b:First>
          </b:Person>
        </b:NameList>
      </b:Author>
    </b:Author>
    <b:RefOrder>5</b:RefOrder>
  </b:Source>
  <b:Source>
    <b:Tag>Min15</b:Tag>
    <b:SourceType>Book</b:SourceType>
    <b:Guid>{AFDF20F2-5641-4141-9E75-45965E6339E5}</b:Guid>
    <b:Title>The essentials of supply chain management: New business concepts and applications.</b:Title>
    <b:Year>2015</b:Year>
    <b:Publisher>Pearson Education</b:Publisher>
    <b:Author>
      <b:Author>
        <b:NameList>
          <b:Person>
            <b:Last>Min</b:Last>
            <b:First>Hokey</b:First>
          </b:Person>
        </b:NameList>
      </b:Author>
    </b:Author>
    <b:RefOrder>7</b:RefOrder>
  </b:Source>
  <b:Source>
    <b:Tag>Sot</b:Tag>
    <b:SourceType>Report</b:SourceType>
    <b:Guid>{DF2CBE04-7A49-4F43-A721-5D768E83E25C}</b:Guid>
    <b:Title>Development of a Supply Chain Collaboration TMS: Market Analysis and Value Assessment</b:Title>
    <b:City>Milan</b:City>
    <b:Author>
      <b:Author>
        <b:NameList>
          <b:Person>
            <b:Last>Soto</b:Last>
            <b:Middle>A</b:Middle>
            <b:First>Cesar</b:First>
          </b:Person>
          <b:Person>
            <b:Last>Melacini</b:Last>
            <b:First>Marco</b:First>
          </b:Person>
        </b:NameList>
      </b:Author>
    </b:Author>
    <b:Institution>POLITECNICO DI MILANO</b:Institution>
    <b:Department>Facoltà di Ingegneria Gestionale e dei Sistemi</b:Department>
    <b:RefOrder>8</b:RefOrder>
  </b:Source>
  <b:Source>
    <b:Tag>Gal08</b:Tag>
    <b:SourceType>InternetSite</b:SourceType>
    <b:Guid>{764E8982-9B4D-A940-AD1A-AA56E9D81223}</b:Guid>
    <b:Title>Los Requerimientos No Funcionales</b:Title>
    <b:Year>2008</b:Year>
    <b:URL>http://utpingsof1.blogspot.com.co/2008/11/los-requerimientos-no-funcionales.html</b:URL>
    <b:Month>Noviembre</b:Month>
    <b:Day>12</b:Day>
    <b:Author>
      <b:Author>
        <b:NameList>
          <b:Person>
            <b:Last>Galvez</b:Last>
            <b:First>Jorge</b:First>
          </b:Person>
        </b:NameList>
      </b:Author>
    </b:Author>
    <b:RefOrder>9</b:RefOrder>
  </b:Source>
  <b:Source>
    <b:Tag>Car16</b:Tag>
    <b:SourceType>Report</b:SourceType>
    <b:Guid>{6AB2D835-A380-8D40-BA94-CD8BC9616F27}</b:Guid>
    <b:Title>LogCloud - GeoLock: SISTEMA INTELIGENTE DE PLANEACIÓN DE TRANSPORTE DE CARGA EN LA NUBE Y SOLUCIÓN INTEGRAL PARA EL MONITOREO DE CARGA</b:Title>
    <b:Year>2016</b:Year>
    <b:Author>
      <b:Author>
        <b:Corporate>Caribetic</b:Corporate>
      </b:Author>
    </b:Author>
    <b:Institution>741-2015 CONVOCATORIA VES ESPECIALIZACIÓN REGIONAL INTELIGENTE</b:Institution>
    <b:Publisher>Colciencias</b:Publisher>
    <b:RefOrder>12</b:RefOrder>
  </b:Source>
  <b:Source>
    <b:Tag>Cer13</b:Tag>
    <b:SourceType>InternetSite</b:SourceType>
    <b:Guid>{87B5624D-96F7-1647-8834-8A5D8207C89C}</b:Guid>
    <b:Title>Gestión de Transporte (TMS)</b:Title>
    <b:Year>2013</b:Year>
    <b:Author>
      <b:Author>
        <b:Corporate>Cerca Technology</b:Corporate>
      </b:Author>
    </b:Author>
    <b:URL>http://cercatechnology.com/servicios-y-soluciones-software-wms/ejecucion-cadenas-de-abastecimiento-soluciones-software/gestion-del-transporte-sistema-tms/</b:URL>
    <b:RefOrder>14</b:RefOrder>
  </b:Source>
  <b:Source>
    <b:Tag>Wik17</b:Tag>
    <b:SourceType>InternetSite</b:SourceType>
    <b:Guid>{7D13FC14-F3AF-2C4E-A311-4D9074A457BA}</b:Guid>
    <b:Author>
      <b:Author>
        <b:Corporate>Wikipedia</b:Corporate>
      </b:Author>
    </b:Author>
    <b:Title>Lenguaje unificado de modelado</b:Title>
    <b:URL>https://es.wikipedia.org/wiki/Lenguaje_unificado_de_modelado</b:URL>
    <b:Year>2017</b:Year>
    <b:Month>Febrero</b:Month>
    <b:Day>22</b:Day>
    <b:RefOrder>13</b:RefOrder>
  </b:Source>
  <b:Source>
    <b:Tag>Tor</b:Tag>
    <b:SourceType>InternetSite</b:SourceType>
    <b:Guid>{4C1C9FEC-FD95-AA42-9BA7-32702A2275CD}</b:Guid>
    <b:Title>Atributos de calidad de software</b:Title>
    <b:URL>https://www.scribd.com/doc/52123474/3-Atributos-de-calidad-de-software</b:URL>
    <b:Author>
      <b:Author>
        <b:NameList>
          <b:Person>
            <b:Last>Torres</b:Last>
            <b:First>Ale</b:First>
          </b:Person>
        </b:NameList>
      </b:Author>
    </b:Author>
    <b:RefOrder>11</b:RefOrder>
  </b:Source>
  <b:Source>
    <b:Tag>Zab13</b:Tag>
    <b:SourceType>InternetSite</b:SourceType>
    <b:Guid>{F60B58FB-D962-2141-81E4-0AB0C9939F5F}</b:Guid>
    <b:Title>Atributos de calidad en el desarrollo de software</b:Title>
    <b:InternetSiteTitle>Slidehare</b:InternetSiteTitle>
    <b:URL>https://es.slideshare.net/JoanManuelZabala/atributos-de-calidad-en-el-desarrollo-de-software</b:URL>
    <b:Year>2013</b:Year>
    <b:Month>Marzo</b:Month>
    <b:Day>3</b:Day>
    <b:Author>
      <b:Author>
        <b:NameList>
          <b:Person>
            <b:Last>Zabala</b:Last>
            <b:First>Joan</b:First>
          </b:Person>
        </b:NameList>
      </b:Author>
    </b:Author>
    <b:RefOrder>10</b:RefOrder>
  </b:Source>
</b:Sources>
</file>

<file path=customXml/itemProps1.xml><?xml version="1.0" encoding="utf-8"?>
<ds:datastoreItem xmlns:ds="http://schemas.openxmlformats.org/officeDocument/2006/customXml" ds:itemID="{9777BED2-C6EE-0440-A20C-BE4D1B7747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82</Pages>
  <Words>16895</Words>
  <Characters>96307</Characters>
  <Application>Microsoft Macintosh Word</Application>
  <DocSecurity>0</DocSecurity>
  <Lines>802</Lines>
  <Paragraphs>225</Paragraphs>
  <ScaleCrop>false</ScaleCrop>
  <HeadingPairs>
    <vt:vector size="2" baseType="variant">
      <vt:variant>
        <vt:lpstr>Title</vt:lpstr>
      </vt:variant>
      <vt:variant>
        <vt:i4>1</vt:i4>
      </vt:variant>
    </vt:vector>
  </HeadingPairs>
  <TitlesOfParts>
    <vt:vector size="1" baseType="lpstr">
      <vt:lpstr>Documento de Requisitos spadel Sistema LogCloud
</vt:lpstr>
    </vt:vector>
  </TitlesOfParts>
  <Company>Ruiz Consulting</Company>
  <LinksUpToDate>false</LinksUpToDate>
  <CharactersWithSpaces>112977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Requisitos spadel Sistema LogCloud
</dc:title>
  <dc:subject>LogCloud: Sistema inteligente de Planeación de transporte de Carga en la Nube</dc:subject>
  <dc:creator>felipe campo</dc:creator>
  <cp:keywords/>
  <dc:description/>
  <cp:lastModifiedBy>felipe campo</cp:lastModifiedBy>
  <cp:revision>6</cp:revision>
  <cp:lastPrinted>2017-03-08T06:09:00Z</cp:lastPrinted>
  <dcterms:created xsi:type="dcterms:W3CDTF">2018-07-04T15:18:00Z</dcterms:created>
  <dcterms:modified xsi:type="dcterms:W3CDTF">2018-07-04T16:44:00Z</dcterms:modified>
</cp:coreProperties>
</file>